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CF3F6" w14:textId="77777777" w:rsidR="009A1CE3" w:rsidRPr="00F14570" w:rsidRDefault="009A1CE3" w:rsidP="009A1CE3">
      <w:pPr>
        <w:rPr>
          <w:rFonts w:ascii="돋움체" w:hAnsi="돋움체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9A1CE3" w:rsidRPr="00F14570" w14:paraId="12116D96" w14:textId="77777777" w:rsidTr="006342B7">
        <w:tc>
          <w:tcPr>
            <w:tcW w:w="720" w:type="dxa"/>
            <w:vAlign w:val="center"/>
          </w:tcPr>
          <w:p w14:paraId="1847FF4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D18471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76D0FF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E09FD7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04DF223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94EE0C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7C9858E8" w14:textId="77777777" w:rsidTr="006342B7">
        <w:tc>
          <w:tcPr>
            <w:tcW w:w="720" w:type="dxa"/>
            <w:vAlign w:val="center"/>
          </w:tcPr>
          <w:p w14:paraId="41A5D7AD" w14:textId="4364EAEC" w:rsidR="009A1CE3" w:rsidRPr="00622778" w:rsidRDefault="00ED6B5B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</w:p>
          <w:p w14:paraId="124FECE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F411B3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FBDBBA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CD52274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79790B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69CF23B4" w14:textId="77777777" w:rsidTr="006342B7">
        <w:tc>
          <w:tcPr>
            <w:tcW w:w="720" w:type="dxa"/>
            <w:vAlign w:val="center"/>
          </w:tcPr>
          <w:p w14:paraId="7B97A99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4525363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555B9B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4C320B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CC9CD09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4CBCEF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55D30A19" w14:textId="77777777" w:rsidTr="006342B7">
        <w:tc>
          <w:tcPr>
            <w:tcW w:w="720" w:type="dxa"/>
            <w:vAlign w:val="center"/>
          </w:tcPr>
          <w:p w14:paraId="4A99B20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54F267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8824824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916626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ACA9ECD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A3B08F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4E1362C7" w14:textId="77777777" w:rsidTr="006342B7">
        <w:tc>
          <w:tcPr>
            <w:tcW w:w="720" w:type="dxa"/>
            <w:vAlign w:val="center"/>
          </w:tcPr>
          <w:p w14:paraId="1C37474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FB68C1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9284C21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9FD73AA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B4B2D42" w14:textId="77777777" w:rsidR="009A1CE3" w:rsidRPr="00622778" w:rsidRDefault="009A1CE3" w:rsidP="006342B7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E13F10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22B20BC3" w14:textId="77777777" w:rsidTr="006342B7">
        <w:tc>
          <w:tcPr>
            <w:tcW w:w="720" w:type="dxa"/>
            <w:vAlign w:val="center"/>
          </w:tcPr>
          <w:p w14:paraId="58C14B13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A6A0F7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21E1045B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070D7A5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40DC4D0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F441A4E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5EA0AA92" w14:textId="77777777" w:rsidTr="00DC770B">
        <w:trPr>
          <w:trHeight w:val="1140"/>
        </w:trPr>
        <w:tc>
          <w:tcPr>
            <w:tcW w:w="720" w:type="dxa"/>
            <w:vAlign w:val="center"/>
          </w:tcPr>
          <w:p w14:paraId="237A0132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A8CAE56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208E48C" w14:textId="77777777" w:rsidR="000129C3" w:rsidRPr="00622778" w:rsidRDefault="000129C3" w:rsidP="00816D0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A349764" w14:textId="77777777" w:rsidR="00C97490" w:rsidRPr="00622778" w:rsidRDefault="00C97490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F14570" w14:paraId="6D4E8E0B" w14:textId="77777777" w:rsidTr="00DC770B">
        <w:trPr>
          <w:trHeight w:val="1140"/>
        </w:trPr>
        <w:tc>
          <w:tcPr>
            <w:tcW w:w="720" w:type="dxa"/>
            <w:vAlign w:val="center"/>
          </w:tcPr>
          <w:p w14:paraId="54BC9BAC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2AD0041" w14:textId="77777777" w:rsidR="009A1CE3" w:rsidRPr="00622778" w:rsidRDefault="009A1CE3" w:rsidP="0062277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1EFB799" w14:textId="77777777" w:rsidR="00622778" w:rsidRPr="00622778" w:rsidRDefault="00622778" w:rsidP="00622778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4633756" w14:textId="77777777" w:rsidR="00622778" w:rsidRPr="00622778" w:rsidRDefault="00622778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A1CE3" w:rsidRPr="00604300" w14:paraId="5563CA6A" w14:textId="77777777" w:rsidTr="006342B7">
        <w:tc>
          <w:tcPr>
            <w:tcW w:w="720" w:type="dxa"/>
            <w:vAlign w:val="center"/>
          </w:tcPr>
          <w:p w14:paraId="79AC37D9" w14:textId="77777777" w:rsidR="009A1CE3" w:rsidRPr="00622778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EE789C6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  <w:p w14:paraId="739D5A33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69A5E98" w14:textId="0E7D8E25" w:rsidR="00CF4F85" w:rsidRPr="00604300" w:rsidRDefault="00DC770B" w:rsidP="00CF4F85">
            <w:pPr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202</w:t>
            </w:r>
            <w:r w:rsidR="00CF4F85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>2</w:t>
            </w: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.</w:t>
            </w:r>
            <w:r w:rsidR="005F1F55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>12</w:t>
            </w:r>
            <w:r w:rsidR="009A1CE3"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.</w:t>
            </w:r>
            <w:r w:rsidR="00CF4F85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1B2BE807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최</w:t>
            </w:r>
            <w:r w:rsidRPr="00604300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초</w:t>
            </w:r>
            <w:r w:rsidRPr="00604300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작</w:t>
            </w:r>
            <w:r w:rsidRPr="00604300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성</w:t>
            </w:r>
          </w:p>
        </w:tc>
        <w:tc>
          <w:tcPr>
            <w:tcW w:w="1980" w:type="dxa"/>
            <w:vAlign w:val="center"/>
          </w:tcPr>
          <w:p w14:paraId="7E71234A" w14:textId="4F6C6711" w:rsidR="009A1CE3" w:rsidRPr="00604300" w:rsidRDefault="00833E4D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정홍철</w:t>
            </w:r>
          </w:p>
        </w:tc>
      </w:tr>
      <w:tr w:rsidR="009A1CE3" w:rsidRPr="00604300" w14:paraId="6D499B79" w14:textId="77777777" w:rsidTr="006342B7">
        <w:trPr>
          <w:trHeight w:hRule="exact" w:val="500"/>
        </w:trPr>
        <w:tc>
          <w:tcPr>
            <w:tcW w:w="720" w:type="dxa"/>
            <w:vAlign w:val="center"/>
          </w:tcPr>
          <w:p w14:paraId="70591A26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254D1540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1934EC07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1E4F8FBA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9A1CE3" w:rsidRPr="00604300" w14:paraId="22E0A361" w14:textId="77777777" w:rsidTr="00622778">
        <w:trPr>
          <w:cantSplit/>
          <w:trHeight w:hRule="exact" w:val="1401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BDE670B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5E23F506" w14:textId="77777777" w:rsidR="009A1CE3" w:rsidRPr="00604300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서장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D7A2E07" w14:textId="725056BD" w:rsidR="009A1CE3" w:rsidRPr="00604300" w:rsidRDefault="009A1CE3" w:rsidP="00EE2952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13449D5C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558B98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14:paraId="4ED91066" w14:textId="77777777" w:rsidR="009A1CE3" w:rsidRPr="00604300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AE5881" w14:textId="1FC8BA4E" w:rsidR="009A1CE3" w:rsidRPr="00604300" w:rsidRDefault="009A1CE3" w:rsidP="00EE2952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70861983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38DAFD2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4D9F0798" w14:textId="77777777" w:rsidR="009A1CE3" w:rsidRPr="00604300" w:rsidRDefault="009A1CE3" w:rsidP="009A1CE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E5167D" w14:textId="54AA779A" w:rsidR="009A1CE3" w:rsidRPr="00604300" w:rsidRDefault="009A1CE3" w:rsidP="00EE2952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 xml:space="preserve">    </w:t>
            </w:r>
          </w:p>
          <w:p w14:paraId="509C9A84" w14:textId="77777777" w:rsidR="009A1CE3" w:rsidRPr="00604300" w:rsidRDefault="009A1CE3" w:rsidP="006342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604300">
              <w:rPr>
                <w:rFonts w:ascii="맑은 고딕" w:eastAsia="맑은 고딕" w:hAnsi="맑은 고딕"/>
                <w:sz w:val="22"/>
                <w:szCs w:val="22"/>
              </w:rPr>
              <w:t>.   .   .</w:t>
            </w:r>
          </w:p>
        </w:tc>
      </w:tr>
    </w:tbl>
    <w:p w14:paraId="1EE88985" w14:textId="77777777" w:rsidR="000D497D" w:rsidRPr="00604300" w:rsidRDefault="000D497D" w:rsidP="0099796E">
      <w:pPr>
        <w:ind w:left="360"/>
        <w:rPr>
          <w:rFonts w:ascii="맑은 고딕" w:eastAsia="맑은 고딕" w:hAnsi="맑은 고딕"/>
          <w:b/>
          <w:bCs/>
          <w:sz w:val="22"/>
          <w:szCs w:val="22"/>
        </w:rPr>
      </w:pPr>
    </w:p>
    <w:p w14:paraId="7A58E0BD" w14:textId="5842A3AC" w:rsidR="000D497D" w:rsidRPr="00604300" w:rsidRDefault="00D27DC8" w:rsidP="00322CB0">
      <w:pPr>
        <w:rPr>
          <w:rFonts w:ascii="맑은 고딕" w:eastAsia="맑은 고딕" w:hAnsi="맑은 고딕"/>
          <w:sz w:val="22"/>
          <w:szCs w:val="22"/>
        </w:rPr>
      </w:pPr>
      <w:proofErr w:type="gramStart"/>
      <w:r w:rsidRPr="00604300">
        <w:rPr>
          <w:rFonts w:ascii="맑은 고딕" w:eastAsia="맑은 고딕" w:hAnsi="맑은 고딕" w:hint="eastAsia"/>
          <w:bCs/>
          <w:sz w:val="22"/>
          <w:szCs w:val="22"/>
        </w:rPr>
        <w:lastRenderedPageBreak/>
        <w:t>제</w:t>
      </w:r>
      <w:r w:rsidR="00C37136"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0D497D" w:rsidRPr="00604300">
        <w:rPr>
          <w:rFonts w:ascii="맑은 고딕" w:eastAsia="맑은 고딕" w:hAnsi="맑은 고딕" w:hint="eastAsia"/>
          <w:bCs/>
          <w:sz w:val="22"/>
          <w:szCs w:val="22"/>
        </w:rPr>
        <w:t>1</w:t>
      </w:r>
      <w:proofErr w:type="gramEnd"/>
      <w:r w:rsidRPr="00604300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1A53F7">
        <w:rPr>
          <w:rFonts w:ascii="맑은 고딕" w:eastAsia="맑은 고딕" w:hAnsi="맑은 고딕"/>
          <w:bCs/>
          <w:sz w:val="22"/>
          <w:szCs w:val="22"/>
        </w:rPr>
        <w:t>(</w:t>
      </w:r>
      <w:r w:rsidR="000D497D" w:rsidRPr="00604300">
        <w:rPr>
          <w:rFonts w:ascii="맑은 고딕" w:eastAsia="맑은 고딕" w:hAnsi="맑은 고딕" w:hint="eastAsia"/>
          <w:sz w:val="22"/>
          <w:szCs w:val="22"/>
        </w:rPr>
        <w:t>목적</w:t>
      </w:r>
      <w:r w:rsidR="001A53F7">
        <w:rPr>
          <w:rFonts w:ascii="맑은 고딕" w:eastAsia="맑은 고딕" w:hAnsi="맑은 고딕" w:hint="eastAsia"/>
          <w:sz w:val="22"/>
          <w:szCs w:val="22"/>
        </w:rPr>
        <w:t>)</w:t>
      </w:r>
    </w:p>
    <w:p w14:paraId="6C51BF24" w14:textId="176C2F21" w:rsidR="001F4F7E" w:rsidRDefault="001F4F7E" w:rsidP="00322CB0">
      <w:pPr>
        <w:rPr>
          <w:rFonts w:ascii="맑은 고딕" w:eastAsia="맑은 고딕" w:hAnsi="맑은 고딕"/>
          <w:sz w:val="22"/>
          <w:szCs w:val="22"/>
        </w:rPr>
      </w:pPr>
      <w:r w:rsidRPr="001F4F7E">
        <w:rPr>
          <w:rFonts w:ascii="맑은 고딕" w:eastAsia="맑은 고딕" w:hAnsi="맑은 고딕" w:hint="eastAsia"/>
          <w:sz w:val="22"/>
          <w:szCs w:val="22"/>
        </w:rPr>
        <w:t xml:space="preserve">본 </w:t>
      </w:r>
      <w:r>
        <w:rPr>
          <w:rFonts w:ascii="맑은 고딕" w:eastAsia="맑은 고딕" w:hAnsi="맑은 고딕" w:hint="eastAsia"/>
          <w:sz w:val="22"/>
          <w:szCs w:val="22"/>
        </w:rPr>
        <w:t xml:space="preserve">지침은 </w:t>
      </w:r>
      <w:r w:rsidRPr="001F4F7E">
        <w:rPr>
          <w:rFonts w:ascii="맑은 고딕" w:eastAsia="맑은 고딕" w:hAnsi="맑은 고딕" w:hint="eastAsia"/>
          <w:sz w:val="22"/>
          <w:szCs w:val="22"/>
        </w:rPr>
        <w:t>주식회사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센트랄</w:t>
      </w:r>
      <w:proofErr w:type="spellEnd"/>
      <w:r w:rsidR="00FC11C0">
        <w:rPr>
          <w:rFonts w:ascii="맑은 고딕" w:eastAsia="맑은 고딕" w:hAnsi="맑은 고딕"/>
          <w:sz w:val="22"/>
          <w:szCs w:val="22"/>
        </w:rPr>
        <w:t>(</w:t>
      </w:r>
      <w:r w:rsidR="00FE4A01">
        <w:rPr>
          <w:rFonts w:ascii="맑은 고딕" w:eastAsia="맑은 고딕" w:hAnsi="맑은 고딕" w:hint="eastAsia"/>
          <w:sz w:val="22"/>
          <w:szCs w:val="22"/>
        </w:rPr>
        <w:t>이하</w:t>
      </w:r>
      <w:r w:rsidRPr="001F4F7E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FE4A01">
        <w:rPr>
          <w:rFonts w:ascii="맑은 고딕" w:eastAsia="맑은 고딕" w:hAnsi="맑은 고딕"/>
          <w:sz w:val="22"/>
          <w:szCs w:val="22"/>
        </w:rPr>
        <w:t>‘</w:t>
      </w:r>
      <w:r w:rsidR="00FE4A01">
        <w:rPr>
          <w:rFonts w:ascii="맑은 고딕" w:eastAsia="맑은 고딕" w:hAnsi="맑은 고딕" w:hint="eastAsia"/>
          <w:sz w:val="22"/>
          <w:szCs w:val="22"/>
        </w:rPr>
        <w:t>회</w:t>
      </w:r>
      <w:r w:rsidR="00E52777">
        <w:rPr>
          <w:rFonts w:ascii="맑은 고딕" w:eastAsia="맑은 고딕" w:hAnsi="맑은 고딕" w:hint="eastAsia"/>
          <w:sz w:val="22"/>
          <w:szCs w:val="22"/>
        </w:rPr>
        <w:t>사</w:t>
      </w:r>
      <w:r w:rsidR="00FE4A01">
        <w:rPr>
          <w:rFonts w:ascii="맑은 고딕" w:eastAsia="맑은 고딕" w:hAnsi="맑은 고딕"/>
          <w:sz w:val="22"/>
          <w:szCs w:val="22"/>
        </w:rPr>
        <w:t>’</w:t>
      </w:r>
      <w:r w:rsidR="00FE4A01">
        <w:rPr>
          <w:rFonts w:ascii="맑은 고딕" w:eastAsia="맑은 고딕" w:hAnsi="맑은 고딕" w:hint="eastAsia"/>
          <w:sz w:val="22"/>
          <w:szCs w:val="22"/>
        </w:rPr>
        <w:t>라</w:t>
      </w:r>
      <w:r w:rsidRPr="001F4F7E">
        <w:rPr>
          <w:rFonts w:ascii="맑은 고딕" w:eastAsia="맑은 고딕" w:hAnsi="맑은 고딕" w:hint="eastAsia"/>
          <w:sz w:val="22"/>
          <w:szCs w:val="22"/>
        </w:rPr>
        <w:t xml:space="preserve"> 한다)의 FTA 원산지관리 업무에 대한 제반 관리기준 및 절차를 규정하고, 해당업체로부터 입고되는 부품의 원산지(포괄)확인서를 수취하여 고객이 요구하는 제품의 원산지(포괄)확인서 및 원산지증명서를 판정하여 제출하는데 그 목적이 있다. </w:t>
      </w:r>
    </w:p>
    <w:p w14:paraId="322A8265" w14:textId="77777777" w:rsidR="001F4F7E" w:rsidRPr="00FC11C0" w:rsidRDefault="001F4F7E" w:rsidP="00322CB0">
      <w:pPr>
        <w:rPr>
          <w:rFonts w:ascii="맑은 고딕" w:eastAsia="맑은 고딕" w:hAnsi="맑은 고딕"/>
          <w:sz w:val="22"/>
          <w:szCs w:val="22"/>
        </w:rPr>
      </w:pPr>
    </w:p>
    <w:p w14:paraId="65DE388D" w14:textId="1983CF20" w:rsidR="000D497D" w:rsidRPr="00604300" w:rsidRDefault="00D27DC8" w:rsidP="00322CB0">
      <w:pPr>
        <w:rPr>
          <w:rFonts w:ascii="맑은 고딕" w:eastAsia="맑은 고딕" w:hAnsi="맑은 고딕"/>
          <w:color w:val="000000"/>
          <w:sz w:val="22"/>
          <w:szCs w:val="22"/>
        </w:rPr>
      </w:pPr>
      <w:proofErr w:type="gramStart"/>
      <w:r w:rsidRPr="00604300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0D497D" w:rsidRPr="00604300">
        <w:rPr>
          <w:rFonts w:ascii="맑은 고딕" w:eastAsia="맑은 고딕" w:hAnsi="맑은 고딕" w:hint="eastAsia"/>
          <w:bCs/>
          <w:sz w:val="22"/>
          <w:szCs w:val="22"/>
        </w:rPr>
        <w:t>2</w:t>
      </w:r>
      <w:proofErr w:type="gramEnd"/>
      <w:r w:rsidRPr="00604300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1A53F7">
        <w:rPr>
          <w:rFonts w:ascii="맑은 고딕" w:eastAsia="맑은 고딕" w:hAnsi="맑은 고딕"/>
          <w:bCs/>
          <w:sz w:val="22"/>
          <w:szCs w:val="22"/>
        </w:rPr>
        <w:t>(</w:t>
      </w:r>
      <w:r w:rsidR="009C7FDC"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적용범위</w:t>
      </w:r>
      <w:r w:rsidR="00127BED">
        <w:rPr>
          <w:rFonts w:ascii="맑은 고딕" w:eastAsia="맑은 고딕" w:hAnsi="맑은 고딕"/>
          <w:color w:val="000000"/>
          <w:sz w:val="22"/>
          <w:szCs w:val="22"/>
        </w:rPr>
        <w:t>)</w:t>
      </w:r>
    </w:p>
    <w:p w14:paraId="56B02E48" w14:textId="69DFDC69" w:rsidR="00994BF4" w:rsidRPr="00604300" w:rsidRDefault="00994BF4" w:rsidP="001F4F7E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본 </w:t>
      </w:r>
      <w:r w:rsidR="001F4F7E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지침은 </w:t>
      </w:r>
      <w:r w:rsidR="004E6D33">
        <w:rPr>
          <w:rFonts w:ascii="맑은 고딕" w:eastAsia="맑은 고딕" w:hAnsi="맑은 고딕" w:hint="eastAsia"/>
          <w:color w:val="000000"/>
          <w:sz w:val="22"/>
          <w:szCs w:val="22"/>
        </w:rPr>
        <w:t>회사</w:t>
      </w:r>
      <w:r w:rsidR="001F4F7E">
        <w:rPr>
          <w:rFonts w:ascii="맑은 고딕" w:eastAsia="맑은 고딕" w:hAnsi="맑은 고딕" w:hint="eastAsia"/>
          <w:color w:val="000000"/>
          <w:sz w:val="22"/>
          <w:szCs w:val="22"/>
        </w:rPr>
        <w:t>의 제품</w:t>
      </w:r>
      <w:r w:rsidR="00582947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58294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및 </w:t>
      </w:r>
      <w:r w:rsidR="001F4F7E">
        <w:rPr>
          <w:rFonts w:ascii="맑은 고딕" w:eastAsia="맑은 고딕" w:hAnsi="맑은 고딕" w:hint="eastAsia"/>
          <w:color w:val="000000"/>
          <w:sz w:val="22"/>
          <w:szCs w:val="22"/>
        </w:rPr>
        <w:t>상품을 납품하는 고객에 대하여 원산지증명서 및 원산지증명서 발행에 적용한다.</w:t>
      </w:r>
    </w:p>
    <w:p w14:paraId="3FEC62D6" w14:textId="77777777" w:rsidR="00322CB0" w:rsidRPr="00604300" w:rsidRDefault="00322CB0" w:rsidP="00322CB0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6A988E0C" w14:textId="3655EF00" w:rsidR="00994BF4" w:rsidRPr="00604300" w:rsidRDefault="00D27DC8" w:rsidP="00CB6051">
      <w:pPr>
        <w:rPr>
          <w:rFonts w:ascii="맑은 고딕" w:eastAsia="맑은 고딕" w:hAnsi="맑은 고딕"/>
          <w:color w:val="000000"/>
          <w:sz w:val="22"/>
          <w:szCs w:val="22"/>
        </w:rPr>
      </w:pPr>
      <w:proofErr w:type="gramStart"/>
      <w:r w:rsidRPr="00604300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994BF4" w:rsidRPr="00604300">
        <w:rPr>
          <w:rFonts w:ascii="맑은 고딕" w:eastAsia="맑은 고딕" w:hAnsi="맑은 고딕" w:hint="eastAsia"/>
          <w:bCs/>
          <w:sz w:val="22"/>
          <w:szCs w:val="22"/>
        </w:rPr>
        <w:t>3</w:t>
      </w:r>
      <w:proofErr w:type="gramEnd"/>
      <w:r w:rsidRPr="00604300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1A53F7">
        <w:rPr>
          <w:rFonts w:ascii="맑은 고딕" w:eastAsia="맑은 고딕" w:hAnsi="맑은 고딕"/>
          <w:bCs/>
          <w:sz w:val="22"/>
          <w:szCs w:val="22"/>
        </w:rPr>
        <w:t>(</w:t>
      </w:r>
      <w:r w:rsidR="00E7392D" w:rsidRPr="00604300">
        <w:rPr>
          <w:rFonts w:ascii="맑은 고딕" w:eastAsia="맑은 고딕" w:hAnsi="맑은 고딕" w:hint="eastAsia"/>
          <w:color w:val="000000"/>
          <w:sz w:val="22"/>
          <w:szCs w:val="22"/>
        </w:rPr>
        <w:t>용어의 정의</w:t>
      </w:r>
      <w:r w:rsidR="001A53F7"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798E482F" w14:textId="712582D5" w:rsidR="00CB6051" w:rsidRPr="00604300" w:rsidRDefault="006D4C8F" w:rsidP="00143D4C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자유무역협정(</w:t>
      </w:r>
      <w:r>
        <w:rPr>
          <w:rFonts w:ascii="맑은 고딕" w:eastAsia="맑은 고딕" w:hAnsi="맑은 고딕"/>
          <w:color w:val="000000"/>
          <w:sz w:val="22"/>
          <w:szCs w:val="22"/>
        </w:rPr>
        <w:t>FTA)</w:t>
      </w:r>
      <w:r>
        <w:rPr>
          <w:rFonts w:ascii="맑은 고딕" w:eastAsia="맑은 고딕" w:hAnsi="맑은 고딕"/>
          <w:color w:val="000000"/>
          <w:sz w:val="22"/>
          <w:szCs w:val="22"/>
        </w:rPr>
        <w:br/>
      </w:r>
      <w:r w:rsidR="001F4F7E">
        <w:rPr>
          <w:rFonts w:ascii="맑은 고딕" w:eastAsia="맑은 고딕" w:hAnsi="맑은 고딕" w:hint="eastAsia"/>
          <w:color w:val="000000"/>
          <w:sz w:val="22"/>
          <w:szCs w:val="22"/>
        </w:rPr>
        <w:t>F</w:t>
      </w:r>
      <w:r w:rsidR="001F4F7E">
        <w:rPr>
          <w:rFonts w:ascii="맑은 고딕" w:eastAsia="맑은 고딕" w:hAnsi="맑은 고딕"/>
          <w:color w:val="000000"/>
          <w:sz w:val="22"/>
          <w:szCs w:val="22"/>
        </w:rPr>
        <w:t xml:space="preserve">TA(Free Trade </w:t>
      </w:r>
      <w:proofErr w:type="gramStart"/>
      <w:r w:rsidR="001F4F7E">
        <w:rPr>
          <w:rFonts w:ascii="맑은 고딕" w:eastAsia="맑은 고딕" w:hAnsi="맑은 고딕"/>
          <w:color w:val="000000"/>
          <w:sz w:val="22"/>
          <w:szCs w:val="22"/>
        </w:rPr>
        <w:t>Agreement :</w:t>
      </w:r>
      <w:proofErr w:type="gramEnd"/>
      <w:r w:rsidR="001F4F7E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1F4F7E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자유무역협정)은 양국간 또는 지역간 제반무역 장벽을 완화하여 무역자유화를 실현하는 </w:t>
      </w:r>
      <w:r w:rsidR="004E6D33">
        <w:rPr>
          <w:rFonts w:ascii="맑은 고딕" w:eastAsia="맑은 고딕" w:hAnsi="맑은 고딕" w:hint="eastAsia"/>
          <w:color w:val="000000"/>
          <w:sz w:val="22"/>
          <w:szCs w:val="22"/>
        </w:rPr>
        <w:t>국가 간</w:t>
      </w:r>
      <w:r w:rsidR="001F4F7E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협정을 말한다.</w:t>
      </w:r>
    </w:p>
    <w:p w14:paraId="70BB108F" w14:textId="705881AB" w:rsidR="006D4C8F" w:rsidRDefault="006D4C8F" w:rsidP="006D4C8F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원산지(O</w:t>
      </w:r>
      <w:r>
        <w:rPr>
          <w:rFonts w:ascii="맑은 고딕" w:eastAsia="맑은 고딕" w:hAnsi="맑은 고딕"/>
          <w:color w:val="000000"/>
          <w:sz w:val="22"/>
          <w:szCs w:val="22"/>
        </w:rPr>
        <w:t>rigin)</w:t>
      </w:r>
    </w:p>
    <w:p w14:paraId="44D6B7DA" w14:textId="6137322C" w:rsidR="006D4C8F" w:rsidRDefault="006D4C8F" w:rsidP="006D4C8F">
      <w:pPr>
        <w:pStyle w:val="a8"/>
        <w:ind w:leftChars="0" w:left="76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원산지(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Country of Origin)는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어떤 물품이 생산 또는 제조된 국가를 말한다.</w:t>
      </w:r>
    </w:p>
    <w:p w14:paraId="697AF308" w14:textId="53D9D482" w:rsidR="006D4C8F" w:rsidRDefault="006D4C8F" w:rsidP="006D4C8F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원산지결정기준(</w:t>
      </w:r>
      <w:r>
        <w:rPr>
          <w:rFonts w:ascii="맑은 고딕" w:eastAsia="맑은 고딕" w:hAnsi="맑은 고딕"/>
          <w:color w:val="000000"/>
          <w:sz w:val="22"/>
          <w:szCs w:val="22"/>
        </w:rPr>
        <w:t>PSR)</w:t>
      </w:r>
    </w:p>
    <w:p w14:paraId="2CCA7829" w14:textId="2BEE8ED3" w:rsidR="006D4C8F" w:rsidRDefault="006D4C8F" w:rsidP="006D4C8F">
      <w:pPr>
        <w:pStyle w:val="a8"/>
        <w:ind w:leftChars="0" w:left="76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원산지결정기준(</w:t>
      </w:r>
      <w:proofErr w:type="gramStart"/>
      <w:r>
        <w:rPr>
          <w:rFonts w:ascii="맑은 고딕" w:eastAsia="맑은 고딕" w:hAnsi="맑은 고딕"/>
          <w:color w:val="000000"/>
          <w:sz w:val="22"/>
          <w:szCs w:val="22"/>
        </w:rPr>
        <w:t>PSR :</w:t>
      </w:r>
      <w:proofErr w:type="gramEnd"/>
      <w:r>
        <w:rPr>
          <w:rFonts w:ascii="맑은 고딕" w:eastAsia="맑은 고딕" w:hAnsi="맑은 고딕"/>
          <w:color w:val="000000"/>
          <w:sz w:val="22"/>
          <w:szCs w:val="22"/>
        </w:rPr>
        <w:t xml:space="preserve"> Product Specific Rules)은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물품의 원산지를 판정하는 기준을 말한다.</w:t>
      </w:r>
    </w:p>
    <w:p w14:paraId="201E8D45" w14:textId="5480093E" w:rsidR="006D4C8F" w:rsidRDefault="006D4C8F" w:rsidP="006D4C8F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인증수출자(</w:t>
      </w:r>
      <w:r>
        <w:rPr>
          <w:rFonts w:ascii="맑은 고딕" w:eastAsia="맑은 고딕" w:hAnsi="맑은 고딕"/>
          <w:color w:val="000000"/>
          <w:sz w:val="22"/>
          <w:szCs w:val="22"/>
        </w:rPr>
        <w:t>Approved Exporter)</w:t>
      </w:r>
    </w:p>
    <w:p w14:paraId="79E9F9BC" w14:textId="695BD88A" w:rsidR="006D4C8F" w:rsidRDefault="006D4C8F" w:rsidP="006D4C8F">
      <w:pPr>
        <w:pStyle w:val="a8"/>
        <w:ind w:left="960"/>
        <w:rPr>
          <w:rFonts w:ascii="맑은 고딕" w:eastAsia="맑은 고딕" w:hAnsi="맑은 고딕"/>
          <w:color w:val="000000"/>
          <w:sz w:val="22"/>
          <w:szCs w:val="22"/>
        </w:rPr>
      </w:pPr>
      <w:r w:rsidRPr="006D4C8F">
        <w:rPr>
          <w:rFonts w:ascii="맑은 고딕" w:eastAsia="맑은 고딕" w:hAnsi="맑은 고딕" w:hint="eastAsia"/>
          <w:color w:val="000000"/>
          <w:sz w:val="22"/>
          <w:szCs w:val="22"/>
        </w:rPr>
        <w:t>원산지 증명 능력이 있다고 관세당국이 인증한 수출자에게 원산지 증명서 발급절차 또는 첨부 서류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Pr="006D4C8F">
        <w:rPr>
          <w:rFonts w:ascii="맑은 고딕" w:eastAsia="맑은 고딕" w:hAnsi="맑은 고딕" w:hint="eastAsia"/>
          <w:color w:val="000000"/>
          <w:sz w:val="22"/>
          <w:szCs w:val="22"/>
        </w:rPr>
        <w:t>간소화 혜택을 부여하는 제도를 말한다</w:t>
      </w:r>
    </w:p>
    <w:p w14:paraId="038F19FA" w14:textId="3AC63CA2" w:rsidR="006D4C8F" w:rsidRDefault="006D4C8F" w:rsidP="006D4C8F">
      <w:pPr>
        <w:pStyle w:val="a8"/>
        <w:numPr>
          <w:ilvl w:val="0"/>
          <w:numId w:val="17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D4C8F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품목별 원산지 </w:t>
      </w:r>
      <w:proofErr w:type="gramStart"/>
      <w:r w:rsidRPr="006D4C8F">
        <w:rPr>
          <w:rFonts w:ascii="맑은 고딕" w:eastAsia="맑은 고딕" w:hAnsi="맑은 고딕" w:hint="eastAsia"/>
          <w:color w:val="000000"/>
          <w:sz w:val="22"/>
          <w:szCs w:val="22"/>
        </w:rPr>
        <w:t>인증수출자 :</w:t>
      </w:r>
      <w:proofErr w:type="gramEnd"/>
      <w:r w:rsidRPr="006D4C8F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품목별로 현행 기관발급에 준하는 서류심사를 거쳐 원산지 물품임이 확인된 </w:t>
      </w:r>
      <w:proofErr w:type="spellStart"/>
      <w:r w:rsidRPr="006D4C8F">
        <w:rPr>
          <w:rFonts w:ascii="맑은 고딕" w:eastAsia="맑은 고딕" w:hAnsi="맑은 고딕" w:hint="eastAsia"/>
          <w:color w:val="000000"/>
          <w:sz w:val="22"/>
          <w:szCs w:val="22"/>
        </w:rPr>
        <w:t>수출자</w:t>
      </w:r>
      <w:proofErr w:type="spellEnd"/>
    </w:p>
    <w:p w14:paraId="6210F7A1" w14:textId="2D3D48F4" w:rsidR="006D4C8F" w:rsidRPr="006D4C8F" w:rsidRDefault="006D4C8F" w:rsidP="006D4C8F">
      <w:pPr>
        <w:pStyle w:val="a8"/>
        <w:numPr>
          <w:ilvl w:val="0"/>
          <w:numId w:val="17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6D4C8F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업체별 원산지 </w:t>
      </w:r>
      <w:proofErr w:type="gramStart"/>
      <w:r w:rsidRPr="006D4C8F">
        <w:rPr>
          <w:rFonts w:ascii="맑은 고딕" w:eastAsia="맑은 고딕" w:hAnsi="맑은 고딕" w:hint="eastAsia"/>
          <w:color w:val="000000"/>
          <w:sz w:val="22"/>
          <w:szCs w:val="22"/>
        </w:rPr>
        <w:t>인증수출자 :</w:t>
      </w:r>
      <w:proofErr w:type="gramEnd"/>
      <w:r w:rsidRPr="006D4C8F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원산지 증명능력과 법규준수도 등 인증수출자 지정요건을 충족하는 </w:t>
      </w:r>
      <w:proofErr w:type="spellStart"/>
      <w:r w:rsidRPr="006D4C8F">
        <w:rPr>
          <w:rFonts w:ascii="맑은 고딕" w:eastAsia="맑은 고딕" w:hAnsi="맑은 고딕" w:hint="eastAsia"/>
          <w:color w:val="000000"/>
          <w:sz w:val="22"/>
          <w:szCs w:val="22"/>
        </w:rPr>
        <w:t>수출자</w:t>
      </w:r>
      <w:proofErr w:type="spellEnd"/>
    </w:p>
    <w:p w14:paraId="4EA0B998" w14:textId="7D757FB2" w:rsidR="006D4C8F" w:rsidRDefault="00E2139C" w:rsidP="00E2139C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품목분류</w:t>
      </w:r>
    </w:p>
    <w:p w14:paraId="1FB0C17C" w14:textId="1A94BA91" w:rsidR="00E2139C" w:rsidRDefault="00E2139C" w:rsidP="00E2139C">
      <w:pPr>
        <w:pStyle w:val="a8"/>
        <w:ind w:leftChars="0" w:left="76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세계에서 거래되는 각종 물품을 세계관세기구(W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CO)가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정한 국제 통일상품분류 체계(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HS CODE)에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의거 하나의 품목번호에 분류하는 것을 말한다.</w:t>
      </w:r>
    </w:p>
    <w:p w14:paraId="56C6180D" w14:textId="6BC26436" w:rsidR="00E2139C" w:rsidRDefault="00E2139C" w:rsidP="00E2139C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국제 통일상품분류 체계(</w:t>
      </w:r>
      <w:r>
        <w:rPr>
          <w:rFonts w:ascii="맑은 고딕" w:eastAsia="맑은 고딕" w:hAnsi="맑은 고딕"/>
          <w:color w:val="000000"/>
          <w:sz w:val="22"/>
          <w:szCs w:val="22"/>
        </w:rPr>
        <w:t>HS CODE)</w:t>
      </w:r>
    </w:p>
    <w:p w14:paraId="1B8B61DB" w14:textId="58CB1A02" w:rsidR="00E2139C" w:rsidRDefault="00E2139C" w:rsidP="00E2139C">
      <w:pPr>
        <w:ind w:leftChars="333" w:left="799"/>
        <w:rPr>
          <w:rFonts w:ascii="맑은 고딕" w:eastAsia="맑은 고딕" w:hAnsi="맑은 고딕"/>
          <w:color w:val="000000"/>
          <w:sz w:val="22"/>
          <w:szCs w:val="22"/>
        </w:rPr>
      </w:pP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HS(Harmonized System)는 국제적으로 통일된 상품명 및 6단위 코드체계(</w:t>
      </w:r>
      <w:proofErr w:type="spellStart"/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국제통일상품분류체계</w:t>
      </w:r>
      <w:proofErr w:type="spellEnd"/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)로서</w:t>
      </w:r>
      <w:r w:rsidRPr="00E213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각</w:t>
      </w:r>
      <w:r w:rsidRPr="00E213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회원국은</w:t>
      </w:r>
      <w:r w:rsidRPr="00E213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자국의</w:t>
      </w:r>
      <w:r w:rsidRPr="00E213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정책목적에</w:t>
      </w:r>
      <w:r w:rsidRPr="00E213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따라</w:t>
      </w:r>
      <w:r w:rsidRPr="00E2139C">
        <w:rPr>
          <w:rFonts w:ascii="맑은 고딕" w:eastAsia="맑은 고딕" w:hAnsi="맑은 고딕"/>
          <w:color w:val="000000"/>
          <w:sz w:val="22"/>
          <w:szCs w:val="22"/>
        </w:rPr>
        <w:t xml:space="preserve"> WCO HS 6</w:t>
      </w: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단위</w:t>
      </w:r>
      <w:r w:rsidRPr="00E213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이상으로</w:t>
      </w:r>
      <w:r w:rsidRPr="00E213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세분화하여</w:t>
      </w:r>
      <w:r w:rsidRPr="00E213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사용</w:t>
      </w:r>
      <w:r w:rsidRPr="00E2139C">
        <w:rPr>
          <w:rFonts w:ascii="맑은 고딕" w:eastAsia="맑은 고딕" w:hAnsi="맑은 고딕"/>
          <w:color w:val="000000"/>
          <w:sz w:val="22"/>
          <w:szCs w:val="22"/>
        </w:rPr>
        <w:t>(</w:t>
      </w: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예</w:t>
      </w:r>
      <w:r w:rsidRPr="00E2139C">
        <w:rPr>
          <w:rFonts w:ascii="맑은 고딕" w:eastAsia="맑은 고딕" w:hAnsi="맑은 고딕"/>
          <w:color w:val="000000"/>
          <w:sz w:val="22"/>
          <w:szCs w:val="22"/>
        </w:rPr>
        <w:t>: EU 8</w:t>
      </w: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단위</w:t>
      </w:r>
      <w:r w:rsidRPr="00E2139C">
        <w:rPr>
          <w:rFonts w:ascii="맑은 고딕" w:eastAsia="맑은 고딕" w:hAnsi="맑은 고딕"/>
          <w:color w:val="000000"/>
          <w:sz w:val="22"/>
          <w:szCs w:val="22"/>
        </w:rPr>
        <w:t xml:space="preserve">, </w:t>
      </w: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일본</w:t>
      </w:r>
      <w:r w:rsidRPr="00E2139C">
        <w:rPr>
          <w:rFonts w:ascii="맑은 고딕" w:eastAsia="맑은 고딕" w:hAnsi="맑은 고딕"/>
          <w:color w:val="000000"/>
          <w:sz w:val="22"/>
          <w:szCs w:val="22"/>
        </w:rPr>
        <w:t xml:space="preserve"> 9</w:t>
      </w: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단위</w:t>
      </w:r>
      <w:r w:rsidRPr="00E2139C">
        <w:rPr>
          <w:rFonts w:ascii="맑은 고딕" w:eastAsia="맑은 고딕" w:hAnsi="맑은 고딕"/>
          <w:color w:val="000000"/>
          <w:sz w:val="22"/>
          <w:szCs w:val="22"/>
        </w:rPr>
        <w:t xml:space="preserve">, </w:t>
      </w:r>
      <w:proofErr w:type="spellStart"/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미국</w:t>
      </w:r>
      <w:r w:rsidRPr="00E2139C">
        <w:rPr>
          <w:rFonts w:ascii="MS Mincho" w:eastAsia="MS Mincho" w:hAnsi="MS Mincho" w:cs="MS Mincho" w:hint="eastAsia"/>
          <w:color w:val="000000"/>
          <w:sz w:val="22"/>
          <w:szCs w:val="22"/>
        </w:rPr>
        <w:t>․</w:t>
      </w: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중국</w:t>
      </w:r>
      <w:proofErr w:type="spellEnd"/>
      <w:r w:rsidRPr="00E2139C">
        <w:rPr>
          <w:rFonts w:ascii="맑은 고딕" w:eastAsia="맑은 고딕" w:hAnsi="맑은 고딕"/>
          <w:color w:val="000000"/>
          <w:sz w:val="22"/>
          <w:szCs w:val="22"/>
        </w:rPr>
        <w:t xml:space="preserve"> 10</w:t>
      </w: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단위</w:t>
      </w:r>
      <w:r w:rsidRPr="00E2139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등</w:t>
      </w:r>
      <w:r w:rsidRPr="00E2139C">
        <w:rPr>
          <w:rFonts w:ascii="맑은 고딕" w:eastAsia="맑은 고딕" w:hAnsi="맑은 고딕"/>
          <w:color w:val="000000"/>
          <w:sz w:val="22"/>
          <w:szCs w:val="22"/>
        </w:rPr>
        <w:t>)</w:t>
      </w:r>
      <w:r w:rsidR="00817582">
        <w:rPr>
          <w:rFonts w:ascii="맑은 고딕" w:eastAsia="맑은 고딕" w:hAnsi="맑은 고딕" w:hint="eastAsia"/>
          <w:color w:val="000000"/>
          <w:sz w:val="22"/>
          <w:szCs w:val="22"/>
        </w:rPr>
        <w:t>한다.</w:t>
      </w:r>
    </w:p>
    <w:p w14:paraId="0B2D45CD" w14:textId="4FA72B4A" w:rsidR="0065347B" w:rsidRDefault="00E2139C" w:rsidP="0065347B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원산지증명서</w:t>
      </w:r>
      <w:r w:rsidR="00AD080E"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 w:rsidR="00AD080E">
        <w:rPr>
          <w:rFonts w:ascii="맑은 고딕" w:eastAsia="맑은 고딕" w:hAnsi="맑은 고딕"/>
          <w:color w:val="000000"/>
          <w:sz w:val="22"/>
          <w:szCs w:val="22"/>
        </w:rPr>
        <w:t>Certificate of origin)</w:t>
      </w:r>
    </w:p>
    <w:p w14:paraId="0C68E7A3" w14:textId="77777777" w:rsidR="0065347B" w:rsidRPr="0065347B" w:rsidRDefault="0065347B" w:rsidP="0065347B">
      <w:pPr>
        <w:pStyle w:val="a8"/>
        <w:ind w:leftChars="0" w:left="760"/>
        <w:rPr>
          <w:rFonts w:ascii="맑은 고딕" w:eastAsia="맑은 고딕" w:hAnsi="맑은 고딕"/>
          <w:color w:val="000000"/>
          <w:sz w:val="22"/>
          <w:szCs w:val="22"/>
        </w:rPr>
      </w:pPr>
    </w:p>
    <w:p w14:paraId="5599629C" w14:textId="77777777" w:rsidR="00AD080E" w:rsidRPr="00AD080E" w:rsidRDefault="00AD080E" w:rsidP="00AD080E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478B7BE5" w14:textId="732A99C1" w:rsidR="00E2139C" w:rsidRDefault="00E2139C" w:rsidP="00525E3A">
      <w:pPr>
        <w:pStyle w:val="a8"/>
        <w:ind w:leftChars="0" w:left="760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수출입물품이 특정국가의 물품임을 입증하는 서류를 말한다.</w:t>
      </w:r>
    </w:p>
    <w:p w14:paraId="205730AC" w14:textId="035E631E" w:rsidR="00E2139C" w:rsidRPr="00E2139C" w:rsidRDefault="00E2139C" w:rsidP="00E2139C">
      <w:pPr>
        <w:pStyle w:val="a8"/>
        <w:numPr>
          <w:ilvl w:val="0"/>
          <w:numId w:val="18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원산지증명서 </w:t>
      </w:r>
      <w:proofErr w:type="gramStart"/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기관발급 :</w:t>
      </w:r>
      <w:proofErr w:type="gramEnd"/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FTA 협정 및 법령에서 정하는 방법과 절차에 따라 원산지 국가의 관세당국 또는 기타 발급권한을 가진 지정기관이 당해 물품에 대해 원산지를 확인하여 발급한 것을 말한다.</w:t>
      </w:r>
    </w:p>
    <w:p w14:paraId="5D1C17B4" w14:textId="7C608171" w:rsidR="00E2139C" w:rsidRDefault="00E2139C" w:rsidP="00E2139C">
      <w:pPr>
        <w:pStyle w:val="a8"/>
        <w:numPr>
          <w:ilvl w:val="0"/>
          <w:numId w:val="18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원산지증명서 </w:t>
      </w:r>
      <w:proofErr w:type="gramStart"/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>자율증명 :</w:t>
      </w:r>
      <w:proofErr w:type="gramEnd"/>
      <w:r w:rsidRPr="00E2139C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FTA 협정 및 법령에서 정하는 방법과 절차에 따라 수출자가 당해 물품에 대하여 원산지를 확인하여 서명한 것을 말한다.</w:t>
      </w:r>
    </w:p>
    <w:p w14:paraId="4EC15B16" w14:textId="0C1DBE2D" w:rsidR="00C43103" w:rsidRDefault="00C43103" w:rsidP="008C48C2">
      <w:pPr>
        <w:pStyle w:val="a8"/>
        <w:numPr>
          <w:ilvl w:val="0"/>
          <w:numId w:val="18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8C48C2">
        <w:rPr>
          <w:rFonts w:ascii="맑은 고딕" w:eastAsia="맑은 고딕" w:hAnsi="맑은 고딕" w:hint="eastAsia"/>
          <w:color w:val="000000"/>
          <w:sz w:val="22"/>
          <w:szCs w:val="22"/>
        </w:rPr>
        <w:t>원산지(포괄)확인서[별표</w:t>
      </w:r>
      <w:r w:rsidRPr="008C48C2">
        <w:rPr>
          <w:rFonts w:ascii="맑은 고딕" w:eastAsia="맑은 고딕" w:hAnsi="맑은 고딕"/>
          <w:color w:val="000000"/>
          <w:sz w:val="22"/>
          <w:szCs w:val="22"/>
        </w:rPr>
        <w:t xml:space="preserve"> 1</w:t>
      </w:r>
      <w:proofErr w:type="gramStart"/>
      <w:r w:rsidRPr="008C48C2">
        <w:rPr>
          <w:rFonts w:ascii="맑은 고딕" w:eastAsia="맑은 고딕" w:hAnsi="맑은 고딕"/>
          <w:color w:val="000000"/>
          <w:sz w:val="22"/>
          <w:szCs w:val="22"/>
        </w:rPr>
        <w:t>]</w:t>
      </w:r>
      <w:r w:rsidR="00773FB0" w:rsidRPr="008C48C2">
        <w:rPr>
          <w:rFonts w:ascii="맑은 고딕" w:eastAsia="맑은 고딕" w:hAnsi="맑은 고딕"/>
          <w:color w:val="000000"/>
          <w:sz w:val="22"/>
          <w:szCs w:val="22"/>
        </w:rPr>
        <w:t xml:space="preserve"> :</w:t>
      </w:r>
      <w:proofErr w:type="gramEnd"/>
      <w:r w:rsidR="00773FB0" w:rsidRPr="008C48C2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8C48C2" w:rsidRPr="008C48C2">
        <w:rPr>
          <w:rFonts w:ascii="맑은 고딕" w:eastAsia="맑은 고딕" w:hAnsi="맑은 고딕" w:hint="eastAsia"/>
          <w:color w:val="000000"/>
          <w:sz w:val="22"/>
          <w:szCs w:val="22"/>
        </w:rPr>
        <w:t>수출물품의 생산에 사용되는 재료 또는 최종물품을 생산하거나 공급하는 자가 생산자 또는 수출자의 요청이 있는 경우 해당 재료 또는 최종물품의 원산지를 확인하여 생산자 또는 수출자에게 제공하기 위해 작성하는 서류</w:t>
      </w:r>
      <w:r w:rsidR="008C48C2">
        <w:rPr>
          <w:rFonts w:ascii="맑은 고딕" w:eastAsia="맑은 고딕" w:hAnsi="맑은 고딕" w:hint="eastAsia"/>
          <w:color w:val="000000"/>
          <w:sz w:val="22"/>
          <w:szCs w:val="22"/>
        </w:rPr>
        <w:t>이며</w:t>
      </w:r>
      <w:r w:rsidR="008C48C2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8C48C2">
        <w:rPr>
          <w:rFonts w:ascii="맑은 고딕" w:eastAsia="맑은 고딕" w:hAnsi="맑은 고딕" w:hint="eastAsia"/>
          <w:color w:val="000000"/>
          <w:sz w:val="22"/>
          <w:szCs w:val="22"/>
        </w:rPr>
        <w:t>통상 국내 거래 간 원산지 정보를 기재한 서류를 말한다.</w:t>
      </w:r>
    </w:p>
    <w:p w14:paraId="3CB4EAAB" w14:textId="400F5981" w:rsidR="002143B8" w:rsidRDefault="002143B8" w:rsidP="002143B8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원산지</w:t>
      </w:r>
      <w:ins w:id="0" w:author="Jaeho Choi 최재호" w:date="2022-05-23T09:01:00Z">
        <w:r w:rsidR="00F62F63">
          <w:rPr>
            <w:rFonts w:ascii="맑은 고딕" w:eastAsia="맑은 고딕" w:hAnsi="맑은 고딕" w:hint="eastAsia"/>
            <w:color w:val="000000"/>
            <w:sz w:val="22"/>
            <w:szCs w:val="22"/>
          </w:rPr>
          <w:t xml:space="preserve"> </w:t>
        </w:r>
      </w:ins>
      <w:r>
        <w:rPr>
          <w:rFonts w:ascii="맑은 고딕" w:eastAsia="맑은 고딕" w:hAnsi="맑은 고딕" w:hint="eastAsia"/>
          <w:color w:val="000000"/>
          <w:sz w:val="22"/>
          <w:szCs w:val="22"/>
        </w:rPr>
        <w:t>소명서</w:t>
      </w:r>
      <w:r w:rsidR="002F4ECF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[별표 </w:t>
      </w:r>
      <w:r w:rsidR="002F4ECF">
        <w:rPr>
          <w:rFonts w:ascii="맑은 고딕" w:eastAsia="맑은 고딕" w:hAnsi="맑은 고딕"/>
          <w:color w:val="000000"/>
          <w:sz w:val="22"/>
          <w:szCs w:val="22"/>
        </w:rPr>
        <w:t>2]</w:t>
      </w:r>
    </w:p>
    <w:p w14:paraId="45AF501D" w14:textId="1022EB13" w:rsidR="002143B8" w:rsidRDefault="002F4ECF" w:rsidP="002143B8">
      <w:pPr>
        <w:pStyle w:val="a8"/>
        <w:ind w:leftChars="0" w:left="76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원산지 판단에 대한 소명자료로 </w:t>
      </w:r>
      <w:r w:rsidR="00FC5798">
        <w:rPr>
          <w:rFonts w:ascii="맑은 고딕" w:eastAsia="맑은 고딕" w:hAnsi="맑은 고딕" w:hint="eastAsia"/>
          <w:color w:val="000000"/>
          <w:sz w:val="22"/>
          <w:szCs w:val="22"/>
        </w:rPr>
        <w:t>원산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지증명서 기관발급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000000"/>
          <w:sz w:val="22"/>
          <w:szCs w:val="22"/>
        </w:rPr>
        <w:t>신청시</w:t>
      </w:r>
      <w:proofErr w:type="spellEnd"/>
      <w:r>
        <w:rPr>
          <w:rFonts w:ascii="맑은 고딕" w:eastAsia="맑은 고딕" w:hAnsi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자율발급 원산지증명서에 대한 근거자료로 활용 시,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인증수출자 신청 시,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관세청장 또는 세관장의 원산지 서면조사 요구 시 필요한 서류를 말한다.</w:t>
      </w:r>
    </w:p>
    <w:p w14:paraId="20F68E5B" w14:textId="53C3B3F1" w:rsidR="00415ABF" w:rsidRDefault="00415ABF" w:rsidP="00415ABF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원산지증명서 서명카드</w:t>
      </w:r>
      <w:r w:rsidR="00834C21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[별표 </w:t>
      </w:r>
      <w:r w:rsidR="00834C21">
        <w:rPr>
          <w:rFonts w:ascii="맑은 고딕" w:eastAsia="맑은 고딕" w:hAnsi="맑은 고딕"/>
          <w:color w:val="000000"/>
          <w:sz w:val="22"/>
          <w:szCs w:val="22"/>
        </w:rPr>
        <w:t>3]</w:t>
      </w:r>
    </w:p>
    <w:p w14:paraId="48EA0BC9" w14:textId="7560F862" w:rsidR="00415ABF" w:rsidRPr="00BD6245" w:rsidRDefault="00BD6245" w:rsidP="00BD6245">
      <w:pPr>
        <w:pStyle w:val="a8"/>
        <w:ind w:left="960"/>
        <w:rPr>
          <w:rFonts w:ascii="맑은 고딕" w:eastAsia="맑은 고딕" w:hAnsi="맑은 고딕"/>
          <w:color w:val="000000"/>
          <w:sz w:val="22"/>
          <w:szCs w:val="22"/>
        </w:rPr>
      </w:pPr>
      <w:r w:rsidRPr="00BD624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FTA 특례법 시행령에서는 원산지증명서를 발급하고자 하는 회사는 </w:t>
      </w:r>
      <w:proofErr w:type="spellStart"/>
      <w:r w:rsidRPr="00BD6245">
        <w:rPr>
          <w:rFonts w:ascii="맑은 고딕" w:eastAsia="맑은 고딕" w:hAnsi="맑은 고딕" w:hint="eastAsia"/>
          <w:color w:val="000000"/>
          <w:sz w:val="22"/>
          <w:szCs w:val="22"/>
        </w:rPr>
        <w:t>서명권자를</w:t>
      </w:r>
      <w:proofErr w:type="spellEnd"/>
      <w:r w:rsidRPr="00BD624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1B2737">
        <w:rPr>
          <w:rFonts w:ascii="맑은 고딕" w:eastAsia="맑은 고딕" w:hAnsi="맑은 고딕" w:hint="eastAsia"/>
          <w:color w:val="000000"/>
          <w:sz w:val="22"/>
          <w:szCs w:val="22"/>
        </w:rPr>
        <w:t>지정해야 하는데 이를 기록한 서류를 말한다.</w:t>
      </w:r>
    </w:p>
    <w:p w14:paraId="1D52B879" w14:textId="06EECDC8" w:rsidR="000D2296" w:rsidRDefault="000D2296" w:rsidP="000D2296">
      <w:pPr>
        <w:pStyle w:val="a8"/>
        <w:numPr>
          <w:ilvl w:val="0"/>
          <w:numId w:val="2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원산지검증</w:t>
      </w:r>
    </w:p>
    <w:p w14:paraId="125918C6" w14:textId="453A9E7D" w:rsidR="000D2296" w:rsidRDefault="00F35959" w:rsidP="000D2296">
      <w:pPr>
        <w:pStyle w:val="a8"/>
        <w:ind w:leftChars="0" w:left="760"/>
        <w:rPr>
          <w:rFonts w:ascii="맑은 고딕" w:eastAsia="맑은 고딕" w:hAnsi="맑은 고딕"/>
          <w:color w:val="000000"/>
          <w:sz w:val="22"/>
          <w:szCs w:val="22"/>
        </w:rPr>
      </w:pPr>
      <w:r w:rsidRPr="00F35959">
        <w:rPr>
          <w:rFonts w:ascii="맑은 고딕" w:eastAsia="맑은 고딕" w:hAnsi="맑은 고딕" w:hint="eastAsia"/>
          <w:color w:val="000000"/>
          <w:sz w:val="22"/>
          <w:szCs w:val="22"/>
        </w:rPr>
        <w:t>FTA 원산지증명을 통해 관세를 받은 이후 이를 입증해야 하는 원산지조사를 말한다.</w:t>
      </w:r>
    </w:p>
    <w:p w14:paraId="74DEF780" w14:textId="26302225" w:rsidR="00F35959" w:rsidRDefault="00F35959" w:rsidP="00F35959">
      <w:pPr>
        <w:pStyle w:val="a8"/>
        <w:numPr>
          <w:ilvl w:val="0"/>
          <w:numId w:val="19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F35959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원산지 </w:t>
      </w:r>
      <w:proofErr w:type="gramStart"/>
      <w:r w:rsidRPr="00F35959">
        <w:rPr>
          <w:rFonts w:ascii="맑은 고딕" w:eastAsia="맑은 고딕" w:hAnsi="맑은 고딕" w:hint="eastAsia"/>
          <w:color w:val="000000"/>
          <w:sz w:val="22"/>
          <w:szCs w:val="22"/>
        </w:rPr>
        <w:t>직접검증 :</w:t>
      </w:r>
      <w:proofErr w:type="gramEnd"/>
      <w:r w:rsidRPr="00F35959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수입국 세관이 현지 수입자를 통해 검증통보를 하며 수출 상대국의 생산자나 수출자가 원산지 검증에 직접 대응해야 하는 것을 말한다.(미주형)</w:t>
      </w:r>
    </w:p>
    <w:p w14:paraId="69CE30B9" w14:textId="1CADA752" w:rsidR="00F35959" w:rsidRDefault="00F35959" w:rsidP="00F35959">
      <w:pPr>
        <w:pStyle w:val="a8"/>
        <w:numPr>
          <w:ilvl w:val="0"/>
          <w:numId w:val="19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F35959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원산지 </w:t>
      </w:r>
      <w:proofErr w:type="gramStart"/>
      <w:r w:rsidRPr="00F35959">
        <w:rPr>
          <w:rFonts w:ascii="맑은 고딕" w:eastAsia="맑은 고딕" w:hAnsi="맑은 고딕" w:hint="eastAsia"/>
          <w:color w:val="000000"/>
          <w:sz w:val="22"/>
          <w:szCs w:val="22"/>
        </w:rPr>
        <w:t>간접검증 :</w:t>
      </w:r>
      <w:proofErr w:type="gramEnd"/>
      <w:r w:rsidRPr="00F35959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수출국 세관이 수입국의 요청을 받아 자국 수출자를 대상으로 검증을 진행하는 검증으로 수입국 세관의 참관이 가능함.(유럽형)</w:t>
      </w:r>
    </w:p>
    <w:p w14:paraId="4CF8B90C" w14:textId="61A47552" w:rsidR="00F35959" w:rsidRDefault="00F35959" w:rsidP="00F35959">
      <w:pPr>
        <w:pStyle w:val="a8"/>
        <w:numPr>
          <w:ilvl w:val="0"/>
          <w:numId w:val="19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F35959">
        <w:rPr>
          <w:rFonts w:ascii="맑은 고딕" w:eastAsia="맑은 고딕" w:hAnsi="맑은 고딕" w:hint="eastAsia"/>
          <w:color w:val="000000"/>
          <w:sz w:val="22"/>
          <w:szCs w:val="22"/>
        </w:rPr>
        <w:t>원산지 혼합검증: 직접검증과 간접검증이 혼합되어 있는 형태의 원산지 검증을 말한다(아시아형)</w:t>
      </w:r>
    </w:p>
    <w:p w14:paraId="7D35C54B" w14:textId="77777777" w:rsidR="00F35959" w:rsidRPr="00F35959" w:rsidRDefault="00F35959" w:rsidP="00F35959">
      <w:pPr>
        <w:pStyle w:val="a8"/>
        <w:ind w:leftChars="0" w:left="1120"/>
        <w:rPr>
          <w:rFonts w:ascii="맑은 고딕" w:eastAsia="맑은 고딕" w:hAnsi="맑은 고딕"/>
          <w:color w:val="000000"/>
          <w:sz w:val="22"/>
          <w:szCs w:val="22"/>
        </w:rPr>
      </w:pPr>
    </w:p>
    <w:p w14:paraId="009F6829" w14:textId="3F956CD6" w:rsidR="00E7392D" w:rsidRPr="00604300" w:rsidRDefault="00D27DC8" w:rsidP="00CB6051">
      <w:pPr>
        <w:rPr>
          <w:rFonts w:ascii="맑은 고딕" w:eastAsia="맑은 고딕" w:hAnsi="맑은 고딕"/>
          <w:color w:val="000000"/>
          <w:sz w:val="22"/>
          <w:szCs w:val="22"/>
        </w:rPr>
      </w:pPr>
      <w:proofErr w:type="gramStart"/>
      <w:r w:rsidRPr="00604300">
        <w:rPr>
          <w:rFonts w:ascii="맑은 고딕" w:eastAsia="맑은 고딕" w:hAnsi="맑은 고딕" w:hint="eastAsia"/>
          <w:bCs/>
          <w:sz w:val="22"/>
          <w:szCs w:val="22"/>
        </w:rPr>
        <w:t>제</w:t>
      </w:r>
      <w:r w:rsidR="00C37136"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994BF4" w:rsidRPr="00604300">
        <w:rPr>
          <w:rFonts w:ascii="맑은 고딕" w:eastAsia="맑은 고딕" w:hAnsi="맑은 고딕" w:hint="eastAsia"/>
          <w:bCs/>
          <w:sz w:val="22"/>
          <w:szCs w:val="22"/>
        </w:rPr>
        <w:t>4</w:t>
      </w:r>
      <w:proofErr w:type="gramEnd"/>
      <w:r w:rsidRPr="00604300">
        <w:rPr>
          <w:rFonts w:ascii="맑은 고딕" w:eastAsia="맑은 고딕" w:hAnsi="맑은 고딕" w:hint="eastAsia"/>
          <w:bCs/>
          <w:sz w:val="22"/>
          <w:szCs w:val="22"/>
        </w:rPr>
        <w:t>조</w:t>
      </w:r>
      <w:r w:rsidR="00E36C04"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="001A53F7">
        <w:rPr>
          <w:rFonts w:ascii="맑은 고딕" w:eastAsia="맑은 고딕" w:hAnsi="맑은 고딕"/>
          <w:bCs/>
          <w:sz w:val="22"/>
          <w:szCs w:val="22"/>
        </w:rPr>
        <w:t>(</w:t>
      </w:r>
      <w:r w:rsidR="001F64D4">
        <w:rPr>
          <w:rFonts w:ascii="맑은 고딕" w:eastAsia="맑은 고딕" w:hAnsi="맑은 고딕" w:hint="eastAsia"/>
          <w:bCs/>
          <w:sz w:val="22"/>
          <w:szCs w:val="22"/>
        </w:rPr>
        <w:t>책임사항</w:t>
      </w:r>
      <w:r w:rsidR="001A53F7">
        <w:rPr>
          <w:rFonts w:ascii="맑은 고딕" w:eastAsia="맑은 고딕" w:hAnsi="맑은 고딕" w:hint="eastAsia"/>
          <w:bCs/>
          <w:sz w:val="22"/>
          <w:szCs w:val="22"/>
        </w:rPr>
        <w:t>)</w:t>
      </w:r>
    </w:p>
    <w:p w14:paraId="7E6B95A7" w14:textId="182A8296" w:rsidR="00E7392D" w:rsidRPr="00604300" w:rsidRDefault="001F64D4" w:rsidP="00143D4C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F</w:t>
      </w:r>
      <w:r>
        <w:rPr>
          <w:rFonts w:ascii="맑은 고딕" w:eastAsia="맑은 고딕" w:hAnsi="맑은 고딕"/>
          <w:sz w:val="22"/>
          <w:szCs w:val="22"/>
        </w:rPr>
        <w:t xml:space="preserve">TA &amp; Customs management </w:t>
      </w:r>
      <w:r>
        <w:rPr>
          <w:rFonts w:ascii="맑은 고딕" w:eastAsia="맑은 고딕" w:hAnsi="맑은 고딕" w:hint="eastAsia"/>
          <w:sz w:val="22"/>
          <w:szCs w:val="22"/>
        </w:rPr>
        <w:t>통합조직</w:t>
      </w:r>
    </w:p>
    <w:p w14:paraId="005920AF" w14:textId="5908A994" w:rsidR="00CB6051" w:rsidRPr="00604300" w:rsidRDefault="001F64D4" w:rsidP="00143D4C">
      <w:pPr>
        <w:pStyle w:val="a8"/>
        <w:numPr>
          <w:ilvl w:val="0"/>
          <w:numId w:val="5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F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TA &amp; Customs management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통합조직은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035A96A5" w14:textId="02042E18" w:rsidR="001F64D4" w:rsidRDefault="001F64D4" w:rsidP="00B7401F">
      <w:pPr>
        <w:pStyle w:val="a8"/>
        <w:numPr>
          <w:ilvl w:val="1"/>
          <w:numId w:val="6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FD263F">
        <w:rPr>
          <w:rFonts w:ascii="맑은 고딕" w:eastAsia="맑은 고딕" w:hAnsi="맑은 고딕" w:hint="eastAsia"/>
          <w:color w:val="000000"/>
          <w:sz w:val="22"/>
          <w:szCs w:val="22"/>
        </w:rPr>
        <w:t>고객사로부터 원산지증명서 및 원산지확인서 발급 요청 시</w:t>
      </w:r>
      <w:r w:rsidRPr="00FD263F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FD263F">
        <w:rPr>
          <w:rFonts w:ascii="맑은 고딕" w:eastAsia="맑은 고딕" w:hAnsi="맑은 고딕" w:hint="eastAsia"/>
          <w:color w:val="000000"/>
          <w:sz w:val="22"/>
          <w:szCs w:val="22"/>
        </w:rPr>
        <w:t>협정</w:t>
      </w:r>
      <w:ins w:id="1" w:author="Jaeho Choi 최재호" w:date="2022-05-23T09:01:00Z">
        <w:r w:rsidR="00F62F63">
          <w:rPr>
            <w:rFonts w:ascii="맑은 고딕" w:eastAsia="맑은 고딕" w:hAnsi="맑은 고딕" w:hint="eastAsia"/>
            <w:color w:val="000000"/>
            <w:sz w:val="22"/>
            <w:szCs w:val="22"/>
          </w:rPr>
          <w:t xml:space="preserve"> </w:t>
        </w:r>
      </w:ins>
      <w:r w:rsidRPr="00FD263F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별 </w:t>
      </w:r>
      <w:r w:rsidRPr="00FD263F">
        <w:rPr>
          <w:rFonts w:ascii="맑은 고딕" w:eastAsia="맑은 고딕" w:hAnsi="맑은 고딕"/>
          <w:color w:val="000000"/>
          <w:sz w:val="22"/>
          <w:szCs w:val="22"/>
        </w:rPr>
        <w:t xml:space="preserve">FTA </w:t>
      </w:r>
      <w:r w:rsidRPr="00FD263F">
        <w:rPr>
          <w:rFonts w:ascii="맑은 고딕" w:eastAsia="맑은 고딕" w:hAnsi="맑은 고딕" w:hint="eastAsia"/>
          <w:color w:val="000000"/>
          <w:sz w:val="22"/>
          <w:szCs w:val="22"/>
        </w:rPr>
        <w:t>원산지판정을 통해 원산지증명서 및 원산지(포괄)확인서</w:t>
      </w:r>
      <w:r w:rsidR="00FD263F" w:rsidRPr="00FD263F">
        <w:rPr>
          <w:rFonts w:ascii="맑은 고딕" w:eastAsia="맑은 고딕" w:hAnsi="맑은 고딕" w:hint="eastAsia"/>
          <w:color w:val="000000"/>
          <w:sz w:val="22"/>
          <w:szCs w:val="22"/>
        </w:rPr>
        <w:t>를 발행</w:t>
      </w:r>
      <w:r w:rsidR="00FD263F" w:rsidRPr="00FD263F">
        <w:rPr>
          <w:rFonts w:ascii="맑은 고딕" w:eastAsia="맑은 고딕" w:hAnsi="맑은 고딕"/>
          <w:color w:val="000000"/>
          <w:sz w:val="22"/>
          <w:szCs w:val="22"/>
        </w:rPr>
        <w:t>/</w:t>
      </w:r>
      <w:r w:rsidR="00FD263F" w:rsidRPr="00FD263F">
        <w:rPr>
          <w:rFonts w:ascii="맑은 고딕" w:eastAsia="맑은 고딕" w:hAnsi="맑은 고딕" w:hint="eastAsia"/>
          <w:color w:val="000000"/>
          <w:sz w:val="22"/>
          <w:szCs w:val="22"/>
        </w:rPr>
        <w:t>송부할 책임이 있다.</w:t>
      </w:r>
    </w:p>
    <w:p w14:paraId="61EC190A" w14:textId="371C6A0C" w:rsidR="00D801B7" w:rsidRDefault="00D801B7" w:rsidP="00B7401F">
      <w:pPr>
        <w:pStyle w:val="a8"/>
        <w:numPr>
          <w:ilvl w:val="1"/>
          <w:numId w:val="6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color w:val="000000"/>
          <w:sz w:val="22"/>
          <w:szCs w:val="22"/>
        </w:rPr>
        <w:t>[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별표 </w:t>
      </w:r>
      <w:r>
        <w:rPr>
          <w:rFonts w:ascii="맑은 고딕" w:eastAsia="맑은 고딕" w:hAnsi="맑은 고딕"/>
          <w:color w:val="000000"/>
          <w:sz w:val="22"/>
          <w:szCs w:val="22"/>
        </w:rPr>
        <w:t>4]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소요부품명세서(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FTA BOM)을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작성</w:t>
      </w:r>
      <w:r>
        <w:rPr>
          <w:rFonts w:ascii="맑은 고딕" w:eastAsia="맑은 고딕" w:hAnsi="맑은 고딕"/>
          <w:color w:val="000000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관리할 책임이 있다.</w:t>
      </w:r>
    </w:p>
    <w:p w14:paraId="5CEA81BD" w14:textId="77777777" w:rsidR="00223B3F" w:rsidRDefault="00223B3F" w:rsidP="00223B3F">
      <w:pPr>
        <w:pStyle w:val="a8"/>
        <w:ind w:leftChars="0" w:left="1800"/>
        <w:rPr>
          <w:rFonts w:ascii="맑은 고딕" w:eastAsia="맑은 고딕" w:hAnsi="맑은 고딕"/>
          <w:color w:val="000000"/>
          <w:sz w:val="22"/>
          <w:szCs w:val="22"/>
        </w:rPr>
      </w:pPr>
    </w:p>
    <w:p w14:paraId="6643F6B0" w14:textId="77777777" w:rsidR="000C6699" w:rsidRPr="000C6699" w:rsidRDefault="000C6699" w:rsidP="000C6699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20314D16" w14:textId="6AEF1E69" w:rsidR="007B720B" w:rsidRDefault="007B720B" w:rsidP="00885049">
      <w:pPr>
        <w:pStyle w:val="a8"/>
        <w:numPr>
          <w:ilvl w:val="1"/>
          <w:numId w:val="6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7B720B">
        <w:rPr>
          <w:rFonts w:ascii="맑은 고딕" w:eastAsia="맑은 고딕" w:hAnsi="맑은 고딕" w:hint="eastAsia"/>
          <w:color w:val="000000"/>
          <w:sz w:val="22"/>
          <w:szCs w:val="22"/>
        </w:rPr>
        <w:t>제품생산에 필요한 부품, 상품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등</w:t>
      </w:r>
      <w:r w:rsidRPr="007B720B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입고품에 대해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원산지증명서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및 </w:t>
      </w:r>
      <w:r w:rsidRPr="007B720B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원산지(포괄)확인서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수취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 검토할 책임이 있다.</w:t>
      </w:r>
    </w:p>
    <w:p w14:paraId="70DE4F44" w14:textId="347AAF58" w:rsidR="001F64D4" w:rsidRPr="007B720B" w:rsidRDefault="001F64D4" w:rsidP="00885049">
      <w:pPr>
        <w:pStyle w:val="a8"/>
        <w:numPr>
          <w:ilvl w:val="1"/>
          <w:numId w:val="6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7B720B">
        <w:rPr>
          <w:rFonts w:ascii="맑은 고딕" w:eastAsia="맑은 고딕" w:hAnsi="맑은 고딕" w:hint="eastAsia"/>
          <w:color w:val="000000"/>
          <w:sz w:val="22"/>
          <w:szCs w:val="22"/>
        </w:rPr>
        <w:t>고객으로부터 원산지(포괄)확인서 발행 요청</w:t>
      </w:r>
      <w:r w:rsidR="00FF2BAC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Pr="007B720B">
        <w:rPr>
          <w:rFonts w:ascii="맑은 고딕" w:eastAsia="맑은 고딕" w:hAnsi="맑은 고딕" w:hint="eastAsia"/>
          <w:color w:val="000000"/>
          <w:sz w:val="22"/>
          <w:szCs w:val="22"/>
        </w:rPr>
        <w:t>시 원산지 관리 시스템</w:t>
      </w:r>
      <w:r w:rsidR="00FF2BAC">
        <w:rPr>
          <w:rFonts w:ascii="맑은 고딕" w:eastAsia="맑은 고딕" w:hAnsi="맑은 고딕" w:hint="eastAsia"/>
          <w:color w:val="000000"/>
          <w:sz w:val="22"/>
          <w:szCs w:val="22"/>
        </w:rPr>
        <w:t>을</w:t>
      </w:r>
      <w:r w:rsidRPr="007B720B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통하여 원산지 판정 후 고객요청 기한내 원산지(포괄)확인서를 발행/송부</w:t>
      </w:r>
      <w:r w:rsidR="00570DD9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하며 </w:t>
      </w:r>
      <w:r w:rsidR="00570DD9">
        <w:rPr>
          <w:rFonts w:ascii="맑은 고딕" w:eastAsia="맑은 고딕" w:hAnsi="맑은 고딕"/>
          <w:color w:val="000000"/>
          <w:sz w:val="22"/>
          <w:szCs w:val="22"/>
        </w:rPr>
        <w:t>[</w:t>
      </w:r>
      <w:r w:rsidR="00570DD9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별표 </w:t>
      </w:r>
      <w:r w:rsidR="00570DD9">
        <w:rPr>
          <w:rFonts w:ascii="맑은 고딕" w:eastAsia="맑은 고딕" w:hAnsi="맑은 고딕"/>
          <w:color w:val="000000"/>
          <w:sz w:val="22"/>
          <w:szCs w:val="22"/>
        </w:rPr>
        <w:t>6]</w:t>
      </w:r>
      <w:r w:rsidR="00570DD9">
        <w:rPr>
          <w:rFonts w:ascii="맑은 고딕" w:eastAsia="맑은 고딕" w:hAnsi="맑은 고딕" w:hint="eastAsia"/>
          <w:color w:val="000000"/>
          <w:sz w:val="22"/>
          <w:szCs w:val="22"/>
        </w:rPr>
        <w:t>원산지증명서 발급대장에 기록</w:t>
      </w:r>
      <w:r w:rsidR="00127BED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및 관리할</w:t>
      </w:r>
      <w:r w:rsidR="00570DD9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책임이 있다.</w:t>
      </w:r>
    </w:p>
    <w:p w14:paraId="1B93E542" w14:textId="6D89C38E" w:rsidR="001F64D4" w:rsidRPr="001F64D4" w:rsidRDefault="001F64D4" w:rsidP="001F64D4">
      <w:pPr>
        <w:pStyle w:val="a8"/>
        <w:numPr>
          <w:ilvl w:val="1"/>
          <w:numId w:val="6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3DDFDE2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협력업체로 </w:t>
      </w:r>
      <w:proofErr w:type="spellStart"/>
      <w:r w:rsidRPr="3DDFDE20">
        <w:rPr>
          <w:rFonts w:ascii="맑은 고딕" w:eastAsia="맑은 고딕" w:hAnsi="맑은 고딕"/>
          <w:color w:val="000000" w:themeColor="text1"/>
          <w:sz w:val="22"/>
          <w:szCs w:val="22"/>
        </w:rPr>
        <w:t>사</w:t>
      </w:r>
      <w:r w:rsidR="00FF2BAC" w:rsidRPr="3DDFDE20">
        <w:rPr>
          <w:rFonts w:ascii="맑은 고딕" w:eastAsia="맑은 고딕" w:hAnsi="맑은 고딕"/>
          <w:color w:val="000000" w:themeColor="text1"/>
          <w:sz w:val="22"/>
          <w:szCs w:val="22"/>
        </w:rPr>
        <w:t>급품이</w:t>
      </w:r>
      <w:proofErr w:type="spellEnd"/>
      <w:r w:rsidR="00FF2BAC" w:rsidRPr="3DDFDE2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발생하는 경우</w:t>
      </w:r>
      <w:r w:rsidRPr="3DDFDE2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원산지(포괄)확인서를 협력업체로 </w:t>
      </w:r>
      <w:proofErr w:type="gramStart"/>
      <w:r w:rsidRPr="3DDFDE20">
        <w:rPr>
          <w:rFonts w:ascii="맑은 고딕" w:eastAsia="맑은 고딕" w:hAnsi="맑은 고딕"/>
          <w:color w:val="000000" w:themeColor="text1"/>
          <w:sz w:val="22"/>
          <w:szCs w:val="22"/>
        </w:rPr>
        <w:t>발행 할</w:t>
      </w:r>
      <w:proofErr w:type="gramEnd"/>
      <w:r w:rsidRPr="3DDFDE20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 책임</w:t>
      </w:r>
      <w:r w:rsidR="00FF2BAC" w:rsidRPr="3DDFDE20">
        <w:rPr>
          <w:rFonts w:ascii="맑은 고딕" w:eastAsia="맑은 고딕" w:hAnsi="맑은 고딕"/>
          <w:color w:val="000000" w:themeColor="text1"/>
          <w:sz w:val="22"/>
          <w:szCs w:val="22"/>
        </w:rPr>
        <w:t>이 있다.</w:t>
      </w:r>
    </w:p>
    <w:p w14:paraId="7F4317EE" w14:textId="1E2AB87F" w:rsidR="001F64D4" w:rsidRDefault="001F64D4" w:rsidP="001F64D4">
      <w:pPr>
        <w:pStyle w:val="a8"/>
        <w:numPr>
          <w:ilvl w:val="1"/>
          <w:numId w:val="6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1F64D4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원산지 판정시스템에 대한 유지관리와 FTA </w:t>
      </w:r>
      <w:proofErr w:type="spellStart"/>
      <w:r w:rsidRPr="001F64D4">
        <w:rPr>
          <w:rFonts w:ascii="맑은 고딕" w:eastAsia="맑은 고딕" w:hAnsi="맑은 고딕" w:hint="eastAsia"/>
          <w:color w:val="000000"/>
          <w:sz w:val="22"/>
          <w:szCs w:val="22"/>
        </w:rPr>
        <w:t>협정국</w:t>
      </w:r>
      <w:proofErr w:type="spellEnd"/>
      <w:r w:rsidRPr="001F64D4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원산지 검증(</w:t>
      </w:r>
      <w:proofErr w:type="gramStart"/>
      <w:r w:rsidRPr="001F64D4">
        <w:rPr>
          <w:rFonts w:ascii="맑은 고딕" w:eastAsia="맑은 고딕" w:hAnsi="맑은 고딕" w:hint="eastAsia"/>
          <w:color w:val="000000"/>
          <w:sz w:val="22"/>
          <w:szCs w:val="22"/>
        </w:rPr>
        <w:t>직,간접</w:t>
      </w:r>
      <w:proofErr w:type="gramEnd"/>
      <w:r w:rsidRPr="001F64D4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검증) 요청 시 대응할 책임이 있다. </w:t>
      </w:r>
    </w:p>
    <w:p w14:paraId="67F4B03C" w14:textId="7BB7D1AC" w:rsidR="006E07FF" w:rsidRDefault="006E07FF" w:rsidP="001F64D4">
      <w:pPr>
        <w:pStyle w:val="a8"/>
        <w:numPr>
          <w:ilvl w:val="1"/>
          <w:numId w:val="6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외주 협력사로부터 수취한 원산지증명서 및 원산지(포괄)확인서 정합성 확보를 위해 매년 </w:t>
      </w:r>
      <w:r>
        <w:rPr>
          <w:rFonts w:ascii="맑은 고딕" w:eastAsia="맑은 고딕" w:hAnsi="맑은 고딕"/>
          <w:color w:val="000000"/>
          <w:sz w:val="22"/>
          <w:szCs w:val="22"/>
        </w:rPr>
        <w:t>1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 이상 주요협력사 대상 실행평가를 실시한다.</w:t>
      </w:r>
    </w:p>
    <w:p w14:paraId="63EC23AD" w14:textId="13602A23" w:rsidR="00BD5EFB" w:rsidRDefault="00BD5EFB" w:rsidP="001F64D4">
      <w:pPr>
        <w:pStyle w:val="a8"/>
        <w:numPr>
          <w:ilvl w:val="1"/>
          <w:numId w:val="6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[별표 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7]FTA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업무프로세스를 주기적으로 점검하고 변경내용을 갱신 관리할 책임이 있다.</w:t>
      </w:r>
    </w:p>
    <w:p w14:paraId="21BC428D" w14:textId="0AA45D84" w:rsidR="006E07FF" w:rsidRDefault="006E07FF" w:rsidP="006E07FF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생산기술 담</w:t>
      </w:r>
      <w:r w:rsidR="00127BED">
        <w:rPr>
          <w:rFonts w:ascii="맑은 고딕" w:eastAsia="맑은 고딕" w:hAnsi="맑은 고딕" w:hint="eastAsia"/>
          <w:sz w:val="22"/>
          <w:szCs w:val="22"/>
        </w:rPr>
        <w:t>당부서</w:t>
      </w:r>
    </w:p>
    <w:p w14:paraId="61914F03" w14:textId="0414E0CA" w:rsidR="006E07FF" w:rsidRPr="00377C91" w:rsidRDefault="006E07FF" w:rsidP="00377C91">
      <w:pPr>
        <w:pStyle w:val="a8"/>
        <w:numPr>
          <w:ilvl w:val="0"/>
          <w:numId w:val="26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377C91">
        <w:rPr>
          <w:rFonts w:ascii="맑은 고딕" w:eastAsia="맑은 고딕" w:hAnsi="맑은 고딕" w:hint="eastAsia"/>
          <w:color w:val="000000"/>
          <w:sz w:val="22"/>
          <w:szCs w:val="22"/>
        </w:rPr>
        <w:t>생산기술 담당</w:t>
      </w:r>
      <w:r w:rsidR="002E5E6C">
        <w:rPr>
          <w:rFonts w:ascii="맑은 고딕" w:eastAsia="맑은 고딕" w:hAnsi="맑은 고딕" w:hint="eastAsia"/>
          <w:color w:val="000000"/>
          <w:sz w:val="22"/>
          <w:szCs w:val="22"/>
        </w:rPr>
        <w:t>부서는</w:t>
      </w:r>
      <w:r w:rsidRPr="00377C91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38142A80" w14:textId="4A6EA04F" w:rsidR="006E07FF" w:rsidRPr="007E7EDF" w:rsidRDefault="77E0302C" w:rsidP="007E7EDF">
      <w:pPr>
        <w:pStyle w:val="a8"/>
        <w:numPr>
          <w:ilvl w:val="1"/>
          <w:numId w:val="23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2482B474">
        <w:rPr>
          <w:rFonts w:ascii="맑은 고딕" w:eastAsia="맑은 고딕" w:hAnsi="맑은 고딕"/>
          <w:color w:val="000000" w:themeColor="text1"/>
          <w:sz w:val="22"/>
          <w:szCs w:val="22"/>
        </w:rPr>
        <w:t>회사</w:t>
      </w:r>
      <w:r w:rsidR="69AE9748" w:rsidRPr="2482B474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에서 생산되는 제품에 대한 </w:t>
      </w:r>
      <w:r w:rsidR="2734B1CF" w:rsidRPr="2482B474">
        <w:rPr>
          <w:rFonts w:ascii="맑은 고딕" w:eastAsia="맑은 고딕" w:hAnsi="맑은 고딕"/>
          <w:color w:val="000000" w:themeColor="text1"/>
          <w:sz w:val="22"/>
          <w:szCs w:val="22"/>
        </w:rPr>
        <w:t xml:space="preserve">[별표 5] </w:t>
      </w:r>
      <w:r w:rsidR="69AE9748" w:rsidRPr="2482B474">
        <w:rPr>
          <w:rFonts w:ascii="맑은 고딕" w:eastAsia="맑은 고딕" w:hAnsi="맑은 고딕"/>
          <w:color w:val="000000" w:themeColor="text1"/>
          <w:sz w:val="22"/>
          <w:szCs w:val="22"/>
        </w:rPr>
        <w:t>제조공정도를 작성 및 관리할 책임이 있다.</w:t>
      </w:r>
    </w:p>
    <w:p w14:paraId="79DB0703" w14:textId="393F7D8E" w:rsidR="007E7EDF" w:rsidRPr="00377C91" w:rsidRDefault="007E7EDF" w:rsidP="00377C91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377C91">
        <w:rPr>
          <w:rFonts w:ascii="맑은 고딕" w:eastAsia="맑은 고딕" w:hAnsi="맑은 고딕" w:hint="eastAsia"/>
          <w:sz w:val="22"/>
          <w:szCs w:val="22"/>
        </w:rPr>
        <w:t>고객관리 담당</w:t>
      </w:r>
      <w:r w:rsidR="002E5E6C">
        <w:rPr>
          <w:rFonts w:ascii="맑은 고딕" w:eastAsia="맑은 고딕" w:hAnsi="맑은 고딕" w:hint="eastAsia"/>
          <w:sz w:val="22"/>
          <w:szCs w:val="22"/>
        </w:rPr>
        <w:t>부서</w:t>
      </w:r>
    </w:p>
    <w:p w14:paraId="62A906AF" w14:textId="609DD929" w:rsidR="007E7EDF" w:rsidRPr="00377C91" w:rsidRDefault="007E7EDF" w:rsidP="00377C91">
      <w:pPr>
        <w:pStyle w:val="a8"/>
        <w:numPr>
          <w:ilvl w:val="0"/>
          <w:numId w:val="28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377C91">
        <w:rPr>
          <w:rFonts w:ascii="맑은 고딕" w:eastAsia="맑은 고딕" w:hAnsi="맑은 고딕" w:hint="eastAsia"/>
          <w:color w:val="000000"/>
          <w:sz w:val="22"/>
          <w:szCs w:val="22"/>
        </w:rPr>
        <w:t>고객관리 담당</w:t>
      </w:r>
      <w:r w:rsidR="002E5E6C">
        <w:rPr>
          <w:rFonts w:ascii="맑은 고딕" w:eastAsia="맑은 고딕" w:hAnsi="맑은 고딕" w:hint="eastAsia"/>
          <w:color w:val="000000"/>
          <w:sz w:val="22"/>
          <w:szCs w:val="22"/>
        </w:rPr>
        <w:t>부서는</w:t>
      </w:r>
    </w:p>
    <w:p w14:paraId="3F0D5C4C" w14:textId="0187F963" w:rsidR="007E7EDF" w:rsidRPr="00377C91" w:rsidRDefault="00B47636" w:rsidP="00377C91">
      <w:pPr>
        <w:pStyle w:val="a8"/>
        <w:numPr>
          <w:ilvl w:val="1"/>
          <w:numId w:val="29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회사</w:t>
      </w:r>
      <w:r w:rsidR="007E7EDF" w:rsidRPr="00377C91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에서 생산되는 제품/상품에 대한 판매단가를 </w:t>
      </w:r>
      <w:r w:rsidR="007E7EDF" w:rsidRPr="00377C91">
        <w:rPr>
          <w:rFonts w:ascii="맑은 고딕" w:eastAsia="맑은 고딕" w:hAnsi="맑은 고딕"/>
          <w:color w:val="000000"/>
          <w:sz w:val="22"/>
          <w:szCs w:val="22"/>
        </w:rPr>
        <w:t>SA</w:t>
      </w:r>
      <w:r w:rsidR="007E7EDF" w:rsidRPr="00377C91">
        <w:rPr>
          <w:rFonts w:ascii="맑은 고딕" w:eastAsia="맑은 고딕" w:hAnsi="맑은 고딕" w:hint="eastAsia"/>
          <w:color w:val="000000"/>
          <w:sz w:val="22"/>
          <w:szCs w:val="22"/>
        </w:rPr>
        <w:t>P</w:t>
      </w:r>
      <w:r w:rsidR="007E7EDF" w:rsidRPr="00377C91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7E7EDF" w:rsidRPr="00377C91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또는 사내 </w:t>
      </w:r>
      <w:r w:rsidR="007E7EDF" w:rsidRPr="00377C91">
        <w:rPr>
          <w:rFonts w:ascii="맑은 고딕" w:eastAsia="맑은 고딕" w:hAnsi="맑은 고딕"/>
          <w:color w:val="000000"/>
          <w:sz w:val="22"/>
          <w:szCs w:val="22"/>
        </w:rPr>
        <w:t>ERP</w:t>
      </w:r>
      <w:r w:rsidR="008D11EE">
        <w:rPr>
          <w:rFonts w:ascii="맑은 고딕" w:eastAsia="맑은 고딕" w:hAnsi="맑은 고딕"/>
          <w:color w:val="000000"/>
          <w:sz w:val="22"/>
          <w:szCs w:val="22"/>
        </w:rPr>
        <w:t>(</w:t>
      </w:r>
      <w:proofErr w:type="gramStart"/>
      <w:r w:rsidR="007D5A10">
        <w:rPr>
          <w:rFonts w:ascii="맑은 고딕" w:eastAsia="맑은 고딕" w:hAnsi="맑은 고딕" w:hint="eastAsia"/>
          <w:color w:val="000000"/>
          <w:sz w:val="22"/>
          <w:szCs w:val="22"/>
        </w:rPr>
        <w:t>또는</w:t>
      </w:r>
      <w:r w:rsidR="008D11EE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8D11EE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8D11EE">
        <w:rPr>
          <w:rFonts w:ascii="맑은 고딕" w:eastAsia="맑은 고딕" w:hAnsi="맑은 고딕" w:hint="eastAsia"/>
          <w:color w:val="000000"/>
          <w:sz w:val="22"/>
          <w:szCs w:val="22"/>
        </w:rPr>
        <w:t>S</w:t>
      </w:r>
      <w:r w:rsidR="008D11EE">
        <w:rPr>
          <w:rFonts w:ascii="맑은 고딕" w:eastAsia="맑은 고딕" w:hAnsi="맑은 고딕"/>
          <w:color w:val="000000"/>
          <w:sz w:val="22"/>
          <w:szCs w:val="22"/>
        </w:rPr>
        <w:t>AP</w:t>
      </w:r>
      <w:proofErr w:type="gramEnd"/>
      <w:r w:rsidR="008D11EE">
        <w:rPr>
          <w:rFonts w:ascii="맑은 고딕" w:eastAsia="맑은 고딕" w:hAnsi="맑은 고딕" w:hint="eastAsia"/>
          <w:color w:val="000000"/>
          <w:sz w:val="22"/>
          <w:szCs w:val="22"/>
        </w:rPr>
        <w:t>)에 기록 및 관리할 책임이 있다.</w:t>
      </w:r>
    </w:p>
    <w:p w14:paraId="5A89639F" w14:textId="112E026B" w:rsidR="00377C91" w:rsidRPr="00377C91" w:rsidRDefault="008D0150" w:rsidP="00377C91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sz w:val="22"/>
          <w:szCs w:val="22"/>
        </w:rPr>
      </w:pPr>
      <w:r w:rsidRPr="00377C91">
        <w:rPr>
          <w:rFonts w:ascii="맑은 고딕" w:eastAsia="맑은 고딕" w:hAnsi="맑은 고딕" w:hint="eastAsia"/>
          <w:sz w:val="22"/>
          <w:szCs w:val="22"/>
        </w:rPr>
        <w:t>원가관리 담당</w:t>
      </w:r>
      <w:r w:rsidR="002E5E6C">
        <w:rPr>
          <w:rFonts w:ascii="맑은 고딕" w:eastAsia="맑은 고딕" w:hAnsi="맑은 고딕" w:hint="eastAsia"/>
          <w:sz w:val="22"/>
          <w:szCs w:val="22"/>
        </w:rPr>
        <w:t>부서</w:t>
      </w:r>
    </w:p>
    <w:p w14:paraId="03945C8F" w14:textId="309D118E" w:rsidR="008D0150" w:rsidRPr="00377C91" w:rsidRDefault="008D0150" w:rsidP="00377C91">
      <w:pPr>
        <w:pStyle w:val="a8"/>
        <w:numPr>
          <w:ilvl w:val="0"/>
          <w:numId w:val="32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377C91">
        <w:rPr>
          <w:rFonts w:ascii="맑은 고딕" w:eastAsia="맑은 고딕" w:hAnsi="맑은 고딕" w:hint="eastAsia"/>
          <w:color w:val="000000"/>
          <w:sz w:val="22"/>
          <w:szCs w:val="22"/>
        </w:rPr>
        <w:t>원가관리 담당</w:t>
      </w:r>
      <w:r w:rsidR="002E5E6C">
        <w:rPr>
          <w:rFonts w:ascii="맑은 고딕" w:eastAsia="맑은 고딕" w:hAnsi="맑은 고딕" w:hint="eastAsia"/>
          <w:color w:val="000000"/>
          <w:sz w:val="22"/>
          <w:szCs w:val="22"/>
        </w:rPr>
        <w:t>부서는</w:t>
      </w:r>
    </w:p>
    <w:p w14:paraId="6DAF96A4" w14:textId="4D97F6E6" w:rsidR="008D0150" w:rsidRPr="00377C91" w:rsidRDefault="00377C91" w:rsidP="00377C91">
      <w:pPr>
        <w:ind w:firstLineChars="500" w:firstLine="11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/>
          <w:color w:val="000000"/>
          <w:sz w:val="22"/>
          <w:szCs w:val="22"/>
        </w:rPr>
        <w:t>1.1</w:t>
      </w:r>
      <w:proofErr w:type="gramStart"/>
      <w:r>
        <w:rPr>
          <w:rFonts w:ascii="맑은 고딕" w:eastAsia="맑은 고딕" w:hAnsi="맑은 고딕"/>
          <w:color w:val="000000"/>
          <w:sz w:val="22"/>
          <w:szCs w:val="22"/>
        </w:rPr>
        <w:t xml:space="preserve">) </w:t>
      </w:r>
      <w:r w:rsidR="007D5A1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377C91">
        <w:rPr>
          <w:rFonts w:ascii="맑은 고딕" w:eastAsia="맑은 고딕" w:hAnsi="맑은 고딕" w:hint="eastAsia"/>
          <w:color w:val="000000"/>
          <w:sz w:val="22"/>
          <w:szCs w:val="22"/>
        </w:rPr>
        <w:t>제품</w:t>
      </w:r>
      <w:proofErr w:type="gramEnd"/>
      <w:r w:rsidR="00921885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92188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및 </w:t>
      </w:r>
      <w:r w:rsidRPr="00377C91">
        <w:rPr>
          <w:rFonts w:ascii="맑은 고딕" w:eastAsia="맑은 고딕" w:hAnsi="맑은 고딕" w:hint="eastAsia"/>
          <w:color w:val="000000"/>
          <w:sz w:val="22"/>
          <w:szCs w:val="22"/>
        </w:rPr>
        <w:t>상품에 요구되는 원가</w:t>
      </w:r>
      <w:r w:rsidR="007D5A1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관련 </w:t>
      </w:r>
      <w:r w:rsidRPr="00377C91">
        <w:rPr>
          <w:rFonts w:ascii="맑은 고딕" w:eastAsia="맑은 고딕" w:hAnsi="맑은 고딕" w:hint="eastAsia"/>
          <w:color w:val="000000"/>
          <w:sz w:val="22"/>
          <w:szCs w:val="22"/>
        </w:rPr>
        <w:t>정보에 대해 작성 및 대응할 책임이 있다.</w:t>
      </w:r>
    </w:p>
    <w:p w14:paraId="0023BAF1" w14:textId="42576EA8" w:rsidR="00377C91" w:rsidRPr="00377C91" w:rsidRDefault="00377C91" w:rsidP="00377C91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IT</w:t>
      </w:r>
      <w:r w:rsidRPr="00377C91">
        <w:rPr>
          <w:rFonts w:ascii="맑은 고딕" w:eastAsia="맑은 고딕" w:hAnsi="맑은 고딕" w:hint="eastAsia"/>
          <w:sz w:val="22"/>
          <w:szCs w:val="22"/>
        </w:rPr>
        <w:t xml:space="preserve"> 담당</w:t>
      </w:r>
      <w:r w:rsidR="002E5E6C">
        <w:rPr>
          <w:rFonts w:ascii="맑은 고딕" w:eastAsia="맑은 고딕" w:hAnsi="맑은 고딕" w:hint="eastAsia"/>
          <w:sz w:val="22"/>
          <w:szCs w:val="22"/>
        </w:rPr>
        <w:t>부서</w:t>
      </w:r>
    </w:p>
    <w:p w14:paraId="75C764BF" w14:textId="1C5AE36B" w:rsidR="00377C91" w:rsidRPr="00377C91" w:rsidRDefault="00377C91" w:rsidP="00377C91">
      <w:pPr>
        <w:pStyle w:val="a8"/>
        <w:numPr>
          <w:ilvl w:val="0"/>
          <w:numId w:val="33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color w:val="000000"/>
          <w:sz w:val="22"/>
          <w:szCs w:val="22"/>
        </w:rPr>
        <w:t>IT</w:t>
      </w:r>
      <w:r w:rsidRPr="00377C91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담당</w:t>
      </w:r>
      <w:r w:rsidR="002E5E6C">
        <w:rPr>
          <w:rFonts w:ascii="맑은 고딕" w:eastAsia="맑은 고딕" w:hAnsi="맑은 고딕" w:hint="eastAsia"/>
          <w:color w:val="000000"/>
          <w:sz w:val="22"/>
          <w:szCs w:val="22"/>
        </w:rPr>
        <w:t>부서는</w:t>
      </w:r>
    </w:p>
    <w:p w14:paraId="7D70F23D" w14:textId="7A17DE6F" w:rsidR="00377C91" w:rsidRPr="003F621E" w:rsidRDefault="003F621E" w:rsidP="003F621E">
      <w:pPr>
        <w:pStyle w:val="a8"/>
        <w:numPr>
          <w:ilvl w:val="1"/>
          <w:numId w:val="34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3F621E">
        <w:rPr>
          <w:rFonts w:ascii="맑은 고딕" w:eastAsia="맑은 고딕" w:hAnsi="맑은 고딕" w:hint="eastAsia"/>
          <w:color w:val="000000"/>
          <w:sz w:val="22"/>
          <w:szCs w:val="22"/>
        </w:rPr>
        <w:t>원산지 관리 시스템에 대한 유지/보수할 책임이 있다.</w:t>
      </w:r>
    </w:p>
    <w:p w14:paraId="0DE92180" w14:textId="564F2E70" w:rsidR="003F621E" w:rsidRPr="003F621E" w:rsidRDefault="003F621E" w:rsidP="003F621E">
      <w:pPr>
        <w:pStyle w:val="a8"/>
        <w:numPr>
          <w:ilvl w:val="1"/>
          <w:numId w:val="34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color w:val="000000"/>
          <w:sz w:val="22"/>
          <w:szCs w:val="22"/>
        </w:rPr>
        <w:t xml:space="preserve">MDM, SAP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 사내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E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RP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시스템과 원산지 관리 시스템 인터페이스 현황을 상시 확인할 책임이 있다.</w:t>
      </w:r>
    </w:p>
    <w:p w14:paraId="74EA4121" w14:textId="28B28B07" w:rsidR="000E2FDE" w:rsidRPr="00377C91" w:rsidRDefault="000E2FDE" w:rsidP="000E2FDE">
      <w:pPr>
        <w:pStyle w:val="a8"/>
        <w:numPr>
          <w:ilvl w:val="0"/>
          <w:numId w:val="4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수출 </w:t>
      </w:r>
      <w:r w:rsidR="007142D2">
        <w:rPr>
          <w:rFonts w:ascii="맑은 고딕" w:eastAsia="맑은 고딕" w:hAnsi="맑은 고딕" w:hint="eastAsia"/>
          <w:sz w:val="22"/>
          <w:szCs w:val="22"/>
        </w:rPr>
        <w:t xml:space="preserve">및 출하 </w:t>
      </w:r>
      <w:r>
        <w:rPr>
          <w:rFonts w:ascii="맑은 고딕" w:eastAsia="맑은 고딕" w:hAnsi="맑은 고딕" w:hint="eastAsia"/>
          <w:sz w:val="22"/>
          <w:szCs w:val="22"/>
        </w:rPr>
        <w:t>담당</w:t>
      </w:r>
      <w:r w:rsidR="002E5E6C">
        <w:rPr>
          <w:rFonts w:ascii="맑은 고딕" w:eastAsia="맑은 고딕" w:hAnsi="맑은 고딕" w:hint="eastAsia"/>
          <w:sz w:val="22"/>
          <w:szCs w:val="22"/>
        </w:rPr>
        <w:t>부서</w:t>
      </w:r>
    </w:p>
    <w:p w14:paraId="59D17663" w14:textId="6975C314" w:rsidR="000E2FDE" w:rsidRPr="007F7F42" w:rsidRDefault="000E2FDE" w:rsidP="007F7F42">
      <w:pPr>
        <w:pStyle w:val="a8"/>
        <w:numPr>
          <w:ilvl w:val="0"/>
          <w:numId w:val="38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7F7F42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수출 </w:t>
      </w:r>
      <w:r w:rsidR="007142D2" w:rsidRPr="007F7F42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및 출하 </w:t>
      </w:r>
      <w:r w:rsidRPr="007F7F42">
        <w:rPr>
          <w:rFonts w:ascii="맑은 고딕" w:eastAsia="맑은 고딕" w:hAnsi="맑은 고딕" w:hint="eastAsia"/>
          <w:color w:val="000000"/>
          <w:sz w:val="22"/>
          <w:szCs w:val="22"/>
        </w:rPr>
        <w:t>담당</w:t>
      </w:r>
      <w:r w:rsidR="002E5E6C">
        <w:rPr>
          <w:rFonts w:ascii="맑은 고딕" w:eastAsia="맑은 고딕" w:hAnsi="맑은 고딕" w:hint="eastAsia"/>
          <w:color w:val="000000"/>
          <w:sz w:val="22"/>
          <w:szCs w:val="22"/>
        </w:rPr>
        <w:t>부서는</w:t>
      </w:r>
    </w:p>
    <w:p w14:paraId="778CE9FA" w14:textId="74739C03" w:rsidR="009025E1" w:rsidRPr="009025E1" w:rsidRDefault="007142D2" w:rsidP="003C6CCB">
      <w:pPr>
        <w:pStyle w:val="a8"/>
        <w:numPr>
          <w:ilvl w:val="1"/>
          <w:numId w:val="35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 w:rsidRPr="009025E1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해외거래처의 경우 </w:t>
      </w:r>
      <w:r w:rsidR="000E2FDE" w:rsidRPr="009025E1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수출서류 상 원산지증명서 효력을 발생하는 문구 기재 시 </w:t>
      </w:r>
      <w:r w:rsidR="000E2FDE" w:rsidRPr="009025E1">
        <w:rPr>
          <w:rFonts w:ascii="맑은 고딕" w:eastAsia="맑은 고딕" w:hAnsi="맑은 고딕"/>
          <w:color w:val="000000"/>
          <w:sz w:val="22"/>
          <w:szCs w:val="22"/>
        </w:rPr>
        <w:t>FTA &amp; Customs management</w:t>
      </w:r>
      <w:r w:rsidR="000E2FDE" w:rsidRPr="009025E1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통합조직 담당자에게 원산지 충족 여부를 반드시 확인할 책임이 있다.</w:t>
      </w:r>
      <w:r w:rsidR="000E2FDE" w:rsidRPr="009025E1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39CC6700" w14:textId="77777777" w:rsidR="00406537" w:rsidRPr="00406537" w:rsidRDefault="00406537" w:rsidP="00406537">
      <w:pPr>
        <w:ind w:left="1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1C8AABE3" w14:textId="2ADA75E5" w:rsidR="007142D2" w:rsidRDefault="007142D2" w:rsidP="00406537">
      <w:pPr>
        <w:pStyle w:val="a8"/>
        <w:numPr>
          <w:ilvl w:val="1"/>
          <w:numId w:val="35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국내거래처로</w:t>
      </w:r>
      <w:r w:rsidR="000E2FDE">
        <w:rPr>
          <w:rFonts w:ascii="맑은 고딕" w:eastAsia="맑은 고딕" w:hAnsi="맑은 고딕" w:hint="eastAsia"/>
          <w:color w:val="000000"/>
          <w:sz w:val="22"/>
          <w:szCs w:val="22"/>
        </w:rPr>
        <w:t>부터 원산지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확인서 제출 요청</w:t>
      </w:r>
      <w:r w:rsidR="00C756A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257E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접수 시 </w:t>
      </w:r>
      <w:r w:rsidR="00257E5A">
        <w:rPr>
          <w:rFonts w:ascii="맑은 고딕" w:eastAsia="맑은 고딕" w:hAnsi="맑은 고딕"/>
          <w:color w:val="000000"/>
          <w:sz w:val="22"/>
          <w:szCs w:val="22"/>
        </w:rPr>
        <w:t>FTA</w:t>
      </w:r>
      <w:r w:rsidR="00805A51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&amp; Customs management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통합조직 담당자를 확인하여 대응 요청을 한다.</w:t>
      </w:r>
    </w:p>
    <w:p w14:paraId="72BEE53F" w14:textId="4B52E4C7" w:rsidR="000E2FDE" w:rsidRDefault="007142D2" w:rsidP="000E2FDE">
      <w:pPr>
        <w:pStyle w:val="a8"/>
        <w:numPr>
          <w:ilvl w:val="1"/>
          <w:numId w:val="35"/>
        </w:numPr>
        <w:ind w:leftChars="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국내 세관 및 해외 거래처의 검증 </w:t>
      </w:r>
      <w:r w:rsidR="00B47636">
        <w:rPr>
          <w:rFonts w:ascii="맑은 고딕" w:eastAsia="맑은 고딕" w:hAnsi="맑은 고딕" w:hint="eastAsia"/>
          <w:color w:val="000000"/>
          <w:sz w:val="22"/>
          <w:szCs w:val="22"/>
        </w:rPr>
        <w:t>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 접수</w:t>
      </w:r>
      <w:r w:rsidR="000E2FDE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시 즉각 </w:t>
      </w:r>
      <w:r w:rsidR="000E2FDE">
        <w:rPr>
          <w:rFonts w:ascii="맑은 고딕" w:eastAsia="맑은 고딕" w:hAnsi="맑은 고딕"/>
          <w:color w:val="000000"/>
          <w:sz w:val="22"/>
          <w:szCs w:val="22"/>
        </w:rPr>
        <w:t>FTA &amp; Customs management</w:t>
      </w:r>
      <w:r w:rsidR="000E2FDE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통합조직 담당자에게 전</w:t>
      </w:r>
      <w:r w:rsidR="00827E2A">
        <w:rPr>
          <w:rFonts w:ascii="맑은 고딕" w:eastAsia="맑은 고딕" w:hAnsi="맑은 고딕" w:hint="eastAsia"/>
          <w:color w:val="000000"/>
          <w:sz w:val="22"/>
          <w:szCs w:val="22"/>
        </w:rPr>
        <w:t>달할 책임이 있다.</w:t>
      </w:r>
    </w:p>
    <w:p w14:paraId="7BA84197" w14:textId="77777777" w:rsidR="007142D2" w:rsidRPr="007142D2" w:rsidRDefault="007142D2" w:rsidP="007142D2">
      <w:pPr>
        <w:ind w:left="1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54FA9205" w14:textId="77777777" w:rsidR="00827E2A" w:rsidRPr="000E2FDE" w:rsidRDefault="00827E2A" w:rsidP="00827E2A">
      <w:pPr>
        <w:pStyle w:val="a8"/>
        <w:ind w:leftChars="0" w:left="1820"/>
        <w:rPr>
          <w:rFonts w:ascii="맑은 고딕" w:eastAsia="맑은 고딕" w:hAnsi="맑은 고딕"/>
          <w:color w:val="000000"/>
          <w:sz w:val="22"/>
          <w:szCs w:val="22"/>
        </w:rPr>
      </w:pPr>
    </w:p>
    <w:p w14:paraId="5872A377" w14:textId="731CF690" w:rsidR="00FE4E17" w:rsidRPr="00604300" w:rsidRDefault="00FE4E17" w:rsidP="00FE4E17">
      <w:pPr>
        <w:rPr>
          <w:rFonts w:ascii="맑은 고딕" w:eastAsia="맑은 고딕" w:hAnsi="맑은 고딕"/>
          <w:color w:val="000000"/>
          <w:sz w:val="22"/>
          <w:szCs w:val="22"/>
        </w:rPr>
      </w:pPr>
      <w:proofErr w:type="gramStart"/>
      <w:r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제 </w:t>
      </w:r>
      <w:r>
        <w:rPr>
          <w:rFonts w:ascii="맑은 고딕" w:eastAsia="맑은 고딕" w:hAnsi="맑은 고딕"/>
          <w:bCs/>
          <w:sz w:val="22"/>
          <w:szCs w:val="22"/>
        </w:rPr>
        <w:t>5</w:t>
      </w:r>
      <w:proofErr w:type="gramEnd"/>
      <w:r w:rsidRPr="00604300">
        <w:rPr>
          <w:rFonts w:ascii="맑은 고딕" w:eastAsia="맑은 고딕" w:hAnsi="맑은 고딕" w:hint="eastAsia"/>
          <w:bCs/>
          <w:sz w:val="22"/>
          <w:szCs w:val="22"/>
        </w:rPr>
        <w:t xml:space="preserve">조 </w:t>
      </w:r>
      <w:r w:rsidR="001A53F7">
        <w:rPr>
          <w:rFonts w:ascii="맑은 고딕" w:eastAsia="맑은 고딕" w:hAnsi="맑은 고딕"/>
          <w:bCs/>
          <w:sz w:val="22"/>
          <w:szCs w:val="22"/>
        </w:rPr>
        <w:t>(</w:t>
      </w:r>
      <w:r>
        <w:rPr>
          <w:rFonts w:ascii="맑은 고딕" w:eastAsia="맑은 고딕" w:hAnsi="맑은 고딕" w:hint="eastAsia"/>
          <w:bCs/>
          <w:sz w:val="22"/>
          <w:szCs w:val="22"/>
        </w:rPr>
        <w:t>원산지증명서 및 원산지(포괄)확인서 발행 업무절차</w:t>
      </w:r>
      <w:r w:rsidR="001A53F7">
        <w:rPr>
          <w:rFonts w:ascii="맑은 고딕" w:eastAsia="맑은 고딕" w:hAnsi="맑은 고딕" w:hint="eastAsia"/>
          <w:bCs/>
          <w:sz w:val="22"/>
          <w:szCs w:val="22"/>
        </w:rPr>
        <w:t>)</w:t>
      </w:r>
    </w:p>
    <w:p w14:paraId="5F13135F" w14:textId="227E5186" w:rsidR="007E7EDF" w:rsidRDefault="007F7F42" w:rsidP="007F7F42">
      <w:pPr>
        <w:pStyle w:val="a8"/>
        <w:numPr>
          <w:ilvl w:val="0"/>
          <w:numId w:val="39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접수된 원산지증명서 및 원산지(포괄)확인서를 품목정보를 확인한다.</w:t>
      </w:r>
    </w:p>
    <w:p w14:paraId="1BBF9906" w14:textId="64B726EC" w:rsidR="007F7F42" w:rsidRDefault="007F7F42" w:rsidP="007F7F42">
      <w:pPr>
        <w:pStyle w:val="a8"/>
        <w:numPr>
          <w:ilvl w:val="1"/>
          <w:numId w:val="40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고객</w:t>
      </w:r>
      <w:r w:rsidR="00FB6983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품번</w:t>
      </w:r>
      <w:r w:rsidR="005C7AF4">
        <w:rPr>
          <w:rFonts w:ascii="맑은 고딕" w:eastAsia="맑은 고딕" w:hAnsi="맑은 고딕" w:hint="eastAsia"/>
          <w:sz w:val="22"/>
          <w:szCs w:val="22"/>
        </w:rPr>
        <w:t xml:space="preserve">에 대한 </w:t>
      </w:r>
      <w:r w:rsidR="00FB6983">
        <w:rPr>
          <w:rFonts w:ascii="맑은 고딕" w:eastAsia="맑은 고딕" w:hAnsi="맑은 고딕" w:hint="eastAsia"/>
          <w:sz w:val="22"/>
          <w:szCs w:val="22"/>
        </w:rPr>
        <w:t>회사 및 기타 계열사</w:t>
      </w:r>
      <w:r w:rsidR="005C7AF4">
        <w:rPr>
          <w:rFonts w:ascii="맑은 고딕" w:eastAsia="맑은 고딕" w:hAnsi="맑은 고딕" w:hint="eastAsia"/>
          <w:sz w:val="22"/>
          <w:szCs w:val="22"/>
        </w:rPr>
        <w:t xml:space="preserve"> 자체</w:t>
      </w:r>
      <w:r w:rsidR="00FB6983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5C7AF4">
        <w:rPr>
          <w:rFonts w:ascii="맑은 고딕" w:eastAsia="맑은 고딕" w:hAnsi="맑은 고딕" w:hint="eastAsia"/>
          <w:sz w:val="22"/>
          <w:szCs w:val="22"/>
        </w:rPr>
        <w:t>품번 정보를 확인한다.</w:t>
      </w:r>
    </w:p>
    <w:p w14:paraId="1D99ACC2" w14:textId="563E7E0B" w:rsidR="005C7AF4" w:rsidRDefault="005C7AF4" w:rsidP="007F7F42">
      <w:pPr>
        <w:pStyle w:val="a8"/>
        <w:numPr>
          <w:ilvl w:val="1"/>
          <w:numId w:val="40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H</w:t>
      </w:r>
      <w:r>
        <w:rPr>
          <w:rFonts w:ascii="맑은 고딕" w:eastAsia="맑은 고딕" w:hAnsi="맑은 고딕"/>
          <w:sz w:val="22"/>
          <w:szCs w:val="22"/>
        </w:rPr>
        <w:t xml:space="preserve">S CODE </w:t>
      </w:r>
      <w:r>
        <w:rPr>
          <w:rFonts w:ascii="맑은 고딕" w:eastAsia="맑은 고딕" w:hAnsi="맑은 고딕" w:hint="eastAsia"/>
          <w:sz w:val="22"/>
          <w:szCs w:val="22"/>
        </w:rPr>
        <w:t>정보를 확인한다</w:t>
      </w:r>
      <w:r>
        <w:rPr>
          <w:rFonts w:ascii="맑은 고딕" w:eastAsia="맑은 고딕" w:hAnsi="맑은 고딕"/>
          <w:sz w:val="22"/>
          <w:szCs w:val="22"/>
        </w:rPr>
        <w:t>.</w:t>
      </w:r>
    </w:p>
    <w:p w14:paraId="06D904FB" w14:textId="47C5877E" w:rsidR="005C7AF4" w:rsidRDefault="005C7AF4" w:rsidP="005C7AF4">
      <w:pPr>
        <w:pStyle w:val="a8"/>
        <w:numPr>
          <w:ilvl w:val="0"/>
          <w:numId w:val="39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FTA </w:t>
      </w:r>
      <w:r>
        <w:rPr>
          <w:rFonts w:ascii="맑은 고딕" w:eastAsia="맑은 고딕" w:hAnsi="맑은 고딕" w:hint="eastAsia"/>
          <w:sz w:val="22"/>
          <w:szCs w:val="22"/>
        </w:rPr>
        <w:t>원산지관리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시스템을 활용하여 원산지 판정을 한다.</w:t>
      </w:r>
    </w:p>
    <w:p w14:paraId="15E6E76A" w14:textId="17F8E009" w:rsidR="005C7AF4" w:rsidRDefault="005C7AF4" w:rsidP="005C7AF4">
      <w:pPr>
        <w:pStyle w:val="a8"/>
        <w:numPr>
          <w:ilvl w:val="1"/>
          <w:numId w:val="41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매출</w:t>
      </w:r>
      <w:r w:rsidR="00F00BBB"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발생한 품목인지 여부를 확인한다.</w:t>
      </w:r>
    </w:p>
    <w:p w14:paraId="249F327B" w14:textId="5ECEEA69" w:rsidR="005C7AF4" w:rsidRDefault="005C7AF4" w:rsidP="005C7AF4">
      <w:pPr>
        <w:pStyle w:val="a8"/>
        <w:numPr>
          <w:ilvl w:val="1"/>
          <w:numId w:val="41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대상 품목을 검색하여 원산지 판정을 진행한다.</w:t>
      </w:r>
    </w:p>
    <w:p w14:paraId="7EF84D0A" w14:textId="3DA34EEA" w:rsidR="005C7AF4" w:rsidRDefault="005C7AF4" w:rsidP="005C7AF4">
      <w:pPr>
        <w:pStyle w:val="a8"/>
        <w:numPr>
          <w:ilvl w:val="1"/>
          <w:numId w:val="41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하위 협력사에서 접수된 원산지(포괄)확인서를 활용하여 판정을 진행하되,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</w:t>
      </w:r>
      <w:r w:rsidR="00DA2C57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수취</w:t>
      </w:r>
      <w:r w:rsidR="00DA2C57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된 정보나,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부정확한 정보로 확인되면 재접수를 진행한다.</w:t>
      </w:r>
    </w:p>
    <w:p w14:paraId="123296AD" w14:textId="2EDA31FB" w:rsidR="005C7AF4" w:rsidRDefault="005C7AF4" w:rsidP="005C7AF4">
      <w:pPr>
        <w:pStyle w:val="a8"/>
        <w:numPr>
          <w:ilvl w:val="1"/>
          <w:numId w:val="41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해외 고객사인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경우 원산지증명서를 발급하고,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국내 고객사인 경우 원산지(포괄)확인서를 발급한다.</w:t>
      </w:r>
    </w:p>
    <w:p w14:paraId="65C01BFD" w14:textId="7563F597" w:rsidR="005C7AF4" w:rsidRDefault="005C7AF4" w:rsidP="005C7AF4">
      <w:pPr>
        <w:pStyle w:val="a8"/>
        <w:numPr>
          <w:ilvl w:val="1"/>
          <w:numId w:val="41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고객사의 요구에 따라 고객사 자체 </w:t>
      </w:r>
      <w:r>
        <w:rPr>
          <w:rFonts w:ascii="맑은 고딕" w:eastAsia="맑은 고딕" w:hAnsi="맑은 고딕"/>
          <w:sz w:val="22"/>
          <w:szCs w:val="22"/>
        </w:rPr>
        <w:t xml:space="preserve">FTA </w:t>
      </w:r>
      <w:r>
        <w:rPr>
          <w:rFonts w:ascii="맑은 고딕" w:eastAsia="맑은 고딕" w:hAnsi="맑은 고딕" w:hint="eastAsia"/>
          <w:sz w:val="22"/>
          <w:szCs w:val="22"/>
        </w:rPr>
        <w:t>시스템에 원산지정보를 기입하는 형태로 원산지서류를 제출</w:t>
      </w:r>
      <w:r w:rsidR="00766243">
        <w:rPr>
          <w:rFonts w:ascii="맑은 고딕" w:eastAsia="맑은 고딕" w:hAnsi="맑은 고딕" w:hint="eastAsia"/>
          <w:sz w:val="22"/>
          <w:szCs w:val="22"/>
        </w:rPr>
        <w:t>한다.</w:t>
      </w:r>
    </w:p>
    <w:p w14:paraId="2C05BCAA" w14:textId="3E518EF0" w:rsidR="00150B0E" w:rsidRPr="00150B0E" w:rsidRDefault="00766243" w:rsidP="00150B0E">
      <w:pPr>
        <w:pStyle w:val="a8"/>
        <w:numPr>
          <w:ilvl w:val="1"/>
          <w:numId w:val="41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한국 세관 및 대한상공회의소로부터 원산지증명서 발급이 필요한 기관발급 협정의 경우 F</w:t>
      </w:r>
      <w:r>
        <w:rPr>
          <w:rFonts w:ascii="맑은 고딕" w:eastAsia="맑은 고딕" w:hAnsi="맑은 고딕"/>
          <w:sz w:val="22"/>
          <w:szCs w:val="22"/>
        </w:rPr>
        <w:t xml:space="preserve">TA </w:t>
      </w:r>
      <w:r>
        <w:rPr>
          <w:rFonts w:ascii="맑은 고딕" w:eastAsia="맑은 고딕" w:hAnsi="맑은 고딕" w:hint="eastAsia"/>
          <w:sz w:val="22"/>
          <w:szCs w:val="22"/>
        </w:rPr>
        <w:t xml:space="preserve">시스템에 판정한 근거를 가지고 원산지증명서를 신청하고 승인 시 원본을 </w:t>
      </w:r>
      <w:proofErr w:type="spellStart"/>
      <w:r w:rsidR="00DA2C57">
        <w:rPr>
          <w:rFonts w:ascii="맑은 고딕" w:eastAsia="맑은 고딕" w:hAnsi="맑은 고딕" w:hint="eastAsia"/>
          <w:sz w:val="22"/>
          <w:szCs w:val="22"/>
        </w:rPr>
        <w:t>컬러</w:t>
      </w:r>
      <w:r>
        <w:rPr>
          <w:rFonts w:ascii="맑은 고딕" w:eastAsia="맑은 고딕" w:hAnsi="맑은 고딕" w:hint="eastAsia"/>
          <w:sz w:val="22"/>
          <w:szCs w:val="22"/>
        </w:rPr>
        <w:t>프린트를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활용하여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출력하여 고객사에서 원하는 방식으로 송부한다</w:t>
      </w:r>
    </w:p>
    <w:p w14:paraId="43D42302" w14:textId="19B683FF" w:rsidR="00150B0E" w:rsidRDefault="00150B0E" w:rsidP="00150B0E">
      <w:pPr>
        <w:pStyle w:val="a8"/>
        <w:numPr>
          <w:ilvl w:val="0"/>
          <w:numId w:val="39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F</w:t>
      </w:r>
      <w:r>
        <w:rPr>
          <w:rFonts w:ascii="맑은 고딕" w:eastAsia="맑은 고딕" w:hAnsi="맑은 고딕"/>
          <w:sz w:val="22"/>
          <w:szCs w:val="22"/>
        </w:rPr>
        <w:t xml:space="preserve">TA </w:t>
      </w:r>
      <w:r>
        <w:rPr>
          <w:rFonts w:ascii="맑은 고딕" w:eastAsia="맑은 고딕" w:hAnsi="맑은 고딕" w:hint="eastAsia"/>
          <w:sz w:val="22"/>
          <w:szCs w:val="22"/>
        </w:rPr>
        <w:t>원산지관리 시스템 활용이 불가한 경우 매뉴얼 판정을 진행한다.</w:t>
      </w:r>
    </w:p>
    <w:p w14:paraId="36C32D8B" w14:textId="6B0B6FA5" w:rsidR="00150B0E" w:rsidRDefault="00150B0E" w:rsidP="00150B0E">
      <w:pPr>
        <w:pStyle w:val="a8"/>
        <w:numPr>
          <w:ilvl w:val="1"/>
          <w:numId w:val="42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F</w:t>
      </w:r>
      <w:r>
        <w:rPr>
          <w:rFonts w:ascii="맑은 고딕" w:eastAsia="맑은 고딕" w:hAnsi="맑은 고딕"/>
          <w:sz w:val="22"/>
          <w:szCs w:val="22"/>
        </w:rPr>
        <w:t xml:space="preserve">TA </w:t>
      </w:r>
      <w:r w:rsidR="00DA528D">
        <w:rPr>
          <w:rFonts w:ascii="맑은 고딕" w:eastAsia="맑은 고딕" w:hAnsi="맑은 고딕" w:hint="eastAsia"/>
          <w:sz w:val="22"/>
          <w:szCs w:val="22"/>
        </w:rPr>
        <w:t>시스템 특성상</w:t>
      </w:r>
      <w:r w:rsidR="00DA528D">
        <w:rPr>
          <w:rFonts w:ascii="맑은 고딕" w:eastAsia="맑은 고딕" w:hAnsi="맑은 고딕"/>
          <w:sz w:val="22"/>
          <w:szCs w:val="22"/>
        </w:rPr>
        <w:t xml:space="preserve"> </w:t>
      </w:r>
      <w:r w:rsidR="00DA528D">
        <w:rPr>
          <w:rFonts w:ascii="맑은 고딕" w:eastAsia="맑은 고딕" w:hAnsi="맑은 고딕" w:hint="eastAsia"/>
          <w:sz w:val="22"/>
          <w:szCs w:val="22"/>
        </w:rPr>
        <w:t>매출 마감 이전에 매출이력을 확인할 수 없는 경우 매뉴얼 판정을 진행한다.</w:t>
      </w:r>
    </w:p>
    <w:p w14:paraId="5C30FA24" w14:textId="40A20EF0" w:rsidR="00DA528D" w:rsidRDefault="00DA528D" w:rsidP="00150B0E">
      <w:pPr>
        <w:pStyle w:val="a8"/>
        <w:numPr>
          <w:ilvl w:val="1"/>
          <w:numId w:val="42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S</w:t>
      </w:r>
      <w:r>
        <w:rPr>
          <w:rFonts w:ascii="맑은 고딕" w:eastAsia="맑은 고딕" w:hAnsi="맑은 고딕"/>
          <w:sz w:val="22"/>
          <w:szCs w:val="22"/>
        </w:rPr>
        <w:t xml:space="preserve">AP </w:t>
      </w:r>
      <w:r>
        <w:rPr>
          <w:rFonts w:ascii="맑은 고딕" w:eastAsia="맑은 고딕" w:hAnsi="맑은 고딕" w:hint="eastAsia"/>
          <w:sz w:val="22"/>
          <w:szCs w:val="22"/>
        </w:rPr>
        <w:t xml:space="preserve">및 </w:t>
      </w:r>
      <w:r>
        <w:rPr>
          <w:rFonts w:ascii="맑은 고딕" w:eastAsia="맑은 고딕" w:hAnsi="맑은 고딕"/>
          <w:sz w:val="22"/>
          <w:szCs w:val="22"/>
        </w:rPr>
        <w:t>ERP</w:t>
      </w:r>
      <w:r>
        <w:rPr>
          <w:rFonts w:ascii="맑은 고딕" w:eastAsia="맑은 고딕" w:hAnsi="맑은 고딕" w:hint="eastAsia"/>
          <w:sz w:val="22"/>
          <w:szCs w:val="22"/>
        </w:rPr>
        <w:t>에 등록된 B</w:t>
      </w:r>
      <w:r>
        <w:rPr>
          <w:rFonts w:ascii="맑은 고딕" w:eastAsia="맑은 고딕" w:hAnsi="맑은 고딕"/>
          <w:sz w:val="22"/>
          <w:szCs w:val="22"/>
        </w:rPr>
        <w:t>OM</w:t>
      </w:r>
      <w:r>
        <w:rPr>
          <w:rFonts w:ascii="맑은 고딕" w:eastAsia="맑은 고딕" w:hAnsi="맑은 고딕" w:hint="eastAsia"/>
          <w:sz w:val="22"/>
          <w:szCs w:val="22"/>
        </w:rPr>
        <w:t xml:space="preserve">을 기반으로 </w:t>
      </w:r>
      <w:r>
        <w:rPr>
          <w:rFonts w:ascii="맑은 고딕" w:eastAsia="맑은 고딕" w:hAnsi="맑은 고딕"/>
          <w:sz w:val="22"/>
          <w:szCs w:val="22"/>
        </w:rPr>
        <w:t>FTA BOM</w:t>
      </w:r>
      <w:r>
        <w:rPr>
          <w:rFonts w:ascii="맑은 고딕" w:eastAsia="맑은 고딕" w:hAnsi="맑은 고딕" w:hint="eastAsia"/>
          <w:sz w:val="22"/>
          <w:szCs w:val="22"/>
        </w:rPr>
        <w:t>을 작성한다.</w:t>
      </w:r>
    </w:p>
    <w:p w14:paraId="0E324270" w14:textId="786E7674" w:rsidR="00DA528D" w:rsidRDefault="00DA528D" w:rsidP="00150B0E">
      <w:pPr>
        <w:pStyle w:val="a8"/>
        <w:numPr>
          <w:ilvl w:val="1"/>
          <w:numId w:val="42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 xml:space="preserve">FTA </w:t>
      </w:r>
      <w:r>
        <w:rPr>
          <w:rFonts w:ascii="맑은 고딕" w:eastAsia="맑은 고딕" w:hAnsi="맑은 고딕" w:hint="eastAsia"/>
          <w:sz w:val="22"/>
          <w:szCs w:val="22"/>
        </w:rPr>
        <w:t>B</w:t>
      </w:r>
      <w:r>
        <w:rPr>
          <w:rFonts w:ascii="맑은 고딕" w:eastAsia="맑은 고딕" w:hAnsi="맑은 고딕"/>
          <w:sz w:val="22"/>
          <w:szCs w:val="22"/>
        </w:rPr>
        <w:t>OM</w:t>
      </w:r>
      <w:r>
        <w:rPr>
          <w:rFonts w:ascii="맑은 고딕" w:eastAsia="맑은 고딕" w:hAnsi="맑은 고딕" w:hint="eastAsia"/>
          <w:sz w:val="22"/>
          <w:szCs w:val="22"/>
        </w:rPr>
        <w:t>을 기반으로 구매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및 판매</w:t>
      </w:r>
      <w:r w:rsidR="00057891">
        <w:rPr>
          <w:rFonts w:ascii="맑은 고딕" w:eastAsia="맑은 고딕" w:hAnsi="맑은 고딕" w:hint="eastAsia"/>
          <w:sz w:val="22"/>
          <w:szCs w:val="22"/>
        </w:rPr>
        <w:t xml:space="preserve">주문 </w:t>
      </w:r>
      <w:r>
        <w:rPr>
          <w:rFonts w:ascii="맑은 고딕" w:eastAsia="맑은 고딕" w:hAnsi="맑은 고딕" w:hint="eastAsia"/>
          <w:sz w:val="22"/>
          <w:szCs w:val="22"/>
        </w:rPr>
        <w:t xml:space="preserve">정보를 활용하여 </w:t>
      </w:r>
      <w:r w:rsidR="00222ABB">
        <w:rPr>
          <w:rFonts w:ascii="맑은 고딕" w:eastAsia="맑은 고딕" w:hAnsi="맑은 고딕" w:hint="eastAsia"/>
          <w:sz w:val="22"/>
          <w:szCs w:val="22"/>
        </w:rPr>
        <w:t>원산지 판정을 진행한다.</w:t>
      </w:r>
    </w:p>
    <w:p w14:paraId="4E1C30E8" w14:textId="615D2365" w:rsidR="00222ABB" w:rsidRDefault="00222ABB" w:rsidP="00150B0E">
      <w:pPr>
        <w:pStyle w:val="a8"/>
        <w:numPr>
          <w:ilvl w:val="1"/>
          <w:numId w:val="42"/>
        </w:numPr>
        <w:ind w:leftChars="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매뉴얼 판정을 진행한 원산지증명서 및 원산지</w:t>
      </w:r>
      <w:r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포괄)확인서는</w:t>
      </w:r>
      <w:r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별도의 수기 원산지증명서 발급대장에 기록하고 추후</w:t>
      </w:r>
      <w:r w:rsidR="00696374">
        <w:rPr>
          <w:rFonts w:ascii="맑은 고딕" w:eastAsia="맑은 고딕" w:hAnsi="맑은 고딕" w:hint="eastAsia"/>
          <w:sz w:val="22"/>
          <w:szCs w:val="22"/>
        </w:rPr>
        <w:t xml:space="preserve"> 구매 및 매출정보가 정상적으로</w:t>
      </w:r>
      <w:r w:rsidR="00696374">
        <w:rPr>
          <w:rFonts w:ascii="맑은 고딕" w:eastAsia="맑은 고딕" w:hAnsi="맑은 고딕"/>
          <w:sz w:val="22"/>
          <w:szCs w:val="22"/>
        </w:rPr>
        <w:t xml:space="preserve"> </w:t>
      </w:r>
      <w:r w:rsidR="00696374">
        <w:rPr>
          <w:rFonts w:ascii="맑은 고딕" w:eastAsia="맑은 고딕" w:hAnsi="맑은 고딕" w:hint="eastAsia"/>
          <w:sz w:val="22"/>
          <w:szCs w:val="22"/>
        </w:rPr>
        <w:t>인터페이스 된</w:t>
      </w:r>
      <w:r>
        <w:rPr>
          <w:rFonts w:ascii="맑은 고딕" w:eastAsia="맑은 고딕" w:hAnsi="맑은 고딕" w:hint="eastAsia"/>
          <w:sz w:val="22"/>
          <w:szCs w:val="22"/>
        </w:rPr>
        <w:t xml:space="preserve"> F</w:t>
      </w:r>
      <w:r>
        <w:rPr>
          <w:rFonts w:ascii="맑은 고딕" w:eastAsia="맑은 고딕" w:hAnsi="맑은 고딕"/>
          <w:sz w:val="22"/>
          <w:szCs w:val="22"/>
        </w:rPr>
        <w:t xml:space="preserve">TA </w:t>
      </w:r>
      <w:r>
        <w:rPr>
          <w:rFonts w:ascii="맑은 고딕" w:eastAsia="맑은 고딕" w:hAnsi="맑은 고딕" w:hint="eastAsia"/>
          <w:sz w:val="22"/>
          <w:szCs w:val="22"/>
        </w:rPr>
        <w:t xml:space="preserve">원산지관리 시스템에 </w:t>
      </w:r>
      <w:r w:rsidR="00696374">
        <w:rPr>
          <w:rFonts w:ascii="맑은 고딕" w:eastAsia="맑은 고딕" w:hAnsi="맑은 고딕" w:hint="eastAsia"/>
          <w:sz w:val="22"/>
          <w:szCs w:val="22"/>
        </w:rPr>
        <w:t>기록</w:t>
      </w:r>
      <w:r w:rsidR="00DA2C57">
        <w:rPr>
          <w:rFonts w:ascii="맑은 고딕" w:eastAsia="맑은 고딕" w:hAnsi="맑은 고딕" w:hint="eastAsia"/>
          <w:sz w:val="22"/>
          <w:szCs w:val="22"/>
        </w:rPr>
        <w:t xml:space="preserve"> 및</w:t>
      </w:r>
      <w:r w:rsidR="00FB6983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696374">
        <w:rPr>
          <w:rFonts w:ascii="맑은 고딕" w:eastAsia="맑은 고딕" w:hAnsi="맑은 고딕" w:hint="eastAsia"/>
          <w:sz w:val="22"/>
          <w:szCs w:val="22"/>
        </w:rPr>
        <w:t>관리한다.</w:t>
      </w:r>
    </w:p>
    <w:p w14:paraId="262ACD70" w14:textId="1712A113" w:rsidR="00835124" w:rsidRDefault="007C0DB1" w:rsidP="00835124">
      <w:pPr>
        <w:rPr>
          <w:rFonts w:ascii="맑은 고딕" w:eastAsia="맑은 고딕" w:hAnsi="맑은 고딕"/>
          <w:sz w:val="22"/>
          <w:szCs w:val="22"/>
        </w:rPr>
      </w:pPr>
      <w:proofErr w:type="gramStart"/>
      <w:r>
        <w:rPr>
          <w:rFonts w:ascii="맑은 고딕" w:eastAsia="맑은 고딕" w:hAnsi="맑은 고딕" w:hint="eastAsia"/>
          <w:sz w:val="22"/>
          <w:szCs w:val="22"/>
        </w:rPr>
        <w:t xml:space="preserve">제 </w:t>
      </w:r>
      <w:r>
        <w:rPr>
          <w:rFonts w:ascii="맑은 고딕" w:eastAsia="맑은 고딕" w:hAnsi="맑은 고딕"/>
          <w:sz w:val="22"/>
          <w:szCs w:val="22"/>
        </w:rPr>
        <w:t>6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조 </w:t>
      </w:r>
      <w:r w:rsidR="00D535B2">
        <w:rPr>
          <w:rFonts w:ascii="맑은 고딕" w:eastAsia="맑은 고딕" w:hAnsi="맑은 고딕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기록</w:t>
      </w:r>
      <w:r w:rsidR="00D535B2">
        <w:rPr>
          <w:rFonts w:ascii="맑은 고딕" w:eastAsia="맑은 고딕" w:hAnsi="맑은 고딕" w:hint="eastAsia"/>
          <w:sz w:val="22"/>
          <w:szCs w:val="22"/>
        </w:rPr>
        <w:t>)</w:t>
      </w:r>
    </w:p>
    <w:p w14:paraId="073D7518" w14:textId="77777777" w:rsidR="0065347B" w:rsidRDefault="0065347B" w:rsidP="00835124">
      <w:pPr>
        <w:rPr>
          <w:rFonts w:ascii="맑은 고딕" w:eastAsia="맑은 고딕" w:hAnsi="맑은 고딕"/>
          <w:sz w:val="22"/>
          <w:szCs w:val="22"/>
        </w:rPr>
      </w:pPr>
    </w:p>
    <w:p w14:paraId="19C82CEA" w14:textId="77777777" w:rsidR="003108C5" w:rsidRDefault="003108C5" w:rsidP="00835124">
      <w:pPr>
        <w:rPr>
          <w:rFonts w:ascii="맑은 고딕" w:eastAsia="맑은 고딕" w:hAnsi="맑은 고딕"/>
          <w:sz w:val="22"/>
          <w:szCs w:val="22"/>
        </w:rPr>
      </w:pPr>
    </w:p>
    <w:p w14:paraId="4E42D5FE" w14:textId="10FE7925" w:rsidR="00B4505A" w:rsidRDefault="00B4505A" w:rsidP="00835124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본 지침에서 발생되는 문서는</w:t>
      </w:r>
      <w:r>
        <w:rPr>
          <w:rFonts w:ascii="맑은 고딕" w:eastAsia="맑은 고딕" w:hAnsi="맑은 고딕"/>
          <w:sz w:val="22"/>
          <w:szCs w:val="22"/>
        </w:rPr>
        <w:t xml:space="preserve"> FTA</w:t>
      </w:r>
      <w:r w:rsidR="00E36834">
        <w:rPr>
          <w:rFonts w:ascii="맑은 고딕" w:eastAsia="맑은 고딕" w:hAnsi="맑은 고딕" w:hint="eastAsia"/>
          <w:sz w:val="22"/>
          <w:szCs w:val="22"/>
        </w:rPr>
        <w:t>사후검증 대응을 위해</w:t>
      </w:r>
      <w:r w:rsidR="00CB2D49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아래와 같이 보관하여야 한다.</w:t>
      </w:r>
    </w:p>
    <w:tbl>
      <w:tblPr>
        <w:tblW w:w="10270" w:type="dxa"/>
        <w:tblInd w:w="7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8"/>
        <w:gridCol w:w="1620"/>
        <w:gridCol w:w="2160"/>
        <w:gridCol w:w="3322"/>
      </w:tblGrid>
      <w:tr w:rsidR="002C562E" w:rsidRPr="002C562E" w14:paraId="6AC6CFAC" w14:textId="77777777" w:rsidTr="00DB5D6C">
        <w:tc>
          <w:tcPr>
            <w:tcW w:w="3168" w:type="dxa"/>
            <w:tcBorders>
              <w:top w:val="single" w:sz="2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 w14:paraId="5D7D3E87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proofErr w:type="spellStart"/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기록명</w:t>
            </w:r>
            <w:proofErr w:type="spellEnd"/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 w14:paraId="28D4B795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최소보관기간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 w14:paraId="0393903F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기록 매체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 w14:paraId="4F116E71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보관책임자</w:t>
            </w:r>
          </w:p>
        </w:tc>
      </w:tr>
      <w:tr w:rsidR="002C562E" w:rsidRPr="002C562E" w14:paraId="2E954988" w14:textId="77777777" w:rsidTr="00DB5D6C">
        <w:tc>
          <w:tcPr>
            <w:tcW w:w="3168" w:type="dxa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19E587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원산지(포괄)확인서</w:t>
            </w:r>
          </w:p>
        </w:tc>
        <w:tc>
          <w:tcPr>
            <w:tcW w:w="1620" w:type="dxa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87698C" w14:textId="77777777" w:rsidR="002C562E" w:rsidRPr="002C562E" w:rsidRDefault="002C562E" w:rsidP="002C562E">
            <w:pPr>
              <w:widowControl/>
              <w:wordWrap/>
              <w:adjustRightInd/>
              <w:spacing w:after="120" w:line="10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5년</w:t>
            </w:r>
          </w:p>
        </w:tc>
        <w:tc>
          <w:tcPr>
            <w:tcW w:w="2160" w:type="dxa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E90338" w14:textId="1D246D2A" w:rsidR="002C562E" w:rsidRPr="002C562E" w:rsidRDefault="002C562E" w:rsidP="002C562E">
            <w:pPr>
              <w:widowControl/>
              <w:wordWrap/>
              <w:adjustRightInd/>
              <w:spacing w:after="120" w:line="10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전산화일</w:t>
            </w:r>
          </w:p>
        </w:tc>
        <w:tc>
          <w:tcPr>
            <w:tcW w:w="3322" w:type="dxa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2D2947" w14:textId="6F0BBDCF" w:rsidR="002C562E" w:rsidRPr="002C562E" w:rsidRDefault="00F87846" w:rsidP="00F87846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F</w:t>
            </w:r>
            <w:r w:rsidRPr="00D91460">
              <w:rPr>
                <w:rFonts w:asciiTheme="majorHAnsi" w:eastAsiaTheme="majorHAnsi" w:hAnsiTheme="majorHAnsi" w:cs="굴림"/>
                <w:sz w:val="20"/>
                <w:szCs w:val="20"/>
              </w:rPr>
              <w:t xml:space="preserve">TA </w:t>
            </w:r>
            <w:r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유관부서</w:t>
            </w:r>
          </w:p>
        </w:tc>
      </w:tr>
      <w:tr w:rsidR="002C562E" w:rsidRPr="002C562E" w14:paraId="2061AF53" w14:textId="77777777" w:rsidTr="00DB5D6C">
        <w:tc>
          <w:tcPr>
            <w:tcW w:w="3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32BDD9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원산지 소명서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AA06B3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5년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CFC4D7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전산화일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BF2E57" w14:textId="2F5F0800" w:rsidR="002C562E" w:rsidRPr="002C562E" w:rsidRDefault="00F87846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F</w:t>
            </w:r>
            <w:r w:rsidRPr="00D91460">
              <w:rPr>
                <w:rFonts w:asciiTheme="majorHAnsi" w:eastAsiaTheme="majorHAnsi" w:hAnsiTheme="majorHAnsi" w:cs="굴림"/>
                <w:sz w:val="20"/>
                <w:szCs w:val="20"/>
              </w:rPr>
              <w:t xml:space="preserve">TA </w:t>
            </w:r>
            <w:r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유관부서</w:t>
            </w:r>
          </w:p>
        </w:tc>
      </w:tr>
      <w:tr w:rsidR="002C562E" w:rsidRPr="002C562E" w14:paraId="5D27E398" w14:textId="77777777" w:rsidTr="00DB5D6C">
        <w:tc>
          <w:tcPr>
            <w:tcW w:w="3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8FD665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원산지증명서 서명카드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20D953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영구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3E2FED" w14:textId="78C7EFD8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전산화일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C16AB7" w14:textId="24ED1C52" w:rsidR="002C562E" w:rsidRPr="002C562E" w:rsidRDefault="00F87846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F</w:t>
            </w:r>
            <w:r w:rsidRPr="00D91460">
              <w:rPr>
                <w:rFonts w:asciiTheme="majorHAnsi" w:eastAsiaTheme="majorHAnsi" w:hAnsiTheme="majorHAnsi" w:cs="굴림"/>
                <w:sz w:val="20"/>
                <w:szCs w:val="20"/>
              </w:rPr>
              <w:t xml:space="preserve">TA </w:t>
            </w:r>
            <w:r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유관부서</w:t>
            </w:r>
          </w:p>
        </w:tc>
      </w:tr>
      <w:tr w:rsidR="002C562E" w:rsidRPr="002C562E" w14:paraId="44109A3B" w14:textId="77777777" w:rsidTr="00DB5D6C">
        <w:tc>
          <w:tcPr>
            <w:tcW w:w="3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531476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ind w:firstLineChars="150" w:firstLine="300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소요부품명세서(FTA-BOM)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44CF54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5년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D2A8E6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전산화일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A6622A" w14:textId="6E04C723" w:rsidR="002C562E" w:rsidRPr="002C562E" w:rsidRDefault="00F87846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F</w:t>
            </w:r>
            <w:r w:rsidRPr="00D91460">
              <w:rPr>
                <w:rFonts w:asciiTheme="majorHAnsi" w:eastAsiaTheme="majorHAnsi" w:hAnsiTheme="majorHAnsi" w:cs="굴림"/>
                <w:sz w:val="20"/>
                <w:szCs w:val="20"/>
              </w:rPr>
              <w:t xml:space="preserve">TA </w:t>
            </w:r>
            <w:r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유관부서</w:t>
            </w:r>
            <w:r w:rsidR="00DB5D6C"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,</w:t>
            </w:r>
            <w:r w:rsidR="00DB5D6C" w:rsidRPr="00D91460">
              <w:rPr>
                <w:rFonts w:asciiTheme="majorHAnsi" w:eastAsiaTheme="majorHAnsi" w:hAnsiTheme="majorHAnsi" w:cs="굴림"/>
                <w:sz w:val="20"/>
                <w:szCs w:val="20"/>
              </w:rPr>
              <w:t xml:space="preserve"> </w:t>
            </w:r>
            <w:r w:rsidR="00DB5D6C"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생산운영 유관부서</w:t>
            </w:r>
          </w:p>
        </w:tc>
      </w:tr>
      <w:tr w:rsidR="002C562E" w:rsidRPr="002C562E" w14:paraId="392CD36E" w14:textId="77777777" w:rsidTr="00DB5D6C">
        <w:tc>
          <w:tcPr>
            <w:tcW w:w="3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F9B362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제조공정도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63A14D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5년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2FD3A0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전산화일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D673FF" w14:textId="58EFF4C1" w:rsidR="002C562E" w:rsidRPr="002C562E" w:rsidRDefault="00F87846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F</w:t>
            </w:r>
            <w:r w:rsidRPr="00D91460">
              <w:rPr>
                <w:rFonts w:asciiTheme="majorHAnsi" w:eastAsiaTheme="majorHAnsi" w:hAnsiTheme="majorHAnsi" w:cs="굴림"/>
                <w:sz w:val="20"/>
                <w:szCs w:val="20"/>
              </w:rPr>
              <w:t xml:space="preserve">TA </w:t>
            </w:r>
            <w:r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유관부서</w:t>
            </w:r>
            <w:r w:rsidR="00DB5D6C"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,</w:t>
            </w:r>
            <w:r w:rsidR="00DB5D6C" w:rsidRPr="00D91460">
              <w:rPr>
                <w:rFonts w:asciiTheme="majorHAnsi" w:eastAsiaTheme="majorHAnsi" w:hAnsiTheme="majorHAnsi" w:cs="굴림"/>
                <w:sz w:val="20"/>
                <w:szCs w:val="20"/>
              </w:rPr>
              <w:t xml:space="preserve"> </w:t>
            </w:r>
            <w:r w:rsidR="00DB5D6C"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생산기술 유관부서</w:t>
            </w:r>
          </w:p>
        </w:tc>
      </w:tr>
      <w:tr w:rsidR="002C562E" w:rsidRPr="002C562E" w14:paraId="6376EC00" w14:textId="77777777" w:rsidTr="00DB5D6C">
        <w:tc>
          <w:tcPr>
            <w:tcW w:w="3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B7FBFB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제품(수출품목) 원가산출내역서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4A7791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5년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D9D609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전산화일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F4E160" w14:textId="5FBDD424" w:rsidR="002C562E" w:rsidRPr="002C562E" w:rsidRDefault="00F87846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F</w:t>
            </w:r>
            <w:r w:rsidRPr="00D91460">
              <w:rPr>
                <w:rFonts w:asciiTheme="majorHAnsi" w:eastAsiaTheme="majorHAnsi" w:hAnsiTheme="majorHAnsi" w:cs="굴림"/>
                <w:sz w:val="20"/>
                <w:szCs w:val="20"/>
              </w:rPr>
              <w:t xml:space="preserve">TA </w:t>
            </w:r>
            <w:r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유관부서</w:t>
            </w:r>
            <w:r w:rsidR="0079328E"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,</w:t>
            </w:r>
            <w:r w:rsidR="0079328E" w:rsidRPr="00D91460">
              <w:rPr>
                <w:rFonts w:asciiTheme="majorHAnsi" w:eastAsiaTheme="majorHAnsi" w:hAnsiTheme="majorHAnsi" w:cs="굴림"/>
                <w:sz w:val="20"/>
                <w:szCs w:val="20"/>
              </w:rPr>
              <w:t xml:space="preserve"> </w:t>
            </w:r>
            <w:r w:rsidR="0079328E"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원가관리 유관부서</w:t>
            </w:r>
          </w:p>
        </w:tc>
      </w:tr>
      <w:tr w:rsidR="002C562E" w:rsidRPr="002C562E" w14:paraId="422BB38B" w14:textId="77777777" w:rsidTr="00DB5D6C">
        <w:tc>
          <w:tcPr>
            <w:tcW w:w="3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48AAD1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구매처 원산지(포괄)확인서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CE0691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5년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DEBF11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전산화일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54D993" w14:textId="0ACF864B" w:rsidR="002C562E" w:rsidRPr="002C562E" w:rsidRDefault="00F87846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F</w:t>
            </w:r>
            <w:r w:rsidRPr="00D91460">
              <w:rPr>
                <w:rFonts w:asciiTheme="majorHAnsi" w:eastAsiaTheme="majorHAnsi" w:hAnsiTheme="majorHAnsi" w:cs="굴림"/>
                <w:sz w:val="20"/>
                <w:szCs w:val="20"/>
              </w:rPr>
              <w:t xml:space="preserve">TA </w:t>
            </w:r>
            <w:r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유관부서</w:t>
            </w:r>
            <w:r w:rsidR="0079328E"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,</w:t>
            </w:r>
            <w:r w:rsidR="0079328E" w:rsidRPr="00D91460">
              <w:rPr>
                <w:rFonts w:asciiTheme="majorHAnsi" w:eastAsiaTheme="majorHAnsi" w:hAnsiTheme="majorHAnsi" w:cs="굴림"/>
                <w:sz w:val="20"/>
                <w:szCs w:val="20"/>
              </w:rPr>
              <w:t xml:space="preserve"> </w:t>
            </w:r>
            <w:r w:rsidR="0079328E"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구매 유관부서</w:t>
            </w:r>
          </w:p>
        </w:tc>
      </w:tr>
      <w:tr w:rsidR="002C562E" w:rsidRPr="002C562E" w14:paraId="276BCBD9" w14:textId="77777777" w:rsidTr="00DB5D6C">
        <w:tc>
          <w:tcPr>
            <w:tcW w:w="3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93BEDA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원산지증명서 발급대장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0D857D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5년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C6F382" w14:textId="77777777" w:rsidR="002C562E" w:rsidRPr="002C562E" w:rsidRDefault="002C562E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2C562E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전산화일</w:t>
            </w:r>
          </w:p>
        </w:tc>
        <w:tc>
          <w:tcPr>
            <w:tcW w:w="3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78C009" w14:textId="24ABFB7C" w:rsidR="002C562E" w:rsidRPr="002C562E" w:rsidRDefault="00F87846" w:rsidP="002C562E">
            <w:pPr>
              <w:widowControl/>
              <w:wordWrap/>
              <w:adjustRightInd/>
              <w:spacing w:after="120" w:line="255" w:lineRule="atLeast"/>
              <w:jc w:val="center"/>
              <w:textAlignment w:val="auto"/>
              <w:rPr>
                <w:rFonts w:asciiTheme="majorHAnsi" w:eastAsiaTheme="majorHAnsi" w:hAnsiTheme="majorHAnsi" w:cs="굴림"/>
                <w:sz w:val="20"/>
                <w:szCs w:val="20"/>
              </w:rPr>
            </w:pPr>
            <w:r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F</w:t>
            </w:r>
            <w:r w:rsidRPr="00D91460">
              <w:rPr>
                <w:rFonts w:asciiTheme="majorHAnsi" w:eastAsiaTheme="majorHAnsi" w:hAnsiTheme="majorHAnsi" w:cs="굴림"/>
                <w:sz w:val="20"/>
                <w:szCs w:val="20"/>
              </w:rPr>
              <w:t xml:space="preserve">TA </w:t>
            </w:r>
            <w:r w:rsidRPr="00D91460">
              <w:rPr>
                <w:rFonts w:asciiTheme="majorHAnsi" w:eastAsiaTheme="majorHAnsi" w:hAnsiTheme="majorHAnsi" w:cs="굴림" w:hint="eastAsia"/>
                <w:sz w:val="20"/>
                <w:szCs w:val="20"/>
              </w:rPr>
              <w:t>유관부서</w:t>
            </w:r>
          </w:p>
        </w:tc>
      </w:tr>
    </w:tbl>
    <w:p w14:paraId="547FA202" w14:textId="77777777" w:rsidR="002C562E" w:rsidRDefault="002C562E" w:rsidP="00835124">
      <w:pPr>
        <w:rPr>
          <w:rFonts w:ascii="맑은 고딕" w:eastAsia="맑은 고딕" w:hAnsi="맑은 고딕"/>
          <w:sz w:val="22"/>
          <w:szCs w:val="22"/>
        </w:rPr>
      </w:pPr>
    </w:p>
    <w:p w14:paraId="01D64588" w14:textId="77777777" w:rsidR="007C0DB1" w:rsidRDefault="007C0DB1" w:rsidP="00835124">
      <w:pPr>
        <w:rPr>
          <w:rFonts w:ascii="맑은 고딕" w:eastAsia="맑은 고딕" w:hAnsi="맑은 고딕"/>
          <w:sz w:val="22"/>
          <w:szCs w:val="22"/>
        </w:rPr>
      </w:pPr>
    </w:p>
    <w:p w14:paraId="1CDC6618" w14:textId="77777777" w:rsidR="00125414" w:rsidRPr="00604300" w:rsidRDefault="00125414" w:rsidP="00125414">
      <w:pPr>
        <w:spacing w:line="300" w:lineRule="atLeast"/>
        <w:ind w:firstLineChars="100" w:firstLine="240"/>
        <w:rPr>
          <w:rFonts w:ascii="맑은 고딕" w:eastAsia="맑은 고딕" w:hAnsi="맑은 고딕"/>
        </w:rPr>
      </w:pPr>
      <w:r w:rsidRPr="00604300">
        <w:rPr>
          <w:rFonts w:ascii="맑은 고딕" w:eastAsia="맑은 고딕" w:hAnsi="맑은 고딕" w:hint="eastAsia"/>
        </w:rPr>
        <w:t>부   칙</w:t>
      </w:r>
    </w:p>
    <w:p w14:paraId="4E4564AF" w14:textId="21B47460" w:rsidR="00125414" w:rsidRDefault="00125414" w:rsidP="00125414">
      <w:pPr>
        <w:ind w:leftChars="100" w:left="240" w:firstLineChars="200" w:firstLine="480"/>
        <w:rPr>
          <w:rFonts w:ascii="맑은 고딕" w:eastAsia="맑은 고딕" w:hAnsi="맑은 고딕"/>
          <w:color w:val="000000"/>
          <w:sz w:val="22"/>
          <w:szCs w:val="22"/>
        </w:rPr>
      </w:pPr>
      <w:r w:rsidRPr="00604300">
        <w:rPr>
          <w:rFonts w:ascii="맑은 고딕" w:eastAsia="맑은 고딕" w:hAnsi="맑은 고딕" w:hint="eastAsia"/>
        </w:rPr>
        <w:t>본 규정은 202</w:t>
      </w:r>
      <w:r>
        <w:rPr>
          <w:rFonts w:ascii="맑은 고딕" w:eastAsia="맑은 고딕" w:hAnsi="맑은 고딕"/>
        </w:rPr>
        <w:t>2</w:t>
      </w:r>
      <w:r w:rsidRPr="00604300">
        <w:rPr>
          <w:rFonts w:ascii="맑은 고딕" w:eastAsia="맑은 고딕" w:hAnsi="맑은 고딕" w:hint="eastAsia"/>
        </w:rPr>
        <w:t xml:space="preserve">년 </w:t>
      </w:r>
      <w:r w:rsidR="005F1F55">
        <w:rPr>
          <w:rFonts w:ascii="맑은 고딕" w:eastAsia="맑은 고딕" w:hAnsi="맑은 고딕"/>
        </w:rPr>
        <w:t>12</w:t>
      </w:r>
      <w:r w:rsidRPr="00604300">
        <w:rPr>
          <w:rFonts w:ascii="맑은 고딕" w:eastAsia="맑은 고딕" w:hAnsi="맑은 고딕" w:hint="eastAsia"/>
        </w:rPr>
        <w:t xml:space="preserve">월 </w:t>
      </w:r>
      <w:r>
        <w:rPr>
          <w:rFonts w:ascii="맑은 고딕" w:eastAsia="맑은 고딕" w:hAnsi="맑은 고딕"/>
        </w:rPr>
        <w:t>1</w:t>
      </w:r>
      <w:r w:rsidRPr="00604300">
        <w:rPr>
          <w:rFonts w:ascii="맑은 고딕" w:eastAsia="맑은 고딕" w:hAnsi="맑은 고딕" w:hint="eastAsia"/>
        </w:rPr>
        <w:t>일부터 시행한다.</w:t>
      </w:r>
    </w:p>
    <w:p w14:paraId="6F8043A3" w14:textId="2E6929FB" w:rsidR="00835124" w:rsidRDefault="00835124" w:rsidP="00835124">
      <w:pPr>
        <w:rPr>
          <w:rFonts w:ascii="맑은 고딕" w:eastAsia="맑은 고딕" w:hAnsi="맑은 고딕"/>
          <w:bCs/>
          <w:sz w:val="22"/>
          <w:szCs w:val="22"/>
        </w:rPr>
      </w:pPr>
    </w:p>
    <w:p w14:paraId="7864E4CD" w14:textId="77777777" w:rsidR="00D27C84" w:rsidRPr="00E7392D" w:rsidRDefault="00D27C84" w:rsidP="00D27C84">
      <w:pPr>
        <w:ind w:leftChars="400" w:left="96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br/>
      </w:r>
    </w:p>
    <w:p w14:paraId="51AA8615" w14:textId="77777777" w:rsidR="00D27C84" w:rsidRPr="006B28C6" w:rsidRDefault="00D27C84" w:rsidP="006B28C6">
      <w:pPr>
        <w:rPr>
          <w:rFonts w:ascii="맑은 고딕" w:eastAsia="맑은 고딕" w:hAnsi="맑은 고딕"/>
          <w:sz w:val="22"/>
          <w:szCs w:val="22"/>
        </w:rPr>
      </w:pPr>
    </w:p>
    <w:p w14:paraId="15E6A5FA" w14:textId="77777777" w:rsidR="00D27C84" w:rsidRPr="00D27C84" w:rsidRDefault="00D27C84" w:rsidP="00D27C84">
      <w:pPr>
        <w:pStyle w:val="a8"/>
        <w:ind w:leftChars="0" w:left="760"/>
        <w:rPr>
          <w:rFonts w:ascii="맑은 고딕" w:eastAsia="맑은 고딕" w:hAnsi="맑은 고딕"/>
          <w:sz w:val="22"/>
          <w:szCs w:val="22"/>
        </w:rPr>
      </w:pPr>
    </w:p>
    <w:p w14:paraId="4C7A3333" w14:textId="77777777" w:rsidR="00D27C84" w:rsidRPr="00D27C84" w:rsidRDefault="00D27C84" w:rsidP="00D27C84">
      <w:pPr>
        <w:ind w:left="1080"/>
        <w:rPr>
          <w:rFonts w:ascii="맑은 고딕" w:eastAsia="맑은 고딕" w:hAnsi="맑은 고딕"/>
          <w:sz w:val="22"/>
          <w:szCs w:val="22"/>
        </w:rPr>
      </w:pPr>
    </w:p>
    <w:p w14:paraId="070AFB08" w14:textId="77777777" w:rsidR="00D27C84" w:rsidRPr="00D27C84" w:rsidRDefault="00D27C84" w:rsidP="00D27C84">
      <w:pPr>
        <w:ind w:left="720"/>
        <w:rPr>
          <w:rFonts w:ascii="맑은 고딕" w:eastAsia="맑은 고딕" w:hAnsi="맑은 고딕"/>
          <w:sz w:val="22"/>
          <w:szCs w:val="22"/>
        </w:rPr>
      </w:pPr>
    </w:p>
    <w:p w14:paraId="4B4D0AAB" w14:textId="77777777" w:rsidR="00D27C84" w:rsidRDefault="00D27C84" w:rsidP="00D27C84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p w14:paraId="3A75C788" w14:textId="77777777" w:rsidR="008947DD" w:rsidRDefault="008947DD" w:rsidP="00D27C84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</w:p>
    <w:p w14:paraId="433118F7" w14:textId="77777777" w:rsidR="008947DD" w:rsidRDefault="008947DD" w:rsidP="00D27C84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</w:p>
    <w:p w14:paraId="73BE38DB" w14:textId="77777777" w:rsidR="00834C21" w:rsidRDefault="00834C21" w:rsidP="00CF67C5">
      <w:pPr>
        <w:rPr>
          <w:rFonts w:ascii="맑은 고딕" w:eastAsia="맑은 고딕" w:hAnsi="맑은 고딕"/>
          <w:sz w:val="22"/>
          <w:szCs w:val="22"/>
        </w:rPr>
      </w:pPr>
    </w:p>
    <w:p w14:paraId="04BF4BCF" w14:textId="77777777" w:rsidR="008C48C2" w:rsidRDefault="008C48C2" w:rsidP="00CF67C5">
      <w:pPr>
        <w:rPr>
          <w:rFonts w:ascii="맑은 고딕" w:eastAsia="맑은 고딕" w:hAnsi="맑은 고딕"/>
          <w:sz w:val="22"/>
          <w:szCs w:val="22"/>
        </w:rPr>
      </w:pPr>
    </w:p>
    <w:p w14:paraId="5E06BAC1" w14:textId="77777777" w:rsidR="008C48C2" w:rsidRDefault="008C48C2" w:rsidP="00CF67C5">
      <w:pPr>
        <w:rPr>
          <w:rFonts w:ascii="맑은 고딕" w:eastAsia="맑은 고딕" w:hAnsi="맑은 고딕"/>
          <w:sz w:val="22"/>
          <w:szCs w:val="22"/>
        </w:rPr>
      </w:pPr>
    </w:p>
    <w:p w14:paraId="39DD485C" w14:textId="77777777" w:rsidR="008C48C2" w:rsidRDefault="008C48C2" w:rsidP="00CF67C5">
      <w:pPr>
        <w:rPr>
          <w:rFonts w:ascii="맑은 고딕" w:eastAsia="맑은 고딕" w:hAnsi="맑은 고딕"/>
          <w:sz w:val="22"/>
          <w:szCs w:val="22"/>
        </w:rPr>
      </w:pPr>
    </w:p>
    <w:p w14:paraId="28C1F4AF" w14:textId="77777777" w:rsidR="00D801B7" w:rsidRDefault="00D801B7" w:rsidP="00CF67C5">
      <w:pPr>
        <w:rPr>
          <w:rFonts w:ascii="맑은 고딕" w:eastAsia="맑은 고딕" w:hAnsi="맑은 고딕"/>
          <w:sz w:val="22"/>
          <w:szCs w:val="22"/>
        </w:rPr>
      </w:pPr>
    </w:p>
    <w:p w14:paraId="6D4BCCF8" w14:textId="77777777" w:rsidR="008C48C2" w:rsidRDefault="008C48C2" w:rsidP="00CF67C5">
      <w:pPr>
        <w:rPr>
          <w:rFonts w:ascii="맑은 고딕" w:eastAsia="맑은 고딕" w:hAnsi="맑은 고딕"/>
          <w:sz w:val="22"/>
          <w:szCs w:val="22"/>
        </w:rPr>
      </w:pPr>
    </w:p>
    <w:p w14:paraId="6628C053" w14:textId="77777777" w:rsidR="008C48C2" w:rsidRDefault="008C48C2" w:rsidP="00CF67C5">
      <w:pPr>
        <w:rPr>
          <w:rFonts w:ascii="맑은 고딕" w:eastAsia="맑은 고딕" w:hAnsi="맑은 고딕"/>
          <w:sz w:val="22"/>
          <w:szCs w:val="22"/>
        </w:rPr>
      </w:pPr>
    </w:p>
    <w:p w14:paraId="414D378E" w14:textId="77777777" w:rsidR="008C48C2" w:rsidRPr="00CF67C5" w:rsidRDefault="008C48C2" w:rsidP="00CF67C5">
      <w:pPr>
        <w:rPr>
          <w:rFonts w:ascii="맑은 고딕" w:eastAsia="맑은 고딕" w:hAnsi="맑은 고딕"/>
          <w:sz w:val="22"/>
          <w:szCs w:val="22"/>
        </w:rPr>
      </w:pPr>
    </w:p>
    <w:p w14:paraId="4782E326" w14:textId="4DA11392" w:rsidR="008947DD" w:rsidRPr="00DC3188" w:rsidRDefault="00DC3188" w:rsidP="00DC3188">
      <w:pPr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[별표 </w:t>
      </w:r>
      <w:r>
        <w:rPr>
          <w:rFonts w:ascii="맑은 고딕" w:eastAsia="맑은 고딕" w:hAnsi="맑은 고딕"/>
          <w:sz w:val="22"/>
          <w:szCs w:val="22"/>
        </w:rPr>
        <w:t xml:space="preserve">1] </w:t>
      </w:r>
      <w:r w:rsidR="009F3EAF" w:rsidRPr="00DC3188">
        <w:rPr>
          <w:rFonts w:ascii="맑은 고딕" w:eastAsia="맑은 고딕" w:hAnsi="맑은 고딕" w:hint="eastAsia"/>
          <w:sz w:val="22"/>
          <w:szCs w:val="22"/>
        </w:rPr>
        <w:t>원산지(포괄)확인서</w:t>
      </w:r>
    </w:p>
    <w:p w14:paraId="1F2AB61C" w14:textId="05806291" w:rsidR="009F3EAF" w:rsidRDefault="0E8628BA" w:rsidP="009F3EAF">
      <w:pPr>
        <w:rPr>
          <w:rFonts w:ascii="맑은 고딕" w:eastAsia="맑은 고딕" w:hAnsi="맑은 고딕"/>
          <w:sz w:val="22"/>
          <w:szCs w:val="22"/>
        </w:rPr>
      </w:pPr>
      <w:r>
        <w:rPr>
          <w:noProof/>
        </w:rPr>
        <w:drawing>
          <wp:inline distT="0" distB="0" distL="0" distR="0" wp14:anchorId="2951FB7E" wp14:editId="5AAA682F">
            <wp:extent cx="8023961" cy="5667058"/>
            <wp:effectExtent l="0" t="254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23961" cy="566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D249" w14:textId="77777777" w:rsidR="009F3EAF" w:rsidRDefault="009F3EAF" w:rsidP="009F3EAF">
      <w:pPr>
        <w:rPr>
          <w:rFonts w:ascii="맑은 고딕" w:eastAsia="맑은 고딕" w:hAnsi="맑은 고딕"/>
          <w:sz w:val="22"/>
          <w:szCs w:val="22"/>
        </w:rPr>
      </w:pPr>
    </w:p>
    <w:p w14:paraId="1388E739" w14:textId="1FA4C060" w:rsidR="009F3EAF" w:rsidRPr="00DC3188" w:rsidRDefault="00DC3188" w:rsidP="00DC3188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[별표 </w:t>
      </w:r>
      <w:r>
        <w:rPr>
          <w:rFonts w:ascii="맑은 고딕" w:eastAsia="맑은 고딕" w:hAnsi="맑은 고딕"/>
          <w:sz w:val="22"/>
          <w:szCs w:val="22"/>
        </w:rPr>
        <w:t xml:space="preserve">2] </w:t>
      </w:r>
      <w:proofErr w:type="spellStart"/>
      <w:r w:rsidR="00CF67C5" w:rsidRPr="00DC3188">
        <w:rPr>
          <w:rFonts w:ascii="맑은 고딕" w:eastAsia="맑은 고딕" w:hAnsi="맑은 고딕" w:hint="eastAsia"/>
          <w:sz w:val="22"/>
          <w:szCs w:val="22"/>
        </w:rPr>
        <w:t>원산지소명서</w:t>
      </w:r>
      <w:proofErr w:type="spellEnd"/>
    </w:p>
    <w:p w14:paraId="0C4BD2F4" w14:textId="246A96EC" w:rsidR="00B540CA" w:rsidRDefault="7FDC9FD7" w:rsidP="00B540CA">
      <w:pPr>
        <w:ind w:left="1080"/>
        <w:rPr>
          <w:rFonts w:ascii="맑은 고딕" w:eastAsia="맑은 고딕" w:hAnsi="맑은 고딕"/>
          <w:sz w:val="22"/>
          <w:szCs w:val="22"/>
        </w:rPr>
      </w:pPr>
      <w:r>
        <w:rPr>
          <w:noProof/>
        </w:rPr>
        <w:drawing>
          <wp:inline distT="0" distB="0" distL="0" distR="0" wp14:anchorId="282CA8D7" wp14:editId="5D061024">
            <wp:extent cx="7332034" cy="5184460"/>
            <wp:effectExtent l="6985" t="0" r="0" b="0"/>
            <wp:docPr id="7" name="그림 7" descr="텍스트, 장치, 온도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32034" cy="518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681D" w14:textId="77777777" w:rsidR="0023157B" w:rsidRDefault="0023157B" w:rsidP="00B540CA">
      <w:pPr>
        <w:ind w:left="1080"/>
        <w:rPr>
          <w:rFonts w:ascii="맑은 고딕" w:eastAsia="맑은 고딕" w:hAnsi="맑은 고딕"/>
          <w:sz w:val="22"/>
          <w:szCs w:val="22"/>
        </w:rPr>
      </w:pPr>
    </w:p>
    <w:p w14:paraId="7460907C" w14:textId="77777777" w:rsidR="0023157B" w:rsidRDefault="0023157B" w:rsidP="00B540CA">
      <w:pPr>
        <w:ind w:left="1080"/>
        <w:rPr>
          <w:rFonts w:ascii="맑은 고딕" w:eastAsia="맑은 고딕" w:hAnsi="맑은 고딕"/>
          <w:sz w:val="22"/>
          <w:szCs w:val="22"/>
        </w:rPr>
      </w:pPr>
    </w:p>
    <w:p w14:paraId="404D144F" w14:textId="77777777" w:rsidR="0023157B" w:rsidRDefault="0023157B" w:rsidP="00B540CA">
      <w:pPr>
        <w:ind w:left="1080"/>
        <w:rPr>
          <w:rFonts w:ascii="맑은 고딕" w:eastAsia="맑은 고딕" w:hAnsi="맑은 고딕"/>
          <w:sz w:val="22"/>
          <w:szCs w:val="22"/>
        </w:rPr>
      </w:pPr>
    </w:p>
    <w:p w14:paraId="5544EAB3" w14:textId="5CC441F2" w:rsidR="0023157B" w:rsidRPr="00DC3188" w:rsidRDefault="0023157B" w:rsidP="00DC3188">
      <w:pPr>
        <w:rPr>
          <w:rFonts w:ascii="맑은 고딕" w:eastAsia="맑은 고딕" w:hAnsi="맑은 고딕"/>
          <w:sz w:val="22"/>
          <w:szCs w:val="22"/>
        </w:rPr>
      </w:pPr>
      <w:r w:rsidRPr="00C02645">
        <w:rPr>
          <w:noProof/>
        </w:rPr>
        <w:drawing>
          <wp:anchor distT="0" distB="0" distL="114300" distR="114300" simplePos="0" relativeHeight="251658240" behindDoc="0" locked="0" layoutInCell="1" allowOverlap="1" wp14:anchorId="524704A1" wp14:editId="0F00FAC6">
            <wp:simplePos x="0" y="0"/>
            <wp:positionH relativeFrom="margin">
              <wp:align>left</wp:align>
            </wp:positionH>
            <wp:positionV relativeFrom="paragraph">
              <wp:posOffset>236855</wp:posOffset>
            </wp:positionV>
            <wp:extent cx="6076950" cy="7635497"/>
            <wp:effectExtent l="0" t="0" r="0" b="3810"/>
            <wp:wrapNone/>
            <wp:docPr id="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86" t="10783" r="60129" b="20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386" cy="7637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188">
        <w:rPr>
          <w:rFonts w:ascii="맑은 고딕" w:eastAsia="맑은 고딕" w:hAnsi="맑은 고딕" w:hint="eastAsia"/>
          <w:sz w:val="22"/>
          <w:szCs w:val="22"/>
        </w:rPr>
        <w:t xml:space="preserve">[별표 </w:t>
      </w:r>
      <w:r w:rsidR="00DC3188">
        <w:rPr>
          <w:rFonts w:ascii="맑은 고딕" w:eastAsia="맑은 고딕" w:hAnsi="맑은 고딕"/>
          <w:sz w:val="22"/>
          <w:szCs w:val="22"/>
        </w:rPr>
        <w:t xml:space="preserve">3] </w:t>
      </w:r>
      <w:r w:rsidRPr="00DC3188">
        <w:rPr>
          <w:rFonts w:ascii="맑은 고딕" w:eastAsia="맑은 고딕" w:hAnsi="맑은 고딕" w:hint="eastAsia"/>
          <w:sz w:val="22"/>
          <w:szCs w:val="22"/>
        </w:rPr>
        <w:t>원산지증명서 서명카드</w:t>
      </w:r>
    </w:p>
    <w:p w14:paraId="7634E64E" w14:textId="0B505EB6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399A704C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4E42C04B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01DBC7BA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2E9F8977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1E29419E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02F48A4C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57D4F5E6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7CFA2C41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791A9C08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29A5694D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3A49834C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4ED41AB4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4512492A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7A47B850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639E9D84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47CA60F4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392C7B80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385A62C0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3CD9F6CA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1A2B5BA0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5F0A52D6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1367CADF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64B7DB4E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5223EFBD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6ABFB4C2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5A339D86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6A86F33A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39F9C55D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54FA7585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40590DB4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57FF1524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3C93379C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202DB33B" w14:textId="77777777" w:rsidR="0023157B" w:rsidRDefault="0023157B" w:rsidP="0023157B">
      <w:pPr>
        <w:rPr>
          <w:rFonts w:ascii="맑은 고딕" w:eastAsia="맑은 고딕" w:hAnsi="맑은 고딕"/>
          <w:sz w:val="22"/>
          <w:szCs w:val="22"/>
        </w:rPr>
      </w:pPr>
    </w:p>
    <w:p w14:paraId="4B418552" w14:textId="68F6B5E3" w:rsidR="0023157B" w:rsidRPr="00DC3188" w:rsidRDefault="00DC3188" w:rsidP="00DC3188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[별표 </w:t>
      </w:r>
      <w:r>
        <w:rPr>
          <w:rFonts w:ascii="맑은 고딕" w:eastAsia="맑은 고딕" w:hAnsi="맑은 고딕"/>
          <w:sz w:val="22"/>
          <w:szCs w:val="22"/>
        </w:rPr>
        <w:t xml:space="preserve">4] </w:t>
      </w:r>
      <w:r w:rsidR="0023157B" w:rsidRPr="00DC3188">
        <w:rPr>
          <w:rFonts w:ascii="맑은 고딕" w:eastAsia="맑은 고딕" w:hAnsi="맑은 고딕" w:hint="eastAsia"/>
          <w:sz w:val="22"/>
          <w:szCs w:val="22"/>
        </w:rPr>
        <w:t>소요부품명세서(</w:t>
      </w:r>
      <w:r w:rsidR="0023157B" w:rsidRPr="00DC3188">
        <w:rPr>
          <w:rFonts w:ascii="맑은 고딕" w:eastAsia="맑은 고딕" w:hAnsi="맑은 고딕"/>
          <w:sz w:val="22"/>
          <w:szCs w:val="22"/>
        </w:rPr>
        <w:t>FTA BOM)</w:t>
      </w:r>
    </w:p>
    <w:p w14:paraId="629B439C" w14:textId="7F0968AE" w:rsidR="00D12E5B" w:rsidRDefault="00D12E5B" w:rsidP="00D12E5B">
      <w:pPr>
        <w:rPr>
          <w:rFonts w:ascii="맑은 고딕" w:eastAsia="맑은 고딕" w:hAnsi="맑은 고딕"/>
          <w:sz w:val="22"/>
          <w:szCs w:val="22"/>
        </w:rPr>
      </w:pPr>
      <w:r w:rsidRPr="00D12E5B">
        <w:rPr>
          <w:rFonts w:ascii="맑은 고딕" w:eastAsia="맑은 고딕" w:hAnsi="맑은 고딕"/>
          <w:noProof/>
          <w:sz w:val="22"/>
          <w:szCs w:val="22"/>
        </w:rPr>
        <w:drawing>
          <wp:inline distT="0" distB="0" distL="0" distR="0" wp14:anchorId="2701E1B6" wp14:editId="6FACEAE0">
            <wp:extent cx="6287770" cy="3848100"/>
            <wp:effectExtent l="0" t="0" r="0" b="0"/>
            <wp:docPr id="8" name="그림 8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테이블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DD26" w14:textId="77777777" w:rsidR="00280142" w:rsidRDefault="00280142" w:rsidP="00D12E5B">
      <w:pPr>
        <w:rPr>
          <w:rFonts w:ascii="맑은 고딕" w:eastAsia="맑은 고딕" w:hAnsi="맑은 고딕"/>
          <w:sz w:val="22"/>
          <w:szCs w:val="22"/>
        </w:rPr>
      </w:pPr>
    </w:p>
    <w:p w14:paraId="348C76BA" w14:textId="7EF6FA4F" w:rsidR="00280142" w:rsidRPr="00DC3188" w:rsidRDefault="00DC3188" w:rsidP="00DC3188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[별표 </w:t>
      </w:r>
      <w:r>
        <w:rPr>
          <w:rFonts w:ascii="맑은 고딕" w:eastAsia="맑은 고딕" w:hAnsi="맑은 고딕"/>
          <w:sz w:val="22"/>
          <w:szCs w:val="22"/>
        </w:rPr>
        <w:t xml:space="preserve">5] </w:t>
      </w:r>
      <w:r w:rsidR="00280142" w:rsidRPr="00DC3188">
        <w:rPr>
          <w:rFonts w:ascii="맑은 고딕" w:eastAsia="맑은 고딕" w:hAnsi="맑은 고딕" w:hint="eastAsia"/>
          <w:sz w:val="22"/>
          <w:szCs w:val="22"/>
        </w:rPr>
        <w:t>제조공정도</w:t>
      </w:r>
    </w:p>
    <w:p w14:paraId="14D22553" w14:textId="6CE1F5B3" w:rsidR="00280142" w:rsidRDefault="00E92394" w:rsidP="00280142">
      <w:pPr>
        <w:rPr>
          <w:rFonts w:ascii="맑은 고딕" w:eastAsia="맑은 고딕" w:hAnsi="맑은 고딕"/>
          <w:sz w:val="22"/>
          <w:szCs w:val="22"/>
        </w:rPr>
      </w:pPr>
      <w:r w:rsidRPr="00E92394">
        <w:rPr>
          <w:rFonts w:ascii="맑은 고딕" w:eastAsia="맑은 고딕" w:hAnsi="맑은 고딕"/>
          <w:noProof/>
          <w:sz w:val="22"/>
          <w:szCs w:val="22"/>
        </w:rPr>
        <w:drawing>
          <wp:inline distT="0" distB="0" distL="0" distR="0" wp14:anchorId="339BBDC1" wp14:editId="3ECB42A5">
            <wp:extent cx="6257925" cy="3667125"/>
            <wp:effectExtent l="0" t="0" r="9525" b="9525"/>
            <wp:docPr id="9" name="그림 9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테이블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2821" w14:textId="77777777" w:rsidR="0034600E" w:rsidRDefault="0034600E" w:rsidP="00280142">
      <w:pPr>
        <w:rPr>
          <w:rFonts w:ascii="맑은 고딕" w:eastAsia="맑은 고딕" w:hAnsi="맑은 고딕"/>
          <w:sz w:val="22"/>
          <w:szCs w:val="22"/>
        </w:rPr>
      </w:pPr>
    </w:p>
    <w:p w14:paraId="70D1B6A6" w14:textId="4F2E725E" w:rsidR="0034600E" w:rsidRPr="00125414" w:rsidRDefault="00125414" w:rsidP="00125414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[별표 </w:t>
      </w:r>
      <w:r>
        <w:rPr>
          <w:rFonts w:ascii="맑은 고딕" w:eastAsia="맑은 고딕" w:hAnsi="맑은 고딕"/>
          <w:sz w:val="22"/>
          <w:szCs w:val="22"/>
        </w:rPr>
        <w:t xml:space="preserve">6] </w:t>
      </w:r>
      <w:r w:rsidR="0034600E" w:rsidRPr="00125414">
        <w:rPr>
          <w:rFonts w:ascii="맑은 고딕" w:eastAsia="맑은 고딕" w:hAnsi="맑은 고딕" w:hint="eastAsia"/>
          <w:sz w:val="22"/>
          <w:szCs w:val="22"/>
        </w:rPr>
        <w:t>원산지증명서 발급대장</w:t>
      </w:r>
    </w:p>
    <w:p w14:paraId="59DF476F" w14:textId="02693B11" w:rsidR="00D21FC9" w:rsidRDefault="2474820B" w:rsidP="00D21FC9">
      <w:pPr>
        <w:rPr>
          <w:rFonts w:ascii="맑은 고딕" w:eastAsia="맑은 고딕" w:hAnsi="맑은 고딕"/>
          <w:sz w:val="22"/>
          <w:szCs w:val="22"/>
        </w:rPr>
      </w:pPr>
      <w:r>
        <w:rPr>
          <w:noProof/>
        </w:rPr>
        <w:drawing>
          <wp:inline distT="0" distB="0" distL="0" distR="0" wp14:anchorId="1A0BBF10" wp14:editId="01D210A6">
            <wp:extent cx="7884478" cy="5614356"/>
            <wp:effectExtent l="0" t="7938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84478" cy="561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3BF9" w14:textId="77777777" w:rsidR="00E661CA" w:rsidRDefault="00E661CA" w:rsidP="00D21FC9">
      <w:pPr>
        <w:rPr>
          <w:rFonts w:ascii="맑은 고딕" w:eastAsia="맑은 고딕" w:hAnsi="맑은 고딕"/>
          <w:sz w:val="22"/>
          <w:szCs w:val="22"/>
        </w:rPr>
      </w:pPr>
    </w:p>
    <w:p w14:paraId="35DADAB9" w14:textId="44D828D4" w:rsidR="00E661CA" w:rsidRPr="00125414" w:rsidRDefault="00125414" w:rsidP="00125414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[</w:t>
      </w:r>
      <w:r>
        <w:rPr>
          <w:rFonts w:ascii="맑은 고딕" w:eastAsia="맑은 고딕" w:hAnsi="맑은 고딕" w:hint="eastAsia"/>
          <w:sz w:val="22"/>
          <w:szCs w:val="22"/>
        </w:rPr>
        <w:t xml:space="preserve">별표 </w:t>
      </w:r>
      <w:r>
        <w:rPr>
          <w:rFonts w:ascii="맑은 고딕" w:eastAsia="맑은 고딕" w:hAnsi="맑은 고딕"/>
          <w:sz w:val="22"/>
          <w:szCs w:val="22"/>
        </w:rPr>
        <w:t xml:space="preserve">7] </w:t>
      </w:r>
      <w:r w:rsidR="00E661CA" w:rsidRPr="00125414">
        <w:rPr>
          <w:rFonts w:ascii="맑은 고딕" w:eastAsia="맑은 고딕" w:hAnsi="맑은 고딕" w:hint="eastAsia"/>
          <w:sz w:val="22"/>
          <w:szCs w:val="22"/>
        </w:rPr>
        <w:t>F</w:t>
      </w:r>
      <w:r w:rsidR="00E661CA" w:rsidRPr="00125414">
        <w:rPr>
          <w:rFonts w:ascii="맑은 고딕" w:eastAsia="맑은 고딕" w:hAnsi="맑은 고딕"/>
          <w:sz w:val="22"/>
          <w:szCs w:val="22"/>
        </w:rPr>
        <w:t xml:space="preserve">TA </w:t>
      </w:r>
      <w:r w:rsidR="00E661CA" w:rsidRPr="00125414">
        <w:rPr>
          <w:rFonts w:ascii="맑은 고딕" w:eastAsia="맑은 고딕" w:hAnsi="맑은 고딕" w:hint="eastAsia"/>
          <w:sz w:val="22"/>
          <w:szCs w:val="22"/>
        </w:rPr>
        <w:t>업무프로세스</w:t>
      </w:r>
    </w:p>
    <w:p w14:paraId="11E2DA03" w14:textId="020CA4CE" w:rsidR="00E661CA" w:rsidRDefault="00802709" w:rsidP="00E661CA">
      <w:pPr>
        <w:rPr>
          <w:rFonts w:ascii="맑은 고딕" w:eastAsia="맑은 고딕" w:hAnsi="맑은 고딕"/>
          <w:sz w:val="22"/>
          <w:szCs w:val="22"/>
        </w:rPr>
      </w:pPr>
      <w:r w:rsidRPr="00802709">
        <w:rPr>
          <w:rFonts w:ascii="맑은 고딕" w:eastAsia="맑은 고딕" w:hAnsi="맑은 고딕"/>
          <w:noProof/>
          <w:sz w:val="22"/>
          <w:szCs w:val="22"/>
        </w:rPr>
        <w:drawing>
          <wp:inline distT="0" distB="0" distL="0" distR="0" wp14:anchorId="3B7CB234" wp14:editId="4B0ADA8C">
            <wp:extent cx="6219825" cy="3848735"/>
            <wp:effectExtent l="0" t="0" r="952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8A4C" w14:textId="707454BA" w:rsidR="00CB5C3D" w:rsidRDefault="00C076BE" w:rsidP="00E661CA">
      <w:pPr>
        <w:rPr>
          <w:rFonts w:ascii="맑은 고딕" w:eastAsia="맑은 고딕" w:hAnsi="맑은 고딕"/>
          <w:sz w:val="22"/>
          <w:szCs w:val="22"/>
        </w:rPr>
      </w:pPr>
      <w:r w:rsidRPr="00C076BE">
        <w:rPr>
          <w:rFonts w:ascii="맑은 고딕" w:eastAsia="맑은 고딕" w:hAnsi="맑은 고딕"/>
          <w:noProof/>
          <w:sz w:val="22"/>
          <w:szCs w:val="22"/>
        </w:rPr>
        <w:drawing>
          <wp:inline distT="0" distB="0" distL="0" distR="0" wp14:anchorId="39E34B6C" wp14:editId="1E561B64">
            <wp:extent cx="6219825" cy="4183380"/>
            <wp:effectExtent l="0" t="0" r="9525" b="762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0F91" w14:textId="77777777" w:rsidR="00486083" w:rsidRDefault="00486083" w:rsidP="00E661CA">
      <w:pPr>
        <w:rPr>
          <w:rFonts w:ascii="맑은 고딕" w:eastAsia="맑은 고딕" w:hAnsi="맑은 고딕"/>
          <w:sz w:val="22"/>
          <w:szCs w:val="22"/>
        </w:rPr>
      </w:pPr>
    </w:p>
    <w:p w14:paraId="439EC640" w14:textId="77777777" w:rsidR="00486083" w:rsidRDefault="00486083" w:rsidP="00E661CA">
      <w:pPr>
        <w:rPr>
          <w:rFonts w:ascii="맑은 고딕" w:eastAsia="맑은 고딕" w:hAnsi="맑은 고딕"/>
          <w:sz w:val="22"/>
          <w:szCs w:val="22"/>
        </w:rPr>
      </w:pPr>
    </w:p>
    <w:p w14:paraId="505C0C75" w14:textId="3EE53C1F" w:rsidR="00486083" w:rsidRDefault="00486083" w:rsidP="00E661CA">
      <w:pPr>
        <w:rPr>
          <w:rFonts w:ascii="맑은 고딕" w:eastAsia="맑은 고딕" w:hAnsi="맑은 고딕"/>
          <w:sz w:val="22"/>
          <w:szCs w:val="22"/>
        </w:rPr>
      </w:pPr>
      <w:r w:rsidRPr="00486083">
        <w:rPr>
          <w:rFonts w:ascii="맑은 고딕" w:eastAsia="맑은 고딕" w:hAnsi="맑은 고딕"/>
          <w:noProof/>
          <w:sz w:val="22"/>
          <w:szCs w:val="22"/>
        </w:rPr>
        <w:drawing>
          <wp:inline distT="0" distB="0" distL="0" distR="0" wp14:anchorId="7B404939" wp14:editId="46DD5676">
            <wp:extent cx="6120130" cy="2648585"/>
            <wp:effectExtent l="0" t="0" r="0" b="0"/>
            <wp:docPr id="13" name="그림 13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 descr="테이블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B180" w14:textId="77777777" w:rsidR="00FD6FF6" w:rsidRDefault="00FD6FF6" w:rsidP="00E661CA">
      <w:pPr>
        <w:rPr>
          <w:rFonts w:ascii="맑은 고딕" w:eastAsia="맑은 고딕" w:hAnsi="맑은 고딕"/>
          <w:sz w:val="22"/>
          <w:szCs w:val="22"/>
        </w:rPr>
      </w:pPr>
    </w:p>
    <w:p w14:paraId="65FF929C" w14:textId="77777777" w:rsidR="00FD6FF6" w:rsidRPr="00604300" w:rsidRDefault="00FD6FF6" w:rsidP="00FD6FF6">
      <w:pPr>
        <w:pStyle w:val="a8"/>
        <w:ind w:leftChars="0" w:left="1080"/>
        <w:rPr>
          <w:rFonts w:ascii="맑은 고딕" w:eastAsia="맑은 고딕" w:hAnsi="맑은 고딕"/>
          <w:sz w:val="22"/>
          <w:szCs w:val="22"/>
        </w:rPr>
      </w:pPr>
    </w:p>
    <w:p w14:paraId="146AF32C" w14:textId="77777777" w:rsidR="00FD6FF6" w:rsidRPr="00FD6FF6" w:rsidRDefault="00FD6FF6" w:rsidP="00E661CA">
      <w:pPr>
        <w:rPr>
          <w:rFonts w:ascii="맑은 고딕" w:eastAsia="맑은 고딕" w:hAnsi="맑은 고딕"/>
          <w:sz w:val="22"/>
          <w:szCs w:val="22"/>
        </w:rPr>
      </w:pPr>
    </w:p>
    <w:sectPr w:rsidR="00FD6FF6" w:rsidRPr="00FD6FF6">
      <w:headerReference w:type="default" r:id="rId20"/>
      <w:footerReference w:type="default" r:id="rId21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41E45" w14:textId="77777777" w:rsidR="00425468" w:rsidRDefault="00425468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60192E64" w14:textId="77777777" w:rsidR="00425468" w:rsidRDefault="00425468" w:rsidP="0099796E">
      <w:pPr>
        <w:spacing w:line="240" w:lineRule="auto"/>
        <w:ind w:left="360"/>
      </w:pPr>
      <w:r>
        <w:continuationSeparator/>
      </w:r>
    </w:p>
  </w:endnote>
  <w:endnote w:type="continuationNotice" w:id="1">
    <w:p w14:paraId="74CE66D9" w14:textId="77777777" w:rsidR="00425468" w:rsidRDefault="0042546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8B98B" w14:textId="77777777" w:rsidR="004F4B23" w:rsidRDefault="004F4B23" w:rsidP="0099796E">
    <w:pPr>
      <w:pStyle w:val="a4"/>
      <w:spacing w:line="300" w:lineRule="atLeast"/>
      <w:ind w:left="360"/>
      <w:rPr>
        <w:sz w:val="22"/>
        <w:szCs w:val="22"/>
      </w:rPr>
    </w:pPr>
  </w:p>
  <w:p w14:paraId="62C2FA7C" w14:textId="77777777" w:rsidR="004F4B23" w:rsidRDefault="0018557A" w:rsidP="0099796E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886F3DB" wp14:editId="2C45E36A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4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.5pt" from=".1pt,0" to="486.1pt,.05pt" w14:anchorId="483114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">
              <v:stroke startarrowwidth="narrow" startarrowlength="short" endarrowwidth="narrow" endarrowlength="short"/>
            </v:line>
          </w:pict>
        </mc:Fallback>
      </mc:AlternateContent>
    </w:r>
    <w:r w:rsidR="004F4B23">
      <w:rPr>
        <w:sz w:val="22"/>
        <w:szCs w:val="22"/>
      </w:rPr>
      <w:t xml:space="preserve"> (</w:t>
    </w:r>
    <w:r w:rsidR="004F4B23">
      <w:rPr>
        <w:rFonts w:hint="eastAsia"/>
        <w:sz w:val="22"/>
        <w:szCs w:val="22"/>
      </w:rPr>
      <w:t>주</w:t>
    </w:r>
    <w:r w:rsidR="004F4B23">
      <w:rPr>
        <w:sz w:val="22"/>
        <w:szCs w:val="22"/>
      </w:rPr>
      <w:t>)</w:t>
    </w:r>
    <w:proofErr w:type="spellStart"/>
    <w:r w:rsidR="004F4B23">
      <w:rPr>
        <w:rFonts w:hint="eastAsia"/>
        <w:sz w:val="22"/>
        <w:szCs w:val="22"/>
      </w:rPr>
      <w:t>센트랄</w:t>
    </w:r>
    <w:proofErr w:type="spellEnd"/>
    <w:r w:rsidR="004F4B23">
      <w:rPr>
        <w:sz w:val="22"/>
        <w:szCs w:val="22"/>
      </w:rPr>
      <w:t xml:space="preserve">(A4)                                                           </w:t>
    </w:r>
    <w:r w:rsidR="004F4B23">
      <w:rPr>
        <w:rFonts w:hint="eastAsia"/>
        <w:sz w:val="22"/>
        <w:szCs w:val="22"/>
      </w:rPr>
      <w:t>서식</w:t>
    </w:r>
    <w:r w:rsidR="004F4B23">
      <w:rPr>
        <w:sz w:val="22"/>
        <w:szCs w:val="22"/>
      </w:rPr>
      <w:t xml:space="preserve"> </w:t>
    </w:r>
    <w:r w:rsidR="004F4B23">
      <w:rPr>
        <w:rFonts w:hint="eastAsia"/>
        <w:sz w:val="22"/>
        <w:szCs w:val="22"/>
      </w:rPr>
      <w:t>I-035-0</w:t>
    </w:r>
  </w:p>
  <w:p w14:paraId="6D1063F3" w14:textId="71805308" w:rsidR="004F4B23" w:rsidRDefault="004F4B23" w:rsidP="0099796E">
    <w:pPr>
      <w:pStyle w:val="a4"/>
      <w:spacing w:line="300" w:lineRule="atLeast"/>
      <w:ind w:left="360"/>
      <w:rPr>
        <w:sz w:val="22"/>
        <w:szCs w:val="22"/>
      </w:rPr>
    </w:pPr>
    <w:r>
      <w:rPr>
        <w:sz w:val="22"/>
        <w:szCs w:val="22"/>
      </w:rPr>
      <w:t xml:space="preserve"> </w:t>
    </w:r>
    <w:r w:rsidR="00463BDE">
      <w:rPr>
        <w:sz w:val="22"/>
        <w:szCs w:val="22"/>
      </w:rPr>
      <w:t>2</w:t>
    </w:r>
    <w:r w:rsidR="001F4F7E">
      <w:rPr>
        <w:sz w:val="22"/>
        <w:szCs w:val="22"/>
      </w:rPr>
      <w:t>2</w:t>
    </w:r>
    <w:r>
      <w:rPr>
        <w:rFonts w:hint="eastAsia"/>
        <w:sz w:val="22"/>
        <w:szCs w:val="22"/>
      </w:rPr>
      <w:t>.</w:t>
    </w:r>
    <w:r w:rsidR="001F4F7E">
      <w:rPr>
        <w:sz w:val="22"/>
        <w:szCs w:val="22"/>
      </w:rPr>
      <w:t>00.00</w:t>
    </w:r>
    <w:r>
      <w:rPr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D322A" w14:textId="77777777" w:rsidR="00425468" w:rsidRDefault="00425468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14FD671A" w14:textId="77777777" w:rsidR="00425468" w:rsidRDefault="00425468" w:rsidP="0099796E">
      <w:pPr>
        <w:spacing w:line="240" w:lineRule="auto"/>
        <w:ind w:left="360"/>
      </w:pPr>
      <w:r>
        <w:continuationSeparator/>
      </w:r>
    </w:p>
  </w:footnote>
  <w:footnote w:type="continuationNotice" w:id="1">
    <w:p w14:paraId="53463E2F" w14:textId="77777777" w:rsidR="00425468" w:rsidRDefault="0042546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F0DBE" w14:textId="77777777" w:rsidR="004F4B23" w:rsidRDefault="0018557A" w:rsidP="0099796E">
    <w:pPr>
      <w:pStyle w:val="a3"/>
      <w:ind w:left="360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50D136AB" wp14:editId="052B297F">
              <wp:simplePos x="0" y="0"/>
              <wp:positionH relativeFrom="column">
                <wp:posOffset>4686935</wp:posOffset>
              </wp:positionH>
              <wp:positionV relativeFrom="paragraph">
                <wp:posOffset>17780</wp:posOffset>
              </wp:positionV>
              <wp:extent cx="1601470" cy="685800"/>
              <wp:effectExtent l="0" t="0" r="0" b="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147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0321E98" w14:textId="5979B333" w:rsidR="004F4B23" w:rsidRPr="00622778" w:rsidRDefault="004F4B23" w:rsidP="00622778">
                          <w:pPr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Pr="00622778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문서번호</w:t>
                          </w: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r w:rsidR="0018557A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:</w:t>
                          </w:r>
                          <w:proofErr w:type="gramEnd"/>
                          <w:r w:rsidR="00D9532F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ins w:id="2" w:author="Jaeho Choi 최재호" w:date="2022-05-23T09:23:00Z">
                            <w:r w:rsidR="0017460D">
                              <w:rPr>
                                <w:rFonts w:ascii="맑은 고딕" w:eastAsia="맑은 고딕" w:hAnsi="맑은 고딕"/>
                                <w:sz w:val="20"/>
                                <w:szCs w:val="20"/>
                              </w:rPr>
                              <w:t>CI-G-12-01</w:t>
                            </w:r>
                          </w:ins>
                        </w:p>
                        <w:p w14:paraId="6DCC72D3" w14:textId="21FCC480" w:rsidR="004F4B23" w:rsidRPr="00622778" w:rsidRDefault="004F4B23" w:rsidP="00622778">
                          <w:pPr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Pr="00622778">
                            <w:rPr>
                              <w:rFonts w:ascii="맑은 고딕" w:eastAsia="맑은 고딕" w:hAnsi="맑은 고딕" w:hint="eastAsia"/>
                              <w:sz w:val="20"/>
                              <w:szCs w:val="20"/>
                            </w:rPr>
                            <w:t>개정번호</w:t>
                          </w:r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:</w:t>
                          </w:r>
                          <w:proofErr w:type="gramEnd"/>
                          <w:r w:rsidRPr="00622778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 xml:space="preserve"> </w:t>
                          </w:r>
                          <w:r w:rsidR="00D9532F">
                            <w:rPr>
                              <w:rFonts w:ascii="맑은 고딕" w:eastAsia="맑은 고딕" w:hAnsi="맑은 고딕"/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D136AB" id="Rectangle 3" o:spid="_x0000_s1026" style="position:absolute;left:0;text-align:left;margin-left:369.05pt;margin-top:1.4pt;width:126.1pt;height:54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" o:allowincell="f" filled="f">
              <v:textbox inset="1pt,1pt,1pt,1pt">
                <w:txbxContent>
                  <w:p w14:paraId="10321E98" w14:textId="5979B333" w:rsidR="004F4B23" w:rsidRPr="00622778" w:rsidRDefault="004F4B23" w:rsidP="00622778">
                    <w:pPr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 w:rsidRPr="00622778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문서번호</w:t>
                    </w: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r w:rsidR="0018557A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:</w:t>
                    </w:r>
                    <w:proofErr w:type="gramEnd"/>
                    <w:r w:rsidR="00D9532F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ins w:id="3" w:author="Jaeho Choi 최재호" w:date="2022-05-23T09:23:00Z">
                      <w:r w:rsidR="0017460D">
                        <w:rPr>
                          <w:rFonts w:ascii="맑은 고딕" w:eastAsia="맑은 고딕" w:hAnsi="맑은 고딕"/>
                          <w:sz w:val="20"/>
                          <w:szCs w:val="20"/>
                        </w:rPr>
                        <w:t>CI-G-12-01</w:t>
                      </w:r>
                    </w:ins>
                  </w:p>
                  <w:p w14:paraId="6DCC72D3" w14:textId="21FCC480" w:rsidR="004F4B23" w:rsidRPr="00622778" w:rsidRDefault="004F4B23" w:rsidP="00622778">
                    <w:pPr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 w:rsidRPr="00622778">
                      <w:rPr>
                        <w:rFonts w:ascii="맑은 고딕" w:eastAsia="맑은 고딕" w:hAnsi="맑은 고딕" w:hint="eastAsia"/>
                        <w:sz w:val="20"/>
                        <w:szCs w:val="20"/>
                      </w:rPr>
                      <w:t>개정번호</w:t>
                    </w:r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:</w:t>
                    </w:r>
                    <w:proofErr w:type="gramEnd"/>
                    <w:r w:rsidRPr="00622778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 xml:space="preserve"> </w:t>
                    </w:r>
                    <w:r w:rsidR="00D9532F">
                      <w:rPr>
                        <w:rFonts w:ascii="맑은 고딕" w:eastAsia="맑은 고딕" w:hAnsi="맑은 고딕"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3E3ABC6" wp14:editId="3041C570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0" t="0" r="0" b="0"/>
              <wp:wrapSquare wrapText="bothSides"/>
              <wp:docPr id="3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C0DFC2C" w14:textId="77777777" w:rsidR="004F4B23" w:rsidRPr="00622778" w:rsidRDefault="004F4B23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 w:rsidRPr="00622778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4F900025" w14:textId="001FC125" w:rsidR="004F4B23" w:rsidRPr="00622778" w:rsidRDefault="004F4B23" w:rsidP="0099796E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 w:rsidRPr="0062277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 w:rsidRPr="00622778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1F4F7E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자유무역협정관리지침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E3ABC6" id="Rectangle 1" o:spid="_x0000_s1027" style="position:absolute;left:0;text-align:left;margin-left:81pt;margin-top:1.35pt;width:288.1pt;height:5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" filled="f">
              <o:lock v:ext="edit" aspectratio="t"/>
              <v:textbox inset="1pt,1pt,1pt,1pt">
                <w:txbxContent>
                  <w:p w14:paraId="4C0DFC2C" w14:textId="77777777" w:rsidR="004F4B23" w:rsidRPr="00622778" w:rsidRDefault="004F4B23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 w:rsidRPr="00622778"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4F900025" w14:textId="001FC125" w:rsidR="004F4B23" w:rsidRPr="00622778" w:rsidRDefault="004F4B23" w:rsidP="0099796E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 w:rsidRPr="0062277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 w:rsidRPr="00622778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1F4F7E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자유무역협정관리지침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64032DA" wp14:editId="47EBB4E1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63B7126" w14:textId="77777777" w:rsidR="004F4B23" w:rsidRDefault="0018557A" w:rsidP="00622778">
                          <w:pPr>
                            <w:spacing w:line="300" w:lineRule="atLeas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0DFDF51" wp14:editId="4786F088">
                                <wp:extent cx="990600" cy="552450"/>
                                <wp:effectExtent l="0" t="0" r="0" b="0"/>
                                <wp:docPr id="5" name="그림 1" descr="CTR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TR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552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4032DA" id="Rectangle 2" o:spid="_x0000_s1028" style="position:absolute;left:0;text-align:left;margin-left:-.1pt;margin-top:1.35pt;width:81.15pt;height:54.0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" o:allowincell="f" filled="f">
              <v:textbox inset="1pt,1pt,1pt,1pt">
                <w:txbxContent>
                  <w:p w14:paraId="763B7126" w14:textId="77777777" w:rsidR="004F4B23" w:rsidRDefault="0018557A" w:rsidP="00622778">
                    <w:pPr>
                      <w:spacing w:line="300" w:lineRule="atLeast"/>
                      <w:rPr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0DFDF51" wp14:editId="4786F088">
                          <wp:extent cx="990600" cy="552450"/>
                          <wp:effectExtent l="0" t="0" r="0" b="0"/>
                          <wp:docPr id="5" name="그림 1" descr="CTR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TR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552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BAF3586" w14:textId="77777777" w:rsidR="004F4B23" w:rsidRDefault="004F4B23" w:rsidP="0099796E">
    <w:pPr>
      <w:pStyle w:val="a3"/>
      <w:ind w:left="360"/>
      <w:rPr>
        <w:sz w:val="20"/>
        <w:szCs w:val="20"/>
      </w:rPr>
    </w:pPr>
  </w:p>
  <w:p w14:paraId="1BA52721" w14:textId="77777777" w:rsidR="004F4B23" w:rsidRDefault="004F4B23" w:rsidP="0099796E">
    <w:pPr>
      <w:pStyle w:val="a3"/>
      <w:ind w:left="360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P A G </w:t>
    </w:r>
    <w:proofErr w:type="gramStart"/>
    <w:r>
      <w:rPr>
        <w:sz w:val="20"/>
        <w:szCs w:val="20"/>
      </w:rPr>
      <w:t>E  :</w:t>
    </w:r>
    <w:proofErr w:type="gramEnd"/>
    <w:r>
      <w:rPr>
        <w:sz w:val="20"/>
        <w:szCs w:val="20"/>
      </w:rPr>
      <w:t xml:space="preserve"> </w:t>
    </w:r>
    <w:r>
      <w:rPr>
        <w:rStyle w:val="a5"/>
        <w:sz w:val="20"/>
        <w:szCs w:val="20"/>
      </w:rPr>
      <w:fldChar w:fldCharType="begin"/>
    </w:r>
    <w:r>
      <w:rPr>
        <w:rStyle w:val="a5"/>
        <w:sz w:val="20"/>
        <w:szCs w:val="20"/>
      </w:rPr>
      <w:instrText xml:space="preserve"> PAGE </w:instrText>
    </w:r>
    <w:r>
      <w:rPr>
        <w:rStyle w:val="a5"/>
        <w:sz w:val="20"/>
        <w:szCs w:val="20"/>
      </w:rPr>
      <w:fldChar w:fldCharType="separate"/>
    </w:r>
    <w:r w:rsidR="00C515F2">
      <w:rPr>
        <w:rStyle w:val="a5"/>
        <w:noProof/>
        <w:sz w:val="20"/>
        <w:szCs w:val="20"/>
      </w:rPr>
      <w:t>2</w:t>
    </w:r>
    <w:r>
      <w:rPr>
        <w:rStyle w:val="a5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7AF1"/>
    <w:multiLevelType w:val="multilevel"/>
    <w:tmpl w:val="71C4088A"/>
    <w:lvl w:ilvl="0">
      <w:start w:val="1"/>
      <w:numFmt w:val="decimal"/>
      <w:lvlText w:val="(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2064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3408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5112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6456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816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9504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1208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2552" w:hanging="1800"/>
      </w:pPr>
      <w:rPr>
        <w:rFonts w:hint="default"/>
      </w:rPr>
    </w:lvl>
  </w:abstractNum>
  <w:abstractNum w:abstractNumId="1" w15:restartNumberingAfterBreak="0">
    <w:nsid w:val="079B082D"/>
    <w:multiLevelType w:val="hybridMultilevel"/>
    <w:tmpl w:val="30A0C35A"/>
    <w:lvl w:ilvl="0" w:tplc="2B00F2F4">
      <w:start w:val="1"/>
      <w:numFmt w:val="decimal"/>
      <w:lvlText w:val="(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2" w15:restartNumberingAfterBreak="0">
    <w:nsid w:val="0E312840"/>
    <w:multiLevelType w:val="multilevel"/>
    <w:tmpl w:val="B340233A"/>
    <w:lvl w:ilvl="0">
      <w:start w:val="2"/>
      <w:numFmt w:val="decimal"/>
      <w:lvlText w:val="(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13BE0E24"/>
    <w:multiLevelType w:val="hybridMultilevel"/>
    <w:tmpl w:val="64CC47BE"/>
    <w:lvl w:ilvl="0" w:tplc="929E2414">
      <w:start w:val="1"/>
      <w:numFmt w:val="decimal"/>
      <w:lvlText w:val="(%1)"/>
      <w:lvlJc w:val="left"/>
      <w:pPr>
        <w:ind w:left="13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84" w:hanging="400"/>
      </w:pPr>
    </w:lvl>
    <w:lvl w:ilvl="2" w:tplc="0409001B" w:tentative="1">
      <w:start w:val="1"/>
      <w:numFmt w:val="lowerRoman"/>
      <w:lvlText w:val="%3."/>
      <w:lvlJc w:val="right"/>
      <w:pPr>
        <w:ind w:left="2184" w:hanging="400"/>
      </w:pPr>
    </w:lvl>
    <w:lvl w:ilvl="3" w:tplc="0409000F" w:tentative="1">
      <w:start w:val="1"/>
      <w:numFmt w:val="decimal"/>
      <w:lvlText w:val="%4."/>
      <w:lvlJc w:val="left"/>
      <w:pPr>
        <w:ind w:left="2584" w:hanging="400"/>
      </w:pPr>
    </w:lvl>
    <w:lvl w:ilvl="4" w:tplc="04090019" w:tentative="1">
      <w:start w:val="1"/>
      <w:numFmt w:val="upperLetter"/>
      <w:lvlText w:val="%5."/>
      <w:lvlJc w:val="left"/>
      <w:pPr>
        <w:ind w:left="2984" w:hanging="400"/>
      </w:pPr>
    </w:lvl>
    <w:lvl w:ilvl="5" w:tplc="0409001B" w:tentative="1">
      <w:start w:val="1"/>
      <w:numFmt w:val="lowerRoman"/>
      <w:lvlText w:val="%6."/>
      <w:lvlJc w:val="right"/>
      <w:pPr>
        <w:ind w:left="3384" w:hanging="400"/>
      </w:pPr>
    </w:lvl>
    <w:lvl w:ilvl="6" w:tplc="0409000F" w:tentative="1">
      <w:start w:val="1"/>
      <w:numFmt w:val="decimal"/>
      <w:lvlText w:val="%7."/>
      <w:lvlJc w:val="left"/>
      <w:pPr>
        <w:ind w:left="3784" w:hanging="400"/>
      </w:pPr>
    </w:lvl>
    <w:lvl w:ilvl="7" w:tplc="04090019" w:tentative="1">
      <w:start w:val="1"/>
      <w:numFmt w:val="upperLetter"/>
      <w:lvlText w:val="%8."/>
      <w:lvlJc w:val="left"/>
      <w:pPr>
        <w:ind w:left="4184" w:hanging="400"/>
      </w:pPr>
    </w:lvl>
    <w:lvl w:ilvl="8" w:tplc="0409001B" w:tentative="1">
      <w:start w:val="1"/>
      <w:numFmt w:val="lowerRoman"/>
      <w:lvlText w:val="%9."/>
      <w:lvlJc w:val="right"/>
      <w:pPr>
        <w:ind w:left="4584" w:hanging="400"/>
      </w:pPr>
    </w:lvl>
  </w:abstractNum>
  <w:abstractNum w:abstractNumId="4" w15:restartNumberingAfterBreak="0">
    <w:nsid w:val="179B5C90"/>
    <w:multiLevelType w:val="hybridMultilevel"/>
    <w:tmpl w:val="B5ECCB64"/>
    <w:lvl w:ilvl="0" w:tplc="79089D9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960" w:hanging="400"/>
      </w:pPr>
    </w:lvl>
    <w:lvl w:ilvl="2" w:tplc="0409001B" w:tentative="1">
      <w:start w:val="1"/>
      <w:numFmt w:val="lowerRoman"/>
      <w:lvlText w:val="%3."/>
      <w:lvlJc w:val="right"/>
      <w:pPr>
        <w:ind w:left="3360" w:hanging="400"/>
      </w:pPr>
    </w:lvl>
    <w:lvl w:ilvl="3" w:tplc="0409000F" w:tentative="1">
      <w:start w:val="1"/>
      <w:numFmt w:val="decimal"/>
      <w:lvlText w:val="%4."/>
      <w:lvlJc w:val="left"/>
      <w:pPr>
        <w:ind w:left="3760" w:hanging="400"/>
      </w:pPr>
    </w:lvl>
    <w:lvl w:ilvl="4" w:tplc="04090019" w:tentative="1">
      <w:start w:val="1"/>
      <w:numFmt w:val="upperLetter"/>
      <w:lvlText w:val="%5."/>
      <w:lvlJc w:val="left"/>
      <w:pPr>
        <w:ind w:left="4160" w:hanging="400"/>
      </w:pPr>
    </w:lvl>
    <w:lvl w:ilvl="5" w:tplc="0409001B" w:tentative="1">
      <w:start w:val="1"/>
      <w:numFmt w:val="lowerRoman"/>
      <w:lvlText w:val="%6."/>
      <w:lvlJc w:val="right"/>
      <w:pPr>
        <w:ind w:left="4560" w:hanging="400"/>
      </w:pPr>
    </w:lvl>
    <w:lvl w:ilvl="6" w:tplc="0409000F" w:tentative="1">
      <w:start w:val="1"/>
      <w:numFmt w:val="decimal"/>
      <w:lvlText w:val="%7."/>
      <w:lvlJc w:val="left"/>
      <w:pPr>
        <w:ind w:left="4960" w:hanging="400"/>
      </w:pPr>
    </w:lvl>
    <w:lvl w:ilvl="7" w:tplc="04090019" w:tentative="1">
      <w:start w:val="1"/>
      <w:numFmt w:val="upperLetter"/>
      <w:lvlText w:val="%8."/>
      <w:lvlJc w:val="left"/>
      <w:pPr>
        <w:ind w:left="5360" w:hanging="400"/>
      </w:pPr>
    </w:lvl>
    <w:lvl w:ilvl="8" w:tplc="0409001B" w:tentative="1">
      <w:start w:val="1"/>
      <w:numFmt w:val="lowerRoman"/>
      <w:lvlText w:val="%9."/>
      <w:lvlJc w:val="right"/>
      <w:pPr>
        <w:ind w:left="5760" w:hanging="400"/>
      </w:pPr>
    </w:lvl>
  </w:abstractNum>
  <w:abstractNum w:abstractNumId="5" w15:restartNumberingAfterBreak="0">
    <w:nsid w:val="1E12613B"/>
    <w:multiLevelType w:val="hybridMultilevel"/>
    <w:tmpl w:val="BC905E7C"/>
    <w:lvl w:ilvl="0" w:tplc="9A0AE61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9A09E0"/>
    <w:multiLevelType w:val="hybridMultilevel"/>
    <w:tmpl w:val="E1586A0C"/>
    <w:lvl w:ilvl="0" w:tplc="EBF229B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217A6E60"/>
    <w:multiLevelType w:val="multilevel"/>
    <w:tmpl w:val="3E965A88"/>
    <w:lvl w:ilvl="0">
      <w:start w:val="1"/>
      <w:numFmt w:val="decimal"/>
      <w:lvlText w:val="(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25795232"/>
    <w:multiLevelType w:val="hybridMultilevel"/>
    <w:tmpl w:val="CF86C392"/>
    <w:lvl w:ilvl="0" w:tplc="30A6DF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7FE74D1"/>
    <w:multiLevelType w:val="multilevel"/>
    <w:tmpl w:val="783C0976"/>
    <w:lvl w:ilvl="0">
      <w:start w:val="1"/>
      <w:numFmt w:val="decimal"/>
      <w:lvlText w:val="(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82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92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438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548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69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804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950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0600" w:hanging="1800"/>
      </w:pPr>
      <w:rPr>
        <w:rFonts w:hint="default"/>
      </w:rPr>
    </w:lvl>
  </w:abstractNum>
  <w:abstractNum w:abstractNumId="10" w15:restartNumberingAfterBreak="0">
    <w:nsid w:val="2D543034"/>
    <w:multiLevelType w:val="hybridMultilevel"/>
    <w:tmpl w:val="3BCC6C0E"/>
    <w:lvl w:ilvl="0" w:tplc="1AF2275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00" w:hanging="400"/>
      </w:pPr>
    </w:lvl>
    <w:lvl w:ilvl="2" w:tplc="0409001B" w:tentative="1">
      <w:start w:val="1"/>
      <w:numFmt w:val="lowerRoman"/>
      <w:lvlText w:val="%3."/>
      <w:lvlJc w:val="right"/>
      <w:pPr>
        <w:ind w:left="3000" w:hanging="400"/>
      </w:pPr>
    </w:lvl>
    <w:lvl w:ilvl="3" w:tplc="0409000F" w:tentative="1">
      <w:start w:val="1"/>
      <w:numFmt w:val="decimal"/>
      <w:lvlText w:val="%4."/>
      <w:lvlJc w:val="left"/>
      <w:pPr>
        <w:ind w:left="3400" w:hanging="400"/>
      </w:pPr>
    </w:lvl>
    <w:lvl w:ilvl="4" w:tplc="04090019" w:tentative="1">
      <w:start w:val="1"/>
      <w:numFmt w:val="upperLetter"/>
      <w:lvlText w:val="%5."/>
      <w:lvlJc w:val="left"/>
      <w:pPr>
        <w:ind w:left="3800" w:hanging="400"/>
      </w:pPr>
    </w:lvl>
    <w:lvl w:ilvl="5" w:tplc="0409001B" w:tentative="1">
      <w:start w:val="1"/>
      <w:numFmt w:val="lowerRoman"/>
      <w:lvlText w:val="%6."/>
      <w:lvlJc w:val="right"/>
      <w:pPr>
        <w:ind w:left="4200" w:hanging="400"/>
      </w:pPr>
    </w:lvl>
    <w:lvl w:ilvl="6" w:tplc="0409000F" w:tentative="1">
      <w:start w:val="1"/>
      <w:numFmt w:val="decimal"/>
      <w:lvlText w:val="%7."/>
      <w:lvlJc w:val="left"/>
      <w:pPr>
        <w:ind w:left="4600" w:hanging="400"/>
      </w:pPr>
    </w:lvl>
    <w:lvl w:ilvl="7" w:tplc="04090019" w:tentative="1">
      <w:start w:val="1"/>
      <w:numFmt w:val="upperLetter"/>
      <w:lvlText w:val="%8."/>
      <w:lvlJc w:val="left"/>
      <w:pPr>
        <w:ind w:left="5000" w:hanging="400"/>
      </w:pPr>
    </w:lvl>
    <w:lvl w:ilvl="8" w:tplc="0409001B" w:tentative="1">
      <w:start w:val="1"/>
      <w:numFmt w:val="lowerRoman"/>
      <w:lvlText w:val="%9."/>
      <w:lvlJc w:val="right"/>
      <w:pPr>
        <w:ind w:left="5400" w:hanging="400"/>
      </w:pPr>
    </w:lvl>
  </w:abstractNum>
  <w:abstractNum w:abstractNumId="11" w15:restartNumberingAfterBreak="0">
    <w:nsid w:val="2FA75A39"/>
    <w:multiLevelType w:val="hybridMultilevel"/>
    <w:tmpl w:val="84A8A948"/>
    <w:lvl w:ilvl="0" w:tplc="657E0B2A">
      <w:start w:val="1"/>
      <w:numFmt w:val="decimal"/>
      <w:lvlText w:val="(%1.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00" w:hanging="400"/>
      </w:pPr>
    </w:lvl>
    <w:lvl w:ilvl="2" w:tplc="0409001B" w:tentative="1">
      <w:start w:val="1"/>
      <w:numFmt w:val="lowerRoman"/>
      <w:lvlText w:val="%3."/>
      <w:lvlJc w:val="right"/>
      <w:pPr>
        <w:ind w:left="3000" w:hanging="400"/>
      </w:pPr>
    </w:lvl>
    <w:lvl w:ilvl="3" w:tplc="0409000F" w:tentative="1">
      <w:start w:val="1"/>
      <w:numFmt w:val="decimal"/>
      <w:lvlText w:val="%4."/>
      <w:lvlJc w:val="left"/>
      <w:pPr>
        <w:ind w:left="3400" w:hanging="400"/>
      </w:pPr>
    </w:lvl>
    <w:lvl w:ilvl="4" w:tplc="04090019" w:tentative="1">
      <w:start w:val="1"/>
      <w:numFmt w:val="upperLetter"/>
      <w:lvlText w:val="%5."/>
      <w:lvlJc w:val="left"/>
      <w:pPr>
        <w:ind w:left="3800" w:hanging="400"/>
      </w:pPr>
    </w:lvl>
    <w:lvl w:ilvl="5" w:tplc="0409001B" w:tentative="1">
      <w:start w:val="1"/>
      <w:numFmt w:val="lowerRoman"/>
      <w:lvlText w:val="%6."/>
      <w:lvlJc w:val="right"/>
      <w:pPr>
        <w:ind w:left="4200" w:hanging="400"/>
      </w:pPr>
    </w:lvl>
    <w:lvl w:ilvl="6" w:tplc="0409000F" w:tentative="1">
      <w:start w:val="1"/>
      <w:numFmt w:val="decimal"/>
      <w:lvlText w:val="%7."/>
      <w:lvlJc w:val="left"/>
      <w:pPr>
        <w:ind w:left="4600" w:hanging="400"/>
      </w:pPr>
    </w:lvl>
    <w:lvl w:ilvl="7" w:tplc="04090019" w:tentative="1">
      <w:start w:val="1"/>
      <w:numFmt w:val="upperLetter"/>
      <w:lvlText w:val="%8."/>
      <w:lvlJc w:val="left"/>
      <w:pPr>
        <w:ind w:left="5000" w:hanging="400"/>
      </w:pPr>
    </w:lvl>
    <w:lvl w:ilvl="8" w:tplc="0409001B" w:tentative="1">
      <w:start w:val="1"/>
      <w:numFmt w:val="lowerRoman"/>
      <w:lvlText w:val="%9."/>
      <w:lvlJc w:val="right"/>
      <w:pPr>
        <w:ind w:left="5400" w:hanging="400"/>
      </w:pPr>
    </w:lvl>
  </w:abstractNum>
  <w:abstractNum w:abstractNumId="12" w15:restartNumberingAfterBreak="0">
    <w:nsid w:val="2FC13ACC"/>
    <w:multiLevelType w:val="hybridMultilevel"/>
    <w:tmpl w:val="7A24505C"/>
    <w:lvl w:ilvl="0" w:tplc="6E8A02D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3" w15:restartNumberingAfterBreak="0">
    <w:nsid w:val="309E6987"/>
    <w:multiLevelType w:val="hybridMultilevel"/>
    <w:tmpl w:val="602E2260"/>
    <w:lvl w:ilvl="0" w:tplc="C7F46ABE">
      <w:start w:val="1"/>
      <w:numFmt w:val="decimal"/>
      <w:lvlText w:val="(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14" w15:restartNumberingAfterBreak="0">
    <w:nsid w:val="321E636E"/>
    <w:multiLevelType w:val="hybridMultilevel"/>
    <w:tmpl w:val="7F4A9B08"/>
    <w:lvl w:ilvl="0" w:tplc="121C3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2AF25BA"/>
    <w:multiLevelType w:val="multilevel"/>
    <w:tmpl w:val="3300F39C"/>
    <w:lvl w:ilvl="0">
      <w:start w:val="1"/>
      <w:numFmt w:val="decimal"/>
      <w:lvlText w:val="(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82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92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438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548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69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804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950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0600" w:hanging="1800"/>
      </w:pPr>
      <w:rPr>
        <w:rFonts w:hint="default"/>
      </w:rPr>
    </w:lvl>
  </w:abstractNum>
  <w:abstractNum w:abstractNumId="16" w15:restartNumberingAfterBreak="0">
    <w:nsid w:val="33476671"/>
    <w:multiLevelType w:val="hybridMultilevel"/>
    <w:tmpl w:val="F8B4C6DA"/>
    <w:lvl w:ilvl="0" w:tplc="E72AC7C8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00" w:hanging="400"/>
      </w:pPr>
    </w:lvl>
    <w:lvl w:ilvl="2" w:tplc="0409001B" w:tentative="1">
      <w:start w:val="1"/>
      <w:numFmt w:val="lowerRoman"/>
      <w:lvlText w:val="%3."/>
      <w:lvlJc w:val="right"/>
      <w:pPr>
        <w:ind w:left="3000" w:hanging="400"/>
      </w:pPr>
    </w:lvl>
    <w:lvl w:ilvl="3" w:tplc="0409000F" w:tentative="1">
      <w:start w:val="1"/>
      <w:numFmt w:val="decimal"/>
      <w:lvlText w:val="%4."/>
      <w:lvlJc w:val="left"/>
      <w:pPr>
        <w:ind w:left="3400" w:hanging="400"/>
      </w:pPr>
    </w:lvl>
    <w:lvl w:ilvl="4" w:tplc="04090019" w:tentative="1">
      <w:start w:val="1"/>
      <w:numFmt w:val="upperLetter"/>
      <w:lvlText w:val="%5."/>
      <w:lvlJc w:val="left"/>
      <w:pPr>
        <w:ind w:left="3800" w:hanging="400"/>
      </w:pPr>
    </w:lvl>
    <w:lvl w:ilvl="5" w:tplc="0409001B" w:tentative="1">
      <w:start w:val="1"/>
      <w:numFmt w:val="lowerRoman"/>
      <w:lvlText w:val="%6."/>
      <w:lvlJc w:val="right"/>
      <w:pPr>
        <w:ind w:left="4200" w:hanging="400"/>
      </w:pPr>
    </w:lvl>
    <w:lvl w:ilvl="6" w:tplc="0409000F" w:tentative="1">
      <w:start w:val="1"/>
      <w:numFmt w:val="decimal"/>
      <w:lvlText w:val="%7."/>
      <w:lvlJc w:val="left"/>
      <w:pPr>
        <w:ind w:left="4600" w:hanging="400"/>
      </w:pPr>
    </w:lvl>
    <w:lvl w:ilvl="7" w:tplc="04090019" w:tentative="1">
      <w:start w:val="1"/>
      <w:numFmt w:val="upperLetter"/>
      <w:lvlText w:val="%8."/>
      <w:lvlJc w:val="left"/>
      <w:pPr>
        <w:ind w:left="5000" w:hanging="400"/>
      </w:pPr>
    </w:lvl>
    <w:lvl w:ilvl="8" w:tplc="0409001B" w:tentative="1">
      <w:start w:val="1"/>
      <w:numFmt w:val="lowerRoman"/>
      <w:lvlText w:val="%9."/>
      <w:lvlJc w:val="right"/>
      <w:pPr>
        <w:ind w:left="5400" w:hanging="400"/>
      </w:pPr>
    </w:lvl>
  </w:abstractNum>
  <w:abstractNum w:abstractNumId="17" w15:restartNumberingAfterBreak="0">
    <w:nsid w:val="39B77379"/>
    <w:multiLevelType w:val="multilevel"/>
    <w:tmpl w:val="8C4CC36A"/>
    <w:lvl w:ilvl="0">
      <w:start w:val="1"/>
      <w:numFmt w:val="decimal"/>
      <w:lvlText w:val="(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82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92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438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548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69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804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950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0600" w:hanging="1800"/>
      </w:pPr>
      <w:rPr>
        <w:rFonts w:hint="default"/>
      </w:rPr>
    </w:lvl>
  </w:abstractNum>
  <w:abstractNum w:abstractNumId="18" w15:restartNumberingAfterBreak="0">
    <w:nsid w:val="3AA51D0A"/>
    <w:multiLevelType w:val="hybridMultilevel"/>
    <w:tmpl w:val="93E653D6"/>
    <w:lvl w:ilvl="0" w:tplc="22E4DB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C4D1A07"/>
    <w:multiLevelType w:val="hybridMultilevel"/>
    <w:tmpl w:val="AB14A1B0"/>
    <w:lvl w:ilvl="0" w:tplc="57388436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0" w:hanging="400"/>
      </w:pPr>
    </w:lvl>
    <w:lvl w:ilvl="2" w:tplc="0409001B" w:tentative="1">
      <w:start w:val="1"/>
      <w:numFmt w:val="lowerRoman"/>
      <w:lvlText w:val="%3."/>
      <w:lvlJc w:val="right"/>
      <w:pPr>
        <w:ind w:left="1780" w:hanging="400"/>
      </w:pPr>
    </w:lvl>
    <w:lvl w:ilvl="3" w:tplc="0409000F" w:tentative="1">
      <w:start w:val="1"/>
      <w:numFmt w:val="decimal"/>
      <w:lvlText w:val="%4."/>
      <w:lvlJc w:val="left"/>
      <w:pPr>
        <w:ind w:left="2180" w:hanging="400"/>
      </w:pPr>
    </w:lvl>
    <w:lvl w:ilvl="4" w:tplc="04090019" w:tentative="1">
      <w:start w:val="1"/>
      <w:numFmt w:val="upperLetter"/>
      <w:lvlText w:val="%5."/>
      <w:lvlJc w:val="left"/>
      <w:pPr>
        <w:ind w:left="2580" w:hanging="400"/>
      </w:pPr>
    </w:lvl>
    <w:lvl w:ilvl="5" w:tplc="0409001B" w:tentative="1">
      <w:start w:val="1"/>
      <w:numFmt w:val="lowerRoman"/>
      <w:lvlText w:val="%6."/>
      <w:lvlJc w:val="right"/>
      <w:pPr>
        <w:ind w:left="2980" w:hanging="400"/>
      </w:pPr>
    </w:lvl>
    <w:lvl w:ilvl="6" w:tplc="0409000F" w:tentative="1">
      <w:start w:val="1"/>
      <w:numFmt w:val="decimal"/>
      <w:lvlText w:val="%7."/>
      <w:lvlJc w:val="left"/>
      <w:pPr>
        <w:ind w:left="3380" w:hanging="400"/>
      </w:pPr>
    </w:lvl>
    <w:lvl w:ilvl="7" w:tplc="04090019" w:tentative="1">
      <w:start w:val="1"/>
      <w:numFmt w:val="upperLetter"/>
      <w:lvlText w:val="%8."/>
      <w:lvlJc w:val="left"/>
      <w:pPr>
        <w:ind w:left="3780" w:hanging="400"/>
      </w:pPr>
    </w:lvl>
    <w:lvl w:ilvl="8" w:tplc="0409001B" w:tentative="1">
      <w:start w:val="1"/>
      <w:numFmt w:val="lowerRoman"/>
      <w:lvlText w:val="%9."/>
      <w:lvlJc w:val="right"/>
      <w:pPr>
        <w:ind w:left="4180" w:hanging="400"/>
      </w:pPr>
    </w:lvl>
  </w:abstractNum>
  <w:abstractNum w:abstractNumId="20" w15:restartNumberingAfterBreak="0">
    <w:nsid w:val="40F365B5"/>
    <w:multiLevelType w:val="multilevel"/>
    <w:tmpl w:val="2DFC70EC"/>
    <w:lvl w:ilvl="0">
      <w:start w:val="1"/>
      <w:numFmt w:val="decimal"/>
      <w:lvlText w:val="(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0440" w:hanging="1800"/>
      </w:pPr>
      <w:rPr>
        <w:rFonts w:hint="default"/>
      </w:rPr>
    </w:lvl>
  </w:abstractNum>
  <w:abstractNum w:abstractNumId="21" w15:restartNumberingAfterBreak="0">
    <w:nsid w:val="486C291F"/>
    <w:multiLevelType w:val="hybridMultilevel"/>
    <w:tmpl w:val="72A23DC8"/>
    <w:lvl w:ilvl="0" w:tplc="9E2C691A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00" w:hanging="400"/>
      </w:pPr>
    </w:lvl>
    <w:lvl w:ilvl="2" w:tplc="0409001B" w:tentative="1">
      <w:start w:val="1"/>
      <w:numFmt w:val="lowerRoman"/>
      <w:lvlText w:val="%3."/>
      <w:lvlJc w:val="right"/>
      <w:pPr>
        <w:ind w:left="3000" w:hanging="400"/>
      </w:pPr>
    </w:lvl>
    <w:lvl w:ilvl="3" w:tplc="0409000F" w:tentative="1">
      <w:start w:val="1"/>
      <w:numFmt w:val="decimal"/>
      <w:lvlText w:val="%4."/>
      <w:lvlJc w:val="left"/>
      <w:pPr>
        <w:ind w:left="3400" w:hanging="400"/>
      </w:pPr>
    </w:lvl>
    <w:lvl w:ilvl="4" w:tplc="04090019" w:tentative="1">
      <w:start w:val="1"/>
      <w:numFmt w:val="upperLetter"/>
      <w:lvlText w:val="%5."/>
      <w:lvlJc w:val="left"/>
      <w:pPr>
        <w:ind w:left="3800" w:hanging="400"/>
      </w:pPr>
    </w:lvl>
    <w:lvl w:ilvl="5" w:tplc="0409001B" w:tentative="1">
      <w:start w:val="1"/>
      <w:numFmt w:val="lowerRoman"/>
      <w:lvlText w:val="%6."/>
      <w:lvlJc w:val="right"/>
      <w:pPr>
        <w:ind w:left="4200" w:hanging="400"/>
      </w:pPr>
    </w:lvl>
    <w:lvl w:ilvl="6" w:tplc="0409000F" w:tentative="1">
      <w:start w:val="1"/>
      <w:numFmt w:val="decimal"/>
      <w:lvlText w:val="%7."/>
      <w:lvlJc w:val="left"/>
      <w:pPr>
        <w:ind w:left="4600" w:hanging="400"/>
      </w:pPr>
    </w:lvl>
    <w:lvl w:ilvl="7" w:tplc="04090019" w:tentative="1">
      <w:start w:val="1"/>
      <w:numFmt w:val="upperLetter"/>
      <w:lvlText w:val="%8."/>
      <w:lvlJc w:val="left"/>
      <w:pPr>
        <w:ind w:left="5000" w:hanging="400"/>
      </w:pPr>
    </w:lvl>
    <w:lvl w:ilvl="8" w:tplc="0409001B" w:tentative="1">
      <w:start w:val="1"/>
      <w:numFmt w:val="lowerRoman"/>
      <w:lvlText w:val="%9."/>
      <w:lvlJc w:val="right"/>
      <w:pPr>
        <w:ind w:left="5400" w:hanging="400"/>
      </w:pPr>
    </w:lvl>
  </w:abstractNum>
  <w:abstractNum w:abstractNumId="22" w15:restartNumberingAfterBreak="0">
    <w:nsid w:val="4B8162FA"/>
    <w:multiLevelType w:val="multilevel"/>
    <w:tmpl w:val="D9006C1C"/>
    <w:lvl w:ilvl="0">
      <w:start w:val="1"/>
      <w:numFmt w:val="decimal"/>
      <w:lvlText w:val="(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82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92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438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548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69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804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950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0600" w:hanging="1800"/>
      </w:pPr>
      <w:rPr>
        <w:rFonts w:hint="default"/>
      </w:rPr>
    </w:lvl>
  </w:abstractNum>
  <w:abstractNum w:abstractNumId="23" w15:restartNumberingAfterBreak="0">
    <w:nsid w:val="4BB110E6"/>
    <w:multiLevelType w:val="hybridMultilevel"/>
    <w:tmpl w:val="969A137E"/>
    <w:lvl w:ilvl="0" w:tplc="33F24E8A">
      <w:start w:val="1"/>
      <w:numFmt w:val="decimal"/>
      <w:lvlText w:val="(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20" w:hanging="400"/>
      </w:pPr>
    </w:lvl>
    <w:lvl w:ilvl="2" w:tplc="0409001B" w:tentative="1">
      <w:start w:val="1"/>
      <w:numFmt w:val="lowerRoman"/>
      <w:lvlText w:val="%3."/>
      <w:lvlJc w:val="right"/>
      <w:pPr>
        <w:ind w:left="2220" w:hanging="400"/>
      </w:pPr>
    </w:lvl>
    <w:lvl w:ilvl="3" w:tplc="0409000F" w:tentative="1">
      <w:start w:val="1"/>
      <w:numFmt w:val="decimal"/>
      <w:lvlText w:val="%4."/>
      <w:lvlJc w:val="left"/>
      <w:pPr>
        <w:ind w:left="2620" w:hanging="400"/>
      </w:pPr>
    </w:lvl>
    <w:lvl w:ilvl="4" w:tplc="04090019" w:tentative="1">
      <w:start w:val="1"/>
      <w:numFmt w:val="upperLetter"/>
      <w:lvlText w:val="%5."/>
      <w:lvlJc w:val="left"/>
      <w:pPr>
        <w:ind w:left="3020" w:hanging="400"/>
      </w:pPr>
    </w:lvl>
    <w:lvl w:ilvl="5" w:tplc="0409001B" w:tentative="1">
      <w:start w:val="1"/>
      <w:numFmt w:val="lowerRoman"/>
      <w:lvlText w:val="%6."/>
      <w:lvlJc w:val="right"/>
      <w:pPr>
        <w:ind w:left="3420" w:hanging="400"/>
      </w:pPr>
    </w:lvl>
    <w:lvl w:ilvl="6" w:tplc="0409000F" w:tentative="1">
      <w:start w:val="1"/>
      <w:numFmt w:val="decimal"/>
      <w:lvlText w:val="%7."/>
      <w:lvlJc w:val="left"/>
      <w:pPr>
        <w:ind w:left="3820" w:hanging="400"/>
      </w:pPr>
    </w:lvl>
    <w:lvl w:ilvl="7" w:tplc="04090019" w:tentative="1">
      <w:start w:val="1"/>
      <w:numFmt w:val="upperLetter"/>
      <w:lvlText w:val="%8."/>
      <w:lvlJc w:val="left"/>
      <w:pPr>
        <w:ind w:left="4220" w:hanging="400"/>
      </w:pPr>
    </w:lvl>
    <w:lvl w:ilvl="8" w:tplc="0409001B" w:tentative="1">
      <w:start w:val="1"/>
      <w:numFmt w:val="lowerRoman"/>
      <w:lvlText w:val="%9."/>
      <w:lvlJc w:val="right"/>
      <w:pPr>
        <w:ind w:left="4620" w:hanging="400"/>
      </w:pPr>
    </w:lvl>
  </w:abstractNum>
  <w:abstractNum w:abstractNumId="24" w15:restartNumberingAfterBreak="0">
    <w:nsid w:val="50C71EE6"/>
    <w:multiLevelType w:val="hybridMultilevel"/>
    <w:tmpl w:val="07C8E1B4"/>
    <w:lvl w:ilvl="0" w:tplc="7E9EE6A0">
      <w:start w:val="1"/>
      <w:numFmt w:val="decimal"/>
      <w:lvlText w:val="(%1)"/>
      <w:lvlJc w:val="left"/>
      <w:pPr>
        <w:ind w:left="13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80" w:hanging="400"/>
      </w:pPr>
    </w:lvl>
    <w:lvl w:ilvl="2" w:tplc="0409001B" w:tentative="1">
      <w:start w:val="1"/>
      <w:numFmt w:val="lowerRoman"/>
      <w:lvlText w:val="%3."/>
      <w:lvlJc w:val="right"/>
      <w:pPr>
        <w:ind w:left="2180" w:hanging="400"/>
      </w:pPr>
    </w:lvl>
    <w:lvl w:ilvl="3" w:tplc="0409000F" w:tentative="1">
      <w:start w:val="1"/>
      <w:numFmt w:val="decimal"/>
      <w:lvlText w:val="%4."/>
      <w:lvlJc w:val="left"/>
      <w:pPr>
        <w:ind w:left="2580" w:hanging="400"/>
      </w:pPr>
    </w:lvl>
    <w:lvl w:ilvl="4" w:tplc="04090019" w:tentative="1">
      <w:start w:val="1"/>
      <w:numFmt w:val="upperLetter"/>
      <w:lvlText w:val="%5."/>
      <w:lvlJc w:val="left"/>
      <w:pPr>
        <w:ind w:left="2980" w:hanging="400"/>
      </w:pPr>
    </w:lvl>
    <w:lvl w:ilvl="5" w:tplc="0409001B" w:tentative="1">
      <w:start w:val="1"/>
      <w:numFmt w:val="lowerRoman"/>
      <w:lvlText w:val="%6."/>
      <w:lvlJc w:val="right"/>
      <w:pPr>
        <w:ind w:left="3380" w:hanging="400"/>
      </w:pPr>
    </w:lvl>
    <w:lvl w:ilvl="6" w:tplc="0409000F" w:tentative="1">
      <w:start w:val="1"/>
      <w:numFmt w:val="decimal"/>
      <w:lvlText w:val="%7."/>
      <w:lvlJc w:val="left"/>
      <w:pPr>
        <w:ind w:left="3780" w:hanging="400"/>
      </w:pPr>
    </w:lvl>
    <w:lvl w:ilvl="7" w:tplc="04090019" w:tentative="1">
      <w:start w:val="1"/>
      <w:numFmt w:val="upperLetter"/>
      <w:lvlText w:val="%8."/>
      <w:lvlJc w:val="left"/>
      <w:pPr>
        <w:ind w:left="4180" w:hanging="400"/>
      </w:pPr>
    </w:lvl>
    <w:lvl w:ilvl="8" w:tplc="0409001B" w:tentative="1">
      <w:start w:val="1"/>
      <w:numFmt w:val="lowerRoman"/>
      <w:lvlText w:val="%9."/>
      <w:lvlJc w:val="right"/>
      <w:pPr>
        <w:ind w:left="4580" w:hanging="400"/>
      </w:pPr>
    </w:lvl>
  </w:abstractNum>
  <w:abstractNum w:abstractNumId="25" w15:restartNumberingAfterBreak="0">
    <w:nsid w:val="53B21693"/>
    <w:multiLevelType w:val="hybridMultilevel"/>
    <w:tmpl w:val="9BAA3B28"/>
    <w:lvl w:ilvl="0" w:tplc="E740FF74">
      <w:start w:val="1"/>
      <w:numFmt w:val="decimal"/>
      <w:lvlText w:val="(%1)"/>
      <w:lvlJc w:val="left"/>
      <w:pPr>
        <w:ind w:left="13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80" w:hanging="400"/>
      </w:pPr>
    </w:lvl>
    <w:lvl w:ilvl="2" w:tplc="0409001B" w:tentative="1">
      <w:start w:val="1"/>
      <w:numFmt w:val="lowerRoman"/>
      <w:lvlText w:val="%3."/>
      <w:lvlJc w:val="right"/>
      <w:pPr>
        <w:ind w:left="2180" w:hanging="400"/>
      </w:pPr>
    </w:lvl>
    <w:lvl w:ilvl="3" w:tplc="0409000F" w:tentative="1">
      <w:start w:val="1"/>
      <w:numFmt w:val="decimal"/>
      <w:lvlText w:val="%4."/>
      <w:lvlJc w:val="left"/>
      <w:pPr>
        <w:ind w:left="2580" w:hanging="400"/>
      </w:pPr>
    </w:lvl>
    <w:lvl w:ilvl="4" w:tplc="04090019" w:tentative="1">
      <w:start w:val="1"/>
      <w:numFmt w:val="upperLetter"/>
      <w:lvlText w:val="%5."/>
      <w:lvlJc w:val="left"/>
      <w:pPr>
        <w:ind w:left="2980" w:hanging="400"/>
      </w:pPr>
    </w:lvl>
    <w:lvl w:ilvl="5" w:tplc="0409001B" w:tentative="1">
      <w:start w:val="1"/>
      <w:numFmt w:val="lowerRoman"/>
      <w:lvlText w:val="%6."/>
      <w:lvlJc w:val="right"/>
      <w:pPr>
        <w:ind w:left="3380" w:hanging="400"/>
      </w:pPr>
    </w:lvl>
    <w:lvl w:ilvl="6" w:tplc="0409000F" w:tentative="1">
      <w:start w:val="1"/>
      <w:numFmt w:val="decimal"/>
      <w:lvlText w:val="%7."/>
      <w:lvlJc w:val="left"/>
      <w:pPr>
        <w:ind w:left="3780" w:hanging="400"/>
      </w:pPr>
    </w:lvl>
    <w:lvl w:ilvl="7" w:tplc="04090019" w:tentative="1">
      <w:start w:val="1"/>
      <w:numFmt w:val="upperLetter"/>
      <w:lvlText w:val="%8."/>
      <w:lvlJc w:val="left"/>
      <w:pPr>
        <w:ind w:left="4180" w:hanging="400"/>
      </w:pPr>
    </w:lvl>
    <w:lvl w:ilvl="8" w:tplc="0409001B" w:tentative="1">
      <w:start w:val="1"/>
      <w:numFmt w:val="lowerRoman"/>
      <w:lvlText w:val="%9."/>
      <w:lvlJc w:val="right"/>
      <w:pPr>
        <w:ind w:left="4580" w:hanging="400"/>
      </w:pPr>
    </w:lvl>
  </w:abstractNum>
  <w:abstractNum w:abstractNumId="26" w15:restartNumberingAfterBreak="0">
    <w:nsid w:val="54CC59B6"/>
    <w:multiLevelType w:val="hybridMultilevel"/>
    <w:tmpl w:val="F25A1B46"/>
    <w:lvl w:ilvl="0" w:tplc="8B86FB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7" w15:restartNumberingAfterBreak="0">
    <w:nsid w:val="57923290"/>
    <w:multiLevelType w:val="hybridMultilevel"/>
    <w:tmpl w:val="0ED42030"/>
    <w:lvl w:ilvl="0" w:tplc="B1F0B27E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8" w15:restartNumberingAfterBreak="0">
    <w:nsid w:val="57A516F7"/>
    <w:multiLevelType w:val="hybridMultilevel"/>
    <w:tmpl w:val="431017B2"/>
    <w:lvl w:ilvl="0" w:tplc="34F28B7A">
      <w:start w:val="1"/>
      <w:numFmt w:val="decimal"/>
      <w:lvlText w:val="(%1)"/>
      <w:lvlJc w:val="left"/>
      <w:pPr>
        <w:ind w:left="1352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9" w15:restartNumberingAfterBreak="0">
    <w:nsid w:val="5B6B66A9"/>
    <w:multiLevelType w:val="multilevel"/>
    <w:tmpl w:val="47C60F40"/>
    <w:lvl w:ilvl="0">
      <w:start w:val="1"/>
      <w:numFmt w:val="decimal"/>
      <w:lvlText w:val="(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82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92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438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548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69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804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950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0600" w:hanging="1800"/>
      </w:pPr>
      <w:rPr>
        <w:rFonts w:hint="default"/>
      </w:rPr>
    </w:lvl>
  </w:abstractNum>
  <w:abstractNum w:abstractNumId="30" w15:restartNumberingAfterBreak="0">
    <w:nsid w:val="645434D4"/>
    <w:multiLevelType w:val="hybridMultilevel"/>
    <w:tmpl w:val="EFBCB3CE"/>
    <w:lvl w:ilvl="0" w:tplc="BAEA3CAC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31" w15:restartNumberingAfterBreak="0">
    <w:nsid w:val="6B835C56"/>
    <w:multiLevelType w:val="hybridMultilevel"/>
    <w:tmpl w:val="4712FBDC"/>
    <w:lvl w:ilvl="0" w:tplc="10225ECC">
      <w:start w:val="1"/>
      <w:numFmt w:val="decimal"/>
      <w:lvlText w:val="(%1)"/>
      <w:lvlJc w:val="left"/>
      <w:pPr>
        <w:ind w:left="1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00"/>
      </w:pPr>
    </w:lvl>
    <w:lvl w:ilvl="2" w:tplc="0409001B" w:tentative="1">
      <w:start w:val="1"/>
      <w:numFmt w:val="lowerRoman"/>
      <w:lvlText w:val="%3."/>
      <w:lvlJc w:val="right"/>
      <w:pPr>
        <w:ind w:left="2300" w:hanging="400"/>
      </w:pPr>
    </w:lvl>
    <w:lvl w:ilvl="3" w:tplc="0409000F" w:tentative="1">
      <w:start w:val="1"/>
      <w:numFmt w:val="decimal"/>
      <w:lvlText w:val="%4."/>
      <w:lvlJc w:val="left"/>
      <w:pPr>
        <w:ind w:left="2700" w:hanging="400"/>
      </w:pPr>
    </w:lvl>
    <w:lvl w:ilvl="4" w:tplc="04090019" w:tentative="1">
      <w:start w:val="1"/>
      <w:numFmt w:val="upperLetter"/>
      <w:lvlText w:val="%5."/>
      <w:lvlJc w:val="left"/>
      <w:pPr>
        <w:ind w:left="3100" w:hanging="400"/>
      </w:pPr>
    </w:lvl>
    <w:lvl w:ilvl="5" w:tplc="0409001B" w:tentative="1">
      <w:start w:val="1"/>
      <w:numFmt w:val="lowerRoman"/>
      <w:lvlText w:val="%6."/>
      <w:lvlJc w:val="right"/>
      <w:pPr>
        <w:ind w:left="3500" w:hanging="400"/>
      </w:pPr>
    </w:lvl>
    <w:lvl w:ilvl="6" w:tplc="0409000F" w:tentative="1">
      <w:start w:val="1"/>
      <w:numFmt w:val="decimal"/>
      <w:lvlText w:val="%7."/>
      <w:lvlJc w:val="left"/>
      <w:pPr>
        <w:ind w:left="3900" w:hanging="400"/>
      </w:pPr>
    </w:lvl>
    <w:lvl w:ilvl="7" w:tplc="04090019" w:tentative="1">
      <w:start w:val="1"/>
      <w:numFmt w:val="upperLetter"/>
      <w:lvlText w:val="%8."/>
      <w:lvlJc w:val="left"/>
      <w:pPr>
        <w:ind w:left="4300" w:hanging="400"/>
      </w:pPr>
    </w:lvl>
    <w:lvl w:ilvl="8" w:tplc="0409001B" w:tentative="1">
      <w:start w:val="1"/>
      <w:numFmt w:val="lowerRoman"/>
      <w:lvlText w:val="%9."/>
      <w:lvlJc w:val="right"/>
      <w:pPr>
        <w:ind w:left="4700" w:hanging="400"/>
      </w:pPr>
    </w:lvl>
  </w:abstractNum>
  <w:abstractNum w:abstractNumId="32" w15:restartNumberingAfterBreak="0">
    <w:nsid w:val="6CD856FE"/>
    <w:multiLevelType w:val="hybridMultilevel"/>
    <w:tmpl w:val="8AA2F178"/>
    <w:lvl w:ilvl="0" w:tplc="D6089952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3" w15:restartNumberingAfterBreak="0">
    <w:nsid w:val="6EA74440"/>
    <w:multiLevelType w:val="multilevel"/>
    <w:tmpl w:val="1DF4713A"/>
    <w:lvl w:ilvl="0">
      <w:start w:val="1"/>
      <w:numFmt w:val="decimal"/>
      <w:lvlText w:val="(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2064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3408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5112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6456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816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9504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1208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2552" w:hanging="1800"/>
      </w:pPr>
      <w:rPr>
        <w:rFonts w:hint="default"/>
      </w:rPr>
    </w:lvl>
  </w:abstractNum>
  <w:abstractNum w:abstractNumId="34" w15:restartNumberingAfterBreak="0">
    <w:nsid w:val="72406167"/>
    <w:multiLevelType w:val="hybridMultilevel"/>
    <w:tmpl w:val="E1BEC63A"/>
    <w:lvl w:ilvl="0" w:tplc="35F689DA">
      <w:start w:val="1"/>
      <w:numFmt w:val="decimal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ind w:left="4560" w:hanging="400"/>
      </w:pPr>
    </w:lvl>
  </w:abstractNum>
  <w:abstractNum w:abstractNumId="35" w15:restartNumberingAfterBreak="0">
    <w:nsid w:val="726A288E"/>
    <w:multiLevelType w:val="hybridMultilevel"/>
    <w:tmpl w:val="243A47EE"/>
    <w:lvl w:ilvl="0" w:tplc="415AA310">
      <w:start w:val="1"/>
      <w:numFmt w:val="decimal"/>
      <w:lvlText w:val="(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36" w15:restartNumberingAfterBreak="0">
    <w:nsid w:val="73C52A4C"/>
    <w:multiLevelType w:val="hybridMultilevel"/>
    <w:tmpl w:val="0AE42BBE"/>
    <w:lvl w:ilvl="0" w:tplc="0DCCA46A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37" w15:restartNumberingAfterBreak="0">
    <w:nsid w:val="75A3394A"/>
    <w:multiLevelType w:val="multilevel"/>
    <w:tmpl w:val="1BDA0482"/>
    <w:lvl w:ilvl="0">
      <w:start w:val="1"/>
      <w:numFmt w:val="decimal"/>
      <w:lvlText w:val="(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82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92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438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548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69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804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950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0600" w:hanging="1800"/>
      </w:pPr>
      <w:rPr>
        <w:rFonts w:hint="default"/>
      </w:rPr>
    </w:lvl>
  </w:abstractNum>
  <w:abstractNum w:abstractNumId="38" w15:restartNumberingAfterBreak="0">
    <w:nsid w:val="78D25E7E"/>
    <w:multiLevelType w:val="multilevel"/>
    <w:tmpl w:val="BE205400"/>
    <w:lvl w:ilvl="0">
      <w:start w:val="1"/>
      <w:numFmt w:val="decimal"/>
      <w:lvlText w:val="(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2064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3408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5112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6456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816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9504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1208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2552" w:hanging="1800"/>
      </w:pPr>
      <w:rPr>
        <w:rFonts w:hint="default"/>
      </w:rPr>
    </w:lvl>
  </w:abstractNum>
  <w:abstractNum w:abstractNumId="39" w15:restartNumberingAfterBreak="0">
    <w:nsid w:val="78F530FF"/>
    <w:multiLevelType w:val="hybridMultilevel"/>
    <w:tmpl w:val="352E811C"/>
    <w:lvl w:ilvl="0" w:tplc="891A0E84">
      <w:start w:val="1"/>
      <w:numFmt w:val="decimal"/>
      <w:lvlText w:val="(%1)"/>
      <w:lvlJc w:val="left"/>
      <w:pPr>
        <w:ind w:left="13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80" w:hanging="400"/>
      </w:pPr>
    </w:lvl>
    <w:lvl w:ilvl="2" w:tplc="0409001B" w:tentative="1">
      <w:start w:val="1"/>
      <w:numFmt w:val="lowerRoman"/>
      <w:lvlText w:val="%3."/>
      <w:lvlJc w:val="right"/>
      <w:pPr>
        <w:ind w:left="2180" w:hanging="400"/>
      </w:pPr>
    </w:lvl>
    <w:lvl w:ilvl="3" w:tplc="0409000F" w:tentative="1">
      <w:start w:val="1"/>
      <w:numFmt w:val="decimal"/>
      <w:lvlText w:val="%4."/>
      <w:lvlJc w:val="left"/>
      <w:pPr>
        <w:ind w:left="2580" w:hanging="400"/>
      </w:pPr>
    </w:lvl>
    <w:lvl w:ilvl="4" w:tplc="04090019" w:tentative="1">
      <w:start w:val="1"/>
      <w:numFmt w:val="upperLetter"/>
      <w:lvlText w:val="%5."/>
      <w:lvlJc w:val="left"/>
      <w:pPr>
        <w:ind w:left="2980" w:hanging="400"/>
      </w:pPr>
    </w:lvl>
    <w:lvl w:ilvl="5" w:tplc="0409001B" w:tentative="1">
      <w:start w:val="1"/>
      <w:numFmt w:val="lowerRoman"/>
      <w:lvlText w:val="%6."/>
      <w:lvlJc w:val="right"/>
      <w:pPr>
        <w:ind w:left="3380" w:hanging="400"/>
      </w:pPr>
    </w:lvl>
    <w:lvl w:ilvl="6" w:tplc="0409000F" w:tentative="1">
      <w:start w:val="1"/>
      <w:numFmt w:val="decimal"/>
      <w:lvlText w:val="%7."/>
      <w:lvlJc w:val="left"/>
      <w:pPr>
        <w:ind w:left="3780" w:hanging="400"/>
      </w:pPr>
    </w:lvl>
    <w:lvl w:ilvl="7" w:tplc="04090019" w:tentative="1">
      <w:start w:val="1"/>
      <w:numFmt w:val="upperLetter"/>
      <w:lvlText w:val="%8."/>
      <w:lvlJc w:val="left"/>
      <w:pPr>
        <w:ind w:left="4180" w:hanging="400"/>
      </w:pPr>
    </w:lvl>
    <w:lvl w:ilvl="8" w:tplc="0409001B" w:tentative="1">
      <w:start w:val="1"/>
      <w:numFmt w:val="lowerRoman"/>
      <w:lvlText w:val="%9."/>
      <w:lvlJc w:val="right"/>
      <w:pPr>
        <w:ind w:left="4580" w:hanging="400"/>
      </w:pPr>
    </w:lvl>
  </w:abstractNum>
  <w:abstractNum w:abstractNumId="40" w15:restartNumberingAfterBreak="0">
    <w:nsid w:val="7C116FBA"/>
    <w:multiLevelType w:val="multilevel"/>
    <w:tmpl w:val="047C54A4"/>
    <w:lvl w:ilvl="0">
      <w:start w:val="1"/>
      <w:numFmt w:val="decimal"/>
      <w:lvlText w:val="(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2240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3760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5640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7160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904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10560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2440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3960" w:hanging="1800"/>
      </w:pPr>
      <w:rPr>
        <w:rFonts w:hint="default"/>
      </w:rPr>
    </w:lvl>
  </w:abstractNum>
  <w:abstractNum w:abstractNumId="41" w15:restartNumberingAfterBreak="0">
    <w:nsid w:val="7E12455D"/>
    <w:multiLevelType w:val="hybridMultilevel"/>
    <w:tmpl w:val="58900A3A"/>
    <w:lvl w:ilvl="0" w:tplc="0ACC9480">
      <w:start w:val="1"/>
      <w:numFmt w:val="decimal"/>
      <w:lvlText w:val="(%1)"/>
      <w:lvlJc w:val="left"/>
      <w:pPr>
        <w:ind w:left="14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900" w:hanging="400"/>
      </w:pPr>
    </w:lvl>
    <w:lvl w:ilvl="2" w:tplc="0409001B" w:tentative="1">
      <w:start w:val="1"/>
      <w:numFmt w:val="lowerRoman"/>
      <w:lvlText w:val="%3."/>
      <w:lvlJc w:val="right"/>
      <w:pPr>
        <w:ind w:left="2300" w:hanging="400"/>
      </w:pPr>
    </w:lvl>
    <w:lvl w:ilvl="3" w:tplc="0409000F" w:tentative="1">
      <w:start w:val="1"/>
      <w:numFmt w:val="decimal"/>
      <w:lvlText w:val="%4."/>
      <w:lvlJc w:val="left"/>
      <w:pPr>
        <w:ind w:left="2700" w:hanging="400"/>
      </w:pPr>
    </w:lvl>
    <w:lvl w:ilvl="4" w:tplc="04090019" w:tentative="1">
      <w:start w:val="1"/>
      <w:numFmt w:val="upperLetter"/>
      <w:lvlText w:val="%5."/>
      <w:lvlJc w:val="left"/>
      <w:pPr>
        <w:ind w:left="3100" w:hanging="400"/>
      </w:pPr>
    </w:lvl>
    <w:lvl w:ilvl="5" w:tplc="0409001B" w:tentative="1">
      <w:start w:val="1"/>
      <w:numFmt w:val="lowerRoman"/>
      <w:lvlText w:val="%6."/>
      <w:lvlJc w:val="right"/>
      <w:pPr>
        <w:ind w:left="3500" w:hanging="400"/>
      </w:pPr>
    </w:lvl>
    <w:lvl w:ilvl="6" w:tplc="0409000F" w:tentative="1">
      <w:start w:val="1"/>
      <w:numFmt w:val="decimal"/>
      <w:lvlText w:val="%7."/>
      <w:lvlJc w:val="left"/>
      <w:pPr>
        <w:ind w:left="3900" w:hanging="400"/>
      </w:pPr>
    </w:lvl>
    <w:lvl w:ilvl="7" w:tplc="04090019" w:tentative="1">
      <w:start w:val="1"/>
      <w:numFmt w:val="upperLetter"/>
      <w:lvlText w:val="%8."/>
      <w:lvlJc w:val="left"/>
      <w:pPr>
        <w:ind w:left="4300" w:hanging="400"/>
      </w:pPr>
    </w:lvl>
    <w:lvl w:ilvl="8" w:tplc="0409001B" w:tentative="1">
      <w:start w:val="1"/>
      <w:numFmt w:val="lowerRoman"/>
      <w:lvlText w:val="%9."/>
      <w:lvlJc w:val="right"/>
      <w:pPr>
        <w:ind w:left="4700" w:hanging="400"/>
      </w:pPr>
    </w:lvl>
  </w:abstractNum>
  <w:abstractNum w:abstractNumId="42" w15:restartNumberingAfterBreak="0">
    <w:nsid w:val="7EDE61BF"/>
    <w:multiLevelType w:val="hybridMultilevel"/>
    <w:tmpl w:val="161EE68C"/>
    <w:lvl w:ilvl="0" w:tplc="3F96EC0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7F7E5A3F"/>
    <w:multiLevelType w:val="hybridMultilevel"/>
    <w:tmpl w:val="8F2033A8"/>
    <w:lvl w:ilvl="0" w:tplc="3B1272D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FA41AC2"/>
    <w:multiLevelType w:val="hybridMultilevel"/>
    <w:tmpl w:val="AF92FC96"/>
    <w:lvl w:ilvl="0" w:tplc="C1DCB8B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 w16cid:durableId="1684084492">
    <w:abstractNumId w:val="19"/>
  </w:num>
  <w:num w:numId="2" w16cid:durableId="813715039">
    <w:abstractNumId w:val="18"/>
  </w:num>
  <w:num w:numId="3" w16cid:durableId="124084994">
    <w:abstractNumId w:val="32"/>
  </w:num>
  <w:num w:numId="4" w16cid:durableId="1752654510">
    <w:abstractNumId w:val="26"/>
  </w:num>
  <w:num w:numId="5" w16cid:durableId="1347755189">
    <w:abstractNumId w:val="28"/>
  </w:num>
  <w:num w:numId="6" w16cid:durableId="1653411369">
    <w:abstractNumId w:val="20"/>
  </w:num>
  <w:num w:numId="7" w16cid:durableId="668216323">
    <w:abstractNumId w:val="16"/>
  </w:num>
  <w:num w:numId="8" w16cid:durableId="569652091">
    <w:abstractNumId w:val="12"/>
  </w:num>
  <w:num w:numId="9" w16cid:durableId="73088071">
    <w:abstractNumId w:val="7"/>
  </w:num>
  <w:num w:numId="10" w16cid:durableId="2144888236">
    <w:abstractNumId w:val="21"/>
  </w:num>
  <w:num w:numId="11" w16cid:durableId="1756898259">
    <w:abstractNumId w:val="2"/>
  </w:num>
  <w:num w:numId="12" w16cid:durableId="1073815996">
    <w:abstractNumId w:val="10"/>
  </w:num>
  <w:num w:numId="13" w16cid:durableId="1100643346">
    <w:abstractNumId w:val="4"/>
  </w:num>
  <w:num w:numId="14" w16cid:durableId="1876237887">
    <w:abstractNumId w:val="14"/>
  </w:num>
  <w:num w:numId="15" w16cid:durableId="1075515312">
    <w:abstractNumId w:val="5"/>
  </w:num>
  <w:num w:numId="16" w16cid:durableId="1422409082">
    <w:abstractNumId w:val="8"/>
  </w:num>
  <w:num w:numId="17" w16cid:durableId="807547618">
    <w:abstractNumId w:val="34"/>
  </w:num>
  <w:num w:numId="18" w16cid:durableId="2095128715">
    <w:abstractNumId w:val="27"/>
  </w:num>
  <w:num w:numId="19" w16cid:durableId="1400594578">
    <w:abstractNumId w:val="6"/>
  </w:num>
  <w:num w:numId="20" w16cid:durableId="1935815878">
    <w:abstractNumId w:val="44"/>
  </w:num>
  <w:num w:numId="21" w16cid:durableId="1509910031">
    <w:abstractNumId w:val="40"/>
  </w:num>
  <w:num w:numId="22" w16cid:durableId="959338379">
    <w:abstractNumId w:val="11"/>
  </w:num>
  <w:num w:numId="23" w16cid:durableId="1159812566">
    <w:abstractNumId w:val="22"/>
  </w:num>
  <w:num w:numId="24" w16cid:durableId="62683743">
    <w:abstractNumId w:val="15"/>
  </w:num>
  <w:num w:numId="25" w16cid:durableId="1125735234">
    <w:abstractNumId w:val="37"/>
  </w:num>
  <w:num w:numId="26" w16cid:durableId="51271274">
    <w:abstractNumId w:val="13"/>
  </w:num>
  <w:num w:numId="27" w16cid:durableId="1762482160">
    <w:abstractNumId w:val="23"/>
  </w:num>
  <w:num w:numId="28" w16cid:durableId="2064058175">
    <w:abstractNumId w:val="1"/>
  </w:num>
  <w:num w:numId="29" w16cid:durableId="425466738">
    <w:abstractNumId w:val="17"/>
  </w:num>
  <w:num w:numId="30" w16cid:durableId="1728140434">
    <w:abstractNumId w:val="41"/>
  </w:num>
  <w:num w:numId="31" w16cid:durableId="411242301">
    <w:abstractNumId w:val="43"/>
  </w:num>
  <w:num w:numId="32" w16cid:durableId="1851095523">
    <w:abstractNumId w:val="24"/>
  </w:num>
  <w:num w:numId="33" w16cid:durableId="347800179">
    <w:abstractNumId w:val="39"/>
  </w:num>
  <w:num w:numId="34" w16cid:durableId="975329289">
    <w:abstractNumId w:val="29"/>
  </w:num>
  <w:num w:numId="35" w16cid:durableId="377509802">
    <w:abstractNumId w:val="9"/>
  </w:num>
  <w:num w:numId="36" w16cid:durableId="2003851332">
    <w:abstractNumId w:val="31"/>
  </w:num>
  <w:num w:numId="37" w16cid:durableId="1740708760">
    <w:abstractNumId w:val="30"/>
  </w:num>
  <w:num w:numId="38" w16cid:durableId="878201327">
    <w:abstractNumId w:val="25"/>
  </w:num>
  <w:num w:numId="39" w16cid:durableId="975061535">
    <w:abstractNumId w:val="3"/>
  </w:num>
  <w:num w:numId="40" w16cid:durableId="394858466">
    <w:abstractNumId w:val="0"/>
  </w:num>
  <w:num w:numId="41" w16cid:durableId="1369717820">
    <w:abstractNumId w:val="33"/>
  </w:num>
  <w:num w:numId="42" w16cid:durableId="430322848">
    <w:abstractNumId w:val="38"/>
  </w:num>
  <w:num w:numId="43" w16cid:durableId="1535341793">
    <w:abstractNumId w:val="42"/>
  </w:num>
  <w:num w:numId="44" w16cid:durableId="1151947379">
    <w:abstractNumId w:val="35"/>
  </w:num>
  <w:num w:numId="45" w16cid:durableId="1600992212">
    <w:abstractNumId w:val="36"/>
  </w:num>
  <w:numIdMacAtCleanup w:val="1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eho Choi 최재호">
    <w15:presenceInfo w15:providerId="AD" w15:userId="S::101618@ctr.co.kr::04470e47-053d-45af-981c-e9cfbb23cd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745"/>
    <w:rsid w:val="00011DE3"/>
    <w:rsid w:val="000129C3"/>
    <w:rsid w:val="00014B11"/>
    <w:rsid w:val="00016E75"/>
    <w:rsid w:val="000460B4"/>
    <w:rsid w:val="00056184"/>
    <w:rsid w:val="00056676"/>
    <w:rsid w:val="00056FEB"/>
    <w:rsid w:val="00057891"/>
    <w:rsid w:val="000A72B2"/>
    <w:rsid w:val="000B5C52"/>
    <w:rsid w:val="000C40AF"/>
    <w:rsid w:val="000C6699"/>
    <w:rsid w:val="000C7E77"/>
    <w:rsid w:val="000D2296"/>
    <w:rsid w:val="000D497D"/>
    <w:rsid w:val="000E04BB"/>
    <w:rsid w:val="000E2FDE"/>
    <w:rsid w:val="000F1B7B"/>
    <w:rsid w:val="000F4D9C"/>
    <w:rsid w:val="000F4DD5"/>
    <w:rsid w:val="000F59D2"/>
    <w:rsid w:val="001046B4"/>
    <w:rsid w:val="00116AC5"/>
    <w:rsid w:val="0012231F"/>
    <w:rsid w:val="00125414"/>
    <w:rsid w:val="00127BED"/>
    <w:rsid w:val="0014156D"/>
    <w:rsid w:val="00143D4C"/>
    <w:rsid w:val="0014477D"/>
    <w:rsid w:val="001463AE"/>
    <w:rsid w:val="00150B0E"/>
    <w:rsid w:val="00166A1B"/>
    <w:rsid w:val="00171100"/>
    <w:rsid w:val="00173D78"/>
    <w:rsid w:val="0017460D"/>
    <w:rsid w:val="00174908"/>
    <w:rsid w:val="0017547D"/>
    <w:rsid w:val="00180353"/>
    <w:rsid w:val="0018205C"/>
    <w:rsid w:val="0018557A"/>
    <w:rsid w:val="00193DC9"/>
    <w:rsid w:val="001946AA"/>
    <w:rsid w:val="001A13FB"/>
    <w:rsid w:val="001A53F7"/>
    <w:rsid w:val="001B2737"/>
    <w:rsid w:val="001B30B8"/>
    <w:rsid w:val="001C47B2"/>
    <w:rsid w:val="001E51EE"/>
    <w:rsid w:val="001F13FF"/>
    <w:rsid w:val="001F4F7E"/>
    <w:rsid w:val="001F64D4"/>
    <w:rsid w:val="00200459"/>
    <w:rsid w:val="002143B8"/>
    <w:rsid w:val="00220DF2"/>
    <w:rsid w:val="00222ABB"/>
    <w:rsid w:val="00223B3F"/>
    <w:rsid w:val="00224D49"/>
    <w:rsid w:val="00227269"/>
    <w:rsid w:val="0023157B"/>
    <w:rsid w:val="00244E8D"/>
    <w:rsid w:val="00252AFE"/>
    <w:rsid w:val="00257E5A"/>
    <w:rsid w:val="0027371D"/>
    <w:rsid w:val="0027606D"/>
    <w:rsid w:val="00280142"/>
    <w:rsid w:val="0029527D"/>
    <w:rsid w:val="002A05B4"/>
    <w:rsid w:val="002B130D"/>
    <w:rsid w:val="002C562E"/>
    <w:rsid w:val="002D6A76"/>
    <w:rsid w:val="002E5E6C"/>
    <w:rsid w:val="002F4CDA"/>
    <w:rsid w:val="002F4ECF"/>
    <w:rsid w:val="00301924"/>
    <w:rsid w:val="00304E11"/>
    <w:rsid w:val="00306F9F"/>
    <w:rsid w:val="003108C5"/>
    <w:rsid w:val="00312A5E"/>
    <w:rsid w:val="00313D35"/>
    <w:rsid w:val="00322CB0"/>
    <w:rsid w:val="00335A03"/>
    <w:rsid w:val="0034600E"/>
    <w:rsid w:val="00346154"/>
    <w:rsid w:val="003720F5"/>
    <w:rsid w:val="00377C91"/>
    <w:rsid w:val="00382DC9"/>
    <w:rsid w:val="00390947"/>
    <w:rsid w:val="0039389A"/>
    <w:rsid w:val="003B3DB1"/>
    <w:rsid w:val="003B6CBC"/>
    <w:rsid w:val="003C7100"/>
    <w:rsid w:val="003D6DCC"/>
    <w:rsid w:val="003F621E"/>
    <w:rsid w:val="003F7791"/>
    <w:rsid w:val="00402DEF"/>
    <w:rsid w:val="00406537"/>
    <w:rsid w:val="00415ABF"/>
    <w:rsid w:val="00416015"/>
    <w:rsid w:val="00420038"/>
    <w:rsid w:val="00425468"/>
    <w:rsid w:val="00426DDF"/>
    <w:rsid w:val="00452656"/>
    <w:rsid w:val="00463BDE"/>
    <w:rsid w:val="00472293"/>
    <w:rsid w:val="00476A6A"/>
    <w:rsid w:val="00480F63"/>
    <w:rsid w:val="00482DB0"/>
    <w:rsid w:val="00486083"/>
    <w:rsid w:val="004969CE"/>
    <w:rsid w:val="004C0BA7"/>
    <w:rsid w:val="004E3E5B"/>
    <w:rsid w:val="004E6D33"/>
    <w:rsid w:val="004F4B23"/>
    <w:rsid w:val="00506B71"/>
    <w:rsid w:val="0051558E"/>
    <w:rsid w:val="00525E3A"/>
    <w:rsid w:val="005455F3"/>
    <w:rsid w:val="00563686"/>
    <w:rsid w:val="00570DD9"/>
    <w:rsid w:val="00582947"/>
    <w:rsid w:val="00592260"/>
    <w:rsid w:val="005C7AF4"/>
    <w:rsid w:val="005D0211"/>
    <w:rsid w:val="005D6628"/>
    <w:rsid w:val="005D69CF"/>
    <w:rsid w:val="005D7DF1"/>
    <w:rsid w:val="005F1F55"/>
    <w:rsid w:val="00604300"/>
    <w:rsid w:val="00606BA9"/>
    <w:rsid w:val="00616FBF"/>
    <w:rsid w:val="00622778"/>
    <w:rsid w:val="006300FD"/>
    <w:rsid w:val="00631350"/>
    <w:rsid w:val="006342B7"/>
    <w:rsid w:val="0063C864"/>
    <w:rsid w:val="00642D4C"/>
    <w:rsid w:val="00644712"/>
    <w:rsid w:val="0065347B"/>
    <w:rsid w:val="00685391"/>
    <w:rsid w:val="006939F2"/>
    <w:rsid w:val="00696374"/>
    <w:rsid w:val="006A2235"/>
    <w:rsid w:val="006B28C6"/>
    <w:rsid w:val="006B725E"/>
    <w:rsid w:val="006D4C8F"/>
    <w:rsid w:val="006E07FF"/>
    <w:rsid w:val="006E575B"/>
    <w:rsid w:val="00702F91"/>
    <w:rsid w:val="007142D2"/>
    <w:rsid w:val="007605EE"/>
    <w:rsid w:val="007615EC"/>
    <w:rsid w:val="00766243"/>
    <w:rsid w:val="00773374"/>
    <w:rsid w:val="00773FB0"/>
    <w:rsid w:val="00774745"/>
    <w:rsid w:val="0079328E"/>
    <w:rsid w:val="007B720B"/>
    <w:rsid w:val="007C0DB1"/>
    <w:rsid w:val="007C4C94"/>
    <w:rsid w:val="007D101E"/>
    <w:rsid w:val="007D3699"/>
    <w:rsid w:val="007D5A10"/>
    <w:rsid w:val="007D7883"/>
    <w:rsid w:val="007E7EDF"/>
    <w:rsid w:val="007F7F42"/>
    <w:rsid w:val="00801448"/>
    <w:rsid w:val="00802709"/>
    <w:rsid w:val="00803E41"/>
    <w:rsid w:val="00805A51"/>
    <w:rsid w:val="00816D03"/>
    <w:rsid w:val="00817582"/>
    <w:rsid w:val="00827E2A"/>
    <w:rsid w:val="008311C3"/>
    <w:rsid w:val="00833E4D"/>
    <w:rsid w:val="00834C21"/>
    <w:rsid w:val="00835124"/>
    <w:rsid w:val="00844E1C"/>
    <w:rsid w:val="00847BB3"/>
    <w:rsid w:val="0086593A"/>
    <w:rsid w:val="00871557"/>
    <w:rsid w:val="00881C53"/>
    <w:rsid w:val="008947DD"/>
    <w:rsid w:val="008A153F"/>
    <w:rsid w:val="008B07FB"/>
    <w:rsid w:val="008B273B"/>
    <w:rsid w:val="008B4346"/>
    <w:rsid w:val="008C48C2"/>
    <w:rsid w:val="008D0150"/>
    <w:rsid w:val="008D11EE"/>
    <w:rsid w:val="008D7528"/>
    <w:rsid w:val="008E6641"/>
    <w:rsid w:val="008F3C59"/>
    <w:rsid w:val="009016F9"/>
    <w:rsid w:val="00901761"/>
    <w:rsid w:val="009025E1"/>
    <w:rsid w:val="009031AB"/>
    <w:rsid w:val="00905AB0"/>
    <w:rsid w:val="0092012D"/>
    <w:rsid w:val="00921885"/>
    <w:rsid w:val="009224CA"/>
    <w:rsid w:val="009542EE"/>
    <w:rsid w:val="009604EB"/>
    <w:rsid w:val="00964FD8"/>
    <w:rsid w:val="009732C3"/>
    <w:rsid w:val="00976230"/>
    <w:rsid w:val="00976CE2"/>
    <w:rsid w:val="00982A41"/>
    <w:rsid w:val="00994BF4"/>
    <w:rsid w:val="0099796E"/>
    <w:rsid w:val="009A1CE3"/>
    <w:rsid w:val="009C7FDC"/>
    <w:rsid w:val="009E6D7C"/>
    <w:rsid w:val="009F3EAF"/>
    <w:rsid w:val="009F570D"/>
    <w:rsid w:val="00A04AB2"/>
    <w:rsid w:val="00A232F9"/>
    <w:rsid w:val="00A44892"/>
    <w:rsid w:val="00A80ACF"/>
    <w:rsid w:val="00A80D45"/>
    <w:rsid w:val="00A90EDE"/>
    <w:rsid w:val="00AC44C4"/>
    <w:rsid w:val="00AC6FCB"/>
    <w:rsid w:val="00AD080E"/>
    <w:rsid w:val="00AD268A"/>
    <w:rsid w:val="00AE5FB9"/>
    <w:rsid w:val="00B214AB"/>
    <w:rsid w:val="00B23E13"/>
    <w:rsid w:val="00B4505A"/>
    <w:rsid w:val="00B47636"/>
    <w:rsid w:val="00B540CA"/>
    <w:rsid w:val="00B84BAA"/>
    <w:rsid w:val="00B85E35"/>
    <w:rsid w:val="00B92194"/>
    <w:rsid w:val="00BB21F6"/>
    <w:rsid w:val="00BD1142"/>
    <w:rsid w:val="00BD16A8"/>
    <w:rsid w:val="00BD4D3C"/>
    <w:rsid w:val="00BD5EFB"/>
    <w:rsid w:val="00BD6245"/>
    <w:rsid w:val="00BF709D"/>
    <w:rsid w:val="00C03097"/>
    <w:rsid w:val="00C0554B"/>
    <w:rsid w:val="00C076BE"/>
    <w:rsid w:val="00C20C0B"/>
    <w:rsid w:val="00C33321"/>
    <w:rsid w:val="00C35152"/>
    <w:rsid w:val="00C36DB1"/>
    <w:rsid w:val="00C37136"/>
    <w:rsid w:val="00C43103"/>
    <w:rsid w:val="00C515F2"/>
    <w:rsid w:val="00C756AA"/>
    <w:rsid w:val="00C97490"/>
    <w:rsid w:val="00CA2669"/>
    <w:rsid w:val="00CB2D49"/>
    <w:rsid w:val="00CB5C3D"/>
    <w:rsid w:val="00CB6051"/>
    <w:rsid w:val="00CC75A1"/>
    <w:rsid w:val="00CE2118"/>
    <w:rsid w:val="00CE39CC"/>
    <w:rsid w:val="00CF4F85"/>
    <w:rsid w:val="00CF67C5"/>
    <w:rsid w:val="00D11C8B"/>
    <w:rsid w:val="00D12E5B"/>
    <w:rsid w:val="00D21FC9"/>
    <w:rsid w:val="00D23ED6"/>
    <w:rsid w:val="00D27C84"/>
    <w:rsid w:val="00D27DC8"/>
    <w:rsid w:val="00D3028E"/>
    <w:rsid w:val="00D3464C"/>
    <w:rsid w:val="00D41AAC"/>
    <w:rsid w:val="00D4419F"/>
    <w:rsid w:val="00D535B2"/>
    <w:rsid w:val="00D54B65"/>
    <w:rsid w:val="00D6001A"/>
    <w:rsid w:val="00D801B7"/>
    <w:rsid w:val="00D91460"/>
    <w:rsid w:val="00D92367"/>
    <w:rsid w:val="00D94006"/>
    <w:rsid w:val="00D9532F"/>
    <w:rsid w:val="00DA0AFC"/>
    <w:rsid w:val="00DA2C57"/>
    <w:rsid w:val="00DA528D"/>
    <w:rsid w:val="00DA5926"/>
    <w:rsid w:val="00DB05C2"/>
    <w:rsid w:val="00DB5D6C"/>
    <w:rsid w:val="00DC1B31"/>
    <w:rsid w:val="00DC3188"/>
    <w:rsid w:val="00DC770B"/>
    <w:rsid w:val="00E03799"/>
    <w:rsid w:val="00E05443"/>
    <w:rsid w:val="00E16159"/>
    <w:rsid w:val="00E2139C"/>
    <w:rsid w:val="00E36834"/>
    <w:rsid w:val="00E36C04"/>
    <w:rsid w:val="00E52777"/>
    <w:rsid w:val="00E63C27"/>
    <w:rsid w:val="00E661CA"/>
    <w:rsid w:val="00E7013D"/>
    <w:rsid w:val="00E7392D"/>
    <w:rsid w:val="00E92394"/>
    <w:rsid w:val="00EA59C2"/>
    <w:rsid w:val="00EB2858"/>
    <w:rsid w:val="00EB3CCF"/>
    <w:rsid w:val="00ED3D50"/>
    <w:rsid w:val="00ED3FAC"/>
    <w:rsid w:val="00ED6B5B"/>
    <w:rsid w:val="00EE1514"/>
    <w:rsid w:val="00EE2952"/>
    <w:rsid w:val="00EE61BD"/>
    <w:rsid w:val="00F00BBB"/>
    <w:rsid w:val="00F032AD"/>
    <w:rsid w:val="00F06C5D"/>
    <w:rsid w:val="00F13FCA"/>
    <w:rsid w:val="00F35959"/>
    <w:rsid w:val="00F62F63"/>
    <w:rsid w:val="00F710B0"/>
    <w:rsid w:val="00F800B2"/>
    <w:rsid w:val="00F83D8F"/>
    <w:rsid w:val="00F87846"/>
    <w:rsid w:val="00FA2C93"/>
    <w:rsid w:val="00FB6983"/>
    <w:rsid w:val="00FC11C0"/>
    <w:rsid w:val="00FC5798"/>
    <w:rsid w:val="00FD263F"/>
    <w:rsid w:val="00FD6FF6"/>
    <w:rsid w:val="00FE3A16"/>
    <w:rsid w:val="00FE4A01"/>
    <w:rsid w:val="00FE4E17"/>
    <w:rsid w:val="00FF2BAC"/>
    <w:rsid w:val="06B151FD"/>
    <w:rsid w:val="0897BAE8"/>
    <w:rsid w:val="0E6F4D97"/>
    <w:rsid w:val="0E8628BA"/>
    <w:rsid w:val="0EFDC151"/>
    <w:rsid w:val="12EBD016"/>
    <w:rsid w:val="1575F77F"/>
    <w:rsid w:val="16ACA2B2"/>
    <w:rsid w:val="2408A4DF"/>
    <w:rsid w:val="2474820B"/>
    <w:rsid w:val="2482B474"/>
    <w:rsid w:val="2519E287"/>
    <w:rsid w:val="2734B1CF"/>
    <w:rsid w:val="2909E759"/>
    <w:rsid w:val="2E4A2ADD"/>
    <w:rsid w:val="30B49E6F"/>
    <w:rsid w:val="32C5D729"/>
    <w:rsid w:val="3A5717EF"/>
    <w:rsid w:val="3DDFDE20"/>
    <w:rsid w:val="40418AFE"/>
    <w:rsid w:val="46B40B89"/>
    <w:rsid w:val="47B7CB4F"/>
    <w:rsid w:val="4BC2B462"/>
    <w:rsid w:val="52D78A66"/>
    <w:rsid w:val="56B46010"/>
    <w:rsid w:val="571B7F00"/>
    <w:rsid w:val="5C1A9FF1"/>
    <w:rsid w:val="69AE9748"/>
    <w:rsid w:val="6A0ADA24"/>
    <w:rsid w:val="6E5BAB0B"/>
    <w:rsid w:val="6F1F4626"/>
    <w:rsid w:val="77E0302C"/>
    <w:rsid w:val="7FDC9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F193A"/>
  <w15:chartTrackingRefBased/>
  <w15:docId w15:val="{3C193B8B-EC4D-428F-9FFD-0BE83FC9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9025E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ED3FAC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styleId="a9">
    <w:name w:val="Revision"/>
    <w:hidden/>
    <w:uiPriority w:val="99"/>
    <w:semiHidden/>
    <w:rsid w:val="00D27DC8"/>
    <w:rPr>
      <w:rFonts w:eastAsia="돋움체"/>
      <w:sz w:val="24"/>
      <w:szCs w:val="24"/>
    </w:rPr>
  </w:style>
  <w:style w:type="paragraph" w:styleId="aa">
    <w:name w:val="Balloon Text"/>
    <w:basedOn w:val="a"/>
    <w:link w:val="Char"/>
    <w:uiPriority w:val="99"/>
    <w:semiHidden/>
    <w:unhideWhenUsed/>
    <w:rsid w:val="00D27DC8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a"/>
    <w:uiPriority w:val="99"/>
    <w:semiHidden/>
    <w:rsid w:val="00D27DC8"/>
    <w:rPr>
      <w:rFonts w:ascii="맑은 고딕" w:eastAsia="맑은 고딕" w:hAnsi="맑은 고딕" w:cs="Times New Roman"/>
      <w:sz w:val="18"/>
      <w:szCs w:val="18"/>
    </w:rPr>
  </w:style>
  <w:style w:type="table" w:styleId="ab">
    <w:name w:val="Table Grid"/>
    <w:basedOn w:val="a1"/>
    <w:uiPriority w:val="59"/>
    <w:rsid w:val="004200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025E1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9025E1"/>
    <w:pPr>
      <w:keepLines/>
      <w:widowControl/>
      <w:wordWrap/>
      <w:adjustRightInd/>
      <w:spacing w:before="240" w:line="259" w:lineRule="auto"/>
      <w:jc w:val="left"/>
      <w:textAlignment w:val="auto"/>
      <w:outlineLvl w:val="9"/>
    </w:pPr>
    <w:rPr>
      <w:color w:val="2E74B5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9025E1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0"/>
    </w:rPr>
  </w:style>
  <w:style w:type="character" w:styleId="ac">
    <w:name w:val="Hyperlink"/>
    <w:basedOn w:val="a0"/>
    <w:uiPriority w:val="99"/>
    <w:unhideWhenUsed/>
    <w:rsid w:val="009025E1"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803E41"/>
    <w:rPr>
      <w:sz w:val="18"/>
      <w:szCs w:val="18"/>
    </w:rPr>
  </w:style>
  <w:style w:type="paragraph" w:styleId="ae">
    <w:name w:val="annotation text"/>
    <w:basedOn w:val="a"/>
    <w:link w:val="Char0"/>
    <w:uiPriority w:val="99"/>
    <w:semiHidden/>
    <w:unhideWhenUsed/>
    <w:rsid w:val="00803E41"/>
    <w:pPr>
      <w:jc w:val="left"/>
    </w:pPr>
  </w:style>
  <w:style w:type="character" w:customStyle="1" w:styleId="Char0">
    <w:name w:val="메모 텍스트 Char"/>
    <w:basedOn w:val="a0"/>
    <w:link w:val="ae"/>
    <w:uiPriority w:val="99"/>
    <w:semiHidden/>
    <w:rsid w:val="00803E41"/>
    <w:rPr>
      <w:rFonts w:eastAsia="돋움체"/>
      <w:sz w:val="24"/>
      <w:szCs w:val="24"/>
    </w:rPr>
  </w:style>
  <w:style w:type="paragraph" w:styleId="af">
    <w:name w:val="annotation subject"/>
    <w:basedOn w:val="ae"/>
    <w:next w:val="ae"/>
    <w:link w:val="Char1"/>
    <w:uiPriority w:val="99"/>
    <w:semiHidden/>
    <w:unhideWhenUsed/>
    <w:rsid w:val="00803E41"/>
    <w:rPr>
      <w:b/>
      <w:bCs/>
    </w:rPr>
  </w:style>
  <w:style w:type="character" w:customStyle="1" w:styleId="Char1">
    <w:name w:val="메모 주제 Char"/>
    <w:basedOn w:val="Char0"/>
    <w:link w:val="af"/>
    <w:uiPriority w:val="99"/>
    <w:semiHidden/>
    <w:rsid w:val="00803E41"/>
    <w:rPr>
      <w:rFonts w:eastAsia="돋움체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4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252BAB-3768-49D4-8045-D1E29400E6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464712-DDE4-46A1-BBF8-74D7DCEC1DF6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258C6FF-ADD8-4810-90D0-1E4F04D19982}"/>
</file>

<file path=customXml/itemProps4.xml><?xml version="1.0" encoding="utf-8"?>
<ds:datastoreItem xmlns:ds="http://schemas.openxmlformats.org/officeDocument/2006/customXml" ds:itemID="{0ADCA516-F763-484F-9287-1995D85CA71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1034</Words>
  <Characters>3675</Characters>
  <Application>Microsoft Office Word</Application>
  <DocSecurity>0</DocSecurity>
  <Lines>30</Lines>
  <Paragraphs>9</Paragraphs>
  <ScaleCrop>false</ScaleCrop>
  <Company>경영혁신팀</Company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Jaeho Choi 최재호</cp:lastModifiedBy>
  <cp:revision>2</cp:revision>
  <cp:lastPrinted>2016-07-05T09:07:00Z</cp:lastPrinted>
  <dcterms:created xsi:type="dcterms:W3CDTF">2022-11-29T06:36:00Z</dcterms:created>
  <dcterms:modified xsi:type="dcterms:W3CDTF">2022-11-29T06:36:00Z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2021-08-17T01:58:47Z</vt:lpwstr>
  </property>
  <property fmtid="{D5CDD505-2E9C-101B-9397-08002B2CF9AE}" pid="4" name="MSIP_Label_78059d40-19c8-4fad-b73a-4bd721d6054a_Method">
    <vt:lpwstr>Standard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99de34bd-f136-4d65-8754-1f339d7e40b3</vt:lpwstr>
  </property>
  <property fmtid="{D5CDD505-2E9C-101B-9397-08002B2CF9AE}" pid="8" name="MSIP_Label_78059d40-19c8-4fad-b73a-4bd721d6054a_ContentBits">
    <vt:lpwstr>0</vt:lpwstr>
  </property>
  <property fmtid="{D5CDD505-2E9C-101B-9397-08002B2CF9AE}" pid="9" name="ContentTypeId">
    <vt:lpwstr>0x01010045AC6D138A9216478D8C00E1C8E45BDF</vt:lpwstr>
  </property>
  <property fmtid="{D5CDD505-2E9C-101B-9397-08002B2CF9AE}" pid="10" name="Order">
    <vt:r8>24800</vt:r8>
  </property>
</Properties>
</file>