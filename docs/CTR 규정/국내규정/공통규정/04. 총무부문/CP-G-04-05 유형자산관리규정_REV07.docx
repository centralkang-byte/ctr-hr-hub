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7BF4" w14:textId="77777777" w:rsidR="008E1259" w:rsidRDefault="008E1259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E1259" w:rsidRPr="00B20B75" w14:paraId="2256EA2A" w14:textId="77777777" w:rsidTr="00D40221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720" w:type="dxa"/>
            <w:vAlign w:val="center"/>
          </w:tcPr>
          <w:p w14:paraId="35CC0DF1" w14:textId="77777777" w:rsidR="008E1259" w:rsidRPr="00B20B75" w:rsidRDefault="008E1259" w:rsidP="00D40221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703FA94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54DAA49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1F8A93DB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02C73818" w14:textId="77777777" w:rsidTr="00D40221">
        <w:tblPrEx>
          <w:tblCellMar>
            <w:top w:w="0" w:type="dxa"/>
            <w:bottom w:w="0" w:type="dxa"/>
          </w:tblCellMar>
        </w:tblPrEx>
        <w:trPr>
          <w:trHeight w:val="974"/>
        </w:trPr>
        <w:tc>
          <w:tcPr>
            <w:tcW w:w="720" w:type="dxa"/>
            <w:vAlign w:val="center"/>
          </w:tcPr>
          <w:p w14:paraId="7B620A2C" w14:textId="77777777" w:rsidR="008E1259" w:rsidRPr="00CE2E2B" w:rsidRDefault="00CE2E2B" w:rsidP="00CE2E2B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7</w:t>
            </w:r>
          </w:p>
        </w:tc>
        <w:tc>
          <w:tcPr>
            <w:tcW w:w="1440" w:type="dxa"/>
            <w:vAlign w:val="center"/>
          </w:tcPr>
          <w:p w14:paraId="7B2D2DAC" w14:textId="77777777" w:rsidR="008E1259" w:rsidRPr="00CE2E2B" w:rsidRDefault="00CE2E2B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2</w:t>
            </w:r>
            <w:r w:rsidRPr="00CE2E2B">
              <w:rPr>
                <w:rFonts w:ascii="맑은 고딕" w:eastAsia="맑은 고딕" w:hAnsi="맑은 고딕"/>
                <w:color w:val="0000FF"/>
              </w:rPr>
              <w:t>023.0</w:t>
            </w:r>
            <w:r w:rsidR="00462908">
              <w:rPr>
                <w:rFonts w:ascii="맑은 고딕" w:eastAsia="맑은 고딕" w:hAnsi="맑은 고딕"/>
                <w:color w:val="0000FF"/>
              </w:rPr>
              <w:t>4</w:t>
            </w:r>
            <w:r w:rsidRPr="00CE2E2B">
              <w:rPr>
                <w:rFonts w:ascii="맑은 고딕" w:eastAsia="맑은 고딕" w:hAnsi="맑은 고딕"/>
                <w:color w:val="0000FF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0F3E0AB6" w14:textId="77777777" w:rsidR="008E1259" w:rsidRPr="00CE2E2B" w:rsidRDefault="00CE2E2B">
            <w:pPr>
              <w:rPr>
                <w:rFonts w:ascii="맑은 고딕" w:eastAsia="맑은 고딕" w:hAnsi="맑은 고딕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 xml:space="preserve">제 </w:t>
            </w:r>
            <w:r w:rsidRPr="00CE2E2B">
              <w:rPr>
                <w:rFonts w:ascii="맑은 고딕" w:eastAsia="맑은 고딕" w:hAnsi="맑은 고딕"/>
                <w:color w:val="0000FF"/>
              </w:rPr>
              <w:t>3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조</w:t>
            </w:r>
            <w:r w:rsidRPr="00CE2E2B">
              <w:rPr>
                <w:rFonts w:ascii="맑은 고딕" w:eastAsia="맑은 고딕" w:hAnsi="맑은 고딕"/>
                <w:color w:val="0000FF"/>
              </w:rPr>
              <w:t>(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용어의 정의)</w:t>
            </w:r>
            <w:r w:rsidRPr="00CE2E2B">
              <w:rPr>
                <w:rFonts w:ascii="맑은 고딕" w:eastAsia="맑은 고딕" w:hAnsi="맑은 고딕"/>
                <w:color w:val="0000FF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고객지급품 내용 추가</w:t>
            </w:r>
          </w:p>
          <w:p w14:paraId="5A2D98E5" w14:textId="77777777" w:rsidR="00CE2E2B" w:rsidRPr="00CE2E2B" w:rsidRDefault="00CE2E2B">
            <w:pPr>
              <w:rPr>
                <w:rFonts w:ascii="맑은 고딕" w:eastAsia="맑은 고딕" w:hAnsi="맑은 고딕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제</w:t>
            </w:r>
            <w:r w:rsidRPr="00CE2E2B">
              <w:rPr>
                <w:rFonts w:ascii="맑은 고딕" w:eastAsia="맑은 고딕" w:hAnsi="맑은 고딕"/>
                <w:color w:val="0000FF"/>
              </w:rPr>
              <w:t>25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조(고객지급품의 관리)</w:t>
            </w:r>
            <w:r w:rsidRPr="00CE2E2B">
              <w:rPr>
                <w:rFonts w:ascii="맑은 고딕" w:eastAsia="맑은 고딕" w:hAnsi="맑은 고딕"/>
                <w:color w:val="0000FF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내용 추가</w:t>
            </w:r>
          </w:p>
          <w:p w14:paraId="224F6C8C" w14:textId="77777777" w:rsidR="00CE2E2B" w:rsidRPr="00CE2E2B" w:rsidRDefault="00CE2E2B">
            <w:pPr>
              <w:rPr>
                <w:rFonts w:ascii="맑은 고딕" w:eastAsia="맑은 고딕" w:hAnsi="맑은 고딕" w:hint="eastAsia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제3</w:t>
            </w:r>
            <w:r w:rsidRPr="00CE2E2B">
              <w:rPr>
                <w:rFonts w:ascii="맑은 고딕" w:eastAsia="맑은 고딕" w:hAnsi="맑은 고딕"/>
                <w:color w:val="0000FF"/>
              </w:rPr>
              <w:t>4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조(매각/폐기의 처리)</w:t>
            </w:r>
            <w:r w:rsidRPr="00CE2E2B">
              <w:rPr>
                <w:rFonts w:ascii="맑은 고딕" w:eastAsia="맑은 고딕" w:hAnsi="맑은 고딕"/>
                <w:color w:val="0000FF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  <w:color w:val="0000FF"/>
              </w:rPr>
              <w:t>고객지급품의 폐기추가</w:t>
            </w:r>
          </w:p>
        </w:tc>
        <w:tc>
          <w:tcPr>
            <w:tcW w:w="1980" w:type="dxa"/>
            <w:vAlign w:val="center"/>
          </w:tcPr>
          <w:p w14:paraId="5C040B27" w14:textId="77777777" w:rsidR="008E1259" w:rsidRPr="00CE2E2B" w:rsidRDefault="00CE2E2B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경영지원팀</w:t>
            </w:r>
          </w:p>
          <w:p w14:paraId="222CBE45" w14:textId="77777777" w:rsidR="00CE2E2B" w:rsidRPr="00CE2E2B" w:rsidRDefault="00CE2E2B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팀장 조성영</w:t>
            </w:r>
          </w:p>
          <w:p w14:paraId="298C3482" w14:textId="77777777" w:rsidR="00CE2E2B" w:rsidRPr="00CE2E2B" w:rsidRDefault="00CE2E2B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  <w:color w:val="0000FF"/>
              </w:rPr>
              <w:t>담당 최재호</w:t>
            </w:r>
          </w:p>
        </w:tc>
      </w:tr>
      <w:tr w:rsidR="008E1259" w:rsidRPr="00B20B75" w14:paraId="546E69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FBFB488" w14:textId="77777777" w:rsidR="008E1259" w:rsidRPr="00CE2E2B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687D87A5" w14:textId="77777777" w:rsidR="008E1259" w:rsidRPr="00CE2E2B" w:rsidRDefault="00F717DD">
            <w:pPr>
              <w:jc w:val="center"/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>6</w:t>
            </w:r>
          </w:p>
          <w:p w14:paraId="32C9A54D" w14:textId="77777777" w:rsidR="008E1259" w:rsidRPr="00CE2E2B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CD74513" w14:textId="77777777" w:rsidR="008E1259" w:rsidRPr="00CE2E2B" w:rsidRDefault="00F717DD">
            <w:pPr>
              <w:jc w:val="center"/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>2</w:t>
            </w:r>
            <w:r w:rsidRPr="00CE2E2B">
              <w:rPr>
                <w:rFonts w:ascii="맑은 고딕" w:eastAsia="맑은 고딕" w:hAnsi="맑은 고딕"/>
              </w:rPr>
              <w:t>022.02.01</w:t>
            </w:r>
          </w:p>
        </w:tc>
        <w:tc>
          <w:tcPr>
            <w:tcW w:w="5580" w:type="dxa"/>
            <w:gridSpan w:val="5"/>
            <w:vAlign w:val="center"/>
          </w:tcPr>
          <w:p w14:paraId="6981DC64" w14:textId="77777777" w:rsidR="008E1259" w:rsidRPr="00CE2E2B" w:rsidRDefault="00D40221">
            <w:pPr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 xml:space="preserve">제 </w:t>
            </w:r>
            <w:r w:rsidRPr="00CE2E2B">
              <w:rPr>
                <w:rFonts w:ascii="맑은 고딕" w:eastAsia="맑은 고딕" w:hAnsi="맑은 고딕"/>
              </w:rPr>
              <w:t>8</w:t>
            </w:r>
            <w:r w:rsidRPr="00CE2E2B">
              <w:rPr>
                <w:rFonts w:ascii="맑은 고딕" w:eastAsia="맑은 고딕" w:hAnsi="맑은 고딕" w:hint="eastAsia"/>
              </w:rPr>
              <w:t>조(사업장관리부서)</w:t>
            </w:r>
            <w:r w:rsidRPr="00CE2E2B">
              <w:rPr>
                <w:rFonts w:ascii="맑은 고딕" w:eastAsia="맑은 고딕" w:hAnsi="맑은 고딕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</w:rPr>
              <w:t>내용 및 명칭변경</w:t>
            </w:r>
          </w:p>
          <w:p w14:paraId="35F0D726" w14:textId="77777777" w:rsidR="00D40221" w:rsidRPr="00CE2E2B" w:rsidRDefault="00D40221" w:rsidP="00D40221">
            <w:pPr>
              <w:ind w:left="660" w:hangingChars="300" w:hanging="660"/>
              <w:outlineLvl w:val="0"/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>제17조(관리시스템(</w:t>
            </w:r>
            <w:r w:rsidRPr="00CE2E2B">
              <w:rPr>
                <w:rFonts w:ascii="맑은 고딕" w:eastAsia="맑은 고딕" w:hAnsi="맑은 고딕"/>
              </w:rPr>
              <w:t>SAP</w:t>
            </w:r>
            <w:r w:rsidRPr="00CE2E2B">
              <w:rPr>
                <w:rFonts w:ascii="맑은 고딕" w:eastAsia="맑은 고딕" w:hAnsi="맑은 고딕" w:hint="eastAsia"/>
              </w:rPr>
              <w:t>시스템</w:t>
            </w:r>
            <w:r w:rsidRPr="00CE2E2B">
              <w:rPr>
                <w:rFonts w:ascii="맑은 고딕" w:eastAsia="맑은 고딕" w:hAnsi="맑은 고딕"/>
              </w:rPr>
              <w:t>)</w:t>
            </w:r>
            <w:r w:rsidRPr="00CE2E2B">
              <w:rPr>
                <w:rFonts w:ascii="맑은 고딕" w:eastAsia="맑은 고딕" w:hAnsi="맑은 고딕" w:hint="eastAsia"/>
              </w:rPr>
              <w:t xml:space="preserve"> 및 부외자산관리대장 운영)</w:t>
            </w:r>
            <w:r w:rsidRPr="00CE2E2B">
              <w:rPr>
                <w:rFonts w:ascii="맑은 고딕" w:eastAsia="맑은 고딕" w:hAnsi="맑은 고딕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</w:rPr>
              <w:t>내용수정</w:t>
            </w:r>
          </w:p>
          <w:p w14:paraId="737A9914" w14:textId="77777777" w:rsidR="00D40221" w:rsidRPr="00CE2E2B" w:rsidRDefault="00D40221" w:rsidP="00D40221">
            <w:pPr>
              <w:ind w:left="660" w:hangingChars="300" w:hanging="660"/>
              <w:outlineLvl w:val="0"/>
              <w:rPr>
                <w:rFonts w:ascii="맑은 고딕" w:eastAsia="맑은 고딕" w:hAnsi="맑은 고딕" w:hint="eastAsia"/>
              </w:rPr>
            </w:pPr>
            <w:r w:rsidRPr="00CE2E2B">
              <w:rPr>
                <w:rFonts w:ascii="맑은 고딕" w:eastAsia="맑은 고딕" w:hAnsi="맑은 고딕" w:hint="eastAsia"/>
              </w:rPr>
              <w:t>제2</w:t>
            </w:r>
            <w:r w:rsidRPr="00CE2E2B">
              <w:rPr>
                <w:rFonts w:ascii="맑은 고딕" w:eastAsia="맑은 고딕" w:hAnsi="맑은 고딕"/>
              </w:rPr>
              <w:t>0</w:t>
            </w:r>
            <w:r w:rsidRPr="00CE2E2B">
              <w:rPr>
                <w:rFonts w:ascii="맑은 고딕" w:eastAsia="맑은 고딕" w:hAnsi="맑은 고딕" w:hint="eastAsia"/>
              </w:rPr>
              <w:t>조(자산의 관리)</w:t>
            </w:r>
            <w:r w:rsidRPr="00CE2E2B">
              <w:rPr>
                <w:rFonts w:ascii="맑은 고딕" w:eastAsia="맑은 고딕" w:hAnsi="맑은 고딕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</w:rPr>
              <w:t>내용수정</w:t>
            </w:r>
          </w:p>
          <w:p w14:paraId="414F9105" w14:textId="77777777" w:rsidR="00D40221" w:rsidRPr="00CE2E2B" w:rsidRDefault="00D40221">
            <w:pPr>
              <w:rPr>
                <w:rFonts w:ascii="맑은 고딕" w:eastAsia="맑은 고딕" w:hAnsi="맑은 고딕" w:hint="eastAsia"/>
              </w:rPr>
            </w:pPr>
            <w:r w:rsidRPr="00CE2E2B">
              <w:rPr>
                <w:rFonts w:ascii="맑은 고딕" w:eastAsia="맑은 고딕" w:hAnsi="맑은 고딕" w:hint="eastAsia"/>
              </w:rPr>
              <w:t>제3</w:t>
            </w:r>
            <w:r w:rsidRPr="00CE2E2B">
              <w:rPr>
                <w:rFonts w:ascii="맑은 고딕" w:eastAsia="맑은 고딕" w:hAnsi="맑은 고딕"/>
              </w:rPr>
              <w:t>3</w:t>
            </w:r>
            <w:r w:rsidRPr="00CE2E2B">
              <w:rPr>
                <w:rFonts w:ascii="맑은 고딕" w:eastAsia="맑은 고딕" w:hAnsi="맑은 고딕" w:hint="eastAsia"/>
              </w:rPr>
              <w:t>조(매각</w:t>
            </w:r>
            <w:r w:rsidRPr="00CE2E2B">
              <w:rPr>
                <w:rFonts w:ascii="맑은 고딕" w:eastAsia="맑은 고딕" w:hAnsi="맑은 고딕"/>
              </w:rPr>
              <w:t>/</w:t>
            </w:r>
            <w:r w:rsidRPr="00CE2E2B">
              <w:rPr>
                <w:rFonts w:ascii="맑은 고딕" w:eastAsia="맑은 고딕" w:hAnsi="맑은 고딕" w:hint="eastAsia"/>
              </w:rPr>
              <w:t>폐기 처리)</w:t>
            </w:r>
            <w:r w:rsidRPr="00CE2E2B">
              <w:rPr>
                <w:rFonts w:ascii="맑은 고딕" w:eastAsia="맑은 고딕" w:hAnsi="맑은 고딕"/>
              </w:rPr>
              <w:t xml:space="preserve"> – </w:t>
            </w:r>
            <w:r w:rsidRPr="00CE2E2B">
              <w:rPr>
                <w:rFonts w:ascii="맑은 고딕" w:eastAsia="맑은 고딕" w:hAnsi="맑은 고딕" w:hint="eastAsia"/>
              </w:rPr>
              <w:t>내용수정</w:t>
            </w:r>
          </w:p>
        </w:tc>
        <w:tc>
          <w:tcPr>
            <w:tcW w:w="1980" w:type="dxa"/>
            <w:vAlign w:val="center"/>
          </w:tcPr>
          <w:p w14:paraId="247B574B" w14:textId="77777777" w:rsidR="008E1259" w:rsidRPr="00CE2E2B" w:rsidRDefault="00F717DD">
            <w:pPr>
              <w:jc w:val="center"/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>총괄경영팀</w:t>
            </w:r>
          </w:p>
          <w:p w14:paraId="2AD08FFF" w14:textId="77777777" w:rsidR="00F717DD" w:rsidRPr="00CE2E2B" w:rsidRDefault="00F717DD">
            <w:pPr>
              <w:jc w:val="center"/>
              <w:rPr>
                <w:rFonts w:ascii="맑은 고딕" w:eastAsia="맑은 고딕" w:hAnsi="맑은 고딕"/>
              </w:rPr>
            </w:pPr>
            <w:r w:rsidRPr="00CE2E2B">
              <w:rPr>
                <w:rFonts w:ascii="맑은 고딕" w:eastAsia="맑은 고딕" w:hAnsi="맑은 고딕" w:hint="eastAsia"/>
              </w:rPr>
              <w:t>팀장 이재준</w:t>
            </w:r>
          </w:p>
          <w:p w14:paraId="1E30E282" w14:textId="77777777" w:rsidR="00F717DD" w:rsidRPr="00F717DD" w:rsidRDefault="00F717DD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CE2E2B">
              <w:rPr>
                <w:rFonts w:ascii="맑은 고딕" w:eastAsia="맑은 고딕" w:hAnsi="맑은 고딕" w:hint="eastAsia"/>
              </w:rPr>
              <w:t>담당 최재호</w:t>
            </w:r>
          </w:p>
        </w:tc>
      </w:tr>
      <w:tr w:rsidR="008E1259" w:rsidRPr="00B20B75" w14:paraId="2B398B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E159C6" w14:textId="77777777" w:rsidR="008E1259" w:rsidRPr="00F717DD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223DC3C5" w14:textId="77777777" w:rsidR="008E1259" w:rsidRPr="00F717DD" w:rsidRDefault="006A76B5">
            <w:pPr>
              <w:jc w:val="center"/>
              <w:rPr>
                <w:rFonts w:ascii="맑은 고딕" w:eastAsia="맑은 고딕" w:hAnsi="맑은 고딕"/>
              </w:rPr>
            </w:pPr>
            <w:r w:rsidRPr="00F717DD">
              <w:rPr>
                <w:rFonts w:ascii="맑은 고딕" w:eastAsia="맑은 고딕" w:hAnsi="맑은 고딕" w:hint="eastAsia"/>
              </w:rPr>
              <w:t>5</w:t>
            </w:r>
          </w:p>
          <w:p w14:paraId="368C10F1" w14:textId="77777777" w:rsidR="008E1259" w:rsidRPr="00F717DD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3672C61E" w14:textId="77777777" w:rsidR="008E1259" w:rsidRPr="00F717DD" w:rsidRDefault="006A76B5">
            <w:pPr>
              <w:jc w:val="center"/>
              <w:rPr>
                <w:rFonts w:ascii="맑은 고딕" w:eastAsia="맑은 고딕" w:hAnsi="맑은 고딕"/>
              </w:rPr>
            </w:pPr>
            <w:r w:rsidRPr="00F717DD">
              <w:rPr>
                <w:rFonts w:ascii="맑은 고딕" w:eastAsia="맑은 고딕" w:hAnsi="맑은 고딕" w:hint="eastAsia"/>
              </w:rPr>
              <w:t>2020.06.01</w:t>
            </w:r>
          </w:p>
        </w:tc>
        <w:tc>
          <w:tcPr>
            <w:tcW w:w="5580" w:type="dxa"/>
            <w:gridSpan w:val="5"/>
            <w:vAlign w:val="center"/>
          </w:tcPr>
          <w:p w14:paraId="6C273B32" w14:textId="77777777" w:rsidR="008E1259" w:rsidRPr="00F717DD" w:rsidRDefault="00C111DF">
            <w:pPr>
              <w:rPr>
                <w:rFonts w:ascii="맑은 고딕" w:eastAsia="맑은 고딕" w:hAnsi="맑은 고딕"/>
              </w:rPr>
            </w:pPr>
            <w:r w:rsidRPr="00F717DD">
              <w:rPr>
                <w:rFonts w:ascii="맑은 고딕" w:eastAsia="맑은 고딕" w:hAnsi="맑은 고딕" w:hint="eastAsia"/>
              </w:rPr>
              <w:t>제2</w:t>
            </w:r>
            <w:r w:rsidRPr="00F717DD">
              <w:rPr>
                <w:rFonts w:ascii="맑은 고딕" w:eastAsia="맑은 고딕" w:hAnsi="맑은 고딕"/>
              </w:rPr>
              <w:t>9</w:t>
            </w:r>
            <w:r w:rsidRPr="00F717DD">
              <w:rPr>
                <w:rFonts w:ascii="맑은 고딕" w:eastAsia="맑은 고딕" w:hAnsi="맑은 고딕" w:hint="eastAsia"/>
              </w:rPr>
              <w:t>조(실사의 방법)</w:t>
            </w:r>
            <w:r w:rsidRPr="00F717DD">
              <w:rPr>
                <w:rFonts w:ascii="맑은 고딕" w:eastAsia="맑은 고딕" w:hAnsi="맑은 고딕"/>
              </w:rPr>
              <w:t xml:space="preserve"> – </w:t>
            </w:r>
            <w:r w:rsidRPr="00F717DD">
              <w:rPr>
                <w:rFonts w:ascii="맑은 고딕" w:eastAsia="맑은 고딕" w:hAnsi="맑은 고딕" w:hint="eastAsia"/>
              </w:rPr>
              <w:t>임대자산 실사관리 추가</w:t>
            </w:r>
          </w:p>
        </w:tc>
        <w:tc>
          <w:tcPr>
            <w:tcW w:w="1980" w:type="dxa"/>
            <w:vAlign w:val="center"/>
          </w:tcPr>
          <w:p w14:paraId="3816E640" w14:textId="77777777" w:rsidR="008E1259" w:rsidRPr="00F717DD" w:rsidRDefault="006A76B5" w:rsidP="00B97F93">
            <w:pPr>
              <w:jc w:val="center"/>
              <w:rPr>
                <w:rFonts w:ascii="맑은 고딕" w:eastAsia="맑은 고딕" w:hAnsi="맑은 고딕"/>
              </w:rPr>
            </w:pPr>
            <w:r w:rsidRPr="00F717DD">
              <w:rPr>
                <w:rFonts w:ascii="맑은 고딕" w:eastAsia="맑은 고딕" w:hAnsi="맑은 고딕" w:hint="eastAsia"/>
              </w:rPr>
              <w:t>총괄경영팀</w:t>
            </w:r>
          </w:p>
          <w:p w14:paraId="618BED1B" w14:textId="77777777" w:rsidR="006A76B5" w:rsidRPr="00F717DD" w:rsidRDefault="006A76B5" w:rsidP="00B97F93">
            <w:pPr>
              <w:jc w:val="center"/>
              <w:rPr>
                <w:rFonts w:ascii="맑은 고딕" w:eastAsia="맑은 고딕" w:hAnsi="맑은 고딕"/>
              </w:rPr>
            </w:pPr>
            <w:r w:rsidRPr="00F717DD">
              <w:rPr>
                <w:rFonts w:ascii="맑은 고딕" w:eastAsia="맑은 고딕" w:hAnsi="맑은 고딕" w:hint="eastAsia"/>
              </w:rPr>
              <w:t>팀장 이재준</w:t>
            </w:r>
          </w:p>
          <w:p w14:paraId="50140611" w14:textId="77777777" w:rsidR="006A76B5" w:rsidRPr="00F717DD" w:rsidRDefault="006A76B5" w:rsidP="00B97F93">
            <w:pPr>
              <w:jc w:val="center"/>
              <w:rPr>
                <w:rFonts w:ascii="맑은 고딕" w:eastAsia="맑은 고딕" w:hAnsi="맑은 고딕" w:hint="eastAsia"/>
              </w:rPr>
            </w:pPr>
            <w:r w:rsidRPr="00F717DD">
              <w:rPr>
                <w:rFonts w:ascii="맑은 고딕" w:eastAsia="맑은 고딕" w:hAnsi="맑은 고딕" w:hint="eastAsia"/>
              </w:rPr>
              <w:t>담당 최재호</w:t>
            </w:r>
          </w:p>
        </w:tc>
      </w:tr>
      <w:tr w:rsidR="008E1259" w:rsidRPr="00B20B75" w14:paraId="34F9BA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99CFE62" w14:textId="77777777" w:rsidR="008E1259" w:rsidRPr="006A76B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76D7E8EA" w14:textId="77777777" w:rsidR="008E1259" w:rsidRPr="006A76B5" w:rsidRDefault="005C32E8">
            <w:pPr>
              <w:jc w:val="center"/>
              <w:rPr>
                <w:rFonts w:ascii="맑은 고딕" w:eastAsia="맑은 고딕" w:hAnsi="맑은 고딕"/>
              </w:rPr>
            </w:pPr>
            <w:r w:rsidRPr="006A76B5">
              <w:rPr>
                <w:rFonts w:ascii="맑은 고딕" w:eastAsia="맑은 고딕" w:hAnsi="맑은 고딕" w:hint="eastAsia"/>
              </w:rPr>
              <w:t>4</w:t>
            </w:r>
          </w:p>
          <w:p w14:paraId="540F47C0" w14:textId="77777777" w:rsidR="008E1259" w:rsidRPr="006A76B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9407C6B" w14:textId="77777777" w:rsidR="008E1259" w:rsidRPr="006A76B5" w:rsidRDefault="00B97F93" w:rsidP="0076360B">
            <w:pPr>
              <w:jc w:val="center"/>
              <w:rPr>
                <w:rFonts w:ascii="맑은 고딕" w:eastAsia="맑은 고딕" w:hAnsi="맑은 고딕"/>
              </w:rPr>
            </w:pPr>
            <w:r w:rsidRPr="006A76B5">
              <w:rPr>
                <w:rFonts w:ascii="맑은 고딕" w:eastAsia="맑은 고딕" w:hAnsi="맑은 고딕" w:hint="eastAsia"/>
              </w:rPr>
              <w:t>2018.1</w:t>
            </w:r>
            <w:r w:rsidR="0076360B" w:rsidRPr="006A76B5">
              <w:rPr>
                <w:rFonts w:ascii="맑은 고딕" w:eastAsia="맑은 고딕" w:hAnsi="맑은 고딕"/>
              </w:rPr>
              <w:t>1</w:t>
            </w:r>
            <w:r w:rsidRPr="006A76B5">
              <w:rPr>
                <w:rFonts w:ascii="맑은 고딕" w:eastAsia="맑은 고딕" w:hAnsi="맑은 고딕" w:hint="eastAsia"/>
              </w:rPr>
              <w:t>.</w:t>
            </w:r>
            <w:r w:rsidR="0076360B" w:rsidRPr="006A76B5">
              <w:rPr>
                <w:rFonts w:ascii="맑은 고딕" w:eastAsia="맑은 고딕" w:hAnsi="맑은 고딕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69F215BF" w14:textId="77777777" w:rsidR="008E1259" w:rsidRPr="006A76B5" w:rsidRDefault="00B97F93">
            <w:pPr>
              <w:rPr>
                <w:rFonts w:ascii="맑은 고딕" w:eastAsia="맑은 고딕" w:hAnsi="맑은 고딕" w:hint="eastAsia"/>
              </w:rPr>
            </w:pPr>
            <w:r w:rsidRPr="006A76B5">
              <w:rPr>
                <w:rFonts w:ascii="맑은 고딕" w:eastAsia="맑은 고딕" w:hAnsi="맑은 고딕" w:hint="eastAsia"/>
              </w:rPr>
              <w:t>제20조(자</w:t>
            </w:r>
            <w:r w:rsidRPr="006A76B5">
              <w:rPr>
                <w:rFonts w:ascii="맑은 고딕" w:eastAsia="맑은 고딕" w:hAnsi="맑은 고딕"/>
              </w:rPr>
              <w:t>산관리의</w:t>
            </w:r>
            <w:r w:rsidRPr="006A76B5">
              <w:rPr>
                <w:rFonts w:ascii="맑은 고딕" w:eastAsia="맑은 고딕" w:hAnsi="맑은 고딕" w:hint="eastAsia"/>
              </w:rPr>
              <w:t xml:space="preserve"> 방</w:t>
            </w:r>
            <w:r w:rsidRPr="006A76B5">
              <w:rPr>
                <w:rFonts w:ascii="맑은 고딕" w:eastAsia="맑은 고딕" w:hAnsi="맑은 고딕"/>
              </w:rPr>
              <w:t>안</w:t>
            </w:r>
            <w:r w:rsidRPr="006A76B5">
              <w:rPr>
                <w:rFonts w:ascii="맑은 고딕" w:eastAsia="맑은 고딕" w:hAnsi="맑은 고딕" w:hint="eastAsia"/>
              </w:rPr>
              <w:t>)-고</w:t>
            </w:r>
            <w:r w:rsidRPr="006A76B5">
              <w:rPr>
                <w:rFonts w:ascii="맑은 고딕" w:eastAsia="맑은 고딕" w:hAnsi="맑은 고딕"/>
              </w:rPr>
              <w:t>정</w:t>
            </w:r>
            <w:r w:rsidRPr="006A76B5">
              <w:rPr>
                <w:rFonts w:ascii="맑은 고딕" w:eastAsia="맑은 고딕" w:hAnsi="맑은 고딕" w:hint="eastAsia"/>
              </w:rPr>
              <w:t>자</w:t>
            </w:r>
            <w:r w:rsidRPr="006A76B5">
              <w:rPr>
                <w:rFonts w:ascii="맑은 고딕" w:eastAsia="맑은 고딕" w:hAnsi="맑은 고딕"/>
              </w:rPr>
              <w:t>산</w:t>
            </w:r>
            <w:r w:rsidRPr="006A76B5">
              <w:rPr>
                <w:rFonts w:ascii="맑은 고딕" w:eastAsia="맑은 고딕" w:hAnsi="맑은 고딕" w:hint="eastAsia"/>
              </w:rPr>
              <w:t>,</w:t>
            </w:r>
            <w:r w:rsidRPr="006A76B5">
              <w:rPr>
                <w:rFonts w:ascii="맑은 고딕" w:eastAsia="맑은 고딕" w:hAnsi="맑은 고딕"/>
              </w:rPr>
              <w:t xml:space="preserve"> </w:t>
            </w:r>
            <w:r w:rsidRPr="006A76B5">
              <w:rPr>
                <w:rFonts w:ascii="맑은 고딕" w:eastAsia="맑은 고딕" w:hAnsi="맑은 고딕" w:hint="eastAsia"/>
              </w:rPr>
              <w:t>부</w:t>
            </w:r>
            <w:r w:rsidRPr="006A76B5">
              <w:rPr>
                <w:rFonts w:ascii="맑은 고딕" w:eastAsia="맑은 고딕" w:hAnsi="맑은 고딕"/>
              </w:rPr>
              <w:t>외자산</w:t>
            </w:r>
            <w:r w:rsidRPr="006A76B5">
              <w:rPr>
                <w:rFonts w:ascii="맑은 고딕" w:eastAsia="맑은 고딕" w:hAnsi="맑은 고딕" w:hint="eastAsia"/>
              </w:rPr>
              <w:t xml:space="preserve"> 관리</w:t>
            </w:r>
          </w:p>
        </w:tc>
        <w:tc>
          <w:tcPr>
            <w:tcW w:w="1980" w:type="dxa"/>
            <w:vAlign w:val="center"/>
          </w:tcPr>
          <w:p w14:paraId="07392A6A" w14:textId="77777777" w:rsidR="008E1259" w:rsidRPr="006A76B5" w:rsidRDefault="00B97F93" w:rsidP="00B97F93">
            <w:pPr>
              <w:jc w:val="center"/>
              <w:rPr>
                <w:rFonts w:ascii="맑은 고딕" w:eastAsia="맑은 고딕" w:hAnsi="맑은 고딕"/>
              </w:rPr>
            </w:pPr>
            <w:r w:rsidRPr="006A76B5">
              <w:rPr>
                <w:rFonts w:ascii="맑은 고딕" w:eastAsia="맑은 고딕" w:hAnsi="맑은 고딕" w:hint="eastAsia"/>
              </w:rPr>
              <w:t>경</w:t>
            </w:r>
            <w:r w:rsidRPr="006A76B5">
              <w:rPr>
                <w:rFonts w:ascii="맑은 고딕" w:eastAsia="맑은 고딕" w:hAnsi="맑은 고딕"/>
              </w:rPr>
              <w:t>영지원팀</w:t>
            </w:r>
          </w:p>
          <w:p w14:paraId="371CD8CF" w14:textId="77777777" w:rsidR="00B97F93" w:rsidRPr="006A76B5" w:rsidRDefault="00B97F93" w:rsidP="00B97F93">
            <w:pPr>
              <w:jc w:val="center"/>
              <w:rPr>
                <w:rFonts w:ascii="맑은 고딕" w:eastAsia="맑은 고딕" w:hAnsi="맑은 고딕"/>
              </w:rPr>
            </w:pPr>
            <w:r w:rsidRPr="006A76B5">
              <w:rPr>
                <w:rFonts w:ascii="맑은 고딕" w:eastAsia="맑은 고딕" w:hAnsi="맑은 고딕" w:hint="eastAsia"/>
              </w:rPr>
              <w:t>부</w:t>
            </w:r>
            <w:r w:rsidRPr="006A76B5">
              <w:rPr>
                <w:rFonts w:ascii="맑은 고딕" w:eastAsia="맑은 고딕" w:hAnsi="맑은 고딕"/>
              </w:rPr>
              <w:t>장</w:t>
            </w:r>
            <w:r w:rsidRPr="006A76B5">
              <w:rPr>
                <w:rFonts w:ascii="맑은 고딕" w:eastAsia="맑은 고딕" w:hAnsi="맑은 고딕" w:hint="eastAsia"/>
              </w:rPr>
              <w:t xml:space="preserve"> 고</w:t>
            </w:r>
            <w:r w:rsidRPr="006A76B5">
              <w:rPr>
                <w:rFonts w:ascii="맑은 고딕" w:eastAsia="맑은 고딕" w:hAnsi="맑은 고딕"/>
              </w:rPr>
              <w:t>중학</w:t>
            </w:r>
          </w:p>
          <w:p w14:paraId="68B64ECB" w14:textId="77777777" w:rsidR="00B97F93" w:rsidRPr="006A76B5" w:rsidRDefault="00B97F93" w:rsidP="00B97F93">
            <w:pPr>
              <w:jc w:val="center"/>
              <w:rPr>
                <w:rFonts w:ascii="맑은 고딕" w:eastAsia="맑은 고딕" w:hAnsi="맑은 고딕" w:hint="eastAsia"/>
              </w:rPr>
            </w:pPr>
            <w:r w:rsidRPr="006A76B5">
              <w:rPr>
                <w:rFonts w:ascii="맑은 고딕" w:eastAsia="맑은 고딕" w:hAnsi="맑은 고딕" w:hint="eastAsia"/>
              </w:rPr>
              <w:t>과</w:t>
            </w:r>
            <w:r w:rsidRPr="006A76B5">
              <w:rPr>
                <w:rFonts w:ascii="맑은 고딕" w:eastAsia="맑은 고딕" w:hAnsi="맑은 고딕"/>
              </w:rPr>
              <w:t>장</w:t>
            </w:r>
            <w:r w:rsidRPr="006A76B5">
              <w:rPr>
                <w:rFonts w:ascii="맑은 고딕" w:eastAsia="맑은 고딕" w:hAnsi="맑은 고딕" w:hint="eastAsia"/>
              </w:rPr>
              <w:t xml:space="preserve"> 최</w:t>
            </w:r>
            <w:r w:rsidRPr="006A76B5">
              <w:rPr>
                <w:rFonts w:ascii="맑은 고딕" w:eastAsia="맑은 고딕" w:hAnsi="맑은 고딕"/>
              </w:rPr>
              <w:t>재</w:t>
            </w:r>
            <w:r w:rsidRPr="006A76B5">
              <w:rPr>
                <w:rFonts w:ascii="맑은 고딕" w:eastAsia="맑은 고딕" w:hAnsi="맑은 고딕" w:hint="eastAsia"/>
              </w:rPr>
              <w:t>호</w:t>
            </w:r>
          </w:p>
        </w:tc>
      </w:tr>
      <w:tr w:rsidR="008E1259" w:rsidRPr="00B20B75" w14:paraId="722A76B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B75C5C0" w14:textId="77777777" w:rsidR="008E1259" w:rsidRPr="00117A4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2030487E" w14:textId="77777777" w:rsidR="008E1259" w:rsidRPr="00117A49" w:rsidRDefault="009E0F45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3</w:t>
            </w:r>
          </w:p>
          <w:p w14:paraId="7759D945" w14:textId="77777777" w:rsidR="008E1259" w:rsidRPr="00117A4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CF1218E" w14:textId="77777777" w:rsidR="008E1259" w:rsidRPr="00117A49" w:rsidRDefault="00FE493A" w:rsidP="00FE493A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2017.02.01</w:t>
            </w:r>
          </w:p>
        </w:tc>
        <w:tc>
          <w:tcPr>
            <w:tcW w:w="5580" w:type="dxa"/>
            <w:gridSpan w:val="5"/>
            <w:vAlign w:val="center"/>
          </w:tcPr>
          <w:p w14:paraId="59A1173B" w14:textId="77777777" w:rsidR="008E1259" w:rsidRPr="00117A49" w:rsidRDefault="009E0F45" w:rsidP="00FE493A">
            <w:pPr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규정 명</w:t>
            </w:r>
            <w:r w:rsidR="00FE493A" w:rsidRPr="00117A49">
              <w:rPr>
                <w:rFonts w:ascii="맑은 고딕" w:eastAsia="맑은 고딕" w:hAnsi="맑은 고딕" w:hint="eastAsia"/>
              </w:rPr>
              <w:t>칭변경</w:t>
            </w:r>
            <w:r w:rsidR="00057FCD" w:rsidRPr="00117A49">
              <w:rPr>
                <w:rFonts w:ascii="맑은 고딕" w:eastAsia="맑은 고딕" w:hAnsi="맑은 고딕" w:hint="eastAsia"/>
              </w:rPr>
              <w:t xml:space="preserve"> 및 일부 조항수정</w:t>
            </w:r>
          </w:p>
          <w:p w14:paraId="140519B0" w14:textId="77777777" w:rsidR="00FE493A" w:rsidRPr="00117A49" w:rsidRDefault="00FE493A" w:rsidP="00FE493A">
            <w:pPr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제 14조(자산취득행위 및 절차)</w:t>
            </w:r>
            <w:r w:rsidR="00057FCD" w:rsidRPr="00117A49">
              <w:rPr>
                <w:rFonts w:ascii="맑은 고딕" w:eastAsia="맑은 고딕" w:hAnsi="맑은 고딕" w:hint="eastAsia"/>
              </w:rPr>
              <w:t>-부동산취득 내용수정</w:t>
            </w:r>
          </w:p>
          <w:p w14:paraId="22B733F4" w14:textId="77777777" w:rsidR="00057FCD" w:rsidRPr="00117A49" w:rsidRDefault="00057FCD" w:rsidP="00057FCD">
            <w:pPr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제 20조(자산의 관리책임)-사업장 관리책임 내용수정</w:t>
            </w:r>
          </w:p>
          <w:p w14:paraId="6950E843" w14:textId="77777777" w:rsidR="00057FCD" w:rsidRPr="00117A49" w:rsidRDefault="00057FCD" w:rsidP="00057FCD">
            <w:pPr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제 32조(매각/폐기의 처리)-부동산매각 내용수정</w:t>
            </w:r>
          </w:p>
        </w:tc>
        <w:tc>
          <w:tcPr>
            <w:tcW w:w="1980" w:type="dxa"/>
            <w:vAlign w:val="center"/>
          </w:tcPr>
          <w:p w14:paraId="5FEB3D43" w14:textId="77777777" w:rsidR="008E1259" w:rsidRPr="00117A49" w:rsidRDefault="009E0F45" w:rsidP="009E0F45">
            <w:pPr>
              <w:jc w:val="center"/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총무안전환경팀</w:t>
            </w:r>
          </w:p>
          <w:p w14:paraId="5E9A14E5" w14:textId="77777777" w:rsidR="009E0F45" w:rsidRPr="00117A49" w:rsidRDefault="009E0F45" w:rsidP="009E0F45">
            <w:pPr>
              <w:jc w:val="center"/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부장 고중학</w:t>
            </w:r>
          </w:p>
          <w:p w14:paraId="58208210" w14:textId="77777777" w:rsidR="009E0F45" w:rsidRPr="00117A49" w:rsidRDefault="009E0F45" w:rsidP="009E0F45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과장 최재호</w:t>
            </w:r>
          </w:p>
        </w:tc>
      </w:tr>
      <w:tr w:rsidR="008E1259" w:rsidRPr="00B20B75" w14:paraId="201769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219B262" w14:textId="77777777" w:rsidR="008E1259" w:rsidRPr="00117A4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0EDD3A56" w14:textId="77777777" w:rsidR="008E1259" w:rsidRPr="00117A49" w:rsidRDefault="00EE75E9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2</w:t>
            </w:r>
          </w:p>
          <w:p w14:paraId="5813BBD3" w14:textId="77777777" w:rsidR="008E1259" w:rsidRPr="00117A4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8196B8B" w14:textId="77777777" w:rsidR="008E1259" w:rsidRPr="00117A49" w:rsidRDefault="00F34143" w:rsidP="00FB3297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201</w:t>
            </w:r>
            <w:r w:rsidR="00063823" w:rsidRPr="00117A49">
              <w:rPr>
                <w:rFonts w:ascii="맑은 고딕" w:eastAsia="맑은 고딕" w:hAnsi="맑은 고딕" w:hint="eastAsia"/>
              </w:rPr>
              <w:t>6</w:t>
            </w:r>
            <w:r w:rsidRPr="00117A49">
              <w:rPr>
                <w:rFonts w:ascii="맑은 고딕" w:eastAsia="맑은 고딕" w:hAnsi="맑은 고딕" w:hint="eastAsia"/>
              </w:rPr>
              <w:t>.</w:t>
            </w:r>
            <w:r w:rsidR="00FB3297" w:rsidRPr="00117A49">
              <w:rPr>
                <w:rFonts w:ascii="맑은 고딕" w:eastAsia="맑은 고딕" w:hAnsi="맑은 고딕" w:hint="eastAsia"/>
              </w:rPr>
              <w:t>12</w:t>
            </w:r>
            <w:r w:rsidR="00EE75E9" w:rsidRPr="00117A49">
              <w:rPr>
                <w:rFonts w:ascii="맑은 고딕" w:eastAsia="맑은 고딕" w:hAnsi="맑은 고딕" w:hint="eastAsia"/>
              </w:rPr>
              <w:t>.</w:t>
            </w:r>
            <w:r w:rsidR="00FB3297" w:rsidRPr="00117A49">
              <w:rPr>
                <w:rFonts w:ascii="맑은 고딕" w:eastAsia="맑은 고딕" w:hAnsi="맑은 고딕" w:hint="eastAsia"/>
              </w:rPr>
              <w:t>0</w:t>
            </w:r>
            <w:r w:rsidR="00EE75E9" w:rsidRPr="00117A49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23F5776" w14:textId="77777777" w:rsidR="008E1259" w:rsidRPr="00117A49" w:rsidRDefault="00A841E3" w:rsidP="00A841E3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전  면  개  정</w:t>
            </w:r>
          </w:p>
        </w:tc>
        <w:tc>
          <w:tcPr>
            <w:tcW w:w="1980" w:type="dxa"/>
            <w:vAlign w:val="center"/>
          </w:tcPr>
          <w:p w14:paraId="630B2AE6" w14:textId="77777777" w:rsidR="008E1259" w:rsidRPr="00117A49" w:rsidRDefault="00063823">
            <w:pPr>
              <w:jc w:val="center"/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총무안전환경팀</w:t>
            </w:r>
          </w:p>
          <w:p w14:paraId="3E799C03" w14:textId="77777777" w:rsidR="00063823" w:rsidRPr="00117A49" w:rsidRDefault="00063823">
            <w:pPr>
              <w:jc w:val="center"/>
              <w:rPr>
                <w:rFonts w:ascii="맑은 고딕" w:eastAsia="맑은 고딕" w:hAnsi="맑은 고딕" w:hint="eastAsia"/>
              </w:rPr>
            </w:pPr>
            <w:r w:rsidRPr="00117A49">
              <w:rPr>
                <w:rFonts w:ascii="맑은 고딕" w:eastAsia="맑은 고딕" w:hAnsi="맑은 고딕" w:hint="eastAsia"/>
              </w:rPr>
              <w:t>부장 고중학</w:t>
            </w:r>
          </w:p>
          <w:p w14:paraId="5A62EC7D" w14:textId="77777777" w:rsidR="00063823" w:rsidRPr="00117A49" w:rsidRDefault="00063823">
            <w:pPr>
              <w:jc w:val="center"/>
              <w:rPr>
                <w:rFonts w:ascii="맑은 고딕" w:eastAsia="맑은 고딕" w:hAnsi="맑은 고딕"/>
              </w:rPr>
            </w:pPr>
            <w:r w:rsidRPr="00117A49">
              <w:rPr>
                <w:rFonts w:ascii="맑은 고딕" w:eastAsia="맑은 고딕" w:hAnsi="맑은 고딕" w:hint="eastAsia"/>
              </w:rPr>
              <w:t>과장 최재호</w:t>
            </w:r>
          </w:p>
        </w:tc>
      </w:tr>
      <w:tr w:rsidR="008E1259" w:rsidRPr="00B20B75" w14:paraId="367299F8" w14:textId="77777777" w:rsidTr="00F87A84">
        <w:tblPrEx>
          <w:tblCellMar>
            <w:top w:w="0" w:type="dxa"/>
            <w:bottom w:w="0" w:type="dxa"/>
          </w:tblCellMar>
        </w:tblPrEx>
        <w:trPr>
          <w:trHeight w:val="1083"/>
        </w:trPr>
        <w:tc>
          <w:tcPr>
            <w:tcW w:w="720" w:type="dxa"/>
            <w:vAlign w:val="center"/>
          </w:tcPr>
          <w:p w14:paraId="3D3B0BE4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1D440697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1</w:t>
            </w:r>
          </w:p>
          <w:p w14:paraId="55BDA3C0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73FCEDF" w14:textId="77777777" w:rsidR="008E1259" w:rsidRPr="00B20B75" w:rsidRDefault="00063823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8E1259" w:rsidRPr="00B20B75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15F01DDA" w14:textId="77777777" w:rsidR="008E1259" w:rsidRPr="00B20B75" w:rsidRDefault="008E1259">
            <w:pPr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37B5E9B2" w14:textId="77777777" w:rsidR="008E1259" w:rsidRPr="00B20B75" w:rsidRDefault="008E1259">
            <w:pPr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B20B75">
              <w:rPr>
                <w:rFonts w:ascii="맑은 고딕" w:eastAsia="맑은 고딕" w:hAnsi="맑은 고딕"/>
              </w:rPr>
              <w:sym w:font="Wingdings" w:char="F0E0"/>
            </w:r>
            <w:r w:rsidRPr="00B20B75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B20B75">
              <w:rPr>
                <w:rFonts w:ascii="맑은 고딕" w:eastAsia="맑은 고딕" w:hAnsi="맑은 고딕"/>
              </w:rPr>
              <w:sym w:font="Wingdings" w:char="F0E0"/>
            </w:r>
            <w:r w:rsidRPr="00B20B75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58D31FA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2D11247F" w14:textId="77777777" w:rsidTr="00F87A84">
        <w:tblPrEx>
          <w:tblCellMar>
            <w:top w:w="0" w:type="dxa"/>
            <w:bottom w:w="0" w:type="dxa"/>
          </w:tblCellMar>
        </w:tblPrEx>
        <w:trPr>
          <w:trHeight w:val="929"/>
        </w:trPr>
        <w:tc>
          <w:tcPr>
            <w:tcW w:w="720" w:type="dxa"/>
            <w:vAlign w:val="center"/>
          </w:tcPr>
          <w:p w14:paraId="6589976F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6A835D1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0</w:t>
            </w:r>
          </w:p>
          <w:p w14:paraId="4C96CDB6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505EAC36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1999.12.01</w:t>
            </w:r>
          </w:p>
        </w:tc>
        <w:tc>
          <w:tcPr>
            <w:tcW w:w="5580" w:type="dxa"/>
            <w:gridSpan w:val="5"/>
            <w:vAlign w:val="center"/>
          </w:tcPr>
          <w:p w14:paraId="5B017F70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최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초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작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6382D423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1807608D" w14:textId="77777777" w:rsidTr="00F87A84">
        <w:tblPrEx>
          <w:tblCellMar>
            <w:top w:w="0" w:type="dxa"/>
            <w:bottom w:w="0" w:type="dxa"/>
          </w:tblCellMar>
        </w:tblPrEx>
        <w:trPr>
          <w:trHeight w:hRule="exact" w:val="676"/>
        </w:trPr>
        <w:tc>
          <w:tcPr>
            <w:tcW w:w="720" w:type="dxa"/>
            <w:vAlign w:val="center"/>
          </w:tcPr>
          <w:p w14:paraId="05B1F78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1772A6C7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474EFD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내용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및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3522EDB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8E1259" w:rsidRPr="00B20B75" w14:paraId="7EC5414D" w14:textId="77777777" w:rsidTr="00D40221">
        <w:tblPrEx>
          <w:tblCellMar>
            <w:top w:w="0" w:type="dxa"/>
            <w:bottom w:w="0" w:type="dxa"/>
          </w:tblCellMar>
        </w:tblPrEx>
        <w:trPr>
          <w:cantSplit/>
          <w:trHeight w:hRule="exact" w:val="879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0FC27C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부</w:t>
            </w:r>
          </w:p>
          <w:p w14:paraId="6DA4F0E7" w14:textId="77777777" w:rsidR="008E1259" w:rsidRPr="00B20B75" w:rsidRDefault="008E125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BAB04C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740A407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5885AD" w14:textId="77777777" w:rsidR="00075009" w:rsidRPr="00B20B75" w:rsidRDefault="00075009" w:rsidP="00075009">
            <w:pPr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담당</w:t>
            </w:r>
          </w:p>
          <w:p w14:paraId="070D1358" w14:textId="77777777" w:rsidR="008E1259" w:rsidRPr="00B20B75" w:rsidRDefault="008E1259" w:rsidP="00075009">
            <w:pPr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임</w:t>
            </w:r>
            <w:r w:rsidR="00075009" w:rsidRPr="00B20B75">
              <w:rPr>
                <w:rFonts w:ascii="맑은 고딕" w:eastAsia="맑은 고딕" w:hAnsi="맑은 고딕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ABD41D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29F51868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B60647" w14:textId="77777777" w:rsidR="008E1259" w:rsidRPr="00B20B75" w:rsidRDefault="0007500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대표</w:t>
            </w:r>
          </w:p>
          <w:p w14:paraId="741BA9FB" w14:textId="77777777" w:rsidR="008E1259" w:rsidRPr="00B20B75" w:rsidRDefault="0007500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4FA5E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2B15CF7A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706719D6" w14:textId="77777777" w:rsidR="008E1259" w:rsidRDefault="008E1259">
      <w:pPr>
        <w:spacing w:line="300" w:lineRule="atLeast"/>
        <w:rPr>
          <w:rFonts w:ascii="맑은 고딕" w:eastAsia="맑은 고딕" w:hAnsi="맑은 고딕" w:hint="eastAsia"/>
        </w:rPr>
      </w:pPr>
    </w:p>
    <w:p w14:paraId="3E57121D" w14:textId="77777777" w:rsidR="00F87A84" w:rsidRPr="00B20B75" w:rsidRDefault="00F87A84">
      <w:pPr>
        <w:spacing w:line="300" w:lineRule="atLeast"/>
        <w:rPr>
          <w:rFonts w:ascii="맑은 고딕" w:eastAsia="맑은 고딕" w:hAnsi="맑은 고딕" w:hint="eastAsia"/>
        </w:rPr>
      </w:pPr>
    </w:p>
    <w:p w14:paraId="2D5EC79D" w14:textId="77777777" w:rsidR="008E1259" w:rsidRPr="00B20B75" w:rsidRDefault="008E1259" w:rsidP="00882908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>총 칙</w:t>
      </w:r>
    </w:p>
    <w:p w14:paraId="281CAD26" w14:textId="77777777" w:rsidR="007525EC" w:rsidRPr="00B20B75" w:rsidRDefault="007525EC" w:rsidP="007525EC">
      <w:pPr>
        <w:ind w:left="768"/>
        <w:rPr>
          <w:rFonts w:ascii="맑은 고딕" w:eastAsia="맑은 고딕" w:hAnsi="맑은 고딕" w:hint="eastAsia"/>
        </w:rPr>
      </w:pPr>
    </w:p>
    <w:p w14:paraId="6F2B5FD9" w14:textId="77777777" w:rsidR="008E1259" w:rsidRPr="00B20B75" w:rsidRDefault="008E1259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(목적)  </w:t>
      </w:r>
    </w:p>
    <w:p w14:paraId="6E08E7E3" w14:textId="77777777" w:rsidR="008E1259" w:rsidRPr="00117A49" w:rsidRDefault="008E1259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주식회사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센트랄</w:t>
      </w:r>
      <w:r w:rsidR="004A233E">
        <w:rPr>
          <w:rFonts w:ascii="맑은 고딕" w:eastAsia="맑은 고딕" w:hAnsi="맑은 고딕" w:hint="eastAsia"/>
        </w:rPr>
        <w:t>그룹</w:t>
      </w:r>
      <w:r w:rsidRPr="00B20B75">
        <w:rPr>
          <w:rFonts w:ascii="맑은 고딕" w:eastAsia="맑은 고딕" w:hAnsi="맑은 고딕" w:hint="eastAsia"/>
        </w:rPr>
        <w:t xml:space="preserve">(이하 </w:t>
      </w:r>
      <w:r w:rsidRPr="00B20B75">
        <w:rPr>
          <w:rFonts w:ascii="맑은 고딕" w:eastAsia="맑은 고딕" w:hAnsi="맑은 고딕"/>
        </w:rPr>
        <w:t>‘</w:t>
      </w:r>
      <w:r w:rsidRPr="00B20B75">
        <w:rPr>
          <w:rFonts w:ascii="맑은 고딕" w:eastAsia="맑은 고딕" w:hAnsi="맑은 고딕" w:hint="eastAsia"/>
        </w:rPr>
        <w:t>회사</w:t>
      </w:r>
      <w:r w:rsidRPr="00B20B75">
        <w:rPr>
          <w:rFonts w:ascii="맑은 고딕" w:eastAsia="맑은 고딕" w:hAnsi="맑은 고딕"/>
        </w:rPr>
        <w:t>’</w:t>
      </w:r>
      <w:r w:rsidRPr="00B20B75">
        <w:rPr>
          <w:rFonts w:ascii="맑은 고딕" w:eastAsia="맑은 고딕" w:hAnsi="맑은 고딕" w:hint="eastAsia"/>
        </w:rPr>
        <w:t>라 함)의 자산의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취득</w:t>
      </w:r>
      <w:r w:rsidR="0029015F" w:rsidRPr="00B20B75">
        <w:rPr>
          <w:rFonts w:ascii="맑은 고딕" w:eastAsia="맑은 고딕" w:hAnsi="맑은 고딕" w:hint="eastAsia"/>
        </w:rPr>
        <w:t xml:space="preserve">, </w:t>
      </w:r>
      <w:r w:rsidRPr="00B20B75">
        <w:rPr>
          <w:rFonts w:ascii="맑은 고딕" w:eastAsia="맑은 고딕" w:hAnsi="맑은 고딕" w:hint="eastAsia"/>
        </w:rPr>
        <w:t>보전,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처분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등의 제반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절차에 관한</w:t>
      </w:r>
      <w:r w:rsidR="0029015F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요령과 </w:t>
      </w:r>
      <w:r w:rsidRPr="00117A49">
        <w:rPr>
          <w:rFonts w:ascii="맑은 고딕" w:eastAsia="맑은 고딕" w:hAnsi="맑은 고딕" w:hint="eastAsia"/>
        </w:rPr>
        <w:t>관리자의 직무, 책임</w:t>
      </w:r>
      <w:r w:rsidR="008B7E4A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>등에 관하여 제</w:t>
      </w:r>
      <w:r w:rsidR="008B7E4A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>기준을 명확히 함으로써 자산을 효율적으로 운용하고 체계적으로 관리하는 데 필요한 사항을 규정함을 목적으로 한다.</w:t>
      </w:r>
    </w:p>
    <w:p w14:paraId="66B4EA6C" w14:textId="77777777" w:rsidR="008E1259" w:rsidRPr="00117A49" w:rsidRDefault="008E1259">
      <w:pPr>
        <w:rPr>
          <w:rFonts w:ascii="맑은 고딕" w:eastAsia="맑은 고딕" w:hAnsi="맑은 고딕" w:hint="eastAsia"/>
        </w:rPr>
      </w:pPr>
    </w:p>
    <w:p w14:paraId="45920DEC" w14:textId="77777777" w:rsidR="008E1259" w:rsidRPr="00117A49" w:rsidRDefault="008E1259">
      <w:p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제2조</w:t>
      </w:r>
      <w:r w:rsidR="00C64B5E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>(적용범위)</w:t>
      </w:r>
    </w:p>
    <w:p w14:paraId="0F2CE4AA" w14:textId="77777777" w:rsidR="003A2939" w:rsidRPr="00117A49" w:rsidRDefault="003A2939" w:rsidP="00851FB2">
      <w:pPr>
        <w:ind w:leftChars="200" w:left="44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이 규정은 회사의 </w:t>
      </w:r>
      <w:r w:rsidR="009E0F45" w:rsidRPr="00117A49">
        <w:rPr>
          <w:rFonts w:ascii="맑은 고딕" w:eastAsia="맑은 고딕" w:hAnsi="맑은 고딕" w:hint="eastAsia"/>
        </w:rPr>
        <w:t xml:space="preserve">전반적인 </w:t>
      </w:r>
      <w:r w:rsidRPr="00117A49">
        <w:rPr>
          <w:rFonts w:ascii="맑은 고딕" w:eastAsia="맑은 고딕" w:hAnsi="맑은 고딕" w:hint="eastAsia"/>
        </w:rPr>
        <w:t>유형</w:t>
      </w:r>
      <w:r w:rsidR="009D4147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>자산</w:t>
      </w:r>
      <w:r w:rsidR="009D4147" w:rsidRPr="00117A49">
        <w:rPr>
          <w:rFonts w:ascii="맑은 고딕" w:eastAsia="맑은 고딕" w:hAnsi="맑은 고딕" w:hint="eastAsia"/>
        </w:rPr>
        <w:t>관리</w:t>
      </w:r>
      <w:r w:rsidRPr="00117A49">
        <w:rPr>
          <w:rFonts w:ascii="맑은 고딕" w:eastAsia="맑은 고딕" w:hAnsi="맑은 고딕" w:hint="eastAsia"/>
        </w:rPr>
        <w:t>의 제반 업무에 적용하며 별도의 관련법령 또는 우선하는 규정이 없을 시 본 규정에 따른다.</w:t>
      </w:r>
    </w:p>
    <w:p w14:paraId="484CFDA3" w14:textId="77777777" w:rsidR="009B40FB" w:rsidRPr="00117A49" w:rsidRDefault="009B40FB">
      <w:pPr>
        <w:rPr>
          <w:rFonts w:ascii="맑은 고딕" w:eastAsia="맑은 고딕" w:hAnsi="맑은 고딕" w:hint="eastAsia"/>
        </w:rPr>
      </w:pPr>
    </w:p>
    <w:p w14:paraId="4CAB32AD" w14:textId="77777777" w:rsidR="008E1259" w:rsidRPr="00117A49" w:rsidRDefault="008E1259">
      <w:p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제3조</w:t>
      </w:r>
      <w:r w:rsidR="00C64B5E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 xml:space="preserve">(용어의 정의) </w:t>
      </w:r>
    </w:p>
    <w:p w14:paraId="5EC3F63B" w14:textId="77777777" w:rsidR="00037D55" w:rsidRPr="00117A49" w:rsidRDefault="00037D55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회사의 </w:t>
      </w:r>
      <w:r w:rsidR="009E0F45" w:rsidRPr="00117A49">
        <w:rPr>
          <w:rFonts w:ascii="맑은 고딕" w:eastAsia="맑은 고딕" w:hAnsi="맑은 고딕" w:hint="eastAsia"/>
        </w:rPr>
        <w:t>유형</w:t>
      </w:r>
      <w:r w:rsidRPr="00117A49">
        <w:rPr>
          <w:rFonts w:ascii="맑은 고딕" w:eastAsia="맑은 고딕" w:hAnsi="맑은 고딕" w:hint="eastAsia"/>
        </w:rPr>
        <w:t xml:space="preserve">자산은 </w:t>
      </w:r>
      <w:r w:rsidRPr="00117A49">
        <w:rPr>
          <w:rFonts w:ascii="맑은 고딕" w:eastAsia="맑은 고딕" w:hAnsi="맑은 고딕"/>
        </w:rPr>
        <w:t>“</w:t>
      </w:r>
      <w:r w:rsidRPr="00117A49">
        <w:rPr>
          <w:rFonts w:ascii="맑은 고딕" w:eastAsia="맑은 고딕" w:hAnsi="맑은 고딕" w:hint="eastAsia"/>
        </w:rPr>
        <w:t>고정자산</w:t>
      </w:r>
      <w:r w:rsidRPr="00117A49">
        <w:rPr>
          <w:rFonts w:ascii="맑은 고딕" w:eastAsia="맑은 고딕" w:hAnsi="맑은 고딕"/>
        </w:rPr>
        <w:t>”</w:t>
      </w:r>
      <w:r w:rsidRPr="00117A49">
        <w:rPr>
          <w:rFonts w:ascii="맑은 고딕" w:eastAsia="맑은 고딕" w:hAnsi="맑은 고딕" w:hint="eastAsia"/>
        </w:rPr>
        <w:t xml:space="preserve">과 </w:t>
      </w:r>
      <w:r w:rsidRPr="00117A49">
        <w:rPr>
          <w:rFonts w:ascii="맑은 고딕" w:eastAsia="맑은 고딕" w:hAnsi="맑은 고딕"/>
        </w:rPr>
        <w:t>“</w:t>
      </w:r>
      <w:r w:rsidRPr="00117A49">
        <w:rPr>
          <w:rFonts w:ascii="맑은 고딕" w:eastAsia="맑은 고딕" w:hAnsi="맑은 고딕" w:hint="eastAsia"/>
        </w:rPr>
        <w:t>부외자산</w:t>
      </w:r>
      <w:r w:rsidRPr="00117A49">
        <w:rPr>
          <w:rFonts w:ascii="맑은 고딕" w:eastAsia="맑은 고딕" w:hAnsi="맑은 고딕"/>
        </w:rPr>
        <w:t>”</w:t>
      </w:r>
      <w:r w:rsidRPr="00117A49">
        <w:rPr>
          <w:rFonts w:ascii="맑은 고딕" w:eastAsia="맑은 고딕" w:hAnsi="맑은 고딕" w:hint="eastAsia"/>
        </w:rPr>
        <w:t>으로 분류한다.</w:t>
      </w:r>
    </w:p>
    <w:p w14:paraId="1ECA180B" w14:textId="77777777" w:rsidR="003A2939" w:rsidRDefault="003A2939" w:rsidP="00372EC1">
      <w:pPr>
        <w:numPr>
          <w:ilvl w:val="0"/>
          <w:numId w:val="6"/>
        </w:numPr>
        <w:ind w:left="726" w:hanging="284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/>
        </w:rPr>
        <w:t>“</w:t>
      </w:r>
      <w:r w:rsidR="004A2926" w:rsidRPr="00117A49">
        <w:rPr>
          <w:rFonts w:ascii="맑은 고딕" w:eastAsia="맑은 고딕" w:hAnsi="맑은 고딕" w:hint="eastAsia"/>
        </w:rPr>
        <w:t>고정</w:t>
      </w:r>
      <w:r w:rsidRPr="00117A49">
        <w:rPr>
          <w:rFonts w:ascii="맑은 고딕" w:eastAsia="맑은 고딕" w:hAnsi="맑은 고딕" w:hint="eastAsia"/>
        </w:rPr>
        <w:t>자산</w:t>
      </w:r>
      <w:r w:rsidRPr="00117A49">
        <w:rPr>
          <w:rFonts w:ascii="맑은 고딕" w:eastAsia="맑은 고딕" w:hAnsi="맑은 고딕"/>
        </w:rPr>
        <w:t>”</w:t>
      </w:r>
      <w:r w:rsidRPr="00117A49">
        <w:rPr>
          <w:rFonts w:ascii="맑은 고딕" w:eastAsia="맑은 고딕" w:hAnsi="맑은 고딕" w:hint="eastAsia"/>
        </w:rPr>
        <w:t>이라 함은 사업목적에</w:t>
      </w:r>
      <w:r w:rsidRPr="00B20B75">
        <w:rPr>
          <w:rFonts w:ascii="맑은 고딕" w:eastAsia="맑은 고딕" w:hAnsi="맑은 고딕" w:hint="eastAsia"/>
        </w:rPr>
        <w:t xml:space="preserve"> 지속적으로 이용하기 위</w:t>
      </w:r>
      <w:r w:rsidR="00037D55">
        <w:rPr>
          <w:rFonts w:ascii="맑은 고딕" w:eastAsia="맑은 고딕" w:hAnsi="맑은 고딕" w:hint="eastAsia"/>
        </w:rPr>
        <w:t>해</w:t>
      </w:r>
      <w:r w:rsidRPr="00B20B75">
        <w:rPr>
          <w:rFonts w:ascii="맑은 고딕" w:eastAsia="맑은 고딕" w:hAnsi="맑은 고딕" w:hint="eastAsia"/>
        </w:rPr>
        <w:t xml:space="preserve"> </w:t>
      </w:r>
      <w:r w:rsidR="00A64173">
        <w:rPr>
          <w:rFonts w:ascii="맑은 고딕" w:eastAsia="맑은 고딕" w:hAnsi="맑은 고딕" w:hint="eastAsia"/>
        </w:rPr>
        <w:t xml:space="preserve">회사가 구입하여 </w:t>
      </w:r>
      <w:r w:rsidR="009B40FB" w:rsidRPr="00B20B75">
        <w:rPr>
          <w:rFonts w:ascii="맑은 고딕" w:eastAsia="맑은 고딕" w:hAnsi="맑은 고딕" w:hint="eastAsia"/>
        </w:rPr>
        <w:t xml:space="preserve">장기적으로 보유하는 일체의 </w:t>
      </w:r>
      <w:r w:rsidR="009D4147">
        <w:rPr>
          <w:rFonts w:ascii="맑은 고딕" w:eastAsia="맑은 고딕" w:hAnsi="맑은 고딕" w:hint="eastAsia"/>
        </w:rPr>
        <w:t>유</w:t>
      </w:r>
      <w:r w:rsidR="00552994">
        <w:rPr>
          <w:rFonts w:ascii="맑은 고딕" w:eastAsia="맑은 고딕" w:hAnsi="맑은 고딕" w:hint="eastAsia"/>
        </w:rPr>
        <w:t xml:space="preserve">형의 </w:t>
      </w:r>
      <w:r w:rsidR="00A64173">
        <w:rPr>
          <w:rFonts w:ascii="맑은 고딕" w:eastAsia="맑은 고딕" w:hAnsi="맑은 고딕" w:hint="eastAsia"/>
        </w:rPr>
        <w:t>재화로 회계부서</w:t>
      </w:r>
      <w:r w:rsidR="00037D55">
        <w:rPr>
          <w:rFonts w:ascii="맑은 고딕" w:eastAsia="맑은 고딕" w:hAnsi="맑은 고딕" w:hint="eastAsia"/>
        </w:rPr>
        <w:t>의 회계기준을 통하여</w:t>
      </w:r>
      <w:r w:rsidR="00A64173">
        <w:rPr>
          <w:rFonts w:ascii="맑은 고딕" w:eastAsia="맑은 고딕" w:hAnsi="맑은 고딕" w:hint="eastAsia"/>
        </w:rPr>
        <w:t xml:space="preserve"> 회계장부에</w:t>
      </w:r>
      <w:r w:rsidR="00D3739B">
        <w:rPr>
          <w:rFonts w:ascii="맑은 고딕" w:eastAsia="맑은 고딕" w:hAnsi="맑은 고딕" w:hint="eastAsia"/>
        </w:rPr>
        <w:t xml:space="preserve"> </w:t>
      </w:r>
      <w:r w:rsidR="00A64173">
        <w:rPr>
          <w:rFonts w:ascii="맑은 고딕" w:eastAsia="맑은 고딕" w:hAnsi="맑은 고딕" w:hint="eastAsia"/>
        </w:rPr>
        <w:t>등재하는 자산을 말한다.</w:t>
      </w:r>
    </w:p>
    <w:p w14:paraId="4A0912F8" w14:textId="77777777" w:rsidR="008E1259" w:rsidRDefault="00A64173" w:rsidP="00372EC1">
      <w:pPr>
        <w:numPr>
          <w:ilvl w:val="0"/>
          <w:numId w:val="6"/>
        </w:numPr>
        <w:ind w:left="726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부외자산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이라 함은 회계부서의 회계장부에 등재되지는 않지만 관리가 필요한 자산을 말한다.</w:t>
      </w:r>
    </w:p>
    <w:p w14:paraId="59299E0B" w14:textId="77777777" w:rsidR="00CE2E2B" w:rsidRPr="00CE2E2B" w:rsidRDefault="00CE2E2B" w:rsidP="00372EC1">
      <w:pPr>
        <w:numPr>
          <w:ilvl w:val="0"/>
          <w:numId w:val="6"/>
        </w:numPr>
        <w:ind w:left="726" w:hanging="284"/>
        <w:rPr>
          <w:rFonts w:ascii="맑은 고딕" w:eastAsia="맑은 고딕" w:hAnsi="맑은 고딕" w:hint="eastAsia"/>
          <w:color w:val="0000FF"/>
        </w:rPr>
      </w:pPr>
      <w:r w:rsidRPr="00CE2E2B">
        <w:rPr>
          <w:rFonts w:ascii="맑은 고딕" w:eastAsia="맑은 고딕" w:hAnsi="맑은 고딕"/>
          <w:color w:val="0000FF"/>
        </w:rPr>
        <w:t>“</w:t>
      </w:r>
      <w:r w:rsidRPr="00CE2E2B">
        <w:rPr>
          <w:rFonts w:ascii="맑은 고딕" w:eastAsia="맑은 고딕" w:hAnsi="맑은 고딕" w:hint="eastAsia"/>
          <w:color w:val="0000FF"/>
        </w:rPr>
        <w:t>고객지급품</w:t>
      </w:r>
      <w:r w:rsidRPr="00CE2E2B">
        <w:rPr>
          <w:rFonts w:ascii="맑은 고딕" w:eastAsia="맑은 고딕" w:hAnsi="맑은 고딕"/>
          <w:color w:val="0000FF"/>
        </w:rPr>
        <w:t>”</w:t>
      </w:r>
      <w:r w:rsidRPr="00CE2E2B">
        <w:rPr>
          <w:rFonts w:ascii="맑은 고딕" w:eastAsia="맑은 고딕" w:hAnsi="맑은 고딕" w:hint="eastAsia"/>
          <w:color w:val="0000FF"/>
        </w:rPr>
        <w:t>이라 함은 고객 요구사항의 제품 특성,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품질 충족을 위하여 고객이 지급하는 원재료,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부자재,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시험설비,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유/무상 사급품 또는 직거래 제품</w:t>
      </w:r>
      <w:r w:rsidRPr="00CE2E2B">
        <w:rPr>
          <w:rFonts w:ascii="맑은 고딕" w:eastAsia="맑은 고딕" w:hAnsi="맑은 고딕"/>
          <w:color w:val="0000FF"/>
        </w:rPr>
        <w:t xml:space="preserve">, </w:t>
      </w:r>
      <w:r w:rsidRPr="00CE2E2B">
        <w:rPr>
          <w:rFonts w:ascii="맑은 고딕" w:eastAsia="맑은 고딕" w:hAnsi="맑은 고딕" w:hint="eastAsia"/>
          <w:color w:val="0000FF"/>
        </w:rPr>
        <w:t>제품을 말한다.</w:t>
      </w:r>
    </w:p>
    <w:p w14:paraId="2CA0DFB1" w14:textId="77777777" w:rsidR="008E1259" w:rsidRPr="00B20B75" w:rsidRDefault="00EE75E9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</w:t>
      </w:r>
      <w:r w:rsidR="001A0AEC">
        <w:rPr>
          <w:rFonts w:ascii="맑은 고딕" w:eastAsia="맑은 고딕" w:hAnsi="맑은 고딕"/>
        </w:rPr>
        <w:t>“</w:t>
      </w:r>
      <w:r w:rsidR="008E1259" w:rsidRPr="00B20B75">
        <w:rPr>
          <w:rFonts w:ascii="맑은 고딕" w:eastAsia="맑은 고딕" w:hAnsi="맑은 고딕" w:hint="eastAsia"/>
        </w:rPr>
        <w:t>취득</w:t>
      </w:r>
      <w:r w:rsidR="001A0AEC">
        <w:rPr>
          <w:rFonts w:ascii="맑은 고딕" w:eastAsia="맑은 고딕" w:hAnsi="맑은 고딕"/>
        </w:rPr>
        <w:t>”</w:t>
      </w:r>
      <w:r w:rsidR="008E1259" w:rsidRPr="00B20B75">
        <w:rPr>
          <w:rFonts w:ascii="맑은 고딕" w:eastAsia="맑은 고딕" w:hAnsi="맑은 고딕" w:hint="eastAsia"/>
        </w:rPr>
        <w:t xml:space="preserve">이라 함은 자산을 </w:t>
      </w:r>
      <w:r w:rsidR="001A0AEC">
        <w:rPr>
          <w:rFonts w:ascii="맑은 고딕" w:eastAsia="맑은 고딕" w:hAnsi="맑은 고딕" w:hint="eastAsia"/>
        </w:rPr>
        <w:t>구입</w:t>
      </w:r>
      <w:r w:rsidR="008E1259" w:rsidRPr="00B20B75">
        <w:rPr>
          <w:rFonts w:ascii="맑은 고딕" w:eastAsia="맑은 고딕" w:hAnsi="맑은 고딕" w:hint="eastAsia"/>
        </w:rPr>
        <w:t>, 건축(신축.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증축.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 xml:space="preserve">개축), 자가제작, 교환, </w:t>
      </w:r>
      <w:r w:rsidR="001A0AEC">
        <w:rPr>
          <w:rFonts w:ascii="맑은 고딕" w:eastAsia="맑은 고딕" w:hAnsi="맑은 고딕" w:hint="eastAsia"/>
        </w:rPr>
        <w:t xml:space="preserve">증여, </w:t>
      </w:r>
      <w:r w:rsidR="008E1259" w:rsidRPr="00B20B75">
        <w:rPr>
          <w:rFonts w:ascii="맑은 고딕" w:eastAsia="맑은 고딕" w:hAnsi="맑은 고딕" w:hint="eastAsia"/>
        </w:rPr>
        <w:t>수증, 차용</w:t>
      </w:r>
      <w:r w:rsidR="008B7E4A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등에 의하여 소유 또는 점유함을 말한다.</w:t>
      </w:r>
    </w:p>
    <w:p w14:paraId="32B25F05" w14:textId="77777777" w:rsidR="008E1259" w:rsidRPr="006C0E3A" w:rsidRDefault="00EE75E9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6C0E3A">
        <w:rPr>
          <w:rFonts w:ascii="맑은 고딕" w:eastAsia="맑은 고딕" w:hAnsi="맑은 고딕" w:hint="eastAsia"/>
        </w:rPr>
        <w:t xml:space="preserve"> </w:t>
      </w:r>
      <w:r w:rsidR="001A0AEC" w:rsidRPr="006C0E3A">
        <w:rPr>
          <w:rFonts w:ascii="맑은 고딕" w:eastAsia="맑은 고딕" w:hAnsi="맑은 고딕"/>
        </w:rPr>
        <w:t>“</w:t>
      </w:r>
      <w:r w:rsidR="008E1259" w:rsidRPr="006C0E3A">
        <w:rPr>
          <w:rFonts w:ascii="맑은 고딕" w:eastAsia="맑은 고딕" w:hAnsi="맑은 고딕" w:hint="eastAsia"/>
        </w:rPr>
        <w:t>전용</w:t>
      </w:r>
      <w:r w:rsidR="001A0AEC" w:rsidRPr="006C0E3A">
        <w:rPr>
          <w:rFonts w:ascii="맑은 고딕" w:eastAsia="맑은 고딕" w:hAnsi="맑은 고딕"/>
        </w:rPr>
        <w:t>”</w:t>
      </w:r>
      <w:r w:rsidR="008E1259" w:rsidRPr="006C0E3A">
        <w:rPr>
          <w:rFonts w:ascii="맑은 고딕" w:eastAsia="맑은 고딕" w:hAnsi="맑은 고딕" w:hint="eastAsia"/>
        </w:rPr>
        <w:t xml:space="preserve">이라 함은 </w:t>
      </w:r>
      <w:r w:rsidR="006907E5" w:rsidRPr="006C0E3A">
        <w:rPr>
          <w:rFonts w:ascii="맑은 고딕" w:eastAsia="맑은 고딕" w:hAnsi="맑은 고딕" w:hint="eastAsia"/>
        </w:rPr>
        <w:t xml:space="preserve">회사 내 해당법인의 사용부서간에 </w:t>
      </w:r>
      <w:r w:rsidR="008E1259" w:rsidRPr="006C0E3A">
        <w:rPr>
          <w:rFonts w:ascii="맑은 고딕" w:eastAsia="맑은 고딕" w:hAnsi="맑은 고딕" w:hint="eastAsia"/>
        </w:rPr>
        <w:t>자산</w:t>
      </w:r>
      <w:r w:rsidR="008B6A99" w:rsidRPr="006C0E3A">
        <w:rPr>
          <w:rFonts w:ascii="맑은 고딕" w:eastAsia="맑은 고딕" w:hAnsi="맑은 고딕" w:hint="eastAsia"/>
        </w:rPr>
        <w:t xml:space="preserve">의 사용 목적에 대한 변경 및 자산 본연의 사용업무 </w:t>
      </w:r>
      <w:r w:rsidR="008E1259" w:rsidRPr="006C0E3A">
        <w:rPr>
          <w:rFonts w:ascii="맑은 고딕" w:eastAsia="맑은 고딕" w:hAnsi="맑은 고딕" w:hint="eastAsia"/>
        </w:rPr>
        <w:t>이관</w:t>
      </w:r>
      <w:r w:rsidR="008B6A99" w:rsidRPr="006C0E3A">
        <w:rPr>
          <w:rFonts w:ascii="맑은 고딕" w:eastAsia="맑은 고딕" w:hAnsi="맑은 고딕" w:hint="eastAsia"/>
        </w:rPr>
        <w:t>으로</w:t>
      </w:r>
      <w:r w:rsidR="006907E5" w:rsidRPr="006C0E3A">
        <w:rPr>
          <w:rFonts w:ascii="맑은 고딕" w:eastAsia="맑은 고딕" w:hAnsi="맑은 고딕" w:hint="eastAsia"/>
        </w:rPr>
        <w:t xml:space="preserve"> 운용하는 것</w:t>
      </w:r>
      <w:r w:rsidR="008E1259" w:rsidRPr="006C0E3A">
        <w:rPr>
          <w:rFonts w:ascii="맑은 고딕" w:eastAsia="맑은 고딕" w:hAnsi="맑은 고딕" w:hint="eastAsia"/>
        </w:rPr>
        <w:t>을 말한다.</w:t>
      </w:r>
    </w:p>
    <w:p w14:paraId="7FF414DC" w14:textId="77777777" w:rsidR="00EE6382" w:rsidRPr="006C0E3A" w:rsidRDefault="008E1259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6C0E3A">
        <w:rPr>
          <w:rFonts w:ascii="맑은 고딕" w:eastAsia="맑은 고딕" w:hAnsi="맑은 고딕" w:hint="eastAsia"/>
        </w:rPr>
        <w:t xml:space="preserve"> </w:t>
      </w:r>
      <w:r w:rsidR="006907E5" w:rsidRPr="006C0E3A">
        <w:rPr>
          <w:rFonts w:ascii="맑은 고딕" w:eastAsia="맑은 고딕" w:hAnsi="맑은 고딕"/>
        </w:rPr>
        <w:t>“</w:t>
      </w:r>
      <w:r w:rsidRPr="006C0E3A">
        <w:rPr>
          <w:rFonts w:ascii="맑은 고딕" w:eastAsia="맑은 고딕" w:hAnsi="맑은 고딕" w:hint="eastAsia"/>
        </w:rPr>
        <w:t>이동</w:t>
      </w:r>
      <w:r w:rsidR="006907E5" w:rsidRPr="006C0E3A">
        <w:rPr>
          <w:rFonts w:ascii="맑은 고딕" w:eastAsia="맑은 고딕" w:hAnsi="맑은 고딕"/>
        </w:rPr>
        <w:t>”</w:t>
      </w:r>
      <w:r w:rsidRPr="006C0E3A">
        <w:rPr>
          <w:rFonts w:ascii="맑은 고딕" w:eastAsia="맑은 고딕" w:hAnsi="맑은 고딕" w:hint="eastAsia"/>
        </w:rPr>
        <w:t xml:space="preserve">이라 함은 </w:t>
      </w:r>
      <w:r w:rsidR="006907E5" w:rsidRPr="006C0E3A">
        <w:rPr>
          <w:rFonts w:ascii="맑은 고딕" w:eastAsia="맑은 고딕" w:hAnsi="맑은 고딕" w:hint="eastAsia"/>
        </w:rPr>
        <w:t xml:space="preserve">회사 내 해당법인의 </w:t>
      </w:r>
      <w:r w:rsidR="002B3879" w:rsidRPr="006C0E3A">
        <w:rPr>
          <w:rFonts w:ascii="맑은 고딕" w:eastAsia="맑은 고딕" w:hAnsi="맑은 고딕" w:hint="eastAsia"/>
        </w:rPr>
        <w:t>자산이 사업</w:t>
      </w:r>
      <w:r w:rsidR="006907E5" w:rsidRPr="006C0E3A">
        <w:rPr>
          <w:rFonts w:ascii="맑은 고딕" w:eastAsia="맑은 고딕" w:hAnsi="맑은 고딕" w:hint="eastAsia"/>
        </w:rPr>
        <w:t>장</w:t>
      </w:r>
      <w:r w:rsidR="002B3879" w:rsidRPr="006C0E3A">
        <w:rPr>
          <w:rFonts w:ascii="맑은 고딕" w:eastAsia="맑은 고딕" w:hAnsi="맑은 고딕" w:hint="eastAsia"/>
        </w:rPr>
        <w:t>과 사업장간에 장소</w:t>
      </w:r>
      <w:r w:rsidRPr="006C0E3A">
        <w:rPr>
          <w:rFonts w:ascii="맑은 고딕" w:eastAsia="맑은 고딕" w:hAnsi="맑은 고딕" w:hint="eastAsia"/>
        </w:rPr>
        <w:t>의 변경을 말한다.</w:t>
      </w:r>
    </w:p>
    <w:p w14:paraId="51D13827" w14:textId="77777777" w:rsidR="008E1259" w:rsidRPr="00871D98" w:rsidRDefault="00EE6382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 </w:t>
      </w:r>
      <w:r w:rsidRPr="00871D98">
        <w:rPr>
          <w:rFonts w:ascii="맑은 고딕" w:eastAsia="맑은 고딕" w:hAnsi="맑은 고딕"/>
        </w:rPr>
        <w:t>“</w:t>
      </w:r>
      <w:r w:rsidRPr="00871D98">
        <w:rPr>
          <w:rFonts w:ascii="맑은 고딕" w:eastAsia="맑은 고딕" w:hAnsi="맑은 고딕" w:hint="eastAsia"/>
        </w:rPr>
        <w:t>임대</w:t>
      </w:r>
      <w:r w:rsidR="00581ACC" w:rsidRPr="00871D98">
        <w:rPr>
          <w:rFonts w:ascii="맑은 고딕" w:eastAsia="맑은 고딕" w:hAnsi="맑은 고딕" w:hint="eastAsia"/>
        </w:rPr>
        <w:t>/</w:t>
      </w:r>
      <w:r w:rsidRPr="00871D98">
        <w:rPr>
          <w:rFonts w:ascii="맑은 고딕" w:eastAsia="맑은 고딕" w:hAnsi="맑은 고딕" w:hint="eastAsia"/>
        </w:rPr>
        <w:t>임차</w:t>
      </w:r>
      <w:r w:rsidRPr="00871D98">
        <w:rPr>
          <w:rFonts w:ascii="맑은 고딕" w:eastAsia="맑은 고딕" w:hAnsi="맑은 고딕"/>
        </w:rPr>
        <w:t>”</w:t>
      </w:r>
      <w:r w:rsidR="00581ACC" w:rsidRPr="00871D98">
        <w:rPr>
          <w:rFonts w:ascii="맑은 고딕" w:eastAsia="맑은 고딕" w:hAnsi="맑은 고딕" w:hint="eastAsia"/>
        </w:rPr>
        <w:t>라 함은 회사 내 자산을 필요로 인하여 사용, 수익할 수 있게 약정하고, 그 대가로서 차임을 받거나 지급하는 것</w:t>
      </w:r>
      <w:r w:rsidR="00871D98" w:rsidRPr="00871D98">
        <w:rPr>
          <w:rFonts w:ascii="맑은 고딕" w:eastAsia="맑은 고딕" w:hAnsi="맑은 고딕" w:hint="eastAsia"/>
        </w:rPr>
        <w:t>을 말하며</w:t>
      </w:r>
      <w:r w:rsidR="00581ACC" w:rsidRPr="00871D98">
        <w:rPr>
          <w:rFonts w:ascii="맑은 고딕" w:eastAsia="맑은 고딕" w:hAnsi="맑은 고딕" w:hint="eastAsia"/>
        </w:rPr>
        <w:t>, 타 법인 사업장과의 이동</w:t>
      </w:r>
      <w:r w:rsidR="00871D98" w:rsidRPr="00871D98">
        <w:rPr>
          <w:rFonts w:ascii="맑은 고딕" w:eastAsia="맑은 고딕" w:hAnsi="맑은 고딕" w:hint="eastAsia"/>
        </w:rPr>
        <w:t xml:space="preserve"> 및</w:t>
      </w:r>
      <w:r w:rsidR="00581ACC" w:rsidRPr="00871D98">
        <w:rPr>
          <w:rFonts w:ascii="맑은 고딕" w:eastAsia="맑은 고딕" w:hAnsi="맑은 고딕" w:hint="eastAsia"/>
        </w:rPr>
        <w:t xml:space="preserve"> 전용은 임대</w:t>
      </w:r>
      <w:r w:rsidR="00022AC0">
        <w:rPr>
          <w:rFonts w:ascii="맑은 고딕" w:eastAsia="맑은 고딕" w:hAnsi="맑은 고딕" w:hint="eastAsia"/>
        </w:rPr>
        <w:t>/</w:t>
      </w:r>
      <w:r w:rsidR="00581ACC" w:rsidRPr="00871D98">
        <w:rPr>
          <w:rFonts w:ascii="맑은 고딕" w:eastAsia="맑은 고딕" w:hAnsi="맑은 고딕" w:hint="eastAsia"/>
        </w:rPr>
        <w:t>임차</w:t>
      </w:r>
      <w:r w:rsidR="00871D98" w:rsidRPr="00871D98">
        <w:rPr>
          <w:rFonts w:ascii="맑은 고딕" w:eastAsia="맑은 고딕" w:hAnsi="맑은 고딕" w:hint="eastAsia"/>
        </w:rPr>
        <w:t>로 한다</w:t>
      </w:r>
      <w:r w:rsidR="00581ACC" w:rsidRPr="00871D98">
        <w:rPr>
          <w:rFonts w:ascii="맑은 고딕" w:eastAsia="맑은 고딕" w:hAnsi="맑은 고딕" w:hint="eastAsia"/>
        </w:rPr>
        <w:t>.</w:t>
      </w:r>
    </w:p>
    <w:p w14:paraId="62641026" w14:textId="77777777" w:rsidR="008E1259" w:rsidRPr="00B20B75" w:rsidRDefault="00EE75E9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</w:t>
      </w:r>
      <w:r w:rsidR="006907E5">
        <w:rPr>
          <w:rFonts w:ascii="맑은 고딕" w:eastAsia="맑은 고딕" w:hAnsi="맑은 고딕"/>
        </w:rPr>
        <w:t>“</w:t>
      </w:r>
      <w:r w:rsidR="008E1259" w:rsidRPr="00B20B75">
        <w:rPr>
          <w:rFonts w:ascii="맑은 고딕" w:eastAsia="맑은 고딕" w:hAnsi="맑은 고딕" w:hint="eastAsia"/>
        </w:rPr>
        <w:t>처분</w:t>
      </w:r>
      <w:r w:rsidR="006907E5">
        <w:rPr>
          <w:rFonts w:ascii="맑은 고딕" w:eastAsia="맑은 고딕" w:hAnsi="맑은 고딕"/>
        </w:rPr>
        <w:t>”</w:t>
      </w:r>
      <w:r w:rsidR="008E1259" w:rsidRPr="00B20B75">
        <w:rPr>
          <w:rFonts w:ascii="맑은 고딕" w:eastAsia="맑은 고딕" w:hAnsi="맑은 고딕" w:hint="eastAsia"/>
        </w:rPr>
        <w:t>이라 함은 자산을 매각, 기증(양도) 및 폐기하여 자산의 상태에서 제외</w:t>
      </w:r>
      <w:r w:rsidR="006907E5">
        <w:rPr>
          <w:rFonts w:ascii="맑은 고딕" w:eastAsia="맑은 고딕" w:hAnsi="맑은 고딕" w:hint="eastAsia"/>
        </w:rPr>
        <w:t>하거나 회계상 처리를 종결 짓는 것</w:t>
      </w:r>
      <w:r w:rsidR="008E1259" w:rsidRPr="00B20B75">
        <w:rPr>
          <w:rFonts w:ascii="맑은 고딕" w:eastAsia="맑은 고딕" w:hAnsi="맑은 고딕" w:hint="eastAsia"/>
        </w:rPr>
        <w:t>을 말한다</w:t>
      </w:r>
    </w:p>
    <w:p w14:paraId="33CC75CB" w14:textId="77777777" w:rsidR="008E1259" w:rsidRDefault="00EE75E9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</w:t>
      </w:r>
      <w:r w:rsidR="006907E5">
        <w:rPr>
          <w:rFonts w:ascii="맑은 고딕" w:eastAsia="맑은 고딕" w:hAnsi="맑은 고딕"/>
        </w:rPr>
        <w:t>“</w:t>
      </w:r>
      <w:r w:rsidR="008E1259" w:rsidRPr="00B20B75">
        <w:rPr>
          <w:rFonts w:ascii="맑은 고딕" w:eastAsia="맑은 고딕" w:hAnsi="맑은 고딕" w:hint="eastAsia"/>
        </w:rPr>
        <w:t>처리</w:t>
      </w:r>
      <w:r w:rsidR="006907E5">
        <w:rPr>
          <w:rFonts w:ascii="맑은 고딕" w:eastAsia="맑은 고딕" w:hAnsi="맑은 고딕"/>
        </w:rPr>
        <w:t>”</w:t>
      </w:r>
      <w:r w:rsidR="008E1259" w:rsidRPr="00B20B75">
        <w:rPr>
          <w:rFonts w:ascii="맑은 고딕" w:eastAsia="맑은 고딕" w:hAnsi="맑은 고딕" w:hint="eastAsia"/>
        </w:rPr>
        <w:t>라 함은 자산의 관리, 운용, 취득가액의 증감, 이동, 전용 및 처분에 필요한 절차를 수행함을 말한다.</w:t>
      </w:r>
    </w:p>
    <w:p w14:paraId="45CFCD7A" w14:textId="77777777" w:rsidR="00126251" w:rsidRPr="00565524" w:rsidRDefault="00372EC1" w:rsidP="00126251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 </w:t>
      </w:r>
      <w:r w:rsidR="006907E5">
        <w:rPr>
          <w:rFonts w:ascii="맑은 고딕" w:eastAsia="맑은 고딕" w:hAnsi="맑은 고딕"/>
        </w:rPr>
        <w:t>“</w:t>
      </w:r>
      <w:r w:rsidR="006907E5">
        <w:rPr>
          <w:rFonts w:ascii="맑은 고딕" w:eastAsia="맑은 고딕" w:hAnsi="맑은 고딕" w:hint="eastAsia"/>
        </w:rPr>
        <w:t>손실</w:t>
      </w:r>
      <w:r w:rsidR="006907E5">
        <w:rPr>
          <w:rFonts w:ascii="맑은 고딕" w:eastAsia="맑은 고딕" w:hAnsi="맑은 고딕"/>
        </w:rPr>
        <w:t>”</w:t>
      </w:r>
      <w:r w:rsidR="006907E5">
        <w:rPr>
          <w:rFonts w:ascii="맑은 고딕" w:eastAsia="맑은 고딕" w:hAnsi="맑은 고딕" w:hint="eastAsia"/>
        </w:rPr>
        <w:t>이라 함은 당해 자산이 가지고 있는 가치가 정상적인 사용에 의한 가치감소의 범위를 넘어서서 그 가치가 감소되는 것을 말한다.</w:t>
      </w:r>
    </w:p>
    <w:p w14:paraId="500AAE44" w14:textId="77777777" w:rsidR="006907E5" w:rsidRDefault="00372EC1" w:rsidP="00D61CD2">
      <w:pPr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 xml:space="preserve"> </w:t>
      </w:r>
      <w:r w:rsidR="006907E5">
        <w:rPr>
          <w:rFonts w:ascii="맑은 고딕" w:eastAsia="맑은 고딕" w:hAnsi="맑은 고딕"/>
        </w:rPr>
        <w:t>“</w:t>
      </w:r>
      <w:r w:rsidR="006907E5">
        <w:rPr>
          <w:rFonts w:ascii="맑은 고딕" w:eastAsia="맑은 고딕" w:hAnsi="맑은 고딕" w:hint="eastAsia"/>
        </w:rPr>
        <w:t>망실</w:t>
      </w:r>
      <w:r w:rsidR="006907E5">
        <w:rPr>
          <w:rFonts w:ascii="맑은 고딕" w:eastAsia="맑은 고딕" w:hAnsi="맑은 고딕"/>
        </w:rPr>
        <w:t>”</w:t>
      </w:r>
      <w:r w:rsidR="006907E5">
        <w:rPr>
          <w:rFonts w:ascii="맑은 고딕" w:eastAsia="맑은 고딕" w:hAnsi="맑은 고딕" w:hint="eastAsia"/>
        </w:rPr>
        <w:t>이라 함은 자산</w:t>
      </w:r>
      <w:r w:rsidR="009D4147">
        <w:rPr>
          <w:rFonts w:ascii="맑은 고딕" w:eastAsia="맑은 고딕" w:hAnsi="맑은 고딕" w:hint="eastAsia"/>
        </w:rPr>
        <w:t>의</w:t>
      </w:r>
      <w:r w:rsidR="006907E5">
        <w:rPr>
          <w:rFonts w:ascii="맑은 고딕" w:eastAsia="맑은 고딕" w:hAnsi="맑은 고딕" w:hint="eastAsia"/>
        </w:rPr>
        <w:t xml:space="preserve"> 장부 또는 자산관리대장 상에는 계상되어 있으나 멸실 또는 분실되어 현물이 존재하지 않는 것을 말한다.</w:t>
      </w:r>
    </w:p>
    <w:p w14:paraId="44CC4497" w14:textId="77777777" w:rsidR="006977D6" w:rsidRPr="006977D6" w:rsidRDefault="00372EC1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 </w:t>
      </w:r>
      <w:r w:rsidR="00966580">
        <w:rPr>
          <w:rFonts w:ascii="맑은 고딕" w:eastAsia="맑은 고딕" w:hAnsi="맑은 고딕"/>
        </w:rPr>
        <w:t>“</w:t>
      </w:r>
      <w:r w:rsidR="00966580">
        <w:rPr>
          <w:rFonts w:ascii="맑은 고딕" w:eastAsia="맑은 고딕" w:hAnsi="맑은 고딕" w:hint="eastAsia"/>
        </w:rPr>
        <w:t>자산관리대장</w:t>
      </w:r>
      <w:r w:rsidR="00966580">
        <w:rPr>
          <w:rFonts w:ascii="맑은 고딕" w:eastAsia="맑은 고딕" w:hAnsi="맑은 고딕"/>
        </w:rPr>
        <w:t>”</w:t>
      </w:r>
      <w:r w:rsidR="00966580">
        <w:rPr>
          <w:rFonts w:ascii="맑은 고딕" w:eastAsia="맑은 고딕" w:hAnsi="맑은 고딕" w:hint="eastAsia"/>
        </w:rPr>
        <w:t xml:space="preserve">이라 함은 </w:t>
      </w:r>
      <w:r w:rsidR="00352DB0">
        <w:rPr>
          <w:rFonts w:ascii="맑은 고딕" w:eastAsia="맑은 고딕" w:hAnsi="맑은 고딕" w:hint="eastAsia"/>
        </w:rPr>
        <w:t>사업장의 영업활동</w:t>
      </w:r>
      <w:r w:rsidR="009C7B5C">
        <w:rPr>
          <w:rFonts w:ascii="맑은 고딕" w:eastAsia="맑은 고딕" w:hAnsi="맑은 고딕" w:hint="eastAsia"/>
        </w:rPr>
        <w:t>에</w:t>
      </w:r>
      <w:r w:rsidR="00352DB0">
        <w:rPr>
          <w:rFonts w:ascii="맑은 고딕" w:eastAsia="맑은 고딕" w:hAnsi="맑은 고딕" w:hint="eastAsia"/>
        </w:rPr>
        <w:t xml:space="preserve"> 사용하기 위하여 소유하고 있는 자산을 기재하여 그 내용을 확인하고 관리할 수 있도록 만든 대장을 말</w:t>
      </w:r>
      <w:r w:rsidR="006977D6">
        <w:rPr>
          <w:rFonts w:ascii="맑은 고딕" w:eastAsia="맑은 고딕" w:hAnsi="맑은 고딕" w:hint="eastAsia"/>
        </w:rPr>
        <w:t xml:space="preserve">하며, 이러한 내용을 전산시스템화 한 것을 </w:t>
      </w:r>
      <w:r w:rsidR="006977D6">
        <w:rPr>
          <w:rFonts w:ascii="맑은 고딕" w:eastAsia="맑은 고딕" w:hAnsi="맑은 고딕"/>
        </w:rPr>
        <w:t>“</w:t>
      </w:r>
      <w:r w:rsidR="006977D6">
        <w:rPr>
          <w:rFonts w:ascii="맑은 고딕" w:eastAsia="맑은 고딕" w:hAnsi="맑은 고딕" w:hint="eastAsia"/>
        </w:rPr>
        <w:t>관리시스템</w:t>
      </w:r>
      <w:r w:rsidR="006977D6">
        <w:rPr>
          <w:rFonts w:ascii="맑은 고딕" w:eastAsia="맑은 고딕" w:hAnsi="맑은 고딕"/>
        </w:rPr>
        <w:t>”</w:t>
      </w:r>
      <w:r w:rsidR="00F717DD">
        <w:rPr>
          <w:rFonts w:ascii="맑은 고딕" w:eastAsia="맑은 고딕" w:hAnsi="맑은 고딕"/>
        </w:rPr>
        <w:t xml:space="preserve"> </w:t>
      </w:r>
      <w:r w:rsidR="00F717DD">
        <w:rPr>
          <w:rFonts w:ascii="맑은 고딕" w:eastAsia="맑은 고딕" w:hAnsi="맑은 고딕" w:hint="eastAsia"/>
        </w:rPr>
        <w:t xml:space="preserve">또는 </w:t>
      </w:r>
      <w:r w:rsidR="00F717DD">
        <w:rPr>
          <w:rFonts w:ascii="맑은 고딕" w:eastAsia="맑은 고딕" w:hAnsi="맑은 고딕"/>
        </w:rPr>
        <w:t>“SAP</w:t>
      </w:r>
      <w:r w:rsidR="00F717DD">
        <w:rPr>
          <w:rFonts w:ascii="맑은 고딕" w:eastAsia="맑은 고딕" w:hAnsi="맑은 고딕" w:hint="eastAsia"/>
        </w:rPr>
        <w:t>시스템</w:t>
      </w:r>
      <w:r w:rsidR="00F717DD">
        <w:rPr>
          <w:rFonts w:ascii="맑은 고딕" w:eastAsia="맑은 고딕" w:hAnsi="맑은 고딕"/>
        </w:rPr>
        <w:t>”</w:t>
      </w:r>
      <w:r w:rsidR="006977D6">
        <w:rPr>
          <w:rFonts w:ascii="맑은 고딕" w:eastAsia="맑은 고딕" w:hAnsi="맑은 고딕" w:hint="eastAsia"/>
        </w:rPr>
        <w:t>이라고 한</w:t>
      </w:r>
      <w:r w:rsidR="00352DB0">
        <w:rPr>
          <w:rFonts w:ascii="맑은 고딕" w:eastAsia="맑은 고딕" w:hAnsi="맑은 고딕" w:hint="eastAsia"/>
        </w:rPr>
        <w:t>다.</w:t>
      </w:r>
    </w:p>
    <w:p w14:paraId="6B701F2F" w14:textId="77777777" w:rsidR="006907E5" w:rsidRPr="00BE5372" w:rsidRDefault="00372EC1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 </w:t>
      </w:r>
      <w:r w:rsidR="000E4CFD">
        <w:rPr>
          <w:rFonts w:ascii="맑은 고딕" w:eastAsia="맑은 고딕" w:hAnsi="맑은 고딕"/>
        </w:rPr>
        <w:t>“</w:t>
      </w:r>
      <w:r w:rsidR="008E1259" w:rsidRPr="00B20B75">
        <w:rPr>
          <w:rFonts w:ascii="맑은 고딕" w:eastAsia="맑은 고딕" w:hAnsi="맑은 고딕" w:hint="eastAsia"/>
        </w:rPr>
        <w:t>건설가계정</w:t>
      </w:r>
      <w:r w:rsidR="000E4CFD">
        <w:rPr>
          <w:rFonts w:ascii="맑은 고딕" w:eastAsia="맑은 고딕" w:hAnsi="맑은 고딕"/>
        </w:rPr>
        <w:t>”</w:t>
      </w:r>
      <w:r w:rsidR="008E1259" w:rsidRPr="00B20B75">
        <w:rPr>
          <w:rFonts w:ascii="맑은 고딕" w:eastAsia="맑은 고딕" w:hAnsi="맑은 고딕" w:hint="eastAsia"/>
        </w:rPr>
        <w:t>이라 함은 유형고정자산의 매입, 개량, 제작, 건설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시에 당해 건설이 완료될 때까지의 경과계정으로 건설 및 제작에 지출한 재료비,</w:t>
      </w:r>
      <w:r w:rsidR="008B7E4A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노무비,</w:t>
      </w:r>
      <w:r w:rsidR="008B7E4A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경비</w:t>
      </w:r>
      <w:r w:rsidR="008B7E4A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등의 제작가액과 건축물 설비의 건설 또는 제작을 위해 지출한 도급금 혹은 취득한 기계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등으로 보유중인 것을 포함한다.</w:t>
      </w:r>
    </w:p>
    <w:p w14:paraId="47692F1B" w14:textId="77777777" w:rsidR="008E1259" w:rsidRPr="00B20B75" w:rsidRDefault="00A0358E" w:rsidP="00D61CD2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</w:t>
      </w:r>
      <w:r w:rsidR="000E4CFD">
        <w:rPr>
          <w:rFonts w:ascii="맑은 고딕" w:eastAsia="맑은 고딕" w:hAnsi="맑은 고딕"/>
        </w:rPr>
        <w:t>“</w:t>
      </w:r>
      <w:r w:rsidR="008E1259" w:rsidRPr="00B20B75">
        <w:rPr>
          <w:rFonts w:ascii="맑은 고딕" w:eastAsia="맑은 고딕" w:hAnsi="맑은 고딕" w:hint="eastAsia"/>
        </w:rPr>
        <w:t>유휴(불용)설비</w:t>
      </w:r>
      <w:r w:rsidR="000E4CFD">
        <w:rPr>
          <w:rFonts w:ascii="맑은 고딕" w:eastAsia="맑은 고딕" w:hAnsi="맑은 고딕"/>
        </w:rPr>
        <w:t>”</w:t>
      </w:r>
      <w:r w:rsidR="008E1259" w:rsidRPr="00B20B75">
        <w:rPr>
          <w:rFonts w:ascii="맑은 고딕" w:eastAsia="맑은 고딕" w:hAnsi="맑은 고딕" w:hint="eastAsia"/>
        </w:rPr>
        <w:t xml:space="preserve">라 함은 현재 가동이 중지되어 사용하지 않는 설비로서 </w:t>
      </w:r>
      <w:r w:rsidR="00565524">
        <w:rPr>
          <w:rFonts w:ascii="맑은 고딕" w:eastAsia="맑은 고딕" w:hAnsi="맑은 고딕" w:hint="eastAsia"/>
        </w:rPr>
        <w:t>사업장</w:t>
      </w:r>
      <w:r w:rsidR="008E1259" w:rsidRPr="00B20B75">
        <w:rPr>
          <w:rFonts w:ascii="맑은 고딕" w:eastAsia="맑은 고딕" w:hAnsi="맑은 고딕" w:hint="eastAsia"/>
        </w:rPr>
        <w:t>관</w:t>
      </w:r>
      <w:r w:rsidR="000E4CFD">
        <w:rPr>
          <w:rFonts w:ascii="맑은 고딕" w:eastAsia="맑은 고딕" w:hAnsi="맑은 고딕" w:hint="eastAsia"/>
        </w:rPr>
        <w:t>리</w:t>
      </w:r>
      <w:r w:rsidR="008E1259" w:rsidRPr="00B20B75">
        <w:rPr>
          <w:rFonts w:ascii="맑은 고딕" w:eastAsia="맑은 고딕" w:hAnsi="맑은 고딕" w:hint="eastAsia"/>
        </w:rPr>
        <w:t>부서에 접수된 설비를 말한다.</w:t>
      </w:r>
    </w:p>
    <w:p w14:paraId="29410157" w14:textId="77777777" w:rsidR="00C64B5E" w:rsidRPr="00B20B75" w:rsidRDefault="00C64B5E">
      <w:pPr>
        <w:rPr>
          <w:rFonts w:ascii="맑은 고딕" w:eastAsia="맑은 고딕" w:hAnsi="맑은 고딕" w:hint="eastAsia"/>
        </w:rPr>
      </w:pPr>
    </w:p>
    <w:p w14:paraId="3DDD3AFA" w14:textId="77777777" w:rsidR="008E1259" w:rsidRPr="00B20B75" w:rsidRDefault="008E1259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제4조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(자산의 과목과 범위)</w:t>
      </w:r>
    </w:p>
    <w:p w14:paraId="6B2C5086" w14:textId="77777777" w:rsidR="008E1259" w:rsidRPr="00B20B75" w:rsidRDefault="008E1259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자산의 과목과 범위는 다음 각 호</w:t>
      </w:r>
      <w:r w:rsidR="005675A9">
        <w:rPr>
          <w:rFonts w:ascii="맑은 고딕" w:eastAsia="맑은 고딕" w:hAnsi="맑은 고딕" w:hint="eastAsia"/>
        </w:rPr>
        <w:t>에 따른다.</w:t>
      </w:r>
    </w:p>
    <w:p w14:paraId="1E1A1E5E" w14:textId="77777777" w:rsidR="008E1259" w:rsidRDefault="008B6A99" w:rsidP="00882908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</w:t>
      </w:r>
    </w:p>
    <w:p w14:paraId="6B0BAF06" w14:textId="77777777" w:rsidR="00645895" w:rsidRPr="00FB3297" w:rsidRDefault="00645895" w:rsidP="00645895">
      <w:pPr>
        <w:ind w:left="696"/>
        <w:rPr>
          <w:rFonts w:ascii="맑은 고딕" w:eastAsia="맑은 고딕" w:hAnsi="맑은 고딕" w:hint="eastAsia"/>
        </w:rPr>
      </w:pPr>
      <w:r w:rsidRPr="00FB3297">
        <w:rPr>
          <w:rFonts w:ascii="맑은 고딕" w:eastAsia="맑은 고딕" w:hAnsi="맑은 고딕" w:hint="eastAsia"/>
        </w:rPr>
        <w:t>관련 회계규정상 회계장부에 등재하고 관리를 필요로 하는 자산</w:t>
      </w:r>
    </w:p>
    <w:p w14:paraId="3A465FD5" w14:textId="77777777" w:rsidR="008B6A9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토지</w:t>
      </w:r>
    </w:p>
    <w:p w14:paraId="38D74260" w14:textId="77777777" w:rsidR="008B6A9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건물(필수 부대설비 포함)</w:t>
      </w:r>
    </w:p>
    <w:p w14:paraId="351A281B" w14:textId="77777777" w:rsidR="008B6A9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구축물</w:t>
      </w:r>
    </w:p>
    <w:p w14:paraId="4781555F" w14:textId="77777777" w:rsidR="008B6A9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차량운반구</w:t>
      </w:r>
    </w:p>
    <w:p w14:paraId="47B4F4E1" w14:textId="77777777" w:rsidR="008B6A9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기계장치, 기구(리스 포함)</w:t>
      </w:r>
    </w:p>
    <w:p w14:paraId="04232DA4" w14:textId="77777777" w:rsidR="008B6A99" w:rsidRDefault="00D71F73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공구(금형, 검사구, 공구) 운반용기류</w:t>
      </w:r>
    </w:p>
    <w:p w14:paraId="549A8E25" w14:textId="77777777" w:rsidR="008B6A99" w:rsidRPr="00117A4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건설가계정</w:t>
      </w:r>
    </w:p>
    <w:p w14:paraId="484C09AB" w14:textId="77777777" w:rsidR="00D71F73" w:rsidRPr="00117A49" w:rsidRDefault="00D71F73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비품 및 사무용기기</w:t>
      </w:r>
    </w:p>
    <w:p w14:paraId="281BB200" w14:textId="77777777" w:rsidR="00D71F73" w:rsidRPr="00117A49" w:rsidRDefault="00807334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일부 </w:t>
      </w:r>
      <w:r w:rsidR="00D71F73" w:rsidRPr="00117A49">
        <w:rPr>
          <w:rFonts w:ascii="맑은 고딕" w:eastAsia="맑은 고딕" w:hAnsi="맑은 고딕" w:hint="eastAsia"/>
        </w:rPr>
        <w:t>무형자산 (소프트웨어, 지적재산권 등)</w:t>
      </w:r>
    </w:p>
    <w:p w14:paraId="49886B6A" w14:textId="77777777" w:rsidR="00D71F73" w:rsidRPr="00117A49" w:rsidRDefault="008B6A99" w:rsidP="00D61CD2">
      <w:pPr>
        <w:numPr>
          <w:ilvl w:val="0"/>
          <w:numId w:val="16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기타 리스설비</w:t>
      </w:r>
      <w:r w:rsidR="00D71F73" w:rsidRPr="00117A49">
        <w:rPr>
          <w:rFonts w:ascii="맑은 고딕" w:eastAsia="맑은 고딕" w:hAnsi="맑은 고딕" w:hint="eastAsia"/>
        </w:rPr>
        <w:t>(기계, 치 공구)</w:t>
      </w:r>
    </w:p>
    <w:p w14:paraId="118D8AF1" w14:textId="77777777" w:rsidR="008B6A99" w:rsidRPr="00117A49" w:rsidRDefault="008B6A99" w:rsidP="00882908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부외자산</w:t>
      </w:r>
    </w:p>
    <w:p w14:paraId="7E17F353" w14:textId="77777777" w:rsidR="008E1259" w:rsidRPr="00FB3297" w:rsidRDefault="00645895" w:rsidP="00851FB2">
      <w:pPr>
        <w:ind w:leftChars="369" w:left="812"/>
        <w:rPr>
          <w:rFonts w:ascii="맑은 고딕" w:eastAsia="맑은 고딕" w:hAnsi="맑은 고딕" w:hint="eastAsia"/>
        </w:rPr>
      </w:pPr>
      <w:r w:rsidRPr="00FB3297">
        <w:rPr>
          <w:rFonts w:ascii="맑은 고딕" w:eastAsia="맑은 고딕" w:hAnsi="맑은 고딕" w:hint="eastAsia"/>
        </w:rPr>
        <w:t xml:space="preserve">관련 </w:t>
      </w:r>
      <w:r w:rsidR="008B6A99" w:rsidRPr="00FB3297">
        <w:rPr>
          <w:rFonts w:ascii="맑은 고딕" w:eastAsia="맑은 고딕" w:hAnsi="맑은 고딕" w:hint="eastAsia"/>
        </w:rPr>
        <w:t>회계</w:t>
      </w:r>
      <w:r w:rsidRPr="00FB3297">
        <w:rPr>
          <w:rFonts w:ascii="맑은 고딕" w:eastAsia="맑은 고딕" w:hAnsi="맑은 고딕" w:hint="eastAsia"/>
        </w:rPr>
        <w:t>규정</w:t>
      </w:r>
      <w:r w:rsidR="008B6A99" w:rsidRPr="00FB3297">
        <w:rPr>
          <w:rFonts w:ascii="맑은 고딕" w:eastAsia="맑은 고딕" w:hAnsi="맑은 고딕" w:hint="eastAsia"/>
        </w:rPr>
        <w:t>상 회계장부에 등재하지 않</w:t>
      </w:r>
      <w:r w:rsidR="00D71F73" w:rsidRPr="00FB3297">
        <w:rPr>
          <w:rFonts w:ascii="맑은 고딕" w:eastAsia="맑은 고딕" w:hAnsi="맑은 고딕" w:hint="eastAsia"/>
        </w:rPr>
        <w:t xml:space="preserve">지만 </w:t>
      </w:r>
      <w:r w:rsidR="005675A9" w:rsidRPr="00FB3297">
        <w:rPr>
          <w:rFonts w:ascii="맑은 고딕" w:eastAsia="맑은 고딕" w:hAnsi="맑은 고딕" w:hint="eastAsia"/>
        </w:rPr>
        <w:t xml:space="preserve">해당사업장의 </w:t>
      </w:r>
      <w:r w:rsidR="00565524">
        <w:rPr>
          <w:rFonts w:ascii="맑은 고딕" w:eastAsia="맑은 고딕" w:hAnsi="맑은 고딕" w:hint="eastAsia"/>
        </w:rPr>
        <w:t>사업장</w:t>
      </w:r>
      <w:r w:rsidR="005675A9" w:rsidRPr="00FB3297">
        <w:rPr>
          <w:rFonts w:ascii="맑은 고딕" w:eastAsia="맑은 고딕" w:hAnsi="맑은 고딕" w:hint="eastAsia"/>
        </w:rPr>
        <w:t xml:space="preserve">관리부서에서 </w:t>
      </w:r>
      <w:r w:rsidR="008B6A99" w:rsidRPr="00FB3297">
        <w:rPr>
          <w:rFonts w:ascii="맑은 고딕" w:eastAsia="맑은 고딕" w:hAnsi="맑은 고딕" w:hint="eastAsia"/>
        </w:rPr>
        <w:t>관리</w:t>
      </w:r>
      <w:r w:rsidR="005675A9" w:rsidRPr="00FB3297">
        <w:rPr>
          <w:rFonts w:ascii="맑은 고딕" w:eastAsia="맑은 고딕" w:hAnsi="맑은 고딕" w:hint="eastAsia"/>
        </w:rPr>
        <w:t xml:space="preserve">를 </w:t>
      </w:r>
      <w:r w:rsidR="008B6A99" w:rsidRPr="00FB3297">
        <w:rPr>
          <w:rFonts w:ascii="맑은 고딕" w:eastAsia="맑은 고딕" w:hAnsi="맑은 고딕" w:hint="eastAsia"/>
        </w:rPr>
        <w:t>필요</w:t>
      </w:r>
      <w:r w:rsidR="005675A9" w:rsidRPr="00FB3297">
        <w:rPr>
          <w:rFonts w:ascii="맑은 고딕" w:eastAsia="맑은 고딕" w:hAnsi="맑은 고딕" w:hint="eastAsia"/>
        </w:rPr>
        <w:t xml:space="preserve">로 하는 </w:t>
      </w:r>
      <w:r w:rsidR="008B6A99" w:rsidRPr="00FB3297">
        <w:rPr>
          <w:rFonts w:ascii="맑은 고딕" w:eastAsia="맑은 고딕" w:hAnsi="맑은 고딕" w:hint="eastAsia"/>
        </w:rPr>
        <w:t>자산</w:t>
      </w:r>
    </w:p>
    <w:p w14:paraId="77DEA4B2" w14:textId="77777777" w:rsidR="009B40FB" w:rsidRPr="00B20B75" w:rsidRDefault="009B40FB">
      <w:pPr>
        <w:rPr>
          <w:rFonts w:ascii="맑은 고딕" w:eastAsia="맑은 고딕" w:hAnsi="맑은 고딕" w:hint="eastAsia"/>
        </w:rPr>
      </w:pPr>
    </w:p>
    <w:p w14:paraId="33612FEF" w14:textId="77777777" w:rsidR="008E1259" w:rsidRPr="00352DB0" w:rsidRDefault="008E1259">
      <w:pPr>
        <w:rPr>
          <w:rFonts w:ascii="맑은 고딕" w:eastAsia="맑은 고딕" w:hAnsi="맑은 고딕" w:hint="eastAsia"/>
        </w:rPr>
      </w:pPr>
      <w:r w:rsidRPr="00352DB0">
        <w:rPr>
          <w:rFonts w:ascii="맑은 고딕" w:eastAsia="맑은 고딕" w:hAnsi="맑은 고딕" w:hint="eastAsia"/>
        </w:rPr>
        <w:t>제5조</w:t>
      </w:r>
      <w:r w:rsidR="00C64B5E" w:rsidRPr="00352DB0">
        <w:rPr>
          <w:rFonts w:ascii="맑은 고딕" w:eastAsia="맑은 고딕" w:hAnsi="맑은 고딕" w:hint="eastAsia"/>
        </w:rPr>
        <w:t xml:space="preserve"> </w:t>
      </w:r>
      <w:r w:rsidRPr="00352DB0">
        <w:rPr>
          <w:rFonts w:ascii="맑은 고딕" w:eastAsia="맑은 고딕" w:hAnsi="맑은 고딕" w:hint="eastAsia"/>
        </w:rPr>
        <w:t>(자산</w:t>
      </w:r>
      <w:r w:rsidR="00DD3317">
        <w:rPr>
          <w:rFonts w:ascii="맑은 고딕" w:eastAsia="맑은 고딕" w:hAnsi="맑은 고딕" w:hint="eastAsia"/>
        </w:rPr>
        <w:t>관리시스템 운영</w:t>
      </w:r>
      <w:r w:rsidRPr="00352DB0">
        <w:rPr>
          <w:rFonts w:ascii="맑은 고딕" w:eastAsia="맑은 고딕" w:hAnsi="맑은 고딕" w:hint="eastAsia"/>
        </w:rPr>
        <w:t>)</w:t>
      </w:r>
    </w:p>
    <w:p w14:paraId="3278B3A0" w14:textId="77777777" w:rsidR="00DD3317" w:rsidRDefault="00DD3317" w:rsidP="00DD3317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</w:t>
      </w:r>
    </w:p>
    <w:p w14:paraId="5B8FC5C2" w14:textId="77777777" w:rsidR="00126251" w:rsidRDefault="00DD3317" w:rsidP="00565524">
      <w:pPr>
        <w:ind w:leftChars="400" w:left="880"/>
        <w:rPr>
          <w:ins w:id="0" w:author="Jaeho Choi 최재호" w:date="2023-02-16T11:17:00Z"/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회계 전산시스템으로부터 전송 받은 정보를 기반으로 자산의 변동사항에 대하여(취득, 매각, 폐기 등)의 자산관리에 대한 변동사항을 반영한다.</w:t>
      </w:r>
    </w:p>
    <w:p w14:paraId="35A28C01" w14:textId="77777777" w:rsidR="00CE2E2B" w:rsidRDefault="00CE2E2B" w:rsidP="00565524">
      <w:pPr>
        <w:ind w:leftChars="400" w:left="880"/>
        <w:rPr>
          <w:ins w:id="1" w:author="Jaeho Choi 최재호" w:date="2023-02-16T11:17:00Z"/>
          <w:rFonts w:ascii="맑은 고딕" w:eastAsia="맑은 고딕" w:hAnsi="맑은 고딕"/>
        </w:rPr>
      </w:pPr>
    </w:p>
    <w:p w14:paraId="37E1C4C0" w14:textId="77777777" w:rsidR="00CE2E2B" w:rsidRDefault="00CE2E2B" w:rsidP="00565524">
      <w:pPr>
        <w:ind w:leftChars="400" w:left="880"/>
        <w:rPr>
          <w:ins w:id="2" w:author="Jaeho Choi 최재호" w:date="2023-02-16T11:17:00Z"/>
          <w:rFonts w:ascii="맑은 고딕" w:eastAsia="맑은 고딕" w:hAnsi="맑은 고딕"/>
        </w:rPr>
      </w:pPr>
    </w:p>
    <w:p w14:paraId="6B45D10A" w14:textId="77777777" w:rsidR="00CE2E2B" w:rsidRPr="00126251" w:rsidRDefault="00CE2E2B" w:rsidP="00565524">
      <w:pPr>
        <w:ind w:leftChars="400" w:left="880"/>
        <w:rPr>
          <w:rFonts w:ascii="맑은 고딕" w:eastAsia="맑은 고딕" w:hAnsi="맑은 고딕" w:hint="eastAsia"/>
        </w:rPr>
      </w:pPr>
    </w:p>
    <w:p w14:paraId="70715DEC" w14:textId="77777777" w:rsidR="00DD3317" w:rsidRDefault="00DD3317" w:rsidP="00DD3317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부외자산</w:t>
      </w:r>
    </w:p>
    <w:p w14:paraId="482D1926" w14:textId="77777777" w:rsidR="00352DB0" w:rsidRDefault="00F717DD" w:rsidP="0018162A">
      <w:pPr>
        <w:ind w:leftChars="400" w:left="88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부외자산을 관리하기 위한 </w:t>
      </w:r>
      <w:r w:rsidR="006C6964" w:rsidRPr="00CE2E2B">
        <w:rPr>
          <w:rFonts w:ascii="맑은 고딕" w:eastAsia="맑은 고딕" w:hAnsi="맑은 고딕" w:hint="eastAsia"/>
        </w:rPr>
        <w:t>부외</w:t>
      </w:r>
      <w:r w:rsidR="00DD3317" w:rsidRPr="00CE2E2B">
        <w:rPr>
          <w:rFonts w:ascii="맑은 고딕" w:eastAsia="맑은 고딕" w:hAnsi="맑은 고딕" w:hint="eastAsia"/>
        </w:rPr>
        <w:t>자산관리대장을 이용하여</w:t>
      </w:r>
      <w:r w:rsidR="00DD3317">
        <w:rPr>
          <w:rFonts w:ascii="맑은 고딕" w:eastAsia="맑은 고딕" w:hAnsi="맑은 고딕" w:hint="eastAsia"/>
        </w:rPr>
        <w:t xml:space="preserve"> 자산등록 및 관리번호를 부여하고 자산의 변동사항에 대하여 반영한다.</w:t>
      </w:r>
    </w:p>
    <w:p w14:paraId="052AAEBC" w14:textId="77777777" w:rsidR="00565524" w:rsidRPr="00B20B75" w:rsidRDefault="00565524">
      <w:pPr>
        <w:outlineLvl w:val="0"/>
        <w:rPr>
          <w:rFonts w:ascii="맑은 고딕" w:eastAsia="맑은 고딕" w:hAnsi="맑은 고딕" w:hint="eastAsia"/>
          <w:b/>
        </w:rPr>
      </w:pPr>
    </w:p>
    <w:p w14:paraId="517E134D" w14:textId="77777777" w:rsidR="004D3988" w:rsidRPr="00B20B75" w:rsidRDefault="004D3988" w:rsidP="003E1975">
      <w:pPr>
        <w:numPr>
          <w:ilvl w:val="0"/>
          <w:numId w:val="1"/>
        </w:num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>권한과 책임</w:t>
      </w:r>
    </w:p>
    <w:p w14:paraId="6CB742DE" w14:textId="77777777" w:rsidR="008E1259" w:rsidRDefault="008E1259" w:rsidP="003E1975">
      <w:pPr>
        <w:rPr>
          <w:rFonts w:ascii="맑은 고딕" w:eastAsia="맑은 고딕" w:hAnsi="맑은 고딕" w:hint="eastAsia"/>
        </w:rPr>
      </w:pPr>
    </w:p>
    <w:p w14:paraId="4D8D2CF1" w14:textId="77777777" w:rsidR="00D61692" w:rsidRPr="00565524" w:rsidRDefault="00D61692" w:rsidP="003E1975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제6조 (사용부서)</w:t>
      </w:r>
    </w:p>
    <w:p w14:paraId="3C0201C7" w14:textId="77777777" w:rsidR="00156A58" w:rsidRPr="00565524" w:rsidRDefault="00D61692" w:rsidP="00851FB2">
      <w:pPr>
        <w:ind w:leftChars="200" w:left="440"/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 xml:space="preserve">사업장 별 자산을 </w:t>
      </w:r>
      <w:r w:rsidR="00372EC1" w:rsidRPr="00565524">
        <w:rPr>
          <w:rFonts w:ascii="맑은 고딕" w:eastAsia="맑은 고딕" w:hAnsi="맑은 고딕" w:hint="eastAsia"/>
        </w:rPr>
        <w:t>직접소유</w:t>
      </w:r>
      <w:r w:rsidRPr="00565524">
        <w:rPr>
          <w:rFonts w:ascii="맑은 고딕" w:eastAsia="맑은 고딕" w:hAnsi="맑은 고딕" w:hint="eastAsia"/>
        </w:rPr>
        <w:t xml:space="preserve">하고 목적을 달성하기 위하여 사용하는 부서로서 </w:t>
      </w:r>
      <w:r w:rsidR="00156A58" w:rsidRPr="00565524">
        <w:rPr>
          <w:rFonts w:ascii="맑은 고딕" w:eastAsia="맑은 고딕" w:hAnsi="맑은 고딕" w:hint="eastAsia"/>
        </w:rPr>
        <w:t>다음 각호에서 정하는 바에 따라 자산을 관리한다.</w:t>
      </w:r>
    </w:p>
    <w:p w14:paraId="340AFC2C" w14:textId="77777777" w:rsidR="001D6F3E" w:rsidRPr="00565524" w:rsidRDefault="00D61692" w:rsidP="00D61CD2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현물자산 운용, 보수, 유지관리</w:t>
      </w:r>
    </w:p>
    <w:p w14:paraId="2478E566" w14:textId="77777777" w:rsidR="00D61692" w:rsidRPr="00565524" w:rsidRDefault="00D61692" w:rsidP="00D61CD2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 xml:space="preserve">자산의 변동사항(입/출고, 손망실, 사고 등)발생 시 </w:t>
      </w:r>
      <w:r w:rsidR="001D1A95" w:rsidRPr="00565524">
        <w:rPr>
          <w:rFonts w:ascii="맑은 고딕" w:eastAsia="맑은 고딕" w:hAnsi="맑은 고딕" w:hint="eastAsia"/>
        </w:rPr>
        <w:t>주관부서에 통보조치</w:t>
      </w:r>
    </w:p>
    <w:p w14:paraId="4D05437C" w14:textId="77777777" w:rsidR="009E66E0" w:rsidRPr="00565524" w:rsidRDefault="009E66E0" w:rsidP="001D1A95">
      <w:pPr>
        <w:rPr>
          <w:rFonts w:ascii="맑은 고딕" w:eastAsia="맑은 고딕" w:hAnsi="맑은 고딕" w:hint="eastAsia"/>
        </w:rPr>
      </w:pPr>
    </w:p>
    <w:p w14:paraId="5DFAC62F" w14:textId="77777777" w:rsidR="001D6F3E" w:rsidRPr="00CE2E2B" w:rsidRDefault="00D61692" w:rsidP="001D6F3E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제7조 (</w:t>
      </w:r>
      <w:r w:rsidR="00565524" w:rsidRPr="00565524">
        <w:rPr>
          <w:rFonts w:ascii="맑은 고딕" w:eastAsia="맑은 고딕" w:hAnsi="맑은 고딕" w:hint="eastAsia"/>
        </w:rPr>
        <w:t>주관</w:t>
      </w:r>
      <w:r w:rsidRPr="00565524">
        <w:rPr>
          <w:rFonts w:ascii="맑은 고딕" w:eastAsia="맑은 고딕" w:hAnsi="맑은 고딕" w:hint="eastAsia"/>
        </w:rPr>
        <w:t>부서)</w:t>
      </w:r>
    </w:p>
    <w:p w14:paraId="7891E69E" w14:textId="77777777" w:rsidR="001D6F3E" w:rsidRPr="00CE2E2B" w:rsidRDefault="00D61692" w:rsidP="00851FB2">
      <w:pPr>
        <w:ind w:leftChars="200" w:left="44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사용부서에서 관리하는 해당자산의 </w:t>
      </w:r>
      <w:r w:rsidR="001D6F3E" w:rsidRPr="00CE2E2B">
        <w:rPr>
          <w:rFonts w:ascii="맑은 고딕" w:eastAsia="맑은 고딕" w:hAnsi="맑은 고딕" w:hint="eastAsia"/>
        </w:rPr>
        <w:t>직접적인 관리업무를 수행하</w:t>
      </w:r>
      <w:r w:rsidR="00565524" w:rsidRPr="00CE2E2B">
        <w:rPr>
          <w:rFonts w:ascii="맑은 고딕" w:eastAsia="맑은 고딕" w:hAnsi="맑은 고딕" w:hint="eastAsia"/>
        </w:rPr>
        <w:t>고 최초 자산취득을 발의하고 품의한</w:t>
      </w:r>
      <w:r w:rsidR="001D6F3E" w:rsidRPr="00CE2E2B">
        <w:rPr>
          <w:rFonts w:ascii="맑은 고딕" w:eastAsia="맑은 고딕" w:hAnsi="맑은 고딕" w:hint="eastAsia"/>
        </w:rPr>
        <w:t xml:space="preserve"> 부서로서 다음 각호에서 정하는 바에 따라 자산을 관리한다.</w:t>
      </w:r>
    </w:p>
    <w:p w14:paraId="10492AAC" w14:textId="77777777" w:rsidR="006907E5" w:rsidRPr="00CE2E2B" w:rsidRDefault="001D6F3E" w:rsidP="00D61CD2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해당자산의 </w:t>
      </w:r>
      <w:r w:rsidR="00D61692" w:rsidRPr="00CE2E2B">
        <w:rPr>
          <w:rFonts w:ascii="맑은 고딕" w:eastAsia="맑은 고딕" w:hAnsi="맑은 고딕" w:hint="eastAsia"/>
        </w:rPr>
        <w:t>현황(이력)관리 및 자산대장과 현물을 대조</w:t>
      </w:r>
      <w:r w:rsidR="00372EC1" w:rsidRPr="00CE2E2B">
        <w:rPr>
          <w:rFonts w:ascii="맑은 고딕" w:eastAsia="맑은 고딕" w:hAnsi="맑은 고딕" w:hint="eastAsia"/>
        </w:rPr>
        <w:t xml:space="preserve">, </w:t>
      </w:r>
      <w:r w:rsidR="00D61692" w:rsidRPr="00CE2E2B">
        <w:rPr>
          <w:rFonts w:ascii="맑은 고딕" w:eastAsia="맑은 고딕" w:hAnsi="맑은 고딕" w:hint="eastAsia"/>
        </w:rPr>
        <w:t>일치</w:t>
      </w:r>
    </w:p>
    <w:p w14:paraId="61F6B1EB" w14:textId="77777777" w:rsidR="001D6F3E" w:rsidRPr="00CE2E2B" w:rsidRDefault="00156A58" w:rsidP="00D61CD2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해당자산의 </w:t>
      </w:r>
      <w:r w:rsidR="006B44FF" w:rsidRPr="00CE2E2B">
        <w:rPr>
          <w:rFonts w:ascii="맑은 고딕" w:eastAsia="맑은 고딕" w:hAnsi="맑은 고딕" w:hint="eastAsia"/>
        </w:rPr>
        <w:t>운용, 보수, 유지관리 및 자산의 변동사항(</w:t>
      </w:r>
      <w:r w:rsidRPr="00CE2E2B">
        <w:rPr>
          <w:rFonts w:ascii="맑은 고딕" w:eastAsia="맑은 고딕" w:hAnsi="맑은 고딕" w:hint="eastAsia"/>
        </w:rPr>
        <w:t xml:space="preserve">이동, </w:t>
      </w:r>
      <w:r w:rsidR="006B44FF" w:rsidRPr="00CE2E2B">
        <w:rPr>
          <w:rFonts w:ascii="맑은 고딕" w:eastAsia="맑은 고딕" w:hAnsi="맑은 고딕" w:hint="eastAsia"/>
        </w:rPr>
        <w:t>입/출고, 손망실, 사고</w:t>
      </w:r>
      <w:r w:rsidRPr="00CE2E2B">
        <w:rPr>
          <w:rFonts w:ascii="맑은 고딕" w:eastAsia="맑은 고딕" w:hAnsi="맑은 고딕" w:hint="eastAsia"/>
        </w:rPr>
        <w:t>, 폐기</w:t>
      </w:r>
      <w:r w:rsidR="006B44FF" w:rsidRPr="00CE2E2B">
        <w:rPr>
          <w:rFonts w:ascii="맑은 고딕" w:eastAsia="맑은 고딕" w:hAnsi="맑은 고딕" w:hint="eastAsia"/>
        </w:rPr>
        <w:t xml:space="preserve"> 등)</w:t>
      </w:r>
      <w:r w:rsidRPr="00CE2E2B">
        <w:rPr>
          <w:rFonts w:ascii="맑은 고딕" w:eastAsia="맑은 고딕" w:hAnsi="맑은 고딕" w:hint="eastAsia"/>
        </w:rPr>
        <w:t>에 대한 업무를 주관</w:t>
      </w:r>
    </w:p>
    <w:p w14:paraId="50146F5E" w14:textId="77777777" w:rsidR="00D61692" w:rsidRPr="00CE2E2B" w:rsidRDefault="001D6F3E" w:rsidP="00D61CD2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해당자산의 변동사항 발생</w:t>
      </w:r>
      <w:r w:rsidR="00565524" w:rsidRPr="00CE2E2B">
        <w:rPr>
          <w:rFonts w:ascii="맑은 고딕" w:eastAsia="맑은 고딕" w:hAnsi="맑은 고딕" w:hint="eastAsia"/>
        </w:rPr>
        <w:t>하거나 사업장</w:t>
      </w:r>
      <w:r w:rsidRPr="00CE2E2B">
        <w:rPr>
          <w:rFonts w:ascii="맑은 고딕" w:eastAsia="맑은 고딕" w:hAnsi="맑은 고딕" w:hint="eastAsia"/>
        </w:rPr>
        <w:t>관리부서</w:t>
      </w:r>
      <w:r w:rsidR="00565524" w:rsidRPr="00CE2E2B">
        <w:rPr>
          <w:rFonts w:ascii="맑은 고딕" w:eastAsia="맑은 고딕" w:hAnsi="맑은 고딕" w:hint="eastAsia"/>
        </w:rPr>
        <w:t xml:space="preserve">의 요청에 따라 자체 자산실사를 한 결과 </w:t>
      </w:r>
      <w:r w:rsidRPr="00CE2E2B">
        <w:rPr>
          <w:rFonts w:ascii="맑은 고딕" w:eastAsia="맑은 고딕" w:hAnsi="맑은 고딕" w:hint="eastAsia"/>
        </w:rPr>
        <w:t>통보</w:t>
      </w:r>
    </w:p>
    <w:p w14:paraId="3B0151AD" w14:textId="77777777" w:rsidR="006B44FF" w:rsidRPr="00565524" w:rsidRDefault="006B44FF" w:rsidP="001D6F3E">
      <w:pPr>
        <w:rPr>
          <w:rFonts w:ascii="맑은 고딕" w:eastAsia="맑은 고딕" w:hAnsi="맑은 고딕" w:hint="eastAsia"/>
        </w:rPr>
      </w:pPr>
    </w:p>
    <w:p w14:paraId="3CA71C3C" w14:textId="77777777" w:rsidR="001D6F3E" w:rsidRPr="00CE2E2B" w:rsidRDefault="001D6F3E" w:rsidP="001D6F3E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제8</w:t>
      </w:r>
      <w:r w:rsidRPr="00CE2E2B">
        <w:rPr>
          <w:rFonts w:ascii="맑은 고딕" w:eastAsia="맑은 고딕" w:hAnsi="맑은 고딕" w:hint="eastAsia"/>
        </w:rPr>
        <w:t>조 (</w:t>
      </w:r>
      <w:r w:rsidR="00565524" w:rsidRPr="00CE2E2B">
        <w:rPr>
          <w:rFonts w:ascii="맑은 고딕" w:eastAsia="맑은 고딕" w:hAnsi="맑은 고딕" w:hint="eastAsia"/>
        </w:rPr>
        <w:t>사업장관리</w:t>
      </w:r>
      <w:r w:rsidRPr="00CE2E2B">
        <w:rPr>
          <w:rFonts w:ascii="맑은 고딕" w:eastAsia="맑은 고딕" w:hAnsi="맑은 고딕" w:hint="eastAsia"/>
        </w:rPr>
        <w:t>부서)</w:t>
      </w:r>
    </w:p>
    <w:p w14:paraId="71F30116" w14:textId="77777777" w:rsidR="00881314" w:rsidRPr="00CE2E2B" w:rsidRDefault="001D6F3E" w:rsidP="00851FB2">
      <w:pPr>
        <w:ind w:leftChars="200" w:left="44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해당 사업장의 </w:t>
      </w:r>
      <w:r w:rsidR="00565524" w:rsidRPr="00CE2E2B">
        <w:rPr>
          <w:rFonts w:ascii="맑은 고딕" w:eastAsia="맑은 고딕" w:hAnsi="맑은 고딕" w:hint="eastAsia"/>
        </w:rPr>
        <w:t xml:space="preserve">전반적인 관리업무를 맡은 부서로서 </w:t>
      </w:r>
      <w:r w:rsidRPr="00CE2E2B">
        <w:rPr>
          <w:rFonts w:ascii="맑은 고딕" w:eastAsia="맑은 고딕" w:hAnsi="맑은 고딕" w:hint="eastAsia"/>
        </w:rPr>
        <w:t>전체 자산의 관리에 대한 행정적인 처리를 전담하</w:t>
      </w:r>
      <w:r w:rsidR="00881314" w:rsidRPr="00CE2E2B">
        <w:rPr>
          <w:rFonts w:ascii="맑은 고딕" w:eastAsia="맑은 고딕" w:hAnsi="맑은 고딕" w:hint="eastAsia"/>
        </w:rPr>
        <w:t>는 부서로 다음 각호에서 정하는 바에 따라 자산을 관리한다.</w:t>
      </w:r>
    </w:p>
    <w:p w14:paraId="127D9A49" w14:textId="77777777" w:rsidR="00881314" w:rsidRPr="00CE2E2B" w:rsidRDefault="00881314" w:rsidP="00D61CD2">
      <w:pPr>
        <w:numPr>
          <w:ilvl w:val="0"/>
          <w:numId w:val="13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해당 </w:t>
      </w:r>
      <w:r w:rsidR="001D6F3E" w:rsidRPr="00CE2E2B">
        <w:rPr>
          <w:rFonts w:ascii="맑은 고딕" w:eastAsia="맑은 고딕" w:hAnsi="맑은 고딕" w:hint="eastAsia"/>
        </w:rPr>
        <w:t>사업장 전체의 자산의 현황(이력) 총괄관리</w:t>
      </w:r>
    </w:p>
    <w:p w14:paraId="7794AE92" w14:textId="77777777" w:rsidR="00881314" w:rsidRPr="00CE2E2B" w:rsidRDefault="001D6F3E" w:rsidP="00D61CD2">
      <w:pPr>
        <w:numPr>
          <w:ilvl w:val="0"/>
          <w:numId w:val="13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재물조사, 취득, 이동, 전용, 출문, 처분</w:t>
      </w:r>
      <w:r w:rsidR="00881314" w:rsidRPr="00CE2E2B">
        <w:rPr>
          <w:rFonts w:ascii="맑은 고딕" w:eastAsia="맑은 고딕" w:hAnsi="맑은 고딕" w:hint="eastAsia"/>
        </w:rPr>
        <w:t>, 폐기, 매각</w:t>
      </w:r>
      <w:r w:rsidRPr="00CE2E2B">
        <w:rPr>
          <w:rFonts w:ascii="맑은 고딕" w:eastAsia="맑은 고딕" w:hAnsi="맑은 고딕" w:hint="eastAsia"/>
        </w:rPr>
        <w:t xml:space="preserve"> 등의 업무주관</w:t>
      </w:r>
    </w:p>
    <w:p w14:paraId="1DF9FEE4" w14:textId="77777777" w:rsidR="00881314" w:rsidRPr="00CE2E2B" w:rsidRDefault="00565524" w:rsidP="00D61CD2">
      <w:pPr>
        <w:numPr>
          <w:ilvl w:val="0"/>
          <w:numId w:val="13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사업장관리부서는 사업장의 </w:t>
      </w:r>
      <w:r w:rsidR="00881314" w:rsidRPr="00CE2E2B">
        <w:rPr>
          <w:rFonts w:ascii="맑은 고딕" w:eastAsia="맑은 고딕" w:hAnsi="맑은 고딕" w:hint="eastAsia"/>
        </w:rPr>
        <w:t>사용부서 및 주관부서에</w:t>
      </w:r>
      <w:r w:rsidRPr="00CE2E2B">
        <w:rPr>
          <w:rFonts w:ascii="맑은 고딕" w:eastAsia="맑은 고딕" w:hAnsi="맑은 고딕" w:hint="eastAsia"/>
        </w:rPr>
        <w:t>게</w:t>
      </w:r>
      <w:r w:rsidR="00881314" w:rsidRPr="00CE2E2B">
        <w:rPr>
          <w:rFonts w:ascii="맑은 고딕" w:eastAsia="맑은 고딕" w:hAnsi="맑은 고딕" w:hint="eastAsia"/>
        </w:rPr>
        <w:t xml:space="preserve"> 관리방침</w:t>
      </w:r>
      <w:r w:rsidRPr="00CE2E2B">
        <w:rPr>
          <w:rFonts w:ascii="맑은 고딕" w:eastAsia="맑은 고딕" w:hAnsi="맑은 고딕" w:hint="eastAsia"/>
        </w:rPr>
        <w:t xml:space="preserve"> 전달 및 자체 자산실사를 요구</w:t>
      </w:r>
    </w:p>
    <w:p w14:paraId="1AB4413B" w14:textId="77777777" w:rsidR="001D6F3E" w:rsidRPr="00565524" w:rsidRDefault="00881314" w:rsidP="00D61CD2">
      <w:pPr>
        <w:numPr>
          <w:ilvl w:val="0"/>
          <w:numId w:val="13"/>
        </w:num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해당자산의 전체 관리대장을 총괄부서에</w:t>
      </w:r>
      <w:r w:rsidR="00565524">
        <w:rPr>
          <w:rFonts w:ascii="맑은 고딕" w:eastAsia="맑은 고딕" w:hAnsi="맑은 고딕"/>
        </w:rPr>
        <w:t xml:space="preserve"> </w:t>
      </w:r>
      <w:r w:rsidR="00565524">
        <w:rPr>
          <w:rFonts w:ascii="맑은 고딕" w:eastAsia="맑은 고딕" w:hAnsi="맑은 고딕" w:hint="eastAsia"/>
        </w:rPr>
        <w:t>공유</w:t>
      </w:r>
    </w:p>
    <w:p w14:paraId="10372417" w14:textId="77777777" w:rsidR="00881314" w:rsidRPr="00565524" w:rsidRDefault="00881314" w:rsidP="00881314">
      <w:pPr>
        <w:rPr>
          <w:rFonts w:ascii="맑은 고딕" w:eastAsia="맑은 고딕" w:hAnsi="맑은 고딕" w:hint="eastAsia"/>
        </w:rPr>
      </w:pPr>
    </w:p>
    <w:p w14:paraId="2E704DEA" w14:textId="77777777" w:rsidR="00881314" w:rsidRPr="00565524" w:rsidRDefault="00881314" w:rsidP="00881314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제9조 (</w:t>
      </w:r>
      <w:r w:rsidR="0051296B" w:rsidRPr="00565524">
        <w:rPr>
          <w:rFonts w:ascii="맑은 고딕" w:eastAsia="맑은 고딕" w:hAnsi="맑은 고딕" w:hint="eastAsia"/>
        </w:rPr>
        <w:t>총괄</w:t>
      </w:r>
      <w:r w:rsidRPr="00565524">
        <w:rPr>
          <w:rFonts w:ascii="맑은 고딕" w:eastAsia="맑은 고딕" w:hAnsi="맑은 고딕" w:hint="eastAsia"/>
        </w:rPr>
        <w:t>부서)</w:t>
      </w:r>
    </w:p>
    <w:p w14:paraId="2569CF65" w14:textId="77777777" w:rsidR="00881314" w:rsidRPr="00565524" w:rsidRDefault="00881314" w:rsidP="00851FB2">
      <w:pPr>
        <w:ind w:leftChars="200" w:left="440"/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전사 자산관리를 위한 관리체계</w:t>
      </w:r>
      <w:r w:rsidR="009C7B5C" w:rsidRPr="00565524">
        <w:rPr>
          <w:rFonts w:ascii="맑은 고딕" w:eastAsia="맑은 고딕" w:hAnsi="맑은 고딕" w:hint="eastAsia"/>
        </w:rPr>
        <w:t>를</w:t>
      </w:r>
      <w:r w:rsidRPr="00565524">
        <w:rPr>
          <w:rFonts w:ascii="맑은 고딕" w:eastAsia="맑은 고딕" w:hAnsi="맑은 고딕" w:hint="eastAsia"/>
        </w:rPr>
        <w:t xml:space="preserve"> 수립하는 부서로서 다음 각호에서 정하는 바에 따라 자산을 관리한다.</w:t>
      </w:r>
    </w:p>
    <w:p w14:paraId="674610CF" w14:textId="77777777" w:rsidR="00881314" w:rsidRPr="00565524" w:rsidRDefault="00881314" w:rsidP="00D61CD2">
      <w:pPr>
        <w:numPr>
          <w:ilvl w:val="0"/>
          <w:numId w:val="14"/>
        </w:num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자산관리체계 수립 및 규정/지침 등 자산과 관련된 시행지침에 대한 기준제시</w:t>
      </w:r>
    </w:p>
    <w:p w14:paraId="05FFBB1B" w14:textId="77777777" w:rsidR="00881314" w:rsidRPr="00565524" w:rsidRDefault="00881314" w:rsidP="00D61CD2">
      <w:pPr>
        <w:numPr>
          <w:ilvl w:val="0"/>
          <w:numId w:val="14"/>
        </w:num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전사 자산관리업무에 대한 전반적인 모니터링 업무</w:t>
      </w:r>
    </w:p>
    <w:p w14:paraId="3EB9AF7C" w14:textId="77777777" w:rsidR="00CB6040" w:rsidRPr="00372EC1" w:rsidRDefault="00CB6040" w:rsidP="00C82669">
      <w:pPr>
        <w:rPr>
          <w:rFonts w:ascii="맑은 고딕" w:eastAsia="맑은 고딕" w:hAnsi="맑은 고딕" w:hint="eastAsia"/>
        </w:rPr>
      </w:pPr>
    </w:p>
    <w:p w14:paraId="748DF61F" w14:textId="77777777" w:rsidR="00C82669" w:rsidRDefault="00C82669" w:rsidP="00C82669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제10조 (회계부서)</w:t>
      </w:r>
    </w:p>
    <w:p w14:paraId="0527E772" w14:textId="77777777" w:rsidR="00C82669" w:rsidRDefault="00C82669" w:rsidP="00851FB2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고정자산의 </w:t>
      </w:r>
      <w:r w:rsidR="0052483A">
        <w:rPr>
          <w:rFonts w:ascii="맑은 고딕" w:eastAsia="맑은 고딕" w:hAnsi="맑은 고딕" w:hint="eastAsia"/>
        </w:rPr>
        <w:t xml:space="preserve">회계장부 등재 및 전체 고정자산에 대한 </w:t>
      </w:r>
      <w:r>
        <w:rPr>
          <w:rFonts w:ascii="맑은 고딕" w:eastAsia="맑은 고딕" w:hAnsi="맑은 고딕" w:hint="eastAsia"/>
        </w:rPr>
        <w:t>감가상각</w:t>
      </w:r>
      <w:r w:rsidR="0052483A">
        <w:rPr>
          <w:rFonts w:ascii="맑은 고딕" w:eastAsia="맑은 고딕" w:hAnsi="맑은 고딕" w:hint="eastAsia"/>
        </w:rPr>
        <w:t>업무를 맡은 부서로서 다음 각호에서 정하는 바에 따라 자산을 관리한다.</w:t>
      </w:r>
    </w:p>
    <w:p w14:paraId="66E6AE58" w14:textId="77777777" w:rsidR="0052483A" w:rsidRDefault="0052483A" w:rsidP="00D61CD2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회계기준에 맞도록 고정자산 분류 및 회계장부 등록</w:t>
      </w:r>
    </w:p>
    <w:p w14:paraId="3ABB4D12" w14:textId="77777777" w:rsidR="0052483A" w:rsidRDefault="0052483A" w:rsidP="00D61CD2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 장부 관리 및 변동, 증감사항 등 관리</w:t>
      </w:r>
    </w:p>
    <w:p w14:paraId="3E8882FB" w14:textId="77777777" w:rsidR="0052483A" w:rsidRDefault="0052483A" w:rsidP="00D61CD2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고정자산의 감가상각에 관련한 사항</w:t>
      </w:r>
    </w:p>
    <w:p w14:paraId="1615B00D" w14:textId="77777777" w:rsidR="006977D6" w:rsidRDefault="006977D6" w:rsidP="0052483A">
      <w:pPr>
        <w:rPr>
          <w:rFonts w:ascii="맑은 고딕" w:eastAsia="맑은 고딕" w:hAnsi="맑은 고딕" w:hint="eastAsia"/>
        </w:rPr>
      </w:pPr>
    </w:p>
    <w:p w14:paraId="590FA688" w14:textId="77777777" w:rsidR="0052483A" w:rsidRDefault="0052483A" w:rsidP="0052483A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제11조 (집행부서)</w:t>
      </w:r>
    </w:p>
    <w:p w14:paraId="48749802" w14:textId="77777777" w:rsidR="0052483A" w:rsidRDefault="002537B2" w:rsidP="00851FB2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고정자산 중 </w:t>
      </w: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기계장치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 xml:space="preserve">와 </w:t>
      </w:r>
      <w:r w:rsidR="007461DC">
        <w:rPr>
          <w:rFonts w:ascii="맑은 고딕" w:eastAsia="맑은 고딕" w:hAnsi="맑은 고딕"/>
        </w:rPr>
        <w:t>“</w:t>
      </w:r>
      <w:r w:rsidR="007461DC">
        <w:rPr>
          <w:rFonts w:ascii="맑은 고딕" w:eastAsia="맑은 고딕" w:hAnsi="맑은 고딕" w:hint="eastAsia"/>
        </w:rPr>
        <w:t>금형</w:t>
      </w:r>
      <w:r w:rsidR="007461DC">
        <w:rPr>
          <w:rFonts w:ascii="맑은 고딕" w:eastAsia="맑은 고딕" w:hAnsi="맑은 고딕"/>
        </w:rPr>
        <w:t>”</w:t>
      </w:r>
      <w:r w:rsidR="00552994">
        <w:rPr>
          <w:rFonts w:ascii="맑은 고딕" w:eastAsia="맑은 고딕" w:hAnsi="맑은 고딕" w:hint="eastAsia"/>
        </w:rPr>
        <w:t xml:space="preserve">, </w:t>
      </w:r>
      <w:r w:rsidR="00552994">
        <w:rPr>
          <w:rFonts w:ascii="맑은 고딕" w:eastAsia="맑은 고딕" w:hAnsi="맑은 고딕"/>
        </w:rPr>
        <w:t>“</w:t>
      </w:r>
      <w:r w:rsidR="00552994">
        <w:rPr>
          <w:rFonts w:ascii="맑은 고딕" w:eastAsia="맑은 고딕" w:hAnsi="맑은 고딕" w:hint="eastAsia"/>
        </w:rPr>
        <w:t>소프트웨어</w:t>
      </w:r>
      <w:r w:rsidR="00552994">
        <w:rPr>
          <w:rFonts w:ascii="맑은 고딕" w:eastAsia="맑은 고딕" w:hAnsi="맑은 고딕"/>
        </w:rPr>
        <w:t>”</w:t>
      </w:r>
      <w:r w:rsidR="001A0AEC">
        <w:rPr>
          <w:rFonts w:ascii="맑은 고딕" w:eastAsia="맑은 고딕" w:hAnsi="맑은 고딕" w:hint="eastAsia"/>
        </w:rPr>
        <w:t>등에</w:t>
      </w:r>
      <w:r>
        <w:rPr>
          <w:rFonts w:ascii="맑은 고딕" w:eastAsia="맑은 고딕" w:hAnsi="맑은 고딕" w:hint="eastAsia"/>
        </w:rPr>
        <w:t xml:space="preserve"> 해당하는 </w:t>
      </w:r>
      <w:r w:rsidR="003E0040">
        <w:rPr>
          <w:rFonts w:ascii="맑은 고딕" w:eastAsia="맑은 고딕" w:hAnsi="맑은 고딕" w:hint="eastAsia"/>
        </w:rPr>
        <w:t>자산에 대</w:t>
      </w:r>
      <w:r w:rsidR="001A0AEC">
        <w:rPr>
          <w:rFonts w:ascii="맑은 고딕" w:eastAsia="맑은 고딕" w:hAnsi="맑은 고딕" w:hint="eastAsia"/>
        </w:rPr>
        <w:t xml:space="preserve">하여 </w:t>
      </w:r>
      <w:r w:rsidR="001A0AEC">
        <w:rPr>
          <w:rFonts w:ascii="맑은 고딕" w:eastAsia="맑은 고딕" w:hAnsi="맑은 고딕"/>
        </w:rPr>
        <w:t>“</w:t>
      </w:r>
      <w:r w:rsidR="001A0AEC">
        <w:rPr>
          <w:rFonts w:ascii="맑은 고딕" w:eastAsia="맑은 고딕" w:hAnsi="맑은 고딕" w:hint="eastAsia"/>
        </w:rPr>
        <w:t>주관부서</w:t>
      </w:r>
      <w:r w:rsidR="001A0AEC">
        <w:rPr>
          <w:rFonts w:ascii="맑은 고딕" w:eastAsia="맑은 고딕" w:hAnsi="맑은 고딕"/>
        </w:rPr>
        <w:t>”</w:t>
      </w:r>
      <w:r w:rsidR="001A0AEC">
        <w:rPr>
          <w:rFonts w:ascii="맑은 고딕" w:eastAsia="맑은 고딕" w:hAnsi="맑은 고딕" w:hint="eastAsia"/>
        </w:rPr>
        <w:t xml:space="preserve"> 또는 </w:t>
      </w:r>
      <w:r w:rsidR="001A0AEC">
        <w:rPr>
          <w:rFonts w:ascii="맑은 고딕" w:eastAsia="맑은 고딕" w:hAnsi="맑은 고딕"/>
        </w:rPr>
        <w:t>“</w:t>
      </w:r>
      <w:r w:rsidR="001A0AEC">
        <w:rPr>
          <w:rFonts w:ascii="맑은 고딕" w:eastAsia="맑은 고딕" w:hAnsi="맑은 고딕" w:hint="eastAsia"/>
        </w:rPr>
        <w:t>관리부서</w:t>
      </w:r>
      <w:r w:rsidR="001A0AEC">
        <w:rPr>
          <w:rFonts w:ascii="맑은 고딕" w:eastAsia="맑은 고딕" w:hAnsi="맑은 고딕"/>
        </w:rPr>
        <w:t>”</w:t>
      </w:r>
      <w:r w:rsidR="001A0AEC">
        <w:rPr>
          <w:rFonts w:ascii="맑은 고딕" w:eastAsia="맑은 고딕" w:hAnsi="맑은 고딕" w:hint="eastAsia"/>
        </w:rPr>
        <w:t xml:space="preserve">로부터 해당 고정자산의 </w:t>
      </w:r>
      <w:r w:rsidR="003E0040">
        <w:rPr>
          <w:rFonts w:ascii="맑은 고딕" w:eastAsia="맑은 고딕" w:hAnsi="맑은 고딕" w:hint="eastAsia"/>
        </w:rPr>
        <w:t>취득 및 매각</w:t>
      </w:r>
      <w:r w:rsidR="001A0AEC">
        <w:rPr>
          <w:rFonts w:ascii="맑은 고딕" w:eastAsia="맑은 고딕" w:hAnsi="맑은 고딕" w:hint="eastAsia"/>
        </w:rPr>
        <w:t>에 대한업무를 요청</w:t>
      </w:r>
      <w:r w:rsidR="00CE2E2B">
        <w:rPr>
          <w:rFonts w:ascii="맑은 고딕" w:eastAsia="맑은 고딕" w:hAnsi="맑은 고딕" w:hint="eastAsia"/>
        </w:rPr>
        <w:t xml:space="preserve"> </w:t>
      </w:r>
      <w:r w:rsidR="001A0AEC">
        <w:rPr>
          <w:rFonts w:ascii="맑은 고딕" w:eastAsia="맑은 고딕" w:hAnsi="맑은 고딕" w:hint="eastAsia"/>
        </w:rPr>
        <w:t xml:space="preserve">받아 </w:t>
      </w:r>
      <w:r w:rsidR="003E0040">
        <w:rPr>
          <w:rFonts w:ascii="맑은 고딕" w:eastAsia="맑은 고딕" w:hAnsi="맑은 고딕" w:hint="eastAsia"/>
        </w:rPr>
        <w:t>주관하는 부서</w:t>
      </w:r>
      <w:r w:rsidR="006907E5">
        <w:rPr>
          <w:rFonts w:ascii="맑은 고딕" w:eastAsia="맑은 고딕" w:hAnsi="맑은 고딕" w:hint="eastAsia"/>
        </w:rPr>
        <w:t>를 말하며, 담당부서는 회사의 전반적인 구매업무를 담당하는 부서로 지정한다</w:t>
      </w:r>
      <w:r w:rsidR="001A0AEC">
        <w:rPr>
          <w:rFonts w:ascii="맑은 고딕" w:eastAsia="맑은 고딕" w:hAnsi="맑은 고딕" w:hint="eastAsia"/>
        </w:rPr>
        <w:t>.</w:t>
      </w:r>
    </w:p>
    <w:p w14:paraId="3BF84E15" w14:textId="77777777" w:rsidR="0071026D" w:rsidRPr="00B20B75" w:rsidRDefault="0071026D" w:rsidP="006907E5">
      <w:pPr>
        <w:rPr>
          <w:rFonts w:ascii="맑은 고딕" w:eastAsia="맑은 고딕" w:hAnsi="맑은 고딕" w:hint="eastAsia"/>
        </w:rPr>
      </w:pPr>
    </w:p>
    <w:p w14:paraId="3FD84ECD" w14:textId="77777777" w:rsidR="0071026D" w:rsidRPr="00B20B75" w:rsidRDefault="0071026D" w:rsidP="004D3988">
      <w:pPr>
        <w:ind w:left="220" w:hangingChars="100" w:hanging="22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1A0AEC">
        <w:rPr>
          <w:rFonts w:ascii="맑은 고딕" w:eastAsia="맑은 고딕" w:hAnsi="맑은 고딕" w:hint="eastAsia"/>
        </w:rPr>
        <w:t>12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(전산부서)</w:t>
      </w:r>
    </w:p>
    <w:p w14:paraId="6853D9C6" w14:textId="77777777" w:rsidR="0071026D" w:rsidRPr="00B20B75" w:rsidRDefault="00941670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사업장 별 자산관리가 효율화될 수 있도록 관리시스템 기능을 유지 및 개선하며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관리하는 부서를 말하며, 담당부서는 </w:t>
      </w:r>
      <w:r w:rsidR="00C64B5E">
        <w:rPr>
          <w:rFonts w:ascii="맑은 고딕" w:eastAsia="맑은 고딕" w:hAnsi="맑은 고딕" w:hint="eastAsia"/>
        </w:rPr>
        <w:t>회사의 전산업무를 담당하는 부서로</w:t>
      </w:r>
      <w:r w:rsidRPr="00B20B75">
        <w:rPr>
          <w:rFonts w:ascii="맑은 고딕" w:eastAsia="맑은 고딕" w:hAnsi="맑은 고딕" w:hint="eastAsia"/>
        </w:rPr>
        <w:t xml:space="preserve"> 지정한다.</w:t>
      </w:r>
    </w:p>
    <w:p w14:paraId="73D66FD2" w14:textId="77777777" w:rsidR="00941670" w:rsidRPr="00B20B75" w:rsidRDefault="00941670" w:rsidP="004D3988">
      <w:pPr>
        <w:ind w:left="220" w:hangingChars="100" w:hanging="220"/>
        <w:rPr>
          <w:rFonts w:ascii="맑은 고딕" w:eastAsia="맑은 고딕" w:hAnsi="맑은 고딕" w:hint="eastAsia"/>
        </w:rPr>
      </w:pPr>
    </w:p>
    <w:p w14:paraId="048CC4E7" w14:textId="77777777" w:rsidR="008E1259" w:rsidRPr="00B20B75" w:rsidRDefault="00A53C67" w:rsidP="00A53C67">
      <w:pPr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 xml:space="preserve">제 3장 </w:t>
      </w:r>
      <w:r w:rsidR="008E1259" w:rsidRPr="00B20B75">
        <w:rPr>
          <w:rFonts w:ascii="맑은 고딕" w:eastAsia="맑은 고딕" w:hAnsi="맑은 고딕" w:hint="eastAsia"/>
          <w:b/>
        </w:rPr>
        <w:t>취득에 관한 처리</w:t>
      </w:r>
    </w:p>
    <w:p w14:paraId="276A7DE7" w14:textId="77777777" w:rsidR="00A53C67" w:rsidRPr="00B20B75" w:rsidRDefault="00A53C67" w:rsidP="00A53C67">
      <w:pPr>
        <w:rPr>
          <w:rFonts w:ascii="맑은 고딕" w:eastAsia="맑은 고딕" w:hAnsi="맑은 고딕" w:hint="eastAsia"/>
          <w:b/>
        </w:rPr>
      </w:pPr>
    </w:p>
    <w:p w14:paraId="3B6CD24C" w14:textId="77777777" w:rsidR="008E1259" w:rsidRPr="00B20B75" w:rsidRDefault="008E1259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</w:t>
      </w:r>
      <w:r w:rsidR="00264C37">
        <w:rPr>
          <w:rFonts w:ascii="맑은 고딕" w:eastAsia="맑은 고딕" w:hAnsi="맑은 고딕" w:hint="eastAsia"/>
        </w:rPr>
        <w:t>3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(취득의 범의)</w:t>
      </w:r>
    </w:p>
    <w:p w14:paraId="58CC7D1B" w14:textId="77777777" w:rsidR="008E1259" w:rsidRPr="00B20B75" w:rsidRDefault="008E1259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자산의 취득에는 다음 각 호의 것을 포함하며 취득에 관한 업무처리 절차요령은 다음과 같다.</w:t>
      </w:r>
    </w:p>
    <w:p w14:paraId="37E86A4C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구입(리스 포함)</w:t>
      </w:r>
    </w:p>
    <w:p w14:paraId="6A42B841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도입(리스 포함)</w:t>
      </w:r>
    </w:p>
    <w:p w14:paraId="1CA37CDE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자체제작</w:t>
      </w:r>
    </w:p>
    <w:p w14:paraId="46FA0FAA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건축(신축, 증축, 개축 포함)</w:t>
      </w:r>
    </w:p>
    <w:p w14:paraId="0237BD62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교환</w:t>
      </w:r>
    </w:p>
    <w:p w14:paraId="2F691D2A" w14:textId="77777777" w:rsidR="008E1259" w:rsidRPr="00B20B75" w:rsidRDefault="008E1259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수증</w:t>
      </w:r>
    </w:p>
    <w:p w14:paraId="6E908F73" w14:textId="77777777" w:rsidR="00A73691" w:rsidRPr="00B20B75" w:rsidRDefault="00A73691">
      <w:pPr>
        <w:rPr>
          <w:rFonts w:ascii="맑은 고딕" w:eastAsia="맑은 고딕" w:hAnsi="맑은 고딕" w:hint="eastAsia"/>
        </w:rPr>
      </w:pPr>
    </w:p>
    <w:p w14:paraId="3ADC32A7" w14:textId="77777777" w:rsidR="00924B70" w:rsidRPr="00B20B75" w:rsidRDefault="00924B70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</w:t>
      </w:r>
      <w:r w:rsidR="00264C37">
        <w:rPr>
          <w:rFonts w:ascii="맑은 고딕" w:eastAsia="맑은 고딕" w:hAnsi="맑은 고딕" w:hint="eastAsia"/>
        </w:rPr>
        <w:t>4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(자산취득행위</w:t>
      </w:r>
      <w:r w:rsidR="00640A34">
        <w:rPr>
          <w:rFonts w:ascii="맑은 고딕" w:eastAsia="맑은 고딕" w:hAnsi="맑은 고딕" w:hint="eastAsia"/>
        </w:rPr>
        <w:t xml:space="preserve"> 및 절차</w:t>
      </w:r>
      <w:r w:rsidRPr="00B20B75">
        <w:rPr>
          <w:rFonts w:ascii="맑은 고딕" w:eastAsia="맑은 고딕" w:hAnsi="맑은 고딕" w:hint="eastAsia"/>
        </w:rPr>
        <w:t>)</w:t>
      </w:r>
    </w:p>
    <w:p w14:paraId="2C8FFE85" w14:textId="77777777" w:rsidR="00924B70" w:rsidRDefault="00924B70" w:rsidP="00851FB2">
      <w:pPr>
        <w:ind w:leftChars="200" w:left="440"/>
        <w:rPr>
          <w:rFonts w:ascii="맑은 고딕" w:eastAsia="맑은 고딕" w:hAnsi="맑은 고딕"/>
        </w:rPr>
      </w:pPr>
      <w:r w:rsidRPr="00B20B75">
        <w:rPr>
          <w:rFonts w:ascii="맑은 고딕" w:eastAsia="맑은 고딕" w:hAnsi="맑은 고딕" w:hint="eastAsia"/>
        </w:rPr>
        <w:t xml:space="preserve">자산을 취득하고자 할 때 에는 </w:t>
      </w:r>
      <w:r w:rsidR="00884A69">
        <w:rPr>
          <w:rFonts w:ascii="맑은 고딕" w:eastAsia="맑은 고딕" w:hAnsi="맑은 고딕" w:hint="eastAsia"/>
        </w:rPr>
        <w:t>투자예산 확보 후 관련 증빙 및 프로세스는 별도 회계처리지침 등에 열거하는 바에 따른다.</w:t>
      </w:r>
    </w:p>
    <w:p w14:paraId="2B240398" w14:textId="77777777" w:rsidR="00CE2E2B" w:rsidRDefault="00CE2E2B" w:rsidP="00851FB2">
      <w:pPr>
        <w:ind w:leftChars="200" w:left="440"/>
        <w:rPr>
          <w:rFonts w:ascii="맑은 고딕" w:eastAsia="맑은 고딕" w:hAnsi="맑은 고딕"/>
        </w:rPr>
      </w:pPr>
    </w:p>
    <w:p w14:paraId="1FAA9871" w14:textId="77777777" w:rsidR="00CE2E2B" w:rsidRDefault="00CE2E2B" w:rsidP="00851FB2">
      <w:pPr>
        <w:ind w:leftChars="200" w:left="440"/>
        <w:rPr>
          <w:rFonts w:ascii="맑은 고딕" w:eastAsia="맑은 고딕" w:hAnsi="맑은 고딕"/>
        </w:rPr>
      </w:pPr>
    </w:p>
    <w:p w14:paraId="6EA6DFB2" w14:textId="77777777" w:rsidR="00CE2E2B" w:rsidRDefault="00CE2E2B" w:rsidP="00851FB2">
      <w:pPr>
        <w:ind w:leftChars="200" w:left="440"/>
        <w:rPr>
          <w:rFonts w:ascii="맑은 고딕" w:eastAsia="맑은 고딕" w:hAnsi="맑은 고딕"/>
        </w:rPr>
      </w:pPr>
    </w:p>
    <w:p w14:paraId="12E095CB" w14:textId="77777777" w:rsidR="00CE2E2B" w:rsidRDefault="00CE2E2B" w:rsidP="00851FB2">
      <w:pPr>
        <w:ind w:leftChars="200" w:left="440"/>
        <w:rPr>
          <w:rFonts w:ascii="맑은 고딕" w:eastAsia="맑은 고딕" w:hAnsi="맑은 고딕"/>
        </w:rPr>
      </w:pPr>
    </w:p>
    <w:p w14:paraId="4CDF5666" w14:textId="77777777" w:rsidR="00CE2E2B" w:rsidRPr="00B20B75" w:rsidRDefault="00CE2E2B" w:rsidP="00851FB2">
      <w:pPr>
        <w:ind w:leftChars="200" w:left="440"/>
        <w:rPr>
          <w:rFonts w:ascii="맑은 고딕" w:eastAsia="맑은 고딕" w:hAnsi="맑은 고딕" w:hint="eastAsia"/>
        </w:rPr>
      </w:pPr>
    </w:p>
    <w:p w14:paraId="2F02761A" w14:textId="77777777" w:rsidR="00037D55" w:rsidRDefault="00037D55" w:rsidP="00D61CD2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고정자산의 취득</w:t>
      </w:r>
    </w:p>
    <w:p w14:paraId="0C797E44" w14:textId="77777777" w:rsidR="00126251" w:rsidRPr="00565524" w:rsidRDefault="00037D55" w:rsidP="00126251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토지, 건물, 구축물 등 부동산(국내외) 취득</w:t>
      </w:r>
    </w:p>
    <w:p w14:paraId="2BEDC0BC" w14:textId="77777777" w:rsidR="002E04D3" w:rsidRPr="00117A49" w:rsidRDefault="00037D55" w:rsidP="00D61CD2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부동산에 대한 자산취득</w:t>
      </w:r>
      <w:r w:rsidR="007A5591">
        <w:rPr>
          <w:rFonts w:ascii="맑은 고딕" w:eastAsia="맑은 고딕" w:hAnsi="맑은 고딕" w:hint="eastAsia"/>
        </w:rPr>
        <w:t xml:space="preserve">이 필요할 때는 자산취득이 필요한 </w:t>
      </w:r>
      <w:r w:rsidR="001A23C9">
        <w:rPr>
          <w:rFonts w:ascii="맑은 고딕" w:eastAsia="맑은 고딕" w:hAnsi="맑은 고딕" w:hint="eastAsia"/>
        </w:rPr>
        <w:t xml:space="preserve">부서에서 </w:t>
      </w:r>
      <w:r w:rsidR="0035126C">
        <w:rPr>
          <w:rFonts w:ascii="맑은 고딕" w:eastAsia="맑은 고딕" w:hAnsi="맑은 고딕" w:hint="eastAsia"/>
        </w:rPr>
        <w:t xml:space="preserve">먼저, </w:t>
      </w:r>
      <w:r w:rsidR="0035126C" w:rsidRPr="00117A49">
        <w:rPr>
          <w:rFonts w:ascii="맑은 고딕" w:eastAsia="맑은 고딕" w:hAnsi="맑은 고딕" w:hint="eastAsia"/>
        </w:rPr>
        <w:t xml:space="preserve">총괄부서와 협의 후 </w:t>
      </w:r>
      <w:r w:rsidRPr="00117A49">
        <w:rPr>
          <w:rFonts w:ascii="맑은 고딕" w:eastAsia="맑은 고딕" w:hAnsi="맑은 고딕" w:hint="eastAsia"/>
        </w:rPr>
        <w:t>투자계획</w:t>
      </w:r>
      <w:r w:rsidR="00A11EB2" w:rsidRPr="00117A49">
        <w:rPr>
          <w:rFonts w:ascii="맑은 고딕" w:eastAsia="맑은 고딕" w:hAnsi="맑은 고딕" w:hint="eastAsia"/>
        </w:rPr>
        <w:t xml:space="preserve"> 및</w:t>
      </w:r>
      <w:r w:rsidR="00372EC1" w:rsidRPr="00117A49">
        <w:rPr>
          <w:rFonts w:ascii="맑은 고딕" w:eastAsia="맑은 고딕" w:hAnsi="맑은 고딕" w:hint="eastAsia"/>
        </w:rPr>
        <w:t xml:space="preserve"> </w:t>
      </w:r>
      <w:r w:rsidR="001A23C9" w:rsidRPr="00117A49">
        <w:rPr>
          <w:rFonts w:ascii="맑은 고딕" w:eastAsia="맑은 고딕" w:hAnsi="맑은 고딕" w:hint="eastAsia"/>
        </w:rPr>
        <w:t>예산</w:t>
      </w:r>
      <w:r w:rsidRPr="00117A49">
        <w:rPr>
          <w:rFonts w:ascii="맑은 고딕" w:eastAsia="맑은 고딕" w:hAnsi="맑은 고딕" w:hint="eastAsia"/>
        </w:rPr>
        <w:t>에 대한 타당성</w:t>
      </w:r>
      <w:r w:rsidR="00372EC1" w:rsidRPr="00117A49">
        <w:rPr>
          <w:rFonts w:ascii="맑은 고딕" w:eastAsia="맑은 고딕" w:hAnsi="맑은 고딕" w:hint="eastAsia"/>
        </w:rPr>
        <w:t xml:space="preserve">, </w:t>
      </w:r>
      <w:r w:rsidRPr="00117A49">
        <w:rPr>
          <w:rFonts w:ascii="맑은 고딕" w:eastAsia="맑은 고딕" w:hAnsi="맑은 고딕" w:hint="eastAsia"/>
        </w:rPr>
        <w:t>방향성</w:t>
      </w:r>
      <w:r w:rsidR="00EE6382" w:rsidRPr="00117A49">
        <w:rPr>
          <w:rFonts w:ascii="맑은 고딕" w:eastAsia="맑은 고딕" w:hAnsi="맑은 고딕" w:hint="eastAsia"/>
        </w:rPr>
        <w:t>, 자산성</w:t>
      </w:r>
      <w:r w:rsidRPr="00117A49">
        <w:rPr>
          <w:rFonts w:ascii="맑은 고딕" w:eastAsia="맑은 고딕" w:hAnsi="맑은 고딕" w:hint="eastAsia"/>
        </w:rPr>
        <w:t xml:space="preserve">을 </w:t>
      </w:r>
      <w:r w:rsidR="00EE6382" w:rsidRPr="00117A49">
        <w:rPr>
          <w:rFonts w:ascii="맑은 고딕" w:eastAsia="맑은 고딕" w:hAnsi="맑은 고딕" w:hint="eastAsia"/>
        </w:rPr>
        <w:t xml:space="preserve">회계부서 및 </w:t>
      </w:r>
      <w:r w:rsidR="001A23C9" w:rsidRPr="00117A49">
        <w:rPr>
          <w:rFonts w:ascii="맑은 고딕" w:eastAsia="맑은 고딕" w:hAnsi="맑은 고딕" w:hint="eastAsia"/>
        </w:rPr>
        <w:t>예산담당부서와 협의</w:t>
      </w:r>
      <w:r w:rsidR="002E04D3" w:rsidRPr="00117A49">
        <w:rPr>
          <w:rFonts w:ascii="맑은 고딕" w:eastAsia="맑은 고딕" w:hAnsi="맑은 고딕" w:hint="eastAsia"/>
        </w:rPr>
        <w:t>한다.</w:t>
      </w:r>
    </w:p>
    <w:p w14:paraId="5B07B174" w14:textId="77777777" w:rsidR="00565524" w:rsidRPr="00CE2E2B" w:rsidRDefault="00371FF7" w:rsidP="00565524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자산취득이 필요한 부서는 부동산취득에 관한 관계법령을 확인하고 품의서의 승인 이후, </w:t>
      </w:r>
      <w:r w:rsidR="001A23C9" w:rsidRPr="00117A49">
        <w:rPr>
          <w:rFonts w:ascii="맑은 고딕" w:eastAsia="맑은 고딕" w:hAnsi="맑은 고딕"/>
        </w:rPr>
        <w:t>“</w:t>
      </w:r>
      <w:r w:rsidR="001A23C9" w:rsidRPr="00117A49">
        <w:rPr>
          <w:rFonts w:ascii="맑은 고딕" w:eastAsia="맑은 고딕" w:hAnsi="맑은 고딕" w:hint="eastAsia"/>
        </w:rPr>
        <w:t>이사회운영규정</w:t>
      </w:r>
      <w:r w:rsidR="001A23C9" w:rsidRPr="00117A49">
        <w:rPr>
          <w:rFonts w:ascii="맑은 고딕" w:eastAsia="맑은 고딕" w:hAnsi="맑은 고딕"/>
        </w:rPr>
        <w:t>”</w:t>
      </w:r>
      <w:r w:rsidR="001A23C9" w:rsidRPr="00117A49">
        <w:rPr>
          <w:rFonts w:ascii="맑은 고딕" w:eastAsia="맑은 고딕" w:hAnsi="맑은 고딕" w:hint="eastAsia"/>
        </w:rPr>
        <w:t xml:space="preserve">에 </w:t>
      </w:r>
      <w:r w:rsidR="00F11861" w:rsidRPr="00117A49">
        <w:rPr>
          <w:rFonts w:ascii="맑은 고딕" w:eastAsia="맑은 고딕" w:hAnsi="맑은 고딕" w:hint="eastAsia"/>
        </w:rPr>
        <w:t>따라 이사회</w:t>
      </w:r>
      <w:r w:rsidR="00A11EB2" w:rsidRPr="00117A49">
        <w:rPr>
          <w:rFonts w:ascii="맑은 고딕" w:eastAsia="맑은 고딕" w:hAnsi="맑은 고딕" w:hint="eastAsia"/>
        </w:rPr>
        <w:t>의 승인 후</w:t>
      </w:r>
      <w:r w:rsidRPr="00117A49">
        <w:rPr>
          <w:rFonts w:ascii="맑은 고딕" w:eastAsia="맑은 고딕" w:hAnsi="맑은 고딕" w:hint="eastAsia"/>
        </w:rPr>
        <w:t xml:space="preserve"> </w:t>
      </w:r>
      <w:r w:rsidR="007A5591" w:rsidRPr="00117A49">
        <w:rPr>
          <w:rFonts w:ascii="맑은 고딕" w:eastAsia="맑은 고딕" w:hAnsi="맑은 고딕" w:hint="eastAsia"/>
        </w:rPr>
        <w:t>자산 취득</w:t>
      </w:r>
      <w:r w:rsidRPr="00117A49">
        <w:rPr>
          <w:rFonts w:ascii="맑은 고딕" w:eastAsia="맑은 고딕" w:hAnsi="맑은 고딕" w:hint="eastAsia"/>
        </w:rPr>
        <w:t xml:space="preserve">에 대한 계약체결 및 </w:t>
      </w:r>
      <w:r w:rsidR="00B4010B" w:rsidRPr="00117A49">
        <w:rPr>
          <w:rFonts w:ascii="맑은 고딕" w:eastAsia="맑은 고딕" w:hAnsi="맑은 고딕" w:hint="eastAsia"/>
        </w:rPr>
        <w:t xml:space="preserve">관계법령에 따른 행정적 업무를 </w:t>
      </w:r>
      <w:r w:rsidRPr="00117A49">
        <w:rPr>
          <w:rFonts w:ascii="맑은 고딕" w:eastAsia="맑은 고딕" w:hAnsi="맑은 고딕" w:hint="eastAsia"/>
        </w:rPr>
        <w:t xml:space="preserve">진행 </w:t>
      </w:r>
      <w:r w:rsidR="007A5591" w:rsidRPr="00117A49">
        <w:rPr>
          <w:rFonts w:ascii="맑은 고딕" w:eastAsia="맑은 고딕" w:hAnsi="맑은 고딕" w:hint="eastAsia"/>
        </w:rPr>
        <w:t>할 수 있다.</w:t>
      </w:r>
    </w:p>
    <w:p w14:paraId="512FA214" w14:textId="77777777" w:rsidR="00037D55" w:rsidRPr="00117A49" w:rsidRDefault="0035126C" w:rsidP="00D61CD2">
      <w:pPr>
        <w:numPr>
          <w:ilvl w:val="0"/>
          <w:numId w:val="18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부동산에 대한 </w:t>
      </w:r>
      <w:r w:rsidR="00670806" w:rsidRPr="00117A49">
        <w:rPr>
          <w:rFonts w:ascii="맑은 고딕" w:eastAsia="맑은 고딕" w:hAnsi="맑은 고딕" w:hint="eastAsia"/>
        </w:rPr>
        <w:t>자산취득에 대</w:t>
      </w:r>
      <w:r w:rsidRPr="00117A49">
        <w:rPr>
          <w:rFonts w:ascii="맑은 고딕" w:eastAsia="맑은 고딕" w:hAnsi="맑은 고딕" w:hint="eastAsia"/>
        </w:rPr>
        <w:t>하여 총괄부서에게 진행사항에 대하여 전달하며, 취득완료 시</w:t>
      </w:r>
      <w:r w:rsidR="00670806" w:rsidRPr="00117A49">
        <w:rPr>
          <w:rFonts w:ascii="맑은 고딕" w:eastAsia="맑은 고딕" w:hAnsi="맑은 고딕" w:hint="eastAsia"/>
        </w:rPr>
        <w:t xml:space="preserve"> </w:t>
      </w:r>
      <w:r w:rsidR="002E04D3" w:rsidRPr="00117A49">
        <w:rPr>
          <w:rFonts w:ascii="맑은 고딕" w:eastAsia="맑은 고딕" w:hAnsi="맑은 고딕" w:hint="eastAsia"/>
        </w:rPr>
        <w:t xml:space="preserve">회계처리 후 </w:t>
      </w:r>
      <w:r w:rsidR="001A23C9" w:rsidRPr="00117A49">
        <w:rPr>
          <w:rFonts w:ascii="맑은 고딕" w:eastAsia="맑은 고딕" w:hAnsi="맑은 고딕" w:hint="eastAsia"/>
        </w:rPr>
        <w:t>회계부서는 회계대장</w:t>
      </w:r>
      <w:r w:rsidR="009C7B5C" w:rsidRPr="00117A49">
        <w:rPr>
          <w:rFonts w:ascii="맑은 고딕" w:eastAsia="맑은 고딕" w:hAnsi="맑은 고딕" w:hint="eastAsia"/>
        </w:rPr>
        <w:t>에</w:t>
      </w:r>
      <w:r w:rsidR="001A23C9" w:rsidRPr="00117A49">
        <w:rPr>
          <w:rFonts w:ascii="맑은 고딕" w:eastAsia="맑은 고딕" w:hAnsi="맑은 고딕" w:hint="eastAsia"/>
        </w:rPr>
        <w:t xml:space="preserve"> 등재</w:t>
      </w:r>
      <w:r w:rsidR="00670806" w:rsidRPr="00117A49">
        <w:rPr>
          <w:rFonts w:ascii="맑은 고딕" w:eastAsia="맑은 고딕" w:hAnsi="맑은 고딕" w:hint="eastAsia"/>
        </w:rPr>
        <w:t>하</w:t>
      </w:r>
      <w:r w:rsidRPr="00117A49">
        <w:rPr>
          <w:rFonts w:ascii="맑은 고딕" w:eastAsia="맑은 고딕" w:hAnsi="맑은 고딕" w:hint="eastAsia"/>
        </w:rPr>
        <w:t>고</w:t>
      </w:r>
      <w:r w:rsidR="001A23C9" w:rsidRPr="00117A49">
        <w:rPr>
          <w:rFonts w:ascii="맑은 고딕" w:eastAsia="맑은 고딕" w:hAnsi="맑은 고딕" w:hint="eastAsia"/>
        </w:rPr>
        <w:t xml:space="preserve"> 관리부서</w:t>
      </w:r>
      <w:r w:rsidR="00670806" w:rsidRPr="00117A49">
        <w:rPr>
          <w:rFonts w:ascii="맑은 고딕" w:eastAsia="맑은 고딕" w:hAnsi="맑은 고딕" w:hint="eastAsia"/>
        </w:rPr>
        <w:t xml:space="preserve">에게 전달하고 </w:t>
      </w:r>
      <w:r w:rsidR="001A23C9" w:rsidRPr="00117A49">
        <w:rPr>
          <w:rFonts w:ascii="맑은 고딕" w:eastAsia="맑은 고딕" w:hAnsi="맑은 고딕" w:hint="eastAsia"/>
        </w:rPr>
        <w:t xml:space="preserve">관리대장 등재를 하여 </w:t>
      </w:r>
      <w:r w:rsidR="002E04D3" w:rsidRPr="00117A49">
        <w:rPr>
          <w:rFonts w:ascii="맑은 고딕" w:eastAsia="맑은 고딕" w:hAnsi="맑은 고딕" w:hint="eastAsia"/>
        </w:rPr>
        <w:t xml:space="preserve">취득관리 </w:t>
      </w:r>
      <w:r w:rsidR="00D82E28" w:rsidRPr="00117A49">
        <w:rPr>
          <w:rFonts w:ascii="맑은 고딕" w:eastAsia="맑은 고딕" w:hAnsi="맑은 고딕" w:hint="eastAsia"/>
        </w:rPr>
        <w:t>한다</w:t>
      </w:r>
      <w:r w:rsidR="00037D55" w:rsidRPr="00117A49">
        <w:rPr>
          <w:rFonts w:ascii="맑은 고딕" w:eastAsia="맑은 고딕" w:hAnsi="맑은 고딕" w:hint="eastAsia"/>
        </w:rPr>
        <w:t>.</w:t>
      </w:r>
    </w:p>
    <w:p w14:paraId="2B69CB88" w14:textId="77777777" w:rsidR="00037D55" w:rsidRPr="00117A49" w:rsidRDefault="00037D55" w:rsidP="00D61CD2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기계장치</w:t>
      </w:r>
      <w:r w:rsidR="002E04D3" w:rsidRPr="00117A49">
        <w:rPr>
          <w:rFonts w:ascii="맑은 고딕" w:eastAsia="맑은 고딕" w:hAnsi="맑은 고딕" w:hint="eastAsia"/>
        </w:rPr>
        <w:t xml:space="preserve"> 및</w:t>
      </w:r>
      <w:r w:rsidRPr="00117A49">
        <w:rPr>
          <w:rFonts w:ascii="맑은 고딕" w:eastAsia="맑은 고딕" w:hAnsi="맑은 고딕" w:hint="eastAsia"/>
        </w:rPr>
        <w:t xml:space="preserve"> 설비의 취득</w:t>
      </w:r>
    </w:p>
    <w:p w14:paraId="14B1FA53" w14:textId="77777777" w:rsidR="002E04D3" w:rsidRPr="00117A49" w:rsidRDefault="006A4B8F" w:rsidP="00D61CD2">
      <w:pPr>
        <w:numPr>
          <w:ilvl w:val="0"/>
          <w:numId w:val="19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기계장치 및 </w:t>
      </w:r>
      <w:r w:rsidR="00037D55" w:rsidRPr="00117A49">
        <w:rPr>
          <w:rFonts w:ascii="맑은 고딕" w:eastAsia="맑은 고딕" w:hAnsi="맑은 고딕" w:hint="eastAsia"/>
        </w:rPr>
        <w:t>설비에 대한 자산취득</w:t>
      </w:r>
      <w:r w:rsidR="007A5591" w:rsidRPr="00117A49">
        <w:rPr>
          <w:rFonts w:ascii="맑은 고딕" w:eastAsia="맑은 고딕" w:hAnsi="맑은 고딕" w:hint="eastAsia"/>
        </w:rPr>
        <w:t xml:space="preserve">이 필요할 때는 자산취득이 필요한 </w:t>
      </w:r>
      <w:r w:rsidR="002E04D3" w:rsidRPr="00117A49">
        <w:rPr>
          <w:rFonts w:ascii="맑은 고딕" w:eastAsia="맑은 고딕" w:hAnsi="맑은 고딕" w:hint="eastAsia"/>
        </w:rPr>
        <w:t>부서에서 투자</w:t>
      </w:r>
      <w:r w:rsidR="00037D55" w:rsidRPr="00117A49">
        <w:rPr>
          <w:rFonts w:ascii="맑은 고딕" w:eastAsia="맑은 고딕" w:hAnsi="맑은 고딕" w:hint="eastAsia"/>
        </w:rPr>
        <w:t>계획</w:t>
      </w:r>
      <w:r w:rsidR="002E04D3" w:rsidRPr="00117A49">
        <w:rPr>
          <w:rFonts w:ascii="맑은 고딕" w:eastAsia="맑은 고딕" w:hAnsi="맑은 고딕" w:hint="eastAsia"/>
        </w:rPr>
        <w:t xml:space="preserve"> 및 예산</w:t>
      </w:r>
      <w:r w:rsidR="00037D55" w:rsidRPr="00117A49">
        <w:rPr>
          <w:rFonts w:ascii="맑은 고딕" w:eastAsia="맑은 고딕" w:hAnsi="맑은 고딕" w:hint="eastAsia"/>
        </w:rPr>
        <w:t>에 대한 타당성</w:t>
      </w:r>
      <w:r w:rsidR="00A11EB2" w:rsidRPr="00117A49">
        <w:rPr>
          <w:rFonts w:ascii="맑은 고딕" w:eastAsia="맑은 고딕" w:hAnsi="맑은 고딕" w:hint="eastAsia"/>
        </w:rPr>
        <w:t>,</w:t>
      </w:r>
      <w:r w:rsidR="00037D55" w:rsidRPr="00117A49">
        <w:rPr>
          <w:rFonts w:ascii="맑은 고딕" w:eastAsia="맑은 고딕" w:hAnsi="맑은 고딕" w:hint="eastAsia"/>
        </w:rPr>
        <w:t xml:space="preserve"> 방향성</w:t>
      </w:r>
      <w:r w:rsidR="00EE6382" w:rsidRPr="00117A49">
        <w:rPr>
          <w:rFonts w:ascii="맑은 고딕" w:eastAsia="맑은 고딕" w:hAnsi="맑은 고딕" w:hint="eastAsia"/>
        </w:rPr>
        <w:t>, 자산성</w:t>
      </w:r>
      <w:r w:rsidR="00037D55" w:rsidRPr="00117A49">
        <w:rPr>
          <w:rFonts w:ascii="맑은 고딕" w:eastAsia="맑은 고딕" w:hAnsi="맑은 고딕" w:hint="eastAsia"/>
        </w:rPr>
        <w:t xml:space="preserve">을 </w:t>
      </w:r>
      <w:r w:rsidR="00EE6382" w:rsidRPr="00117A49">
        <w:rPr>
          <w:rFonts w:ascii="맑은 고딕" w:eastAsia="맑은 고딕" w:hAnsi="맑은 고딕" w:hint="eastAsia"/>
        </w:rPr>
        <w:t xml:space="preserve">회계부서 및 </w:t>
      </w:r>
      <w:r w:rsidR="002E04D3" w:rsidRPr="00117A49">
        <w:rPr>
          <w:rFonts w:ascii="맑은 고딕" w:eastAsia="맑은 고딕" w:hAnsi="맑은 고딕" w:hint="eastAsia"/>
        </w:rPr>
        <w:t>예산담당부서와 협의한다.</w:t>
      </w:r>
    </w:p>
    <w:p w14:paraId="0ADCF46F" w14:textId="77777777" w:rsidR="002E04D3" w:rsidRPr="00670806" w:rsidRDefault="002E526B" w:rsidP="00D61CD2">
      <w:pPr>
        <w:numPr>
          <w:ilvl w:val="0"/>
          <w:numId w:val="19"/>
        </w:num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전결</w:t>
      </w:r>
      <w:r w:rsidR="00670806" w:rsidRPr="00117A49">
        <w:rPr>
          <w:rFonts w:ascii="맑은 고딕" w:eastAsia="맑은 고딕" w:hAnsi="맑은 고딕" w:hint="eastAsia"/>
        </w:rPr>
        <w:t>규정</w:t>
      </w:r>
      <w:r w:rsidR="006E4550" w:rsidRPr="00117A49">
        <w:rPr>
          <w:rFonts w:ascii="맑은 고딕" w:eastAsia="맑은 고딕" w:hAnsi="맑은 고딕" w:hint="eastAsia"/>
        </w:rPr>
        <w:t xml:space="preserve"> 및</w:t>
      </w:r>
      <w:r w:rsidRPr="00117A49">
        <w:rPr>
          <w:rFonts w:ascii="맑은 고딕" w:eastAsia="맑은 고딕" w:hAnsi="맑은 고딕" w:hint="eastAsia"/>
        </w:rPr>
        <w:t xml:space="preserve">CPMS </w:t>
      </w:r>
      <w:r w:rsidR="006E4550" w:rsidRPr="00117A49">
        <w:rPr>
          <w:rFonts w:ascii="맑은 고딕" w:eastAsia="맑은 고딕" w:hAnsi="맑은 고딕" w:hint="eastAsia"/>
        </w:rPr>
        <w:t>등</w:t>
      </w:r>
      <w:r w:rsidR="00670806" w:rsidRPr="00117A49">
        <w:rPr>
          <w:rFonts w:ascii="맑은 고딕" w:eastAsia="맑은 고딕" w:hAnsi="맑은 고딕" w:hint="eastAsia"/>
        </w:rPr>
        <w:t>에서 지정한 기준에 따라</w:t>
      </w:r>
      <w:r w:rsidRPr="00117A49">
        <w:rPr>
          <w:rFonts w:ascii="맑은 고딕" w:eastAsia="맑은 고딕" w:hAnsi="맑은 고딕" w:hint="eastAsia"/>
        </w:rPr>
        <w:t xml:space="preserve"> 취득가액을 구분하여 </w:t>
      </w:r>
      <w:r w:rsidRPr="00117A49">
        <w:rPr>
          <w:rFonts w:ascii="맑은 고딕" w:eastAsia="맑은 고딕" w:hAnsi="맑은 고딕"/>
        </w:rPr>
        <w:t>“</w:t>
      </w:r>
      <w:r w:rsidRPr="00117A49">
        <w:rPr>
          <w:rFonts w:ascii="맑은 고딕" w:eastAsia="맑은 고딕" w:hAnsi="맑은 고딕" w:hint="eastAsia"/>
        </w:rPr>
        <w:t>투자심의회</w:t>
      </w:r>
      <w:r w:rsidRPr="00117A49">
        <w:rPr>
          <w:rFonts w:ascii="맑은 고딕" w:eastAsia="맑은 고딕" w:hAnsi="맑은 고딕"/>
        </w:rPr>
        <w:t>”</w:t>
      </w:r>
      <w:r w:rsidRPr="00117A49">
        <w:rPr>
          <w:rFonts w:ascii="맑은 고딕" w:eastAsia="맑은 고딕" w:hAnsi="맑은 고딕" w:hint="eastAsia"/>
        </w:rPr>
        <w:t xml:space="preserve">의 발의여부를 결정한다. 투자심의대상은 </w:t>
      </w:r>
      <w:r w:rsidRPr="00117A49">
        <w:rPr>
          <w:rFonts w:ascii="맑은 고딕" w:eastAsia="맑은 고딕" w:hAnsi="맑은 고딕"/>
        </w:rPr>
        <w:t>“</w:t>
      </w:r>
      <w:r w:rsidRPr="00117A49">
        <w:rPr>
          <w:rFonts w:ascii="맑은 고딕" w:eastAsia="맑은 고딕" w:hAnsi="맑은 고딕" w:hint="eastAsia"/>
        </w:rPr>
        <w:t>투자심의회</w:t>
      </w:r>
      <w:r w:rsidRPr="00117A49">
        <w:rPr>
          <w:rFonts w:ascii="맑은 고딕" w:eastAsia="맑은 고딕" w:hAnsi="맑은 고딕"/>
        </w:rPr>
        <w:t>”</w:t>
      </w:r>
      <w:r w:rsidRPr="00117A49">
        <w:rPr>
          <w:rFonts w:ascii="맑은 고딕" w:eastAsia="맑은 고딕" w:hAnsi="맑은 고딕" w:hint="eastAsia"/>
        </w:rPr>
        <w:t xml:space="preserve">에서 </w:t>
      </w:r>
      <w:r w:rsidR="00670806" w:rsidRPr="00117A49">
        <w:rPr>
          <w:rFonts w:ascii="맑은 고딕" w:eastAsia="맑은 고딕" w:hAnsi="맑은 고딕" w:hint="eastAsia"/>
        </w:rPr>
        <w:t>가결</w:t>
      </w:r>
      <w:r w:rsidRPr="00117A49">
        <w:rPr>
          <w:rFonts w:ascii="맑은 고딕" w:eastAsia="맑은 고딕" w:hAnsi="맑은 고딕" w:hint="eastAsia"/>
        </w:rPr>
        <w:t>된</w:t>
      </w:r>
      <w:r w:rsidR="00670806" w:rsidRPr="00117A49">
        <w:rPr>
          <w:rFonts w:ascii="맑은 고딕" w:eastAsia="맑은 고딕" w:hAnsi="맑은 고딕" w:hint="eastAsia"/>
        </w:rPr>
        <w:t xml:space="preserve"> 경우</w:t>
      </w:r>
      <w:r w:rsidR="00037D55" w:rsidRPr="00117A49">
        <w:rPr>
          <w:rFonts w:ascii="맑은 고딕" w:eastAsia="맑은 고딕" w:hAnsi="맑은 고딕" w:hint="eastAsia"/>
        </w:rPr>
        <w:t xml:space="preserve">, </w:t>
      </w:r>
      <w:r w:rsidR="002E04D3" w:rsidRPr="00117A49">
        <w:rPr>
          <w:rFonts w:ascii="맑은 고딕" w:eastAsia="맑은 고딕" w:hAnsi="맑은 고딕"/>
        </w:rPr>
        <w:t>“</w:t>
      </w:r>
      <w:r w:rsidR="002E04D3" w:rsidRPr="00117A49">
        <w:rPr>
          <w:rFonts w:ascii="맑은 고딕" w:eastAsia="맑은 고딕" w:hAnsi="맑은 고딕" w:hint="eastAsia"/>
        </w:rPr>
        <w:t>이사회운영규정</w:t>
      </w:r>
      <w:r w:rsidR="002E04D3" w:rsidRPr="00117A49">
        <w:rPr>
          <w:rFonts w:ascii="맑은 고딕" w:eastAsia="맑은 고딕" w:hAnsi="맑은 고딕"/>
        </w:rPr>
        <w:t>”</w:t>
      </w:r>
      <w:r w:rsidR="00670806" w:rsidRPr="00117A49">
        <w:rPr>
          <w:rFonts w:ascii="맑은 고딕" w:eastAsia="맑은 고딕" w:hAnsi="맑은 고딕" w:hint="eastAsia"/>
        </w:rPr>
        <w:t xml:space="preserve">에 </w:t>
      </w:r>
      <w:r w:rsidR="00D82E28" w:rsidRPr="00117A49">
        <w:rPr>
          <w:rFonts w:ascii="맑은 고딕" w:eastAsia="맑은 고딕" w:hAnsi="맑은 고딕" w:hint="eastAsia"/>
        </w:rPr>
        <w:t xml:space="preserve">따라 </w:t>
      </w:r>
      <w:r w:rsidR="00670806" w:rsidRPr="00117A49">
        <w:rPr>
          <w:rFonts w:ascii="맑은 고딕" w:eastAsia="맑은 고딕" w:hAnsi="맑은 고딕" w:hint="eastAsia"/>
        </w:rPr>
        <w:t>이사회 심의에 상정하고, 이사회</w:t>
      </w:r>
      <w:r w:rsidR="00A11EB2" w:rsidRPr="00117A49">
        <w:rPr>
          <w:rFonts w:ascii="맑은 고딕" w:eastAsia="맑은 고딕" w:hAnsi="맑은 고딕" w:hint="eastAsia"/>
        </w:rPr>
        <w:t>의</w:t>
      </w:r>
      <w:r w:rsidR="00A11EB2">
        <w:rPr>
          <w:rFonts w:ascii="맑은 고딕" w:eastAsia="맑은 고딕" w:hAnsi="맑은 고딕" w:hint="eastAsia"/>
        </w:rPr>
        <w:t xml:space="preserve"> 승인 후</w:t>
      </w:r>
      <w:r w:rsidR="00670806" w:rsidRPr="00670806">
        <w:rPr>
          <w:rFonts w:ascii="맑은 고딕" w:eastAsia="맑은 고딕" w:hAnsi="맑은 고딕" w:hint="eastAsia"/>
        </w:rPr>
        <w:t xml:space="preserve"> </w:t>
      </w:r>
      <w:r w:rsidR="00670806">
        <w:rPr>
          <w:rFonts w:ascii="맑은 고딕" w:eastAsia="맑은 고딕" w:hAnsi="맑은 고딕" w:hint="eastAsia"/>
        </w:rPr>
        <w:t xml:space="preserve">기계장치 및 설비의 취득에 관한 관련프로세스에 따라 </w:t>
      </w:r>
      <w:r w:rsidR="002E04D3" w:rsidRPr="00670806">
        <w:rPr>
          <w:rFonts w:ascii="맑은 고딕" w:eastAsia="맑은 고딕" w:hAnsi="맑은 고딕" w:hint="eastAsia"/>
        </w:rPr>
        <w:t>자산을 취득한다.</w:t>
      </w:r>
    </w:p>
    <w:p w14:paraId="5999F53A" w14:textId="77777777" w:rsidR="00037D55" w:rsidRPr="00B20B75" w:rsidRDefault="00670806" w:rsidP="00D61CD2">
      <w:pPr>
        <w:numPr>
          <w:ilvl w:val="0"/>
          <w:numId w:val="19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자산취득에 대한 회계처리 후 회계부서는 회계대장</w:t>
      </w:r>
      <w:r w:rsidR="009C7B5C"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등재하여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관리부서에게 전달하고 관리대장 등재를 하여 취득관리 </w:t>
      </w:r>
      <w:r w:rsidR="00D82E28">
        <w:rPr>
          <w:rFonts w:ascii="맑은 고딕" w:eastAsia="맑은 고딕" w:hAnsi="맑은 고딕" w:hint="eastAsia"/>
        </w:rPr>
        <w:t>한다</w:t>
      </w:r>
      <w:r w:rsidRPr="00B20B75">
        <w:rPr>
          <w:rFonts w:ascii="맑은 고딕" w:eastAsia="맑은 고딕" w:hAnsi="맑은 고딕" w:hint="eastAsia"/>
        </w:rPr>
        <w:t>.</w:t>
      </w:r>
    </w:p>
    <w:p w14:paraId="0261A70A" w14:textId="77777777" w:rsidR="00037D55" w:rsidRPr="00B20B75" w:rsidRDefault="00F11861" w:rsidP="00D61CD2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기타 고정자산(공구, 차량운반구, 비품, 사무용기기, 무형자산 등)의 취득</w:t>
      </w:r>
    </w:p>
    <w:p w14:paraId="7751CC7F" w14:textId="77777777" w:rsidR="00F11861" w:rsidRDefault="00037D55" w:rsidP="00D61CD2">
      <w:pPr>
        <w:numPr>
          <w:ilvl w:val="0"/>
          <w:numId w:val="20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기타 자산취득에 대한 내용은 </w:t>
      </w:r>
      <w:r w:rsidR="007A5591">
        <w:rPr>
          <w:rFonts w:ascii="맑은 고딕" w:eastAsia="맑은 고딕" w:hAnsi="맑은 고딕" w:hint="eastAsia"/>
        </w:rPr>
        <w:t>자산취득이 필요한 부서</w:t>
      </w:r>
      <w:r w:rsidR="00F11861">
        <w:rPr>
          <w:rFonts w:ascii="맑은 고딕" w:eastAsia="맑은 고딕" w:hAnsi="맑은 고딕" w:hint="eastAsia"/>
        </w:rPr>
        <w:t xml:space="preserve">에서 </w:t>
      </w:r>
      <w:r w:rsidRPr="00B20B75">
        <w:rPr>
          <w:rFonts w:ascii="맑은 고딕" w:eastAsia="맑은 고딕" w:hAnsi="맑은 고딕" w:hint="eastAsia"/>
        </w:rPr>
        <w:t>투자계획</w:t>
      </w:r>
      <w:r w:rsidR="00F11861">
        <w:rPr>
          <w:rFonts w:ascii="맑은 고딕" w:eastAsia="맑은 고딕" w:hAnsi="맑은 고딕" w:hint="eastAsia"/>
        </w:rPr>
        <w:t xml:space="preserve"> 및 예산에 대한 타당성</w:t>
      </w:r>
      <w:r w:rsidR="00A11EB2">
        <w:rPr>
          <w:rFonts w:ascii="맑은 고딕" w:eastAsia="맑은 고딕" w:hAnsi="맑은 고딕" w:hint="eastAsia"/>
        </w:rPr>
        <w:t>,</w:t>
      </w:r>
      <w:r w:rsidR="00F11861">
        <w:rPr>
          <w:rFonts w:ascii="맑은 고딕" w:eastAsia="맑은 고딕" w:hAnsi="맑은 고딕" w:hint="eastAsia"/>
        </w:rPr>
        <w:t xml:space="preserve"> 방향성</w:t>
      </w:r>
      <w:r w:rsidR="00EE6382">
        <w:rPr>
          <w:rFonts w:ascii="맑은 고딕" w:eastAsia="맑은 고딕" w:hAnsi="맑은 고딕" w:hint="eastAsia"/>
        </w:rPr>
        <w:t xml:space="preserve">, 자산성을 회계부서 및 </w:t>
      </w:r>
      <w:r w:rsidR="00F11861">
        <w:rPr>
          <w:rFonts w:ascii="맑은 고딕" w:eastAsia="맑은 고딕" w:hAnsi="맑은 고딕" w:hint="eastAsia"/>
        </w:rPr>
        <w:t>예산담당부서와 협의한다.</w:t>
      </w:r>
    </w:p>
    <w:p w14:paraId="181F283E" w14:textId="77777777" w:rsidR="00F11861" w:rsidRDefault="00F11861" w:rsidP="00D61CD2">
      <w:pPr>
        <w:numPr>
          <w:ilvl w:val="0"/>
          <w:numId w:val="20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이사회운영규정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 xml:space="preserve">에 따라 이사회의 가부결정이 필요한 비용에 대한 취득일 경우 </w:t>
      </w:r>
      <w:r w:rsidR="00B264D1">
        <w:rPr>
          <w:rFonts w:ascii="맑은 고딕" w:eastAsia="맑은 고딕" w:hAnsi="맑은 고딕" w:hint="eastAsia"/>
        </w:rPr>
        <w:t>이사회에 상정하고, 이사회</w:t>
      </w:r>
      <w:r w:rsidR="00A11EB2">
        <w:rPr>
          <w:rFonts w:ascii="맑은 고딕" w:eastAsia="맑은 고딕" w:hAnsi="맑은 고딕" w:hint="eastAsia"/>
        </w:rPr>
        <w:t>의 승인 후</w:t>
      </w:r>
      <w:r w:rsidR="00B264D1">
        <w:rPr>
          <w:rFonts w:ascii="맑은 고딕" w:eastAsia="맑은 고딕" w:hAnsi="맑은 고딕" w:hint="eastAsia"/>
        </w:rPr>
        <w:t xml:space="preserve"> 자산 취득에 대하여 관련프로세스에 따라 자산을 취득한다.</w:t>
      </w:r>
    </w:p>
    <w:p w14:paraId="7E577F8D" w14:textId="77777777" w:rsidR="00037D55" w:rsidRDefault="00B264D1" w:rsidP="00D61CD2">
      <w:pPr>
        <w:numPr>
          <w:ilvl w:val="0"/>
          <w:numId w:val="20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자산취득에 대한 회계처리 후 회계부서는 회계대장</w:t>
      </w:r>
      <w:r w:rsidR="009C7B5C"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등재하여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관리부서에게 전달하고 관리대장 등재를 하여 취득관리 </w:t>
      </w:r>
      <w:r w:rsidR="00D82E28">
        <w:rPr>
          <w:rFonts w:ascii="맑은 고딕" w:eastAsia="맑은 고딕" w:hAnsi="맑은 고딕" w:hint="eastAsia"/>
        </w:rPr>
        <w:t>한다</w:t>
      </w:r>
      <w:r w:rsidRPr="00B20B75">
        <w:rPr>
          <w:rFonts w:ascii="맑은 고딕" w:eastAsia="맑은 고딕" w:hAnsi="맑은 고딕" w:hint="eastAsia"/>
        </w:rPr>
        <w:t>.</w:t>
      </w:r>
    </w:p>
    <w:p w14:paraId="7DC54ACA" w14:textId="77777777" w:rsidR="00037D55" w:rsidRPr="00CE2E2B" w:rsidRDefault="00037D55" w:rsidP="00D61CD2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부외자산의 취득</w:t>
      </w:r>
    </w:p>
    <w:p w14:paraId="14D33048" w14:textId="77777777" w:rsidR="008E1259" w:rsidRPr="00CE2E2B" w:rsidRDefault="00640A34" w:rsidP="00851FB2">
      <w:pPr>
        <w:ind w:leftChars="400" w:left="88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부외자산의 취득은 </w:t>
      </w:r>
      <w:r w:rsidR="00F717DD" w:rsidRPr="00CE2E2B">
        <w:rPr>
          <w:rFonts w:ascii="맑은 고딕" w:eastAsia="맑은 고딕" w:hAnsi="맑은 고딕" w:hint="eastAsia"/>
        </w:rPr>
        <w:t xml:space="preserve">관련 예산의 여부 등을 파악하고 </w:t>
      </w:r>
      <w:r w:rsidR="000E1826" w:rsidRPr="00CE2E2B">
        <w:rPr>
          <w:rFonts w:ascii="맑은 고딕" w:eastAsia="맑은 고딕" w:hAnsi="맑은 고딕" w:hint="eastAsia"/>
        </w:rPr>
        <w:t>절차</w:t>
      </w:r>
      <w:r w:rsidR="00F717DD" w:rsidRPr="00CE2E2B">
        <w:rPr>
          <w:rFonts w:ascii="맑은 고딕" w:eastAsia="맑은 고딕" w:hAnsi="맑은 고딕" w:hint="eastAsia"/>
        </w:rPr>
        <w:t>에 따라 자산을 취득한다.</w:t>
      </w:r>
    </w:p>
    <w:p w14:paraId="04EFE83E" w14:textId="77777777" w:rsidR="00BE5372" w:rsidRPr="00F717DD" w:rsidRDefault="00BE5372" w:rsidP="00D61CD2">
      <w:pPr>
        <w:numPr>
          <w:ilvl w:val="0"/>
          <w:numId w:val="21"/>
        </w:numPr>
        <w:rPr>
          <w:rFonts w:ascii="맑은 고딕" w:eastAsia="맑은 고딕" w:hAnsi="맑은 고딕"/>
        </w:rPr>
      </w:pPr>
      <w:r w:rsidRPr="00F717DD">
        <w:rPr>
          <w:rFonts w:ascii="맑은 고딕" w:eastAsia="맑은 고딕" w:hAnsi="맑은 고딕" w:hint="eastAsia"/>
        </w:rPr>
        <w:t>부외자산의 취득</w:t>
      </w:r>
      <w:r w:rsidR="007A5591" w:rsidRPr="00F717DD">
        <w:rPr>
          <w:rFonts w:ascii="맑은 고딕" w:eastAsia="맑은 고딕" w:hAnsi="맑은 고딕" w:hint="eastAsia"/>
        </w:rPr>
        <w:t>이 필요한</w:t>
      </w:r>
      <w:r w:rsidRPr="00F717DD">
        <w:rPr>
          <w:rFonts w:ascii="맑은 고딕" w:eastAsia="맑은 고딕" w:hAnsi="맑은 고딕" w:hint="eastAsia"/>
        </w:rPr>
        <w:t xml:space="preserve"> 부서는 </w:t>
      </w:r>
      <w:r w:rsidR="007A5591" w:rsidRPr="00F717DD">
        <w:rPr>
          <w:rFonts w:ascii="맑은 고딕" w:eastAsia="맑은 고딕" w:hAnsi="맑은 고딕" w:hint="eastAsia"/>
        </w:rPr>
        <w:t xml:space="preserve">서면을 통하여 </w:t>
      </w:r>
      <w:r w:rsidR="00565524" w:rsidRPr="00F717DD">
        <w:rPr>
          <w:rFonts w:ascii="맑은 고딕" w:eastAsia="맑은 고딕" w:hAnsi="맑은 고딕" w:hint="eastAsia"/>
        </w:rPr>
        <w:t>사업장</w:t>
      </w:r>
      <w:r w:rsidR="007A5591" w:rsidRPr="00F717DD">
        <w:rPr>
          <w:rFonts w:ascii="맑은 고딕" w:eastAsia="맑은 고딕" w:hAnsi="맑은 고딕" w:hint="eastAsia"/>
        </w:rPr>
        <w:t>관리부서</w:t>
      </w:r>
      <w:r w:rsidR="00A11EB2" w:rsidRPr="00F717DD">
        <w:rPr>
          <w:rFonts w:ascii="맑은 고딕" w:eastAsia="맑은 고딕" w:hAnsi="맑은 고딕" w:hint="eastAsia"/>
        </w:rPr>
        <w:t>에게</w:t>
      </w:r>
      <w:r w:rsidRPr="00F717DD">
        <w:rPr>
          <w:rFonts w:ascii="맑은 고딕" w:eastAsia="맑은 고딕" w:hAnsi="맑은 고딕" w:hint="eastAsia"/>
        </w:rPr>
        <w:t xml:space="preserve"> 해당 부외자산의 사용계획 및 필요성에 대하여 설명하고 협조</w:t>
      </w:r>
      <w:r w:rsidR="00A11EB2" w:rsidRPr="00F717DD">
        <w:rPr>
          <w:rFonts w:ascii="맑은 고딕" w:eastAsia="맑은 고딕" w:hAnsi="맑은 고딕" w:hint="eastAsia"/>
        </w:rPr>
        <w:t>승</w:t>
      </w:r>
      <w:r w:rsidRPr="00F717DD">
        <w:rPr>
          <w:rFonts w:ascii="맑은 고딕" w:eastAsia="맑은 고딕" w:hAnsi="맑은 고딕" w:hint="eastAsia"/>
        </w:rPr>
        <w:t>인</w:t>
      </w:r>
      <w:r w:rsidR="00A11EB2" w:rsidRPr="00F717DD">
        <w:rPr>
          <w:rFonts w:ascii="맑은 고딕" w:eastAsia="맑은 고딕" w:hAnsi="맑은 고딕" w:hint="eastAsia"/>
        </w:rPr>
        <w:t>을</w:t>
      </w:r>
      <w:r w:rsidRPr="00F717DD">
        <w:rPr>
          <w:rFonts w:ascii="맑은 고딕" w:eastAsia="맑은 고딕" w:hAnsi="맑은 고딕" w:hint="eastAsia"/>
        </w:rPr>
        <w:t xml:space="preserve"> 받도록 한다.</w:t>
      </w:r>
    </w:p>
    <w:p w14:paraId="02AD3AD7" w14:textId="77777777" w:rsidR="00BE5372" w:rsidRPr="00F717DD" w:rsidRDefault="00565524" w:rsidP="00D61CD2">
      <w:pPr>
        <w:numPr>
          <w:ilvl w:val="0"/>
          <w:numId w:val="21"/>
        </w:numPr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lastRenderedPageBreak/>
        <w:t>사업장</w:t>
      </w:r>
      <w:r w:rsidR="00BE5372" w:rsidRPr="00F717DD">
        <w:rPr>
          <w:rFonts w:ascii="맑은 고딕" w:eastAsia="맑은 고딕" w:hAnsi="맑은 고딕" w:hint="eastAsia"/>
        </w:rPr>
        <w:t>관리부서는 해당 부외자산의 사용계획 및 필요성</w:t>
      </w:r>
      <w:r w:rsidR="009C7B5C" w:rsidRPr="00F717DD">
        <w:rPr>
          <w:rFonts w:ascii="맑은 고딕" w:eastAsia="맑은 고딕" w:hAnsi="맑은 고딕" w:hint="eastAsia"/>
        </w:rPr>
        <w:t xml:space="preserve">, </w:t>
      </w:r>
      <w:r w:rsidR="00BE5372" w:rsidRPr="00F717DD">
        <w:rPr>
          <w:rFonts w:ascii="맑은 고딕" w:eastAsia="맑은 고딕" w:hAnsi="맑은 고딕" w:hint="eastAsia"/>
        </w:rPr>
        <w:t>타당성</w:t>
      </w:r>
      <w:r w:rsidR="00A11EB2" w:rsidRPr="00F717DD">
        <w:rPr>
          <w:rFonts w:ascii="맑은 고딕" w:eastAsia="맑은 고딕" w:hAnsi="맑은 고딕" w:hint="eastAsia"/>
        </w:rPr>
        <w:t>,</w:t>
      </w:r>
      <w:r w:rsidR="00BE5372" w:rsidRPr="00F717DD">
        <w:rPr>
          <w:rFonts w:ascii="맑은 고딕" w:eastAsia="맑은 고딕" w:hAnsi="맑은 고딕" w:hint="eastAsia"/>
        </w:rPr>
        <w:t xml:space="preserve"> 방향성을 예산담당부서와 협의하고 전결규정에 준하여 품의하</w:t>
      </w:r>
      <w:r w:rsidR="007A5591" w:rsidRPr="00F717DD">
        <w:rPr>
          <w:rFonts w:ascii="맑은 고딕" w:eastAsia="맑은 고딕" w:hAnsi="맑은 고딕" w:hint="eastAsia"/>
        </w:rPr>
        <w:t>고</w:t>
      </w:r>
      <w:r w:rsidR="00BE5372" w:rsidRPr="00F717DD">
        <w:rPr>
          <w:rFonts w:ascii="맑은 고딕" w:eastAsia="맑은 고딕" w:hAnsi="맑은 고딕" w:hint="eastAsia"/>
        </w:rPr>
        <w:t xml:space="preserve"> 구매</w:t>
      </w:r>
      <w:r w:rsidR="009C7B5C" w:rsidRPr="00F717DD">
        <w:rPr>
          <w:rFonts w:ascii="맑은 고딕" w:eastAsia="맑은 고딕" w:hAnsi="맑은 고딕" w:hint="eastAsia"/>
        </w:rPr>
        <w:t>한다.</w:t>
      </w:r>
      <w:r w:rsidR="00BE5372" w:rsidRPr="00F717DD">
        <w:rPr>
          <w:rFonts w:ascii="맑은 고딕" w:eastAsia="맑은 고딕" w:hAnsi="맑은 고딕" w:hint="eastAsia"/>
        </w:rPr>
        <w:t xml:space="preserve"> 회계처리 후 관리대장</w:t>
      </w:r>
      <w:r w:rsidR="009C7B5C" w:rsidRPr="00F717DD">
        <w:rPr>
          <w:rFonts w:ascii="맑은 고딕" w:eastAsia="맑은 고딕" w:hAnsi="맑은 고딕" w:hint="eastAsia"/>
        </w:rPr>
        <w:t>에</w:t>
      </w:r>
      <w:r w:rsidR="00BE5372" w:rsidRPr="00F717DD">
        <w:rPr>
          <w:rFonts w:ascii="맑은 고딕" w:eastAsia="맑은 고딕" w:hAnsi="맑은 고딕" w:hint="eastAsia"/>
        </w:rPr>
        <w:t xml:space="preserve"> 등재하여 취득관리 하도록 한다.</w:t>
      </w:r>
    </w:p>
    <w:p w14:paraId="4AB6F2F1" w14:textId="77777777" w:rsidR="00565524" w:rsidRDefault="00565524">
      <w:pPr>
        <w:rPr>
          <w:rFonts w:ascii="맑은 고딕" w:eastAsia="맑은 고딕" w:hAnsi="맑은 고딕"/>
        </w:rPr>
      </w:pPr>
    </w:p>
    <w:p w14:paraId="6792E12A" w14:textId="77777777" w:rsidR="00A73691" w:rsidRPr="00B20B75" w:rsidRDefault="00A73691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</w:t>
      </w:r>
      <w:r w:rsidR="00BE5372">
        <w:rPr>
          <w:rFonts w:ascii="맑은 고딕" w:eastAsia="맑은 고딕" w:hAnsi="맑은 고딕" w:hint="eastAsia"/>
        </w:rPr>
        <w:t>5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(취득 시 정리)</w:t>
      </w:r>
    </w:p>
    <w:p w14:paraId="08D50265" w14:textId="77777777" w:rsidR="00F717DD" w:rsidRPr="00F717DD" w:rsidRDefault="00A73691" w:rsidP="00F717DD">
      <w:pPr>
        <w:numPr>
          <w:ilvl w:val="0"/>
          <w:numId w:val="22"/>
        </w:numPr>
        <w:ind w:left="851" w:hanging="284"/>
        <w:rPr>
          <w:rFonts w:ascii="맑은 고딕" w:eastAsia="맑은 고딕" w:hAnsi="맑은 고딕"/>
        </w:rPr>
      </w:pPr>
      <w:r w:rsidRPr="00F717DD">
        <w:rPr>
          <w:rFonts w:ascii="맑은 고딕" w:eastAsia="맑은 고딕" w:hAnsi="맑은 고딕" w:hint="eastAsia"/>
        </w:rPr>
        <w:t>주관부서</w:t>
      </w:r>
      <w:r w:rsidR="00BE5372" w:rsidRPr="00F717DD">
        <w:rPr>
          <w:rFonts w:ascii="맑은 고딕" w:eastAsia="맑은 고딕" w:hAnsi="맑은 고딕" w:hint="eastAsia"/>
        </w:rPr>
        <w:t xml:space="preserve"> 및 </w:t>
      </w:r>
      <w:r w:rsidR="00565524" w:rsidRPr="00F717DD">
        <w:rPr>
          <w:rFonts w:ascii="맑은 고딕" w:eastAsia="맑은 고딕" w:hAnsi="맑은 고딕" w:hint="eastAsia"/>
        </w:rPr>
        <w:t>사업장</w:t>
      </w:r>
      <w:r w:rsidR="00BE5372" w:rsidRPr="00F717DD">
        <w:rPr>
          <w:rFonts w:ascii="맑은 고딕" w:eastAsia="맑은 고딕" w:hAnsi="맑은 고딕" w:hint="eastAsia"/>
        </w:rPr>
        <w:t>관리부서</w:t>
      </w:r>
      <w:r w:rsidRPr="00F717DD">
        <w:rPr>
          <w:rFonts w:ascii="맑은 고딕" w:eastAsia="맑은 고딕" w:hAnsi="맑은 고딕" w:hint="eastAsia"/>
        </w:rPr>
        <w:t xml:space="preserve">는 </w:t>
      </w:r>
      <w:r w:rsidR="007A5591" w:rsidRPr="00F717DD">
        <w:rPr>
          <w:rFonts w:ascii="맑은 고딕" w:eastAsia="맑은 고딕" w:hAnsi="맑은 고딕" w:hint="eastAsia"/>
        </w:rPr>
        <w:t>자산을 취득한 후</w:t>
      </w:r>
      <w:r w:rsidR="00DC5B35" w:rsidRPr="00F717DD">
        <w:rPr>
          <w:rFonts w:ascii="맑은 고딕" w:eastAsia="맑은 고딕" w:hAnsi="맑은 고딕" w:hint="eastAsia"/>
        </w:rPr>
        <w:t xml:space="preserve"> 자산의 수량, 금액, 명칭, 형식, 제작처 등 자산에 대한 세부사항을 </w:t>
      </w:r>
      <w:r w:rsidR="00117A49" w:rsidRPr="00F717DD">
        <w:rPr>
          <w:rFonts w:ascii="맑은 고딕" w:eastAsia="맑은 고딕" w:hAnsi="맑은 고딕"/>
        </w:rPr>
        <w:t xml:space="preserve">해당부서에서 </w:t>
      </w:r>
      <w:r w:rsidR="00117A49" w:rsidRPr="00F717DD">
        <w:rPr>
          <w:rFonts w:ascii="맑은 고딕" w:eastAsia="맑은 고딕" w:hAnsi="맑은 고딕" w:hint="eastAsia"/>
        </w:rPr>
        <w:t>관</w:t>
      </w:r>
      <w:r w:rsidR="00117A49" w:rsidRPr="00F717DD">
        <w:rPr>
          <w:rFonts w:ascii="맑은 고딕" w:eastAsia="맑은 고딕" w:hAnsi="맑은 고딕"/>
        </w:rPr>
        <w:t>리하고</w:t>
      </w:r>
      <w:r w:rsidR="00117A49" w:rsidRPr="00F717DD">
        <w:rPr>
          <w:rFonts w:ascii="맑은 고딕" w:eastAsia="맑은 고딕" w:hAnsi="맑은 고딕" w:hint="eastAsia"/>
        </w:rPr>
        <w:t xml:space="preserve"> 있</w:t>
      </w:r>
      <w:r w:rsidR="00117A49" w:rsidRPr="00F717DD">
        <w:rPr>
          <w:rFonts w:ascii="맑은 고딕" w:eastAsia="맑은 고딕" w:hAnsi="맑은 고딕"/>
        </w:rPr>
        <w:t>는</w:t>
      </w:r>
      <w:r w:rsidR="00117A49" w:rsidRPr="00F717DD">
        <w:rPr>
          <w:rFonts w:ascii="맑은 고딕" w:eastAsia="맑은 고딕" w:hAnsi="맑은 고딕" w:hint="eastAsia"/>
        </w:rPr>
        <w:t xml:space="preserve"> </w:t>
      </w:r>
      <w:r w:rsidR="008A2F59" w:rsidRPr="00F717DD">
        <w:rPr>
          <w:rFonts w:ascii="맑은 고딕" w:eastAsia="맑은 고딕" w:hAnsi="맑은 고딕" w:hint="eastAsia"/>
        </w:rPr>
        <w:t>자산관리대장</w:t>
      </w:r>
      <w:r w:rsidR="00352DB0" w:rsidRPr="00F717DD">
        <w:rPr>
          <w:rFonts w:ascii="맑은 고딕" w:eastAsia="맑은 고딕" w:hAnsi="맑은 고딕" w:hint="eastAsia"/>
        </w:rPr>
        <w:t xml:space="preserve"> 및 관리시스템</w:t>
      </w:r>
      <w:r w:rsidR="00F717DD">
        <w:rPr>
          <w:rFonts w:ascii="맑은 고딕" w:eastAsia="맑은 고딕" w:hAnsi="맑은 고딕" w:hint="eastAsia"/>
        </w:rPr>
        <w:t>(</w:t>
      </w:r>
      <w:r w:rsidR="00F717DD">
        <w:rPr>
          <w:rFonts w:ascii="맑은 고딕" w:eastAsia="맑은 고딕" w:hAnsi="맑은 고딕"/>
        </w:rPr>
        <w:t>SAP</w:t>
      </w:r>
      <w:r w:rsidR="00F717DD">
        <w:rPr>
          <w:rFonts w:ascii="맑은 고딕" w:eastAsia="맑은 고딕" w:hAnsi="맑은 고딕" w:hint="eastAsia"/>
        </w:rPr>
        <w:t>시스템)</w:t>
      </w:r>
      <w:r w:rsidR="008A2F59" w:rsidRPr="00F717DD">
        <w:rPr>
          <w:rFonts w:ascii="맑은 고딕" w:eastAsia="맑은 고딕" w:hAnsi="맑은 고딕" w:hint="eastAsia"/>
        </w:rPr>
        <w:t xml:space="preserve">에 </w:t>
      </w:r>
      <w:r w:rsidR="00DC5B35" w:rsidRPr="00F717DD">
        <w:rPr>
          <w:rFonts w:ascii="맑은 고딕" w:eastAsia="맑은 고딕" w:hAnsi="맑은 고딕" w:hint="eastAsia"/>
        </w:rPr>
        <w:t>반드시 입력하도록 한다.</w:t>
      </w:r>
    </w:p>
    <w:p w14:paraId="6EC99303" w14:textId="77777777" w:rsidR="00BE5372" w:rsidRPr="00B20B75" w:rsidRDefault="00BE5372" w:rsidP="00D61CD2">
      <w:pPr>
        <w:numPr>
          <w:ilvl w:val="0"/>
          <w:numId w:val="22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회계부서는 </w:t>
      </w:r>
      <w:r w:rsidR="007A5591">
        <w:rPr>
          <w:rFonts w:ascii="맑은 고딕" w:eastAsia="맑은 고딕" w:hAnsi="맑은 고딕" w:hint="eastAsia"/>
        </w:rPr>
        <w:t xml:space="preserve">자산취득 후 </w:t>
      </w:r>
      <w:r>
        <w:rPr>
          <w:rFonts w:ascii="맑은 고딕" w:eastAsia="맑은 고딕" w:hAnsi="맑은 고딕" w:hint="eastAsia"/>
        </w:rPr>
        <w:t>회계장부의 등재가 필요한 자산일 경우 등재하여 관리</w:t>
      </w:r>
      <w:r w:rsidR="00C4502B"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>다.</w:t>
      </w:r>
    </w:p>
    <w:p w14:paraId="4619CE61" w14:textId="77777777" w:rsidR="00117F1E" w:rsidRPr="00B20B75" w:rsidRDefault="00117F1E">
      <w:pPr>
        <w:rPr>
          <w:rFonts w:ascii="맑은 고딕" w:eastAsia="맑은 고딕" w:hAnsi="맑은 고딕" w:hint="eastAsia"/>
        </w:rPr>
      </w:pPr>
    </w:p>
    <w:p w14:paraId="670F357B" w14:textId="77777777" w:rsidR="00660472" w:rsidRPr="00B20B75" w:rsidRDefault="00660472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DC5B35" w:rsidRPr="00B20B75">
        <w:rPr>
          <w:rFonts w:ascii="맑은 고딕" w:eastAsia="맑은 고딕" w:hAnsi="맑은 고딕" w:hint="eastAsia"/>
        </w:rPr>
        <w:t xml:space="preserve"> 1</w:t>
      </w:r>
      <w:r w:rsidR="00BE5372">
        <w:rPr>
          <w:rFonts w:ascii="맑은 고딕" w:eastAsia="맑은 고딕" w:hAnsi="맑은 고딕" w:hint="eastAsia"/>
        </w:rPr>
        <w:t>6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(취득 후 조치)</w:t>
      </w:r>
    </w:p>
    <w:p w14:paraId="4D838C25" w14:textId="77777777" w:rsidR="00660472" w:rsidRPr="00B20B75" w:rsidRDefault="00660472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자산을 취득(이동 등 변경사항을 포함한다)한 후 </w:t>
      </w:r>
      <w:r w:rsidR="00117A49">
        <w:rPr>
          <w:rFonts w:ascii="맑은 고딕" w:eastAsia="맑은 고딕" w:hAnsi="맑은 고딕" w:hint="eastAsia"/>
        </w:rPr>
        <w:t>주</w:t>
      </w:r>
      <w:r w:rsidR="00117A49">
        <w:rPr>
          <w:rFonts w:ascii="맑은 고딕" w:eastAsia="맑은 고딕" w:hAnsi="맑은 고딕"/>
        </w:rPr>
        <w:t>관부서</w:t>
      </w:r>
      <w:r w:rsidR="00117A49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Pr="00B20B75">
        <w:rPr>
          <w:rFonts w:ascii="맑은 고딕" w:eastAsia="맑은 고딕" w:hAnsi="맑은 고딕" w:hint="eastAsia"/>
        </w:rPr>
        <w:t>관</w:t>
      </w:r>
      <w:r w:rsidR="00BE5372">
        <w:rPr>
          <w:rFonts w:ascii="맑은 고딕" w:eastAsia="맑은 고딕" w:hAnsi="맑은 고딕" w:hint="eastAsia"/>
        </w:rPr>
        <w:t>리</w:t>
      </w:r>
      <w:r w:rsidRPr="00B20B75">
        <w:rPr>
          <w:rFonts w:ascii="맑은 고딕" w:eastAsia="맑은 고딕" w:hAnsi="맑은 고딕" w:hint="eastAsia"/>
        </w:rPr>
        <w:t xml:space="preserve">부서는 </w:t>
      </w:r>
      <w:r w:rsidR="00A11EB2" w:rsidRPr="00B20B75">
        <w:rPr>
          <w:rFonts w:ascii="맑은 고딕" w:eastAsia="맑은 고딕" w:hAnsi="맑은 고딕" w:hint="eastAsia"/>
        </w:rPr>
        <w:t xml:space="preserve">지체 없이 </w:t>
      </w:r>
      <w:r w:rsidRPr="00B20B75">
        <w:rPr>
          <w:rFonts w:ascii="맑은 고딕" w:eastAsia="맑은 고딕" w:hAnsi="맑은 고딕" w:hint="eastAsia"/>
        </w:rPr>
        <w:t>다음 각 호의 조치를 하여야 한다.</w:t>
      </w:r>
    </w:p>
    <w:p w14:paraId="4AA446D3" w14:textId="77777777" w:rsidR="00660472" w:rsidRPr="00B20B75" w:rsidRDefault="00660472" w:rsidP="00A961BB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소유권 등 권리의 보존을 위하여 등기, 등록, 인증 등이 필요한 경우 그 절차의 이행</w:t>
      </w:r>
    </w:p>
    <w:p w14:paraId="1B3DEF43" w14:textId="77777777" w:rsidR="00660472" w:rsidRPr="00B20B75" w:rsidRDefault="00660472" w:rsidP="00A961BB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취득세</w:t>
      </w:r>
      <w:r w:rsidR="00A11EB2">
        <w:rPr>
          <w:rFonts w:ascii="맑은 고딕" w:eastAsia="맑은 고딕" w:hAnsi="맑은 고딕" w:hint="eastAsia"/>
        </w:rPr>
        <w:t>,</w:t>
      </w:r>
      <w:r w:rsidRPr="00B20B75">
        <w:rPr>
          <w:rFonts w:ascii="맑은 고딕" w:eastAsia="맑은 고딕" w:hAnsi="맑은 고딕" w:hint="eastAsia"/>
        </w:rPr>
        <w:t xml:space="preserve"> 등록세 등 자산의 취득과 관련한 세금의 납부</w:t>
      </w:r>
    </w:p>
    <w:p w14:paraId="32109251" w14:textId="77777777" w:rsidR="00660472" w:rsidRPr="00B20B75" w:rsidRDefault="00660472" w:rsidP="00A961BB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자산명판 제작 및 부착</w:t>
      </w:r>
    </w:p>
    <w:p w14:paraId="40C9F103" w14:textId="77777777" w:rsidR="00660472" w:rsidRPr="00B20B75" w:rsidRDefault="00660472" w:rsidP="00A961BB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제2</w:t>
      </w:r>
      <w:r w:rsidR="00371FF7">
        <w:rPr>
          <w:rFonts w:ascii="맑은 고딕" w:eastAsia="맑은 고딕" w:hAnsi="맑은 고딕" w:hint="eastAsia"/>
        </w:rPr>
        <w:t>6</w:t>
      </w:r>
      <w:r w:rsidRPr="00B20B75">
        <w:rPr>
          <w:rFonts w:ascii="맑은 고딕" w:eastAsia="맑은 고딕" w:hAnsi="맑은 고딕" w:hint="eastAsia"/>
        </w:rPr>
        <w:t>조의 규정 및 법령에 따른 보험가입</w:t>
      </w:r>
    </w:p>
    <w:p w14:paraId="1E2FD3CA" w14:textId="77777777" w:rsidR="00660472" w:rsidRPr="00B20B75" w:rsidRDefault="00660472" w:rsidP="00A961BB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그 밖에 법령 및 규정에 따라 조치하여야 할 사항</w:t>
      </w:r>
    </w:p>
    <w:p w14:paraId="2BDC9BBD" w14:textId="77777777" w:rsidR="00BE5372" w:rsidRPr="00B20B75" w:rsidRDefault="00BE5372" w:rsidP="003E1975">
      <w:pPr>
        <w:rPr>
          <w:rFonts w:ascii="맑은 고딕" w:eastAsia="맑은 고딕" w:hAnsi="맑은 고딕" w:hint="eastAsia"/>
        </w:rPr>
      </w:pPr>
    </w:p>
    <w:p w14:paraId="494F73B5" w14:textId="77777777" w:rsidR="00A53C67" w:rsidRPr="00B20B75" w:rsidRDefault="008E1259">
      <w:p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 xml:space="preserve">제4장 </w:t>
      </w:r>
      <w:r w:rsidR="00BE5372">
        <w:rPr>
          <w:rFonts w:ascii="맑은 고딕" w:eastAsia="맑은 고딕" w:hAnsi="맑은 고딕" w:hint="eastAsia"/>
          <w:b/>
        </w:rPr>
        <w:t>자산</w:t>
      </w:r>
      <w:r w:rsidRPr="00B20B75">
        <w:rPr>
          <w:rFonts w:ascii="맑은 고딕" w:eastAsia="맑은 고딕" w:hAnsi="맑은 고딕" w:hint="eastAsia"/>
          <w:b/>
        </w:rPr>
        <w:t>관리</w:t>
      </w:r>
      <w:r w:rsidR="00905753">
        <w:rPr>
          <w:rFonts w:ascii="맑은 고딕" w:eastAsia="맑은 고딕" w:hAnsi="맑은 고딕" w:hint="eastAsia"/>
          <w:b/>
        </w:rPr>
        <w:t xml:space="preserve"> 양식</w:t>
      </w:r>
    </w:p>
    <w:p w14:paraId="0816BCA0" w14:textId="77777777" w:rsidR="008A4254" w:rsidRPr="00B20B75" w:rsidRDefault="008A4254" w:rsidP="003E1975">
      <w:pPr>
        <w:outlineLvl w:val="0"/>
        <w:rPr>
          <w:rFonts w:ascii="맑은 고딕" w:eastAsia="맑은 고딕" w:hAnsi="맑은 고딕" w:hint="eastAsia"/>
        </w:rPr>
      </w:pPr>
    </w:p>
    <w:p w14:paraId="6B4EFFBE" w14:textId="77777777" w:rsidR="001D57B1" w:rsidRPr="00CE2E2B" w:rsidRDefault="001D57B1">
      <w:pPr>
        <w:ind w:left="660" w:hangingChars="300" w:hanging="660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제</w:t>
      </w:r>
      <w:r w:rsidR="001F2BC5" w:rsidRPr="00CE2E2B">
        <w:rPr>
          <w:rFonts w:ascii="맑은 고딕" w:eastAsia="맑은 고딕" w:hAnsi="맑은 고딕" w:hint="eastAsia"/>
        </w:rPr>
        <w:t>1</w:t>
      </w:r>
      <w:r w:rsidR="00BE5372" w:rsidRPr="00CE2E2B">
        <w:rPr>
          <w:rFonts w:ascii="맑은 고딕" w:eastAsia="맑은 고딕" w:hAnsi="맑은 고딕" w:hint="eastAsia"/>
        </w:rPr>
        <w:t>7</w:t>
      </w:r>
      <w:r w:rsidRPr="00CE2E2B">
        <w:rPr>
          <w:rFonts w:ascii="맑은 고딕" w:eastAsia="맑은 고딕" w:hAnsi="맑은 고딕" w:hint="eastAsia"/>
        </w:rPr>
        <w:t>조</w:t>
      </w:r>
      <w:r w:rsidR="00C64B5E" w:rsidRPr="00CE2E2B">
        <w:rPr>
          <w:rFonts w:ascii="맑은 고딕" w:eastAsia="맑은 고딕" w:hAnsi="맑은 고딕" w:hint="eastAsia"/>
        </w:rPr>
        <w:t xml:space="preserve"> </w:t>
      </w:r>
      <w:r w:rsidRPr="00CE2E2B">
        <w:rPr>
          <w:rFonts w:ascii="맑은 고딕" w:eastAsia="맑은 고딕" w:hAnsi="맑은 고딕" w:hint="eastAsia"/>
        </w:rPr>
        <w:t>(</w:t>
      </w:r>
      <w:r w:rsidR="00966580" w:rsidRPr="00CE2E2B">
        <w:rPr>
          <w:rFonts w:ascii="맑은 고딕" w:eastAsia="맑은 고딕" w:hAnsi="맑은 고딕" w:hint="eastAsia"/>
        </w:rPr>
        <w:t>관리</w:t>
      </w:r>
      <w:r w:rsidRPr="00CE2E2B">
        <w:rPr>
          <w:rFonts w:ascii="맑은 고딕" w:eastAsia="맑은 고딕" w:hAnsi="맑은 고딕" w:hint="eastAsia"/>
        </w:rPr>
        <w:t>시스템</w:t>
      </w:r>
      <w:r w:rsidR="00565524" w:rsidRPr="00CE2E2B">
        <w:rPr>
          <w:rFonts w:ascii="맑은 고딕" w:eastAsia="맑은 고딕" w:hAnsi="맑은 고딕" w:hint="eastAsia"/>
        </w:rPr>
        <w:t>(</w:t>
      </w:r>
      <w:r w:rsidR="00565524" w:rsidRPr="00CE2E2B">
        <w:rPr>
          <w:rFonts w:ascii="맑은 고딕" w:eastAsia="맑은 고딕" w:hAnsi="맑은 고딕"/>
        </w:rPr>
        <w:t>SAP</w:t>
      </w:r>
      <w:r w:rsidR="00F717DD" w:rsidRPr="00CE2E2B">
        <w:rPr>
          <w:rFonts w:ascii="맑은 고딕" w:eastAsia="맑은 고딕" w:hAnsi="맑은 고딕" w:hint="eastAsia"/>
        </w:rPr>
        <w:t>시스템</w:t>
      </w:r>
      <w:r w:rsidR="00565524" w:rsidRPr="00CE2E2B">
        <w:rPr>
          <w:rFonts w:ascii="맑은 고딕" w:eastAsia="맑은 고딕" w:hAnsi="맑은 고딕"/>
        </w:rPr>
        <w:t>)</w:t>
      </w:r>
      <w:r w:rsidRPr="00CE2E2B">
        <w:rPr>
          <w:rFonts w:ascii="맑은 고딕" w:eastAsia="맑은 고딕" w:hAnsi="맑은 고딕" w:hint="eastAsia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 xml:space="preserve">및 부외자산관리대장 </w:t>
      </w:r>
      <w:r w:rsidRPr="00CE2E2B">
        <w:rPr>
          <w:rFonts w:ascii="맑은 고딕" w:eastAsia="맑은 고딕" w:hAnsi="맑은 고딕" w:hint="eastAsia"/>
        </w:rPr>
        <w:t>운영)</w:t>
      </w:r>
    </w:p>
    <w:p w14:paraId="50B61003" w14:textId="77777777" w:rsidR="00BE5372" w:rsidRPr="00CE2E2B" w:rsidRDefault="00BE5372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해당 사업장의 자산관리를 위하여 </w:t>
      </w:r>
      <w:r w:rsidR="00117A49" w:rsidRPr="00CE2E2B">
        <w:rPr>
          <w:rFonts w:ascii="맑은 고딕" w:eastAsia="맑은 고딕" w:hAnsi="맑은 고딕" w:hint="eastAsia"/>
        </w:rPr>
        <w:t>주</w:t>
      </w:r>
      <w:r w:rsidR="00117A49" w:rsidRPr="00CE2E2B">
        <w:rPr>
          <w:rFonts w:ascii="맑은 고딕" w:eastAsia="맑은 고딕" w:hAnsi="맑은 고딕"/>
        </w:rPr>
        <w:t>관부서</w:t>
      </w:r>
      <w:r w:rsidR="00117A49" w:rsidRPr="00CE2E2B">
        <w:rPr>
          <w:rFonts w:ascii="맑은 고딕" w:eastAsia="맑은 고딕" w:hAnsi="맑은 고딕" w:hint="eastAsia"/>
        </w:rPr>
        <w:t xml:space="preserve"> 및 </w:t>
      </w:r>
      <w:r w:rsidR="00565524" w:rsidRPr="00CE2E2B">
        <w:rPr>
          <w:rFonts w:ascii="맑은 고딕" w:eastAsia="맑은 고딕" w:hAnsi="맑은 고딕" w:hint="eastAsia"/>
        </w:rPr>
        <w:t>사업장</w:t>
      </w:r>
      <w:r w:rsidR="00847D45" w:rsidRPr="00CE2E2B">
        <w:rPr>
          <w:rFonts w:ascii="맑은 고딕" w:eastAsia="맑은 고딕" w:hAnsi="맑은 고딕" w:hint="eastAsia"/>
        </w:rPr>
        <w:t xml:space="preserve">관리부서는 </w:t>
      </w:r>
      <w:r w:rsidRPr="00CE2E2B">
        <w:rPr>
          <w:rFonts w:ascii="맑은 고딕" w:eastAsia="맑은 고딕" w:hAnsi="맑은 고딕" w:hint="eastAsia"/>
        </w:rPr>
        <w:t>관리시스템</w:t>
      </w:r>
      <w:r w:rsidR="00F717DD" w:rsidRPr="00CE2E2B">
        <w:rPr>
          <w:rFonts w:ascii="맑은 고딕" w:eastAsia="맑은 고딕" w:hAnsi="맑은 고딕" w:hint="eastAsia"/>
        </w:rPr>
        <w:t xml:space="preserve"> (</w:t>
      </w:r>
      <w:r w:rsidR="00F717DD" w:rsidRPr="00CE2E2B">
        <w:rPr>
          <w:rFonts w:ascii="맑은 고딕" w:eastAsia="맑은 고딕" w:hAnsi="맑은 고딕"/>
        </w:rPr>
        <w:t>SAP</w:t>
      </w:r>
      <w:r w:rsidR="00F717DD" w:rsidRPr="00CE2E2B">
        <w:rPr>
          <w:rFonts w:ascii="맑은 고딕" w:eastAsia="맑은 고딕" w:hAnsi="맑은 고딕" w:hint="eastAsia"/>
        </w:rPr>
        <w:t>시스템)</w:t>
      </w:r>
      <w:r w:rsidRPr="00CE2E2B">
        <w:rPr>
          <w:rFonts w:ascii="맑은 고딕" w:eastAsia="맑은 고딕" w:hAnsi="맑은 고딕" w:hint="eastAsia"/>
        </w:rPr>
        <w:t>을 운영하여 자산</w:t>
      </w:r>
      <w:r w:rsidR="00183A84" w:rsidRPr="00CE2E2B">
        <w:rPr>
          <w:rFonts w:ascii="맑은 고딕" w:eastAsia="맑은 고딕" w:hAnsi="맑은 고딕" w:hint="eastAsia"/>
        </w:rPr>
        <w:t>관</w:t>
      </w:r>
      <w:r w:rsidRPr="00CE2E2B">
        <w:rPr>
          <w:rFonts w:ascii="맑은 고딕" w:eastAsia="맑은 고딕" w:hAnsi="맑은 고딕" w:hint="eastAsia"/>
        </w:rPr>
        <w:t>리가 되도록 한다.</w:t>
      </w:r>
      <w:r w:rsidR="00966580" w:rsidRPr="00CE2E2B">
        <w:rPr>
          <w:rFonts w:ascii="맑은 고딕" w:eastAsia="맑은 고딕" w:hAnsi="맑은 고딕" w:hint="eastAsia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>부외자산을 관리하기 위한 부외</w:t>
      </w:r>
      <w:r w:rsidR="00966580" w:rsidRPr="00CE2E2B">
        <w:rPr>
          <w:rFonts w:ascii="맑은 고딕" w:eastAsia="맑은 고딕" w:hAnsi="맑은 고딕" w:hint="eastAsia"/>
        </w:rPr>
        <w:t xml:space="preserve">자산관리대장은 </w:t>
      </w:r>
      <w:r w:rsidR="00F717DD" w:rsidRPr="00CE2E2B">
        <w:rPr>
          <w:rFonts w:ascii="맑은 고딕" w:eastAsia="맑은 고딕" w:hAnsi="맑은 고딕" w:hint="eastAsia"/>
        </w:rPr>
        <w:t>사용부서 및</w:t>
      </w:r>
      <w:r w:rsidR="00F717DD" w:rsidRPr="00CE2E2B">
        <w:rPr>
          <w:rFonts w:ascii="맑은 고딕" w:eastAsia="맑은 고딕" w:hAnsi="맑은 고딕"/>
        </w:rPr>
        <w:t xml:space="preserve"> </w:t>
      </w:r>
      <w:r w:rsidR="00117A49" w:rsidRPr="00CE2E2B">
        <w:rPr>
          <w:rFonts w:ascii="맑은 고딕" w:eastAsia="맑은 고딕" w:hAnsi="맑은 고딕" w:hint="eastAsia"/>
        </w:rPr>
        <w:t>주</w:t>
      </w:r>
      <w:r w:rsidR="00117A49" w:rsidRPr="00CE2E2B">
        <w:rPr>
          <w:rFonts w:ascii="맑은 고딕" w:eastAsia="맑은 고딕" w:hAnsi="맑은 고딕"/>
        </w:rPr>
        <w:t>관부서</w:t>
      </w:r>
      <w:r w:rsidR="00117A49" w:rsidRPr="00CE2E2B">
        <w:rPr>
          <w:rFonts w:ascii="맑은 고딕" w:eastAsia="맑은 고딕" w:hAnsi="맑은 고딕" w:hint="eastAsia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>또는</w:t>
      </w:r>
      <w:r w:rsidR="00117A49" w:rsidRPr="00CE2E2B">
        <w:rPr>
          <w:rFonts w:ascii="맑은 고딕" w:eastAsia="맑은 고딕" w:hAnsi="맑은 고딕" w:hint="eastAsia"/>
        </w:rPr>
        <w:t xml:space="preserve"> </w:t>
      </w:r>
      <w:r w:rsidR="00565524" w:rsidRPr="00CE2E2B">
        <w:rPr>
          <w:rFonts w:ascii="맑은 고딕" w:eastAsia="맑은 고딕" w:hAnsi="맑은 고딕" w:hint="eastAsia"/>
        </w:rPr>
        <w:t>사업장</w:t>
      </w:r>
      <w:r w:rsidR="00966580" w:rsidRPr="00CE2E2B">
        <w:rPr>
          <w:rFonts w:ascii="맑은 고딕" w:eastAsia="맑은 고딕" w:hAnsi="맑은 고딕" w:hint="eastAsia"/>
        </w:rPr>
        <w:t xml:space="preserve">관리부서에서 </w:t>
      </w:r>
      <w:r w:rsidR="00F717DD" w:rsidRPr="00CE2E2B">
        <w:rPr>
          <w:rFonts w:ascii="맑은 고딕" w:eastAsia="맑은 고딕" w:hAnsi="맑은 고딕" w:hint="eastAsia"/>
        </w:rPr>
        <w:t>자체적으로 관리한다.</w:t>
      </w:r>
    </w:p>
    <w:p w14:paraId="739123D2" w14:textId="77777777" w:rsidR="00183A84" w:rsidRPr="00CE2E2B" w:rsidRDefault="00F717DD" w:rsidP="00D61CD2">
      <w:pPr>
        <w:numPr>
          <w:ilvl w:val="0"/>
          <w:numId w:val="23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 xml:space="preserve">자산의 사용부서 또는 </w:t>
      </w:r>
      <w:r w:rsidR="006153A6" w:rsidRPr="00CE2E2B">
        <w:rPr>
          <w:rFonts w:ascii="맑은 고딕" w:eastAsia="맑은 고딕" w:hAnsi="맑은 고딕" w:hint="eastAsia"/>
        </w:rPr>
        <w:t>주관부서</w:t>
      </w:r>
      <w:r w:rsidR="00D302FE" w:rsidRPr="00CE2E2B">
        <w:rPr>
          <w:rFonts w:ascii="맑은 고딕" w:eastAsia="맑은 고딕" w:hAnsi="맑은 고딕" w:hint="eastAsia"/>
        </w:rPr>
        <w:t xml:space="preserve">는 </w:t>
      </w:r>
      <w:r w:rsidR="00905753" w:rsidRPr="00CE2E2B">
        <w:rPr>
          <w:rFonts w:ascii="맑은 고딕" w:eastAsia="맑은 고딕" w:hAnsi="맑은 고딕" w:hint="eastAsia"/>
        </w:rPr>
        <w:t>관리</w:t>
      </w:r>
      <w:r w:rsidR="00D302FE" w:rsidRPr="00CE2E2B">
        <w:rPr>
          <w:rFonts w:ascii="맑은 고딕" w:eastAsia="맑은 고딕" w:hAnsi="맑은 고딕" w:hint="eastAsia"/>
        </w:rPr>
        <w:t>시스템</w:t>
      </w:r>
      <w:r w:rsidR="00340CCD" w:rsidRPr="00CE2E2B">
        <w:rPr>
          <w:rFonts w:ascii="맑은 고딕" w:eastAsia="맑은 고딕" w:hAnsi="맑은 고딕" w:hint="eastAsia"/>
        </w:rPr>
        <w:t>(</w:t>
      </w:r>
      <w:r w:rsidR="00340CCD" w:rsidRPr="00CE2E2B">
        <w:rPr>
          <w:rFonts w:ascii="맑은 고딕" w:eastAsia="맑은 고딕" w:hAnsi="맑은 고딕"/>
        </w:rPr>
        <w:t>SAP</w:t>
      </w:r>
      <w:r w:rsidR="00340CCD" w:rsidRPr="00CE2E2B">
        <w:rPr>
          <w:rFonts w:ascii="맑은 고딕" w:eastAsia="맑은 고딕" w:hAnsi="맑은 고딕" w:hint="eastAsia"/>
        </w:rPr>
        <w:t>시스템)</w:t>
      </w:r>
      <w:r w:rsidR="00D302FE" w:rsidRPr="00CE2E2B">
        <w:rPr>
          <w:rFonts w:ascii="맑은 고딕" w:eastAsia="맑은 고딕" w:hAnsi="맑은 고딕" w:hint="eastAsia"/>
        </w:rPr>
        <w:t>을 이용하여</w:t>
      </w:r>
      <w:r w:rsidR="001D57B1" w:rsidRPr="00CE2E2B">
        <w:rPr>
          <w:rFonts w:ascii="맑은 고딕" w:eastAsia="맑은 고딕" w:hAnsi="맑은 고딕" w:hint="eastAsia"/>
        </w:rPr>
        <w:t xml:space="preserve"> 자산의 취득/변동</w:t>
      </w:r>
      <w:r w:rsidRPr="00CE2E2B">
        <w:rPr>
          <w:rFonts w:ascii="맑은 고딕" w:eastAsia="맑은 고딕" w:hAnsi="맑은 고딕" w:hint="eastAsia"/>
        </w:rPr>
        <w:t>/폐기</w:t>
      </w:r>
      <w:r w:rsidR="001D57B1" w:rsidRPr="00CE2E2B">
        <w:rPr>
          <w:rFonts w:ascii="맑은 고딕" w:eastAsia="맑은 고딕" w:hAnsi="맑은 고딕" w:hint="eastAsia"/>
        </w:rPr>
        <w:t xml:space="preserve">에 대한 </w:t>
      </w:r>
      <w:r w:rsidR="00425769" w:rsidRPr="00CE2E2B">
        <w:rPr>
          <w:rFonts w:ascii="맑은 고딕" w:eastAsia="맑은 고딕" w:hAnsi="맑은 고딕" w:hint="eastAsia"/>
        </w:rPr>
        <w:t xml:space="preserve">사항이 있을 경우, </w:t>
      </w:r>
      <w:r w:rsidRPr="00CE2E2B">
        <w:rPr>
          <w:rFonts w:ascii="맑은 고딕" w:eastAsia="맑은 고딕" w:hAnsi="맑은 고딕" w:hint="eastAsia"/>
        </w:rPr>
        <w:t>반드시</w:t>
      </w:r>
      <w:r w:rsidR="00425769" w:rsidRPr="00CE2E2B">
        <w:rPr>
          <w:rFonts w:ascii="맑은 고딕" w:eastAsia="맑은 고딕" w:hAnsi="맑은 고딕" w:hint="eastAsia"/>
        </w:rPr>
        <w:t xml:space="preserve"> 정보를 입력, 수정, 삭제하며 주기적으로 자산의 정보에 대한 내용을 확인토록 한다.</w:t>
      </w:r>
    </w:p>
    <w:p w14:paraId="22181C3D" w14:textId="77777777" w:rsidR="00183A84" w:rsidRPr="00CE2E2B" w:rsidRDefault="00F717DD" w:rsidP="00D61CD2">
      <w:pPr>
        <w:numPr>
          <w:ilvl w:val="0"/>
          <w:numId w:val="23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부외</w:t>
      </w:r>
      <w:r w:rsidR="008A4254" w:rsidRPr="00CE2E2B">
        <w:rPr>
          <w:rFonts w:ascii="맑은 고딕" w:eastAsia="맑은 고딕" w:hAnsi="맑은 고딕" w:hint="eastAsia"/>
        </w:rPr>
        <w:t>자산관리</w:t>
      </w:r>
      <w:r w:rsidR="00183A84" w:rsidRPr="00CE2E2B">
        <w:rPr>
          <w:rFonts w:ascii="맑은 고딕" w:eastAsia="맑은 고딕" w:hAnsi="맑은 고딕" w:hint="eastAsia"/>
        </w:rPr>
        <w:t xml:space="preserve">대장 및 </w:t>
      </w:r>
      <w:r w:rsidR="00905753" w:rsidRPr="00CE2E2B">
        <w:rPr>
          <w:rFonts w:ascii="맑은 고딕" w:eastAsia="맑은 고딕" w:hAnsi="맑은 고딕" w:hint="eastAsia"/>
        </w:rPr>
        <w:t>관리</w:t>
      </w:r>
      <w:r w:rsidR="008A4254" w:rsidRPr="00CE2E2B">
        <w:rPr>
          <w:rFonts w:ascii="맑은 고딕" w:eastAsia="맑은 고딕" w:hAnsi="맑은 고딕" w:hint="eastAsia"/>
        </w:rPr>
        <w:t>시스템</w:t>
      </w:r>
      <w:r w:rsidR="00340CCD" w:rsidRPr="00CE2E2B">
        <w:rPr>
          <w:rFonts w:ascii="맑은 고딕" w:eastAsia="맑은 고딕" w:hAnsi="맑은 고딕" w:hint="eastAsia"/>
        </w:rPr>
        <w:t>(</w:t>
      </w:r>
      <w:r w:rsidR="00340CCD" w:rsidRPr="00CE2E2B">
        <w:rPr>
          <w:rFonts w:ascii="맑은 고딕" w:eastAsia="맑은 고딕" w:hAnsi="맑은 고딕"/>
        </w:rPr>
        <w:t>SAP</w:t>
      </w:r>
      <w:r w:rsidR="00340CCD" w:rsidRPr="00CE2E2B">
        <w:rPr>
          <w:rFonts w:ascii="맑은 고딕" w:eastAsia="맑은 고딕" w:hAnsi="맑은 고딕" w:hint="eastAsia"/>
        </w:rPr>
        <w:t>시스템)</w:t>
      </w:r>
      <w:r w:rsidR="008A4254" w:rsidRPr="00CE2E2B">
        <w:rPr>
          <w:rFonts w:ascii="맑은 고딕" w:eastAsia="맑은 고딕" w:hAnsi="맑은 고딕" w:hint="eastAsia"/>
        </w:rPr>
        <w:t xml:space="preserve"> 운영담당자를 지정토록 하고 이에 대한 권한을 </w:t>
      </w:r>
      <w:r w:rsidR="00183A84" w:rsidRPr="00CE2E2B">
        <w:rPr>
          <w:rFonts w:ascii="맑은 고딕" w:eastAsia="맑은 고딕" w:hAnsi="맑은 고딕" w:hint="eastAsia"/>
        </w:rPr>
        <w:t>부여한다.</w:t>
      </w:r>
    </w:p>
    <w:p w14:paraId="120007AF" w14:textId="77777777" w:rsidR="00D302FE" w:rsidRPr="00CE2E2B" w:rsidRDefault="00183A84" w:rsidP="00D61CD2">
      <w:pPr>
        <w:numPr>
          <w:ilvl w:val="0"/>
          <w:numId w:val="23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관리시스템</w:t>
      </w:r>
      <w:r w:rsidR="00340CCD" w:rsidRPr="00CE2E2B">
        <w:rPr>
          <w:rFonts w:ascii="맑은 고딕" w:eastAsia="맑은 고딕" w:hAnsi="맑은 고딕" w:hint="eastAsia"/>
        </w:rPr>
        <w:t>(</w:t>
      </w:r>
      <w:r w:rsidR="00340CCD" w:rsidRPr="00CE2E2B">
        <w:rPr>
          <w:rFonts w:ascii="맑은 고딕" w:eastAsia="맑은 고딕" w:hAnsi="맑은 고딕"/>
        </w:rPr>
        <w:t>SAP</w:t>
      </w:r>
      <w:r w:rsidR="00340CCD" w:rsidRPr="00CE2E2B">
        <w:rPr>
          <w:rFonts w:ascii="맑은 고딕" w:eastAsia="맑은 고딕" w:hAnsi="맑은 고딕" w:hint="eastAsia"/>
        </w:rPr>
        <w:t>시스템)</w:t>
      </w:r>
      <w:r w:rsidRPr="00CE2E2B">
        <w:rPr>
          <w:rFonts w:ascii="맑은 고딕" w:eastAsia="맑은 고딕" w:hAnsi="맑은 고딕" w:hint="eastAsia"/>
        </w:rPr>
        <w:t xml:space="preserve"> 운영담당자는 </w:t>
      </w:r>
      <w:r w:rsidR="008A4254" w:rsidRPr="00CE2E2B">
        <w:rPr>
          <w:rFonts w:ascii="맑은 고딕" w:eastAsia="맑은 고딕" w:hAnsi="맑은 고딕" w:hint="eastAsia"/>
        </w:rPr>
        <w:t>전산부서에</w:t>
      </w:r>
      <w:r w:rsidR="00C64B5E" w:rsidRPr="00CE2E2B">
        <w:rPr>
          <w:rFonts w:ascii="맑은 고딕" w:eastAsia="맑은 고딕" w:hAnsi="맑은 고딕" w:hint="eastAsia"/>
        </w:rPr>
        <w:t xml:space="preserve"> </w:t>
      </w:r>
      <w:r w:rsidR="008A4254" w:rsidRPr="00CE2E2B">
        <w:rPr>
          <w:rFonts w:ascii="맑은 고딕" w:eastAsia="맑은 고딕" w:hAnsi="맑은 고딕" w:hint="eastAsia"/>
        </w:rPr>
        <w:t xml:space="preserve">의뢰하여 </w:t>
      </w:r>
      <w:r w:rsidRPr="00CE2E2B">
        <w:rPr>
          <w:rFonts w:ascii="맑은 고딕" w:eastAsia="맑은 고딕" w:hAnsi="맑은 고딕" w:hint="eastAsia"/>
        </w:rPr>
        <w:t xml:space="preserve">해당 권한을 </w:t>
      </w:r>
      <w:r w:rsidR="008A4254" w:rsidRPr="00CE2E2B">
        <w:rPr>
          <w:rFonts w:ascii="맑은 고딕" w:eastAsia="맑은 고딕" w:hAnsi="맑은 고딕" w:hint="eastAsia"/>
        </w:rPr>
        <w:t>부여 받도록 한다.</w:t>
      </w:r>
    </w:p>
    <w:p w14:paraId="26338EE8" w14:textId="77777777" w:rsidR="00126251" w:rsidRPr="00CE2E2B" w:rsidRDefault="00F717DD" w:rsidP="00126251">
      <w:pPr>
        <w:numPr>
          <w:ilvl w:val="0"/>
          <w:numId w:val="23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사업장</w:t>
      </w:r>
      <w:r w:rsidR="0010596B" w:rsidRPr="00CE2E2B">
        <w:rPr>
          <w:rFonts w:ascii="맑은 고딕" w:eastAsia="맑은 고딕" w:hAnsi="맑은 고딕" w:hint="eastAsia"/>
        </w:rPr>
        <w:t>관리부서는 주관부서 및 사용부서에서 사용하고 있는 자산에 대한 개별관리를 지시할 수 있고, 별도의 사용자산에 대한 관리대장을 마련하여 관리하도록 지시할 수 있다.</w:t>
      </w:r>
    </w:p>
    <w:p w14:paraId="22FE14F4" w14:textId="77777777" w:rsidR="00D302FE" w:rsidRPr="00CE2E2B" w:rsidRDefault="00F717DD" w:rsidP="00D61CD2">
      <w:pPr>
        <w:numPr>
          <w:ilvl w:val="0"/>
          <w:numId w:val="23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lastRenderedPageBreak/>
        <w:t>부외</w:t>
      </w:r>
      <w:r w:rsidR="00D302FE" w:rsidRPr="00CE2E2B">
        <w:rPr>
          <w:rFonts w:ascii="맑은 고딕" w:eastAsia="맑은 고딕" w:hAnsi="맑은 고딕" w:hint="eastAsia"/>
        </w:rPr>
        <w:t>자산관리대장은 다</w:t>
      </w:r>
      <w:r w:rsidR="00231624" w:rsidRPr="00CE2E2B">
        <w:rPr>
          <w:rFonts w:ascii="맑은 고딕" w:eastAsia="맑은 고딕" w:hAnsi="맑은 고딕" w:hint="eastAsia"/>
        </w:rPr>
        <w:t>음</w:t>
      </w:r>
      <w:r w:rsidR="00D302FE" w:rsidRPr="00CE2E2B">
        <w:rPr>
          <w:rFonts w:ascii="맑은 고딕" w:eastAsia="맑은 고딕" w:hAnsi="맑은 고딕" w:hint="eastAsia"/>
        </w:rPr>
        <w:t xml:space="preserve"> 각 호로 분류하고 </w:t>
      </w:r>
      <w:r w:rsidR="00231624" w:rsidRPr="00CE2E2B">
        <w:rPr>
          <w:rFonts w:ascii="맑은 고딕" w:eastAsia="맑은 고딕" w:hAnsi="맑은 고딕" w:hint="eastAsia"/>
        </w:rPr>
        <w:t>대장작성은 사업부</w:t>
      </w:r>
      <w:r w:rsidR="00D302FE" w:rsidRPr="00CE2E2B">
        <w:rPr>
          <w:rFonts w:ascii="맑은 고딕" w:eastAsia="맑은 고딕" w:hAnsi="맑은 고딕" w:hint="eastAsia"/>
        </w:rPr>
        <w:t xml:space="preserve">, 사업장, </w:t>
      </w:r>
      <w:r w:rsidR="00231624" w:rsidRPr="00CE2E2B">
        <w:rPr>
          <w:rFonts w:ascii="맑은 고딕" w:eastAsia="맑은 고딕" w:hAnsi="맑은 고딕" w:hint="eastAsia"/>
        </w:rPr>
        <w:t>관리번호</w:t>
      </w:r>
      <w:r w:rsidR="00D302FE" w:rsidRPr="00CE2E2B">
        <w:rPr>
          <w:rFonts w:ascii="맑은 고딕" w:eastAsia="맑은 고딕" w:hAnsi="맑은 고딕" w:hint="eastAsia"/>
        </w:rPr>
        <w:t xml:space="preserve">, </w:t>
      </w:r>
      <w:r w:rsidR="00231624" w:rsidRPr="00CE2E2B">
        <w:rPr>
          <w:rFonts w:ascii="맑은 고딕" w:eastAsia="맑은 고딕" w:hAnsi="맑은 고딕" w:hint="eastAsia"/>
        </w:rPr>
        <w:t>품목</w:t>
      </w:r>
      <w:r w:rsidR="00D302FE" w:rsidRPr="00CE2E2B">
        <w:rPr>
          <w:rFonts w:ascii="맑은 고딕" w:eastAsia="맑은 고딕" w:hAnsi="맑은 고딕" w:hint="eastAsia"/>
        </w:rPr>
        <w:t xml:space="preserve">, </w:t>
      </w:r>
      <w:r w:rsidR="00231624" w:rsidRPr="00CE2E2B">
        <w:rPr>
          <w:rFonts w:ascii="맑은 고딕" w:eastAsia="맑은 고딕" w:hAnsi="맑은 고딕" w:hint="eastAsia"/>
        </w:rPr>
        <w:t>명칭</w:t>
      </w:r>
      <w:r w:rsidR="00D302FE" w:rsidRPr="00CE2E2B">
        <w:rPr>
          <w:rFonts w:ascii="맑은 고딕" w:eastAsia="맑은 고딕" w:hAnsi="맑은 고딕" w:hint="eastAsia"/>
        </w:rPr>
        <w:t xml:space="preserve">, </w:t>
      </w:r>
      <w:r w:rsidR="00231624" w:rsidRPr="00CE2E2B">
        <w:rPr>
          <w:rFonts w:ascii="맑은 고딕" w:eastAsia="맑은 고딕" w:hAnsi="맑은 고딕" w:hint="eastAsia"/>
        </w:rPr>
        <w:t>상태</w:t>
      </w:r>
      <w:r w:rsidR="00D302FE" w:rsidRPr="00CE2E2B">
        <w:rPr>
          <w:rFonts w:ascii="맑은 고딕" w:eastAsia="맑은 고딕" w:hAnsi="맑은 고딕" w:hint="eastAsia"/>
        </w:rPr>
        <w:t xml:space="preserve">, </w:t>
      </w:r>
      <w:r w:rsidR="00231624" w:rsidRPr="00CE2E2B">
        <w:rPr>
          <w:rFonts w:ascii="맑은 고딕" w:eastAsia="맑은 고딕" w:hAnsi="맑은 고딕" w:hint="eastAsia"/>
        </w:rPr>
        <w:t>규격, 취득일자, 취득가액, 모델명 등</w:t>
      </w:r>
      <w:r w:rsidR="006153A6" w:rsidRPr="00CE2E2B">
        <w:rPr>
          <w:rFonts w:ascii="맑은 고딕" w:eastAsia="맑은 고딕" w:hAnsi="맑은 고딕" w:hint="eastAsia"/>
        </w:rPr>
        <w:t xml:space="preserve"> 세부내용을</w:t>
      </w:r>
      <w:r w:rsidR="00231624" w:rsidRPr="00CE2E2B">
        <w:rPr>
          <w:rFonts w:ascii="맑은 고딕" w:eastAsia="맑은 고딕" w:hAnsi="맑은 고딕" w:hint="eastAsia"/>
        </w:rPr>
        <w:t xml:space="preserve"> 정리하여 관리한다.</w:t>
      </w:r>
    </w:p>
    <w:p w14:paraId="087690BD" w14:textId="77777777" w:rsidR="00D40221" w:rsidRPr="006A76B5" w:rsidRDefault="00D40221">
      <w:pPr>
        <w:rPr>
          <w:rFonts w:ascii="맑은 고딕" w:eastAsia="맑은 고딕" w:hAnsi="맑은 고딕" w:hint="eastAsia"/>
        </w:rPr>
      </w:pPr>
    </w:p>
    <w:p w14:paraId="479B49B3" w14:textId="77777777" w:rsidR="00905753" w:rsidRPr="006A76B5" w:rsidRDefault="00905753">
      <w:p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제18조 (자산</w:t>
      </w:r>
      <w:r w:rsidR="00C65A1D" w:rsidRPr="006A76B5">
        <w:rPr>
          <w:rFonts w:ascii="맑은 고딕" w:eastAsia="맑은 고딕" w:hAnsi="맑은 고딕" w:hint="eastAsia"/>
        </w:rPr>
        <w:t>변동신청서</w:t>
      </w:r>
      <w:r w:rsidRPr="006A76B5">
        <w:rPr>
          <w:rFonts w:ascii="맑은 고딕" w:eastAsia="맑은 고딕" w:hAnsi="맑은 고딕" w:hint="eastAsia"/>
        </w:rPr>
        <w:t>)</w:t>
      </w:r>
    </w:p>
    <w:p w14:paraId="2B6723DB" w14:textId="77777777" w:rsidR="00F717DD" w:rsidRPr="00CE2E2B" w:rsidRDefault="00D854A4" w:rsidP="00F717DD">
      <w:pPr>
        <w:numPr>
          <w:ilvl w:val="0"/>
          <w:numId w:val="43"/>
        </w:numPr>
        <w:rPr>
          <w:rFonts w:ascii="맑은 고딕" w:eastAsia="맑은 고딕" w:hAnsi="맑은 고딕"/>
        </w:rPr>
      </w:pPr>
      <w:r w:rsidRPr="006A76B5">
        <w:rPr>
          <w:rFonts w:ascii="맑은 고딕" w:eastAsia="맑은 고딕" w:hAnsi="맑은 고딕" w:hint="eastAsia"/>
        </w:rPr>
        <w:t>자산의 변동</w:t>
      </w:r>
      <w:r w:rsidR="00C65A1D" w:rsidRPr="006A76B5">
        <w:rPr>
          <w:rFonts w:ascii="맑은 고딕" w:eastAsia="맑은 고딕" w:hAnsi="맑은 고딕" w:hint="eastAsia"/>
        </w:rPr>
        <w:t xml:space="preserve">(이동, 전용, 임대/차, 처분, 처리, 매각, 폐기 등)이 필요하여 자산변동을 </w:t>
      </w:r>
      <w:r w:rsidR="00C65A1D" w:rsidRPr="00CE2E2B">
        <w:rPr>
          <w:rFonts w:ascii="맑은 고딕" w:eastAsia="맑은 고딕" w:hAnsi="맑은 고딕" w:hint="eastAsia"/>
        </w:rPr>
        <w:t xml:space="preserve">의뢰하는 부서는 자산의 변동을 신청하기 위하여 </w:t>
      </w:r>
      <w:r w:rsidR="00C65A1D" w:rsidRPr="00CE2E2B">
        <w:rPr>
          <w:rFonts w:ascii="맑은 고딕" w:eastAsia="맑은 고딕" w:hAnsi="맑은 고딕"/>
        </w:rPr>
        <w:t>“</w:t>
      </w:r>
      <w:r w:rsidR="00C65A1D" w:rsidRPr="00CE2E2B">
        <w:rPr>
          <w:rFonts w:ascii="맑은 고딕" w:eastAsia="맑은 고딕" w:hAnsi="맑은 고딕" w:hint="eastAsia"/>
        </w:rPr>
        <w:t>자산변동신청서</w:t>
      </w:r>
      <w:r w:rsidR="00C65A1D" w:rsidRPr="00CE2E2B">
        <w:rPr>
          <w:rFonts w:ascii="맑은 고딕" w:eastAsia="맑은 고딕" w:hAnsi="맑은 고딕"/>
        </w:rPr>
        <w:t>”</w:t>
      </w:r>
      <w:r w:rsidR="00C65A1D" w:rsidRPr="00CE2E2B">
        <w:rPr>
          <w:rFonts w:ascii="맑은 고딕" w:eastAsia="맑은 고딕" w:hAnsi="맑은 고딕" w:hint="eastAsia"/>
        </w:rPr>
        <w:t>를 작성한다.</w:t>
      </w:r>
    </w:p>
    <w:p w14:paraId="2ED75B81" w14:textId="77777777" w:rsidR="00117F1E" w:rsidRPr="00CE2E2B" w:rsidRDefault="00F717DD" w:rsidP="00117F1E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자산변동신청서는 별도의 양식이 없으며 자산의 품목,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명칭,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상태,</w:t>
      </w:r>
      <w:r w:rsidRPr="00CE2E2B">
        <w:rPr>
          <w:rFonts w:ascii="맑은 고딕" w:eastAsia="맑은 고딕" w:hAnsi="맑은 고딕"/>
        </w:rPr>
        <w:t xml:space="preserve"> </w:t>
      </w:r>
      <w:r w:rsidR="00340CCD" w:rsidRPr="00CE2E2B">
        <w:rPr>
          <w:rFonts w:ascii="맑은 고딕" w:eastAsia="맑은 고딕" w:hAnsi="맑은 고딕" w:hint="eastAsia"/>
        </w:rPr>
        <w:t>위치,</w:t>
      </w:r>
      <w:r w:rsidR="00340CCD"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규격과 변동되는 세부적인 내용과 위치,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변동 이후 주</w:t>
      </w:r>
      <w:r w:rsidR="006C6964" w:rsidRPr="00CE2E2B">
        <w:rPr>
          <w:rFonts w:ascii="맑은 고딕" w:eastAsia="맑은 고딕" w:hAnsi="맑은 고딕" w:hint="eastAsia"/>
        </w:rPr>
        <w:t>관</w:t>
      </w:r>
      <w:r w:rsidRPr="00CE2E2B">
        <w:rPr>
          <w:rFonts w:ascii="맑은 고딕" w:eastAsia="맑은 고딕" w:hAnsi="맑은 고딕" w:hint="eastAsia"/>
        </w:rPr>
        <w:t xml:space="preserve">부서 및 </w:t>
      </w:r>
      <w:r w:rsidR="00340CCD" w:rsidRPr="00CE2E2B">
        <w:rPr>
          <w:rFonts w:ascii="맑은 고딕" w:eastAsia="맑은 고딕" w:hAnsi="맑은 고딕" w:hint="eastAsia"/>
        </w:rPr>
        <w:t>사업장</w:t>
      </w:r>
      <w:r w:rsidRPr="00CE2E2B">
        <w:rPr>
          <w:rFonts w:ascii="맑은 고딕" w:eastAsia="맑은 고딕" w:hAnsi="맑은 고딕" w:hint="eastAsia"/>
        </w:rPr>
        <w:t>관리부서를 명확하게 지정하여 작성한다.</w:t>
      </w:r>
    </w:p>
    <w:p w14:paraId="16DE40A1" w14:textId="77777777" w:rsidR="00F717DD" w:rsidRPr="00D40221" w:rsidRDefault="00F1552A" w:rsidP="00F717DD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자산변동신청은 자산의 변동성격에 따라 관련부서를 지정하여 합의결재를 받아야 한다.</w:t>
      </w:r>
    </w:p>
    <w:p w14:paraId="67620F04" w14:textId="77777777" w:rsidR="00CB6040" w:rsidRPr="006A76B5" w:rsidRDefault="00CB6040" w:rsidP="00674088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자산의 성격</w:t>
      </w:r>
    </w:p>
    <w:p w14:paraId="37E704F0" w14:textId="77777777" w:rsidR="00674088" w:rsidRPr="006A76B5" w:rsidRDefault="00467A0C" w:rsidP="00D61CD2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자산의 </w:t>
      </w:r>
      <w:r w:rsidR="00674088" w:rsidRPr="006A76B5">
        <w:rPr>
          <w:rFonts w:ascii="맑은 고딕" w:eastAsia="맑은 고딕" w:hAnsi="맑은 고딕" w:hint="eastAsia"/>
        </w:rPr>
        <w:t xml:space="preserve">변동 중 </w:t>
      </w:r>
      <w:r w:rsidR="00C65A1D" w:rsidRPr="006A76B5">
        <w:rPr>
          <w:rFonts w:ascii="맑은 고딕" w:eastAsia="맑은 고딕" w:hAnsi="맑은 고딕" w:hint="eastAsia"/>
        </w:rPr>
        <w:t>이동,</w:t>
      </w:r>
      <w:r w:rsidRPr="006A76B5">
        <w:rPr>
          <w:rFonts w:ascii="맑은 고딕" w:eastAsia="맑은 고딕" w:hAnsi="맑은 고딕" w:hint="eastAsia"/>
        </w:rPr>
        <w:t xml:space="preserve"> 전용</w:t>
      </w:r>
      <w:r w:rsidR="00674088" w:rsidRPr="006A76B5">
        <w:rPr>
          <w:rFonts w:ascii="맑은 고딕" w:eastAsia="맑은 고딕" w:hAnsi="맑은 고딕" w:hint="eastAsia"/>
        </w:rPr>
        <w:t xml:space="preserve">을 할 경우 자산의 변동신청을 요청하는 부서는 주관부서 및 </w:t>
      </w:r>
      <w:r w:rsidR="00F717DD">
        <w:rPr>
          <w:rFonts w:ascii="맑은 고딕" w:eastAsia="맑은 고딕" w:hAnsi="맑은 고딕" w:hint="eastAsia"/>
        </w:rPr>
        <w:t>사업장</w:t>
      </w:r>
      <w:r w:rsidR="00674088" w:rsidRPr="006A76B5">
        <w:rPr>
          <w:rFonts w:ascii="맑은 고딕" w:eastAsia="맑은 고딕" w:hAnsi="맑은 고딕" w:hint="eastAsia"/>
        </w:rPr>
        <w:t>관리부서</w:t>
      </w:r>
      <w:r w:rsidR="000C36E7" w:rsidRPr="006A76B5">
        <w:rPr>
          <w:rFonts w:ascii="맑은 고딕" w:eastAsia="맑은 고딕" w:hAnsi="맑은 고딕" w:hint="eastAsia"/>
        </w:rPr>
        <w:t xml:space="preserve">, </w:t>
      </w:r>
      <w:r w:rsidR="00CD4B6A" w:rsidRPr="006A76B5">
        <w:rPr>
          <w:rFonts w:ascii="맑은 고딕" w:eastAsia="맑은 고딕" w:hAnsi="맑은 고딕" w:hint="eastAsia"/>
        </w:rPr>
        <w:t xml:space="preserve">기타 관련부서에 </w:t>
      </w:r>
      <w:r w:rsidR="00674088" w:rsidRPr="006A76B5">
        <w:rPr>
          <w:rFonts w:ascii="맑은 고딕" w:eastAsia="맑은 고딕" w:hAnsi="맑은 고딕" w:hint="eastAsia"/>
        </w:rPr>
        <w:t>합의를 득하</w:t>
      </w:r>
      <w:r w:rsidR="000C36E7" w:rsidRPr="006A76B5">
        <w:rPr>
          <w:rFonts w:ascii="맑은 고딕" w:eastAsia="맑은 고딕" w:hAnsi="맑은 고딕" w:hint="eastAsia"/>
        </w:rPr>
        <w:t>고</w:t>
      </w:r>
      <w:r w:rsidR="00CD4B6A" w:rsidRPr="006A76B5">
        <w:rPr>
          <w:rFonts w:ascii="맑은 고딕" w:eastAsia="맑은 고딕" w:hAnsi="맑은 고딕" w:hint="eastAsia"/>
        </w:rPr>
        <w:t xml:space="preserve"> </w:t>
      </w:r>
      <w:r w:rsidR="00A34395" w:rsidRPr="006A76B5">
        <w:rPr>
          <w:rFonts w:ascii="맑은 고딕" w:eastAsia="맑은 고딕" w:hAnsi="맑은 고딕" w:hint="eastAsia"/>
        </w:rPr>
        <w:t>회계부서에 관련문서를 수신</w:t>
      </w:r>
      <w:r w:rsidR="00C4502B" w:rsidRPr="006A76B5">
        <w:rPr>
          <w:rFonts w:ascii="맑은 고딕" w:eastAsia="맑은 고딕" w:hAnsi="맑은 고딕" w:hint="eastAsia"/>
        </w:rPr>
        <w:t xml:space="preserve"> 지정</w:t>
      </w:r>
      <w:r w:rsidR="00A34395" w:rsidRPr="006A76B5">
        <w:rPr>
          <w:rFonts w:ascii="맑은 고딕" w:eastAsia="맑은 고딕" w:hAnsi="맑은 고딕" w:hint="eastAsia"/>
        </w:rPr>
        <w:t xml:space="preserve">하고 </w:t>
      </w:r>
      <w:r w:rsidR="000C36E7" w:rsidRPr="006A76B5">
        <w:rPr>
          <w:rFonts w:ascii="맑은 고딕" w:eastAsia="맑은 고딕" w:hAnsi="맑은 고딕" w:hint="eastAsia"/>
        </w:rPr>
        <w:t xml:space="preserve">해당 자산에 따라 </w:t>
      </w:r>
      <w:r w:rsidR="00CD4B6A" w:rsidRPr="006A76B5">
        <w:rPr>
          <w:rFonts w:ascii="맑은 고딕" w:eastAsia="맑은 고딕" w:hAnsi="맑은 고딕" w:hint="eastAsia"/>
        </w:rPr>
        <w:t>관련프로세스에 의하</w:t>
      </w:r>
      <w:r w:rsidR="00674088" w:rsidRPr="006A76B5">
        <w:rPr>
          <w:rFonts w:ascii="맑은 고딕" w:eastAsia="맑은 고딕" w:hAnsi="맑은 고딕" w:hint="eastAsia"/>
        </w:rPr>
        <w:t>여 처리한다.</w:t>
      </w:r>
    </w:p>
    <w:p w14:paraId="34B54806" w14:textId="77777777" w:rsidR="0010596B" w:rsidRPr="00F717DD" w:rsidRDefault="00674088" w:rsidP="00F717DD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자산의 변동 중 임대/차, 처분, 처리, 매각, 폐기 할 경우 자산의 변동신청을 요청하는 부서는 주관부서 및 </w:t>
      </w:r>
      <w:r w:rsidR="00F717DD">
        <w:rPr>
          <w:rFonts w:ascii="맑은 고딕" w:eastAsia="맑은 고딕" w:hAnsi="맑은 고딕" w:hint="eastAsia"/>
        </w:rPr>
        <w:t>사업장</w:t>
      </w:r>
      <w:r w:rsidRPr="00F717DD">
        <w:rPr>
          <w:rFonts w:ascii="맑은 고딕" w:eastAsia="맑은 고딕" w:hAnsi="맑은 고딕" w:hint="eastAsia"/>
        </w:rPr>
        <w:t>관리부서, 회계부서</w:t>
      </w:r>
      <w:r w:rsidR="000C36E7" w:rsidRPr="00F717DD">
        <w:rPr>
          <w:rFonts w:ascii="맑은 고딕" w:eastAsia="맑은 고딕" w:hAnsi="맑은 고딕" w:hint="eastAsia"/>
        </w:rPr>
        <w:t>, 기타 관련부서</w:t>
      </w:r>
      <w:r w:rsidR="00784A53" w:rsidRPr="00F717DD">
        <w:rPr>
          <w:rFonts w:ascii="맑은 고딕" w:eastAsia="맑은 고딕" w:hAnsi="맑은 고딕" w:hint="eastAsia"/>
        </w:rPr>
        <w:t xml:space="preserve">의 </w:t>
      </w:r>
      <w:r w:rsidR="000C36E7" w:rsidRPr="00F717DD">
        <w:rPr>
          <w:rFonts w:ascii="맑은 고딕" w:eastAsia="맑은 고딕" w:hAnsi="맑은 고딕" w:hint="eastAsia"/>
        </w:rPr>
        <w:t>합의를 득하고 관련프로세스에 의하여 처리한다</w:t>
      </w:r>
      <w:r w:rsidRPr="00F717DD">
        <w:rPr>
          <w:rFonts w:ascii="맑은 고딕" w:eastAsia="맑은 고딕" w:hAnsi="맑은 고딕" w:hint="eastAsia"/>
        </w:rPr>
        <w:t>.</w:t>
      </w:r>
    </w:p>
    <w:p w14:paraId="2998EA0B" w14:textId="77777777" w:rsidR="00CD4B6A" w:rsidRPr="006A76B5" w:rsidRDefault="000C36E7" w:rsidP="00CD4B6A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자산의 변동성격에 따라 출문이 필요한 경우 출문에 대한 내용(출문여부, </w:t>
      </w:r>
      <w:r w:rsidR="00784A53" w:rsidRPr="006A76B5">
        <w:rPr>
          <w:rFonts w:ascii="맑은 고딕" w:eastAsia="맑은 고딕" w:hAnsi="맑은 고딕" w:hint="eastAsia"/>
        </w:rPr>
        <w:t>출</w:t>
      </w:r>
      <w:r w:rsidRPr="006A76B5">
        <w:rPr>
          <w:rFonts w:ascii="맑은 고딕" w:eastAsia="맑은 고딕" w:hAnsi="맑은 고딕" w:hint="eastAsia"/>
        </w:rPr>
        <w:t xml:space="preserve">/입문일정 등)을 </w:t>
      </w:r>
      <w:r w:rsidR="00784A53" w:rsidRPr="006A76B5">
        <w:rPr>
          <w:rFonts w:ascii="맑은 고딕" w:eastAsia="맑은 고딕" w:hAnsi="맑은 고딕" w:hint="eastAsia"/>
        </w:rPr>
        <w:t xml:space="preserve">작성하여 </w:t>
      </w:r>
      <w:r w:rsidRPr="006A76B5">
        <w:rPr>
          <w:rFonts w:ascii="맑은 고딕" w:eastAsia="맑은 고딕" w:hAnsi="맑은 고딕" w:hint="eastAsia"/>
        </w:rPr>
        <w:t>해당 결재문서를 경비실에 제출하여 출문</w:t>
      </w:r>
      <w:r w:rsidR="00C4502B" w:rsidRPr="006A76B5">
        <w:rPr>
          <w:rFonts w:ascii="맑은 고딕" w:eastAsia="맑은 고딕" w:hAnsi="맑은 고딕" w:hint="eastAsia"/>
        </w:rPr>
        <w:t>확인</w:t>
      </w:r>
      <w:r w:rsidRPr="006A76B5">
        <w:rPr>
          <w:rFonts w:ascii="맑은 고딕" w:eastAsia="맑은 고딕" w:hAnsi="맑은 고딕" w:hint="eastAsia"/>
        </w:rPr>
        <w:t>을 받는다.</w:t>
      </w:r>
    </w:p>
    <w:p w14:paraId="6A5775FF" w14:textId="77777777" w:rsidR="00EE6382" w:rsidRPr="006A76B5" w:rsidRDefault="000C36E7" w:rsidP="000C36E7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자산의 변동성격에 따라 자산</w:t>
      </w:r>
      <w:r w:rsidR="00784A53" w:rsidRPr="006A76B5">
        <w:rPr>
          <w:rFonts w:ascii="맑은 고딕" w:eastAsia="맑은 고딕" w:hAnsi="맑은 고딕" w:hint="eastAsia"/>
        </w:rPr>
        <w:t>의</w:t>
      </w:r>
      <w:r w:rsidRPr="006A76B5">
        <w:rPr>
          <w:rFonts w:ascii="맑은 고딕" w:eastAsia="맑은 고딕" w:hAnsi="맑은 고딕" w:hint="eastAsia"/>
        </w:rPr>
        <w:t xml:space="preserve"> 인수인계가 필요</w:t>
      </w:r>
      <w:r w:rsidR="00784A53" w:rsidRPr="006A76B5">
        <w:rPr>
          <w:rFonts w:ascii="맑은 고딕" w:eastAsia="맑은 고딕" w:hAnsi="맑은 고딕" w:hint="eastAsia"/>
        </w:rPr>
        <w:t>한</w:t>
      </w:r>
      <w:r w:rsidRPr="006A76B5">
        <w:rPr>
          <w:rFonts w:ascii="맑은 고딕" w:eastAsia="맑은 고딕" w:hAnsi="맑은 고딕" w:hint="eastAsia"/>
        </w:rPr>
        <w:t xml:space="preserve"> 경우 인수</w:t>
      </w:r>
      <w:r w:rsidR="00FB3297" w:rsidRPr="006A76B5">
        <w:rPr>
          <w:rFonts w:ascii="맑은 고딕" w:eastAsia="맑은 고딕" w:hAnsi="맑은 고딕" w:hint="eastAsia"/>
        </w:rPr>
        <w:t>/인계</w:t>
      </w:r>
      <w:r w:rsidRPr="006A76B5">
        <w:rPr>
          <w:rFonts w:ascii="맑은 고딕" w:eastAsia="맑은 고딕" w:hAnsi="맑은 고딕" w:hint="eastAsia"/>
        </w:rPr>
        <w:t>부서의 합의 결재를 받아 자산의 인수인계가 올바르게 이루어진 것을 표시한다.</w:t>
      </w:r>
    </w:p>
    <w:p w14:paraId="385694D9" w14:textId="77777777" w:rsidR="00905753" w:rsidRPr="006A76B5" w:rsidRDefault="00905753">
      <w:pPr>
        <w:rPr>
          <w:rFonts w:ascii="맑은 고딕" w:eastAsia="맑은 고딕" w:hAnsi="맑은 고딕" w:hint="eastAsia"/>
        </w:rPr>
      </w:pPr>
    </w:p>
    <w:p w14:paraId="6C99212C" w14:textId="77777777" w:rsidR="00901BF2" w:rsidRPr="006A76B5" w:rsidRDefault="00901BF2" w:rsidP="008B7E4A">
      <w:p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제</w:t>
      </w:r>
      <w:r w:rsidR="001F2BC5" w:rsidRPr="006A76B5">
        <w:rPr>
          <w:rFonts w:ascii="맑은 고딕" w:eastAsia="맑은 고딕" w:hAnsi="맑은 고딕" w:hint="eastAsia"/>
        </w:rPr>
        <w:t>1</w:t>
      </w:r>
      <w:r w:rsidR="00393B1B" w:rsidRPr="006A76B5">
        <w:rPr>
          <w:rFonts w:ascii="맑은 고딕" w:eastAsia="맑은 고딕" w:hAnsi="맑은 고딕" w:hint="eastAsia"/>
        </w:rPr>
        <w:t>9</w:t>
      </w:r>
      <w:r w:rsidRPr="006A76B5">
        <w:rPr>
          <w:rFonts w:ascii="맑은 고딕" w:eastAsia="맑은 고딕" w:hAnsi="맑은 고딕" w:hint="eastAsia"/>
        </w:rPr>
        <w:t>조</w:t>
      </w:r>
      <w:r w:rsidR="00C64B5E" w:rsidRPr="006A76B5">
        <w:rPr>
          <w:rFonts w:ascii="맑은 고딕" w:eastAsia="맑은 고딕" w:hAnsi="맑은 고딕" w:hint="eastAsia"/>
        </w:rPr>
        <w:t xml:space="preserve"> </w:t>
      </w:r>
      <w:r w:rsidRPr="006A76B5">
        <w:rPr>
          <w:rFonts w:ascii="맑은 고딕" w:eastAsia="맑은 고딕" w:hAnsi="맑은 고딕" w:hint="eastAsia"/>
        </w:rPr>
        <w:t>(자산관리 라벨)</w:t>
      </w:r>
    </w:p>
    <w:p w14:paraId="499A74BE" w14:textId="77777777" w:rsidR="00901BF2" w:rsidRPr="006A76B5" w:rsidRDefault="006153A6" w:rsidP="00D61CD2">
      <w:pPr>
        <w:numPr>
          <w:ilvl w:val="0"/>
          <w:numId w:val="29"/>
        </w:numPr>
        <w:ind w:left="851" w:hanging="284"/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주관부서 및 </w:t>
      </w:r>
      <w:r w:rsidR="00F717DD">
        <w:rPr>
          <w:rFonts w:ascii="맑은 고딕" w:eastAsia="맑은 고딕" w:hAnsi="맑은 고딕" w:hint="eastAsia"/>
        </w:rPr>
        <w:t>사업장</w:t>
      </w:r>
      <w:r w:rsidR="00901BF2" w:rsidRPr="006A76B5">
        <w:rPr>
          <w:rFonts w:ascii="맑은 고딕" w:eastAsia="맑은 고딕" w:hAnsi="맑은 고딕" w:hint="eastAsia"/>
        </w:rPr>
        <w:t>관</w:t>
      </w:r>
      <w:r w:rsidR="00CE69A1" w:rsidRPr="006A76B5">
        <w:rPr>
          <w:rFonts w:ascii="맑은 고딕" w:eastAsia="맑은 고딕" w:hAnsi="맑은 고딕" w:hint="eastAsia"/>
        </w:rPr>
        <w:t>리</w:t>
      </w:r>
      <w:r w:rsidR="00901BF2" w:rsidRPr="006A76B5">
        <w:rPr>
          <w:rFonts w:ascii="맑은 고딕" w:eastAsia="맑은 고딕" w:hAnsi="맑은 고딕" w:hint="eastAsia"/>
        </w:rPr>
        <w:t xml:space="preserve">부서는 </w:t>
      </w:r>
      <w:r w:rsidR="00CE69A1" w:rsidRPr="006A76B5">
        <w:rPr>
          <w:rFonts w:ascii="맑은 고딕" w:eastAsia="맑은 고딕" w:hAnsi="맑은 고딕" w:hint="eastAsia"/>
        </w:rPr>
        <w:t xml:space="preserve">관리가 필요한 </w:t>
      </w:r>
      <w:r w:rsidR="00901BF2" w:rsidRPr="006A76B5">
        <w:rPr>
          <w:rFonts w:ascii="맑은 고딕" w:eastAsia="맑은 고딕" w:hAnsi="맑은 고딕" w:hint="eastAsia"/>
        </w:rPr>
        <w:t xml:space="preserve">자산에 자산관리 라벨을 부착하여 현물과 </w:t>
      </w:r>
      <w:r w:rsidR="00CE69A1" w:rsidRPr="006A76B5">
        <w:rPr>
          <w:rFonts w:ascii="맑은 고딕" w:eastAsia="맑은 고딕" w:hAnsi="맑은 고딕" w:hint="eastAsia"/>
        </w:rPr>
        <w:t>자</w:t>
      </w:r>
      <w:r w:rsidR="008331BA" w:rsidRPr="006A76B5">
        <w:rPr>
          <w:rFonts w:ascii="맑은 고딕" w:eastAsia="맑은 고딕" w:hAnsi="맑은 고딕" w:hint="eastAsia"/>
        </w:rPr>
        <w:t>산관리대장</w:t>
      </w:r>
      <w:r w:rsidR="00CE69A1" w:rsidRPr="006A76B5">
        <w:rPr>
          <w:rFonts w:ascii="맑은 고딕" w:eastAsia="맑은 고딕" w:hAnsi="맑은 고딕" w:hint="eastAsia"/>
        </w:rPr>
        <w:t xml:space="preserve"> 및 시스템</w:t>
      </w:r>
      <w:r w:rsidR="008331BA" w:rsidRPr="006A76B5">
        <w:rPr>
          <w:rFonts w:ascii="맑은 고딕" w:eastAsia="맑은 고딕" w:hAnsi="맑은 고딕" w:hint="eastAsia"/>
        </w:rPr>
        <w:t>에</w:t>
      </w:r>
      <w:r w:rsidR="00901BF2" w:rsidRPr="006A76B5">
        <w:rPr>
          <w:rFonts w:ascii="맑은 고딕" w:eastAsia="맑은 고딕" w:hAnsi="맑은 고딕" w:hint="eastAsia"/>
        </w:rPr>
        <w:t xml:space="preserve"> 자료</w:t>
      </w:r>
      <w:r w:rsidR="00122109" w:rsidRPr="006A76B5">
        <w:rPr>
          <w:rFonts w:ascii="맑은 고딕" w:eastAsia="맑은 고딕" w:hAnsi="맑은 고딕" w:hint="eastAsia"/>
        </w:rPr>
        <w:t>를</w:t>
      </w:r>
      <w:r w:rsidR="00901BF2" w:rsidRPr="006A76B5">
        <w:rPr>
          <w:rFonts w:ascii="맑은 고딕" w:eastAsia="맑은 고딕" w:hAnsi="맑은 고딕" w:hint="eastAsia"/>
        </w:rPr>
        <w:t xml:space="preserve"> 일치시켜야</w:t>
      </w:r>
      <w:r w:rsidR="008331BA" w:rsidRPr="006A76B5">
        <w:rPr>
          <w:rFonts w:ascii="맑은 고딕" w:eastAsia="맑은 고딕" w:hAnsi="맑은 고딕" w:hint="eastAsia"/>
        </w:rPr>
        <w:t xml:space="preserve"> </w:t>
      </w:r>
      <w:r w:rsidR="00901BF2" w:rsidRPr="006A76B5">
        <w:rPr>
          <w:rFonts w:ascii="맑은 고딕" w:eastAsia="맑은 고딕" w:hAnsi="맑은 고딕" w:hint="eastAsia"/>
        </w:rPr>
        <w:t>하며 부착할 수 없</w:t>
      </w:r>
      <w:r w:rsidR="00F717DD">
        <w:rPr>
          <w:rFonts w:ascii="맑은 고딕" w:eastAsia="맑은 고딕" w:hAnsi="맑은 고딕" w:hint="eastAsia"/>
        </w:rPr>
        <w:t>거나 부착할 필요가 없는</w:t>
      </w:r>
      <w:r w:rsidR="00901BF2" w:rsidRPr="006A76B5">
        <w:rPr>
          <w:rFonts w:ascii="맑은 고딕" w:eastAsia="맑은 고딕" w:hAnsi="맑은 고딕" w:hint="eastAsia"/>
        </w:rPr>
        <w:t xml:space="preserve"> 자산에 대해서는 </w:t>
      </w:r>
      <w:r w:rsidR="00F717DD">
        <w:rPr>
          <w:rFonts w:ascii="맑은 고딕" w:eastAsia="맑은 고딕" w:hAnsi="맑은 고딕" w:hint="eastAsia"/>
        </w:rPr>
        <w:t>관리</w:t>
      </w:r>
      <w:r w:rsidR="00CE69A1" w:rsidRPr="006A76B5">
        <w:rPr>
          <w:rFonts w:ascii="맑은 고딕" w:eastAsia="맑은 고딕" w:hAnsi="맑은 고딕" w:hint="eastAsia"/>
        </w:rPr>
        <w:t>시스템</w:t>
      </w:r>
      <w:r w:rsidR="00901BF2" w:rsidRPr="006A76B5">
        <w:rPr>
          <w:rFonts w:ascii="맑은 고딕" w:eastAsia="맑은 고딕" w:hAnsi="맑은 고딕" w:hint="eastAsia"/>
        </w:rPr>
        <w:t xml:space="preserve"> 상 일련번호</w:t>
      </w:r>
      <w:r w:rsidR="00D013FA" w:rsidRPr="006A76B5">
        <w:rPr>
          <w:rFonts w:ascii="맑은 고딕" w:eastAsia="맑은 고딕" w:hAnsi="맑은 고딕" w:hint="eastAsia"/>
        </w:rPr>
        <w:t>,</w:t>
      </w:r>
      <w:r w:rsidR="00901BF2" w:rsidRPr="006A76B5">
        <w:rPr>
          <w:rFonts w:ascii="맑은 고딕" w:eastAsia="맑은 고딕" w:hAnsi="맑은 고딕" w:hint="eastAsia"/>
        </w:rPr>
        <w:t xml:space="preserve"> 위치 등을 식별 가능한</w:t>
      </w:r>
      <w:r w:rsidR="008331BA" w:rsidRPr="006A76B5">
        <w:rPr>
          <w:rFonts w:ascii="맑은 고딕" w:eastAsia="맑은 고딕" w:hAnsi="맑은 고딕" w:hint="eastAsia"/>
        </w:rPr>
        <w:t xml:space="preserve"> </w:t>
      </w:r>
      <w:r w:rsidR="00901BF2" w:rsidRPr="006A76B5">
        <w:rPr>
          <w:rFonts w:ascii="맑은 고딕" w:eastAsia="맑은 고딕" w:hAnsi="맑은 고딕" w:hint="eastAsia"/>
        </w:rPr>
        <w:t>방법으로 기재하여 관리하여야 한다.</w:t>
      </w:r>
    </w:p>
    <w:p w14:paraId="457D7C1C" w14:textId="77777777" w:rsidR="00D013FA" w:rsidRPr="006A76B5" w:rsidRDefault="00D013FA" w:rsidP="00D61CD2">
      <w:pPr>
        <w:numPr>
          <w:ilvl w:val="0"/>
          <w:numId w:val="29"/>
        </w:numPr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자산관리 라벨 형식은 </w:t>
      </w:r>
      <w:r w:rsidR="006153A6" w:rsidRPr="006A76B5">
        <w:rPr>
          <w:rFonts w:ascii="맑은 고딕" w:eastAsia="맑은 고딕" w:hAnsi="맑은 고딕" w:hint="eastAsia"/>
        </w:rPr>
        <w:t xml:space="preserve">각 주관부서 및 </w:t>
      </w:r>
      <w:r w:rsidR="00F717DD">
        <w:rPr>
          <w:rFonts w:ascii="맑은 고딕" w:eastAsia="맑은 고딕" w:hAnsi="맑은 고딕" w:hint="eastAsia"/>
        </w:rPr>
        <w:t>사업장</w:t>
      </w:r>
      <w:r w:rsidR="006153A6" w:rsidRPr="006A76B5">
        <w:rPr>
          <w:rFonts w:ascii="맑은 고딕" w:eastAsia="맑은 고딕" w:hAnsi="맑은 고딕" w:hint="eastAsia"/>
        </w:rPr>
        <w:t>관</w:t>
      </w:r>
      <w:r w:rsidR="006153A6" w:rsidRPr="006A76B5">
        <w:rPr>
          <w:rFonts w:ascii="맑은 고딕" w:eastAsia="맑은 고딕" w:hAnsi="맑은 고딕"/>
        </w:rPr>
        <w:t>리부서에서</w:t>
      </w:r>
      <w:r w:rsidR="006153A6" w:rsidRPr="006A76B5">
        <w:rPr>
          <w:rFonts w:ascii="맑은 고딕" w:eastAsia="맑은 고딕" w:hAnsi="맑은 고딕" w:hint="eastAsia"/>
        </w:rPr>
        <w:t xml:space="preserve"> </w:t>
      </w:r>
      <w:r w:rsidR="00F717DD">
        <w:rPr>
          <w:rFonts w:ascii="맑은 고딕" w:eastAsia="맑은 고딕" w:hAnsi="맑은 고딕" w:hint="eastAsia"/>
        </w:rPr>
        <w:t xml:space="preserve">별도로 </w:t>
      </w:r>
      <w:r w:rsidR="006153A6" w:rsidRPr="006A76B5">
        <w:rPr>
          <w:rFonts w:ascii="맑은 고딕" w:eastAsia="맑은 고딕" w:hAnsi="맑은 고딕" w:hint="eastAsia"/>
        </w:rPr>
        <w:t>정</w:t>
      </w:r>
      <w:r w:rsidR="006153A6" w:rsidRPr="006A76B5">
        <w:rPr>
          <w:rFonts w:ascii="맑은 고딕" w:eastAsia="맑은 고딕" w:hAnsi="맑은 고딕"/>
        </w:rPr>
        <w:t>하는</w:t>
      </w:r>
      <w:r w:rsidR="006153A6" w:rsidRPr="006A76B5">
        <w:rPr>
          <w:rFonts w:ascii="맑은 고딕" w:eastAsia="맑은 고딕" w:hAnsi="맑은 고딕" w:hint="eastAsia"/>
        </w:rPr>
        <w:t xml:space="preserve"> 양식</w:t>
      </w:r>
      <w:r w:rsidR="00D854A4" w:rsidRPr="006A76B5">
        <w:rPr>
          <w:rFonts w:ascii="맑은 고딕" w:eastAsia="맑은 고딕" w:hAnsi="맑은 고딕" w:hint="eastAsia"/>
        </w:rPr>
        <w:t>에</w:t>
      </w:r>
      <w:r w:rsidRPr="006A76B5">
        <w:rPr>
          <w:rFonts w:ascii="맑은 고딕" w:eastAsia="맑은 고딕" w:hAnsi="맑은 고딕" w:hint="eastAsia"/>
        </w:rPr>
        <w:t xml:space="preserve"> 따른다.</w:t>
      </w:r>
    </w:p>
    <w:p w14:paraId="7A0F04E7" w14:textId="77777777" w:rsidR="00D013FA" w:rsidRPr="006A76B5" w:rsidRDefault="00D013FA" w:rsidP="00D61CD2">
      <w:pPr>
        <w:numPr>
          <w:ilvl w:val="0"/>
          <w:numId w:val="29"/>
        </w:numPr>
        <w:ind w:left="851" w:hanging="284"/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 xml:space="preserve">자산관리 라벨은 각 </w:t>
      </w:r>
      <w:r w:rsidR="00F717DD">
        <w:rPr>
          <w:rFonts w:ascii="맑은 고딕" w:eastAsia="맑은 고딕" w:hAnsi="맑은 고딕" w:hint="eastAsia"/>
        </w:rPr>
        <w:t>사업장</w:t>
      </w:r>
      <w:r w:rsidRPr="006A76B5">
        <w:rPr>
          <w:rFonts w:ascii="맑은 고딕" w:eastAsia="맑은 고딕" w:hAnsi="맑은 고딕" w:hint="eastAsia"/>
        </w:rPr>
        <w:t xml:space="preserve">관리부서 및 주관부서에서 </w:t>
      </w:r>
      <w:r w:rsidR="00F717DD">
        <w:rPr>
          <w:rFonts w:ascii="맑은 고딕" w:eastAsia="맑은 고딕" w:hAnsi="맑은 고딕" w:hint="eastAsia"/>
        </w:rPr>
        <w:t xml:space="preserve">자체적으로 </w:t>
      </w:r>
      <w:r w:rsidRPr="006A76B5">
        <w:rPr>
          <w:rFonts w:ascii="맑은 고딕" w:eastAsia="맑은 고딕" w:hAnsi="맑은 고딕" w:hint="eastAsia"/>
        </w:rPr>
        <w:t>제작, 배포하며 사용부서는 해당자산의 식별이 용이한 곳에 부착하고 오염 및 탈락되지 않도록 관리한다.</w:t>
      </w:r>
    </w:p>
    <w:p w14:paraId="2D3BFDBE" w14:textId="77777777" w:rsidR="00D40221" w:rsidRDefault="00D40221" w:rsidP="00905753">
      <w:pPr>
        <w:rPr>
          <w:rFonts w:ascii="맑은 고딕" w:eastAsia="맑은 고딕" w:hAnsi="맑은 고딕"/>
        </w:rPr>
      </w:pPr>
    </w:p>
    <w:p w14:paraId="7182242F" w14:textId="77777777" w:rsidR="00CE2E2B" w:rsidRDefault="00CE2E2B" w:rsidP="00905753">
      <w:pPr>
        <w:rPr>
          <w:rFonts w:ascii="맑은 고딕" w:eastAsia="맑은 고딕" w:hAnsi="맑은 고딕"/>
        </w:rPr>
      </w:pPr>
    </w:p>
    <w:p w14:paraId="28B307D3" w14:textId="77777777" w:rsidR="00CE2E2B" w:rsidRDefault="00CE2E2B" w:rsidP="00905753">
      <w:pPr>
        <w:rPr>
          <w:rFonts w:ascii="맑은 고딕" w:eastAsia="맑은 고딕" w:hAnsi="맑은 고딕"/>
        </w:rPr>
      </w:pPr>
    </w:p>
    <w:p w14:paraId="774000F1" w14:textId="77777777" w:rsidR="00CE2E2B" w:rsidRPr="006A76B5" w:rsidRDefault="00CE2E2B" w:rsidP="00905753">
      <w:pPr>
        <w:rPr>
          <w:rFonts w:ascii="맑은 고딕" w:eastAsia="맑은 고딕" w:hAnsi="맑은 고딕" w:hint="eastAsia"/>
        </w:rPr>
      </w:pPr>
    </w:p>
    <w:p w14:paraId="6D710ED7" w14:textId="77777777" w:rsidR="00901BF2" w:rsidRPr="006A76B5" w:rsidRDefault="00905753" w:rsidP="008B7E4A">
      <w:pPr>
        <w:rPr>
          <w:rFonts w:ascii="맑은 고딕" w:eastAsia="맑은 고딕" w:hAnsi="맑은 고딕" w:hint="eastAsia"/>
          <w:b/>
        </w:rPr>
      </w:pPr>
      <w:r w:rsidRPr="006A76B5">
        <w:rPr>
          <w:rFonts w:ascii="맑은 고딕" w:eastAsia="맑은 고딕" w:hAnsi="맑은 고딕" w:hint="eastAsia"/>
          <w:b/>
        </w:rPr>
        <w:t>제 5장 자산의 관리</w:t>
      </w:r>
    </w:p>
    <w:p w14:paraId="25534086" w14:textId="77777777" w:rsidR="00905753" w:rsidRPr="006A76B5" w:rsidRDefault="00905753" w:rsidP="008B7E4A">
      <w:pPr>
        <w:rPr>
          <w:rFonts w:ascii="맑은 고딕" w:eastAsia="맑은 고딕" w:hAnsi="맑은 고딕"/>
        </w:rPr>
      </w:pPr>
    </w:p>
    <w:p w14:paraId="05DF163F" w14:textId="77777777" w:rsidR="006153A6" w:rsidRPr="006A76B5" w:rsidRDefault="006153A6" w:rsidP="008B7E4A">
      <w:pPr>
        <w:rPr>
          <w:rFonts w:ascii="맑은 고딕" w:eastAsia="맑은 고딕" w:hAnsi="맑은 고딕"/>
        </w:rPr>
      </w:pPr>
      <w:r w:rsidRPr="006A76B5">
        <w:rPr>
          <w:rFonts w:ascii="맑은 고딕" w:eastAsia="맑은 고딕" w:hAnsi="맑은 고딕" w:hint="eastAsia"/>
        </w:rPr>
        <w:t>제2</w:t>
      </w:r>
      <w:r w:rsidRPr="006A76B5">
        <w:rPr>
          <w:rFonts w:ascii="맑은 고딕" w:eastAsia="맑은 고딕" w:hAnsi="맑은 고딕"/>
        </w:rPr>
        <w:t>0</w:t>
      </w:r>
      <w:r w:rsidRPr="006A76B5">
        <w:rPr>
          <w:rFonts w:ascii="맑은 고딕" w:eastAsia="맑은 고딕" w:hAnsi="맑은 고딕" w:hint="eastAsia"/>
        </w:rPr>
        <w:t xml:space="preserve">조 </w:t>
      </w:r>
      <w:r w:rsidRPr="006A76B5">
        <w:rPr>
          <w:rFonts w:ascii="맑은 고딕" w:eastAsia="맑은 고딕" w:hAnsi="맑은 고딕"/>
        </w:rPr>
        <w:t>(</w:t>
      </w:r>
      <w:r w:rsidRPr="006A76B5">
        <w:rPr>
          <w:rFonts w:ascii="맑은 고딕" w:eastAsia="맑은 고딕" w:hAnsi="맑은 고딕" w:hint="eastAsia"/>
        </w:rPr>
        <w:t>자산관리의 방안)</w:t>
      </w:r>
    </w:p>
    <w:p w14:paraId="5A651FE3" w14:textId="77777777" w:rsidR="006153A6" w:rsidRPr="006A76B5" w:rsidRDefault="006153A6" w:rsidP="006153A6">
      <w:pPr>
        <w:numPr>
          <w:ilvl w:val="0"/>
          <w:numId w:val="49"/>
        </w:numPr>
        <w:rPr>
          <w:rFonts w:ascii="맑은 고딕" w:eastAsia="맑은 고딕" w:hAnsi="맑은 고딕"/>
        </w:rPr>
      </w:pPr>
      <w:r w:rsidRPr="006A76B5">
        <w:rPr>
          <w:rFonts w:ascii="맑은 고딕" w:eastAsia="맑은 고딕" w:hAnsi="맑은 고딕" w:hint="eastAsia"/>
        </w:rPr>
        <w:t>고</w:t>
      </w:r>
      <w:r w:rsidRPr="006A76B5">
        <w:rPr>
          <w:rFonts w:ascii="맑은 고딕" w:eastAsia="맑은 고딕" w:hAnsi="맑은 고딕"/>
        </w:rPr>
        <w:t>정자산의</w:t>
      </w:r>
      <w:r w:rsidRPr="006A76B5">
        <w:rPr>
          <w:rFonts w:ascii="맑은 고딕" w:eastAsia="맑은 고딕" w:hAnsi="맑은 고딕" w:hint="eastAsia"/>
        </w:rPr>
        <w:t xml:space="preserve"> 관</w:t>
      </w:r>
      <w:r w:rsidRPr="006A76B5">
        <w:rPr>
          <w:rFonts w:ascii="맑은 고딕" w:eastAsia="맑은 고딕" w:hAnsi="맑은 고딕"/>
        </w:rPr>
        <w:t>리</w:t>
      </w:r>
    </w:p>
    <w:p w14:paraId="74853FB9" w14:textId="77777777" w:rsidR="00F717DD" w:rsidRPr="00CE2E2B" w:rsidRDefault="00F1552A" w:rsidP="00D40221">
      <w:pPr>
        <w:ind w:left="967"/>
        <w:rPr>
          <w:rFonts w:ascii="맑은 고딕" w:eastAsia="맑은 고딕" w:hAnsi="맑은 고딕" w:hint="eastAsia"/>
        </w:rPr>
      </w:pPr>
      <w:r w:rsidRPr="006A76B5">
        <w:rPr>
          <w:rFonts w:ascii="맑은 고딕" w:eastAsia="맑은 고딕" w:hAnsi="맑은 고딕" w:hint="eastAsia"/>
        </w:rPr>
        <w:t>고</w:t>
      </w:r>
      <w:r w:rsidRPr="006A76B5">
        <w:rPr>
          <w:rFonts w:ascii="맑은 고딕" w:eastAsia="맑은 고딕" w:hAnsi="맑은 고딕"/>
        </w:rPr>
        <w:t>정</w:t>
      </w:r>
      <w:r w:rsidRPr="006A76B5">
        <w:rPr>
          <w:rFonts w:ascii="맑은 고딕" w:eastAsia="맑은 고딕" w:hAnsi="맑은 고딕" w:hint="eastAsia"/>
        </w:rPr>
        <w:t xml:space="preserve">자산은 회계부서의 회계기준을 통하여 회계장부에 등재하는 자산이므로 자산의 </w:t>
      </w:r>
      <w:r w:rsidRPr="00CE2E2B">
        <w:rPr>
          <w:rFonts w:ascii="맑은 고딕" w:eastAsia="맑은 고딕" w:hAnsi="맑은 고딕" w:hint="eastAsia"/>
        </w:rPr>
        <w:t xml:space="preserve">관리를 위하여 반드시 </w:t>
      </w:r>
      <w:r w:rsidR="00F86838" w:rsidRPr="00CE2E2B">
        <w:rPr>
          <w:rFonts w:ascii="맑은 고딕" w:eastAsia="맑은 고딕" w:hAnsi="맑은 고딕" w:hint="eastAsia"/>
        </w:rPr>
        <w:t>유형자산관리규정에서 정하는 자산관리대장 및 관리시스템 운영,</w:t>
      </w:r>
      <w:r w:rsidR="00F86838" w:rsidRPr="00CE2E2B">
        <w:rPr>
          <w:rFonts w:ascii="맑은 고딕" w:eastAsia="맑은 고딕" w:hAnsi="맑은 고딕"/>
        </w:rPr>
        <w:t xml:space="preserve"> </w:t>
      </w:r>
      <w:r w:rsidR="00F86838" w:rsidRPr="00CE2E2B">
        <w:rPr>
          <w:rFonts w:ascii="맑은 고딕" w:eastAsia="맑은 고딕" w:hAnsi="맑은 고딕" w:hint="eastAsia"/>
        </w:rPr>
        <w:t xml:space="preserve">라벨부착 등으로 주관부서 및 </w:t>
      </w:r>
      <w:r w:rsidR="00565524" w:rsidRPr="00CE2E2B">
        <w:rPr>
          <w:rFonts w:ascii="맑은 고딕" w:eastAsia="맑은 고딕" w:hAnsi="맑은 고딕" w:hint="eastAsia"/>
        </w:rPr>
        <w:t>사업장</w:t>
      </w:r>
      <w:r w:rsidR="00F86838" w:rsidRPr="00CE2E2B">
        <w:rPr>
          <w:rFonts w:ascii="맑은 고딕" w:eastAsia="맑은 고딕" w:hAnsi="맑은 고딕" w:hint="eastAsia"/>
        </w:rPr>
        <w:t>관리부서에서</w:t>
      </w:r>
      <w:r w:rsidRPr="00CE2E2B">
        <w:rPr>
          <w:rFonts w:ascii="맑은 고딕" w:eastAsia="맑은 고딕" w:hAnsi="맑은 고딕" w:hint="eastAsia"/>
        </w:rPr>
        <w:t xml:space="preserve"> 관리</w:t>
      </w:r>
      <w:r w:rsidR="00F86838" w:rsidRPr="00CE2E2B">
        <w:rPr>
          <w:rFonts w:ascii="맑은 고딕" w:eastAsia="맑은 고딕" w:hAnsi="맑은 고딕" w:hint="eastAsia"/>
        </w:rPr>
        <w:t xml:space="preserve">하도록 </w:t>
      </w:r>
      <w:r w:rsidRPr="00CE2E2B">
        <w:rPr>
          <w:rFonts w:ascii="맑은 고딕" w:eastAsia="맑은 고딕" w:hAnsi="맑은 고딕" w:hint="eastAsia"/>
        </w:rPr>
        <w:t>한다.</w:t>
      </w:r>
    </w:p>
    <w:p w14:paraId="36EA8A81" w14:textId="77777777" w:rsidR="006153A6" w:rsidRPr="00CE2E2B" w:rsidRDefault="00F1552A" w:rsidP="006153A6">
      <w:pPr>
        <w:numPr>
          <w:ilvl w:val="0"/>
          <w:numId w:val="49"/>
        </w:numPr>
        <w:rPr>
          <w:rFonts w:ascii="맑은 고딕" w:eastAsia="맑은 고딕" w:hAnsi="맑은 고딕"/>
        </w:rPr>
      </w:pPr>
      <w:r w:rsidRPr="00CE2E2B">
        <w:rPr>
          <w:rFonts w:ascii="맑은 고딕" w:eastAsia="맑은 고딕" w:hAnsi="맑은 고딕" w:hint="eastAsia"/>
        </w:rPr>
        <w:t>부외자산의 관리</w:t>
      </w:r>
    </w:p>
    <w:p w14:paraId="5ED038B9" w14:textId="77777777" w:rsidR="00F717DD" w:rsidRPr="00CE2E2B" w:rsidRDefault="00F1552A" w:rsidP="00F1552A">
      <w:pPr>
        <w:ind w:left="967"/>
        <w:rPr>
          <w:rFonts w:ascii="맑은 고딕" w:eastAsia="맑은 고딕" w:hAnsi="맑은 고딕"/>
        </w:rPr>
      </w:pPr>
      <w:r w:rsidRPr="00CE2E2B">
        <w:rPr>
          <w:rFonts w:ascii="맑은 고딕" w:eastAsia="맑은 고딕" w:hAnsi="맑은 고딕" w:hint="eastAsia"/>
        </w:rPr>
        <w:t xml:space="preserve">부외자산은 회계장부에 등재되지는 않지만 </w:t>
      </w:r>
      <w:r w:rsidR="00F717DD" w:rsidRPr="00CE2E2B">
        <w:rPr>
          <w:rFonts w:ascii="맑은 고딕" w:eastAsia="맑은 고딕" w:hAnsi="맑은 고딕" w:hint="eastAsia"/>
        </w:rPr>
        <w:t>해당 부외자산의 관리를 위하여 사용부서,</w:t>
      </w:r>
      <w:r w:rsidR="00F717DD"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주관부서에서 관리가 필요하다고 판단되</w:t>
      </w:r>
      <w:r w:rsidR="00F717DD" w:rsidRPr="00CE2E2B">
        <w:rPr>
          <w:rFonts w:ascii="맑은 고딕" w:eastAsia="맑은 고딕" w:hAnsi="맑은 고딕" w:hint="eastAsia"/>
        </w:rPr>
        <w:t xml:space="preserve">면 </w:t>
      </w:r>
      <w:r w:rsidR="00F86838" w:rsidRPr="00CE2E2B">
        <w:rPr>
          <w:rFonts w:ascii="맑은 고딕" w:eastAsia="맑은 고딕" w:hAnsi="맑은 고딕" w:hint="eastAsia"/>
        </w:rPr>
        <w:t>자체적인 세부관리</w:t>
      </w:r>
      <w:r w:rsidR="00F717DD" w:rsidRPr="00CE2E2B">
        <w:rPr>
          <w:rFonts w:ascii="맑은 고딕" w:eastAsia="맑은 고딕" w:hAnsi="맑은 고딕" w:hint="eastAsia"/>
        </w:rPr>
        <w:t xml:space="preserve"> </w:t>
      </w:r>
      <w:r w:rsidR="00F86838" w:rsidRPr="00CE2E2B">
        <w:rPr>
          <w:rFonts w:ascii="맑은 고딕" w:eastAsia="맑은 고딕" w:hAnsi="맑은 고딕" w:hint="eastAsia"/>
        </w:rPr>
        <w:t xml:space="preserve">방안을 마련하고 해당 자산의 </w:t>
      </w:r>
      <w:r w:rsidRPr="00CE2E2B">
        <w:rPr>
          <w:rFonts w:ascii="맑은 고딕" w:eastAsia="맑은 고딕" w:hAnsi="맑은 고딕" w:hint="eastAsia"/>
        </w:rPr>
        <w:t>위치,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수량,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사용부서 등의 세부내용이 작성된</w:t>
      </w:r>
      <w:r w:rsidR="00F717DD" w:rsidRPr="00CE2E2B">
        <w:rPr>
          <w:rFonts w:ascii="맑은 고딕" w:eastAsia="맑은 고딕" w:hAnsi="맑은 고딕" w:hint="eastAsia"/>
        </w:rPr>
        <w:t xml:space="preserve"> 별도의</w:t>
      </w:r>
      <w:r w:rsidRPr="00CE2E2B">
        <w:rPr>
          <w:rFonts w:ascii="맑은 고딕" w:eastAsia="맑은 고딕" w:hAnsi="맑은 고딕" w:hint="eastAsia"/>
        </w:rPr>
        <w:t xml:space="preserve"> 자산관리대장</w:t>
      </w:r>
      <w:r w:rsidR="00F717DD" w:rsidRPr="00CE2E2B">
        <w:rPr>
          <w:rFonts w:ascii="맑은 고딕" w:eastAsia="맑은 고딕" w:hAnsi="맑은 고딕" w:hint="eastAsia"/>
        </w:rPr>
        <w:t>을 작성하고 자산의</w:t>
      </w:r>
      <w:r w:rsidRPr="00CE2E2B">
        <w:rPr>
          <w:rFonts w:ascii="맑은 고딕" w:eastAsia="맑은 고딕" w:hAnsi="맑은 고딕" w:hint="eastAsia"/>
        </w:rPr>
        <w:t xml:space="preserve"> 실물</w:t>
      </w:r>
      <w:r w:rsidR="00F717DD" w:rsidRPr="00CE2E2B">
        <w:rPr>
          <w:rFonts w:ascii="맑은 고딕" w:eastAsia="맑은 고딕" w:hAnsi="맑은 고딕" w:hint="eastAsia"/>
        </w:rPr>
        <w:t>과</w:t>
      </w:r>
      <w:r w:rsidRPr="00CE2E2B">
        <w:rPr>
          <w:rFonts w:ascii="맑은 고딕" w:eastAsia="맑은 고딕" w:hAnsi="맑은 고딕" w:hint="eastAsia"/>
        </w:rPr>
        <w:t xml:space="preserve"> 일치될 수 있도록 관리한다.</w:t>
      </w:r>
    </w:p>
    <w:p w14:paraId="751D0472" w14:textId="77777777" w:rsidR="00565524" w:rsidRPr="00CE2E2B" w:rsidRDefault="00F717DD" w:rsidP="00F717DD">
      <w:pPr>
        <w:ind w:left="967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또한,</w:t>
      </w:r>
      <w:r w:rsidRPr="00CE2E2B">
        <w:rPr>
          <w:rFonts w:ascii="맑은 고딕" w:eastAsia="맑은 고딕" w:hAnsi="맑은 고딕"/>
        </w:rPr>
        <w:t xml:space="preserve"> </w:t>
      </w:r>
      <w:r w:rsidRPr="00CE2E2B">
        <w:rPr>
          <w:rFonts w:ascii="맑은 고딕" w:eastAsia="맑은 고딕" w:hAnsi="맑은 고딕" w:hint="eastAsia"/>
        </w:rPr>
        <w:t>사업장관리부서는 부외자산의 관리를 위하여 별도로 관리대장 양식을 만들어 각 사용부서 및 주관부서에 배포하고 관리를 요청할 수 있다.</w:t>
      </w:r>
    </w:p>
    <w:p w14:paraId="75407130" w14:textId="77777777" w:rsidR="00AF1EB9" w:rsidRPr="006A76B5" w:rsidRDefault="00AF1EB9" w:rsidP="00AF1EB9">
      <w:pPr>
        <w:numPr>
          <w:ilvl w:val="0"/>
          <w:numId w:val="49"/>
        </w:numPr>
        <w:rPr>
          <w:rFonts w:ascii="맑은 고딕" w:eastAsia="맑은 고딕" w:hAnsi="맑은 고딕"/>
        </w:rPr>
      </w:pPr>
      <w:r w:rsidRPr="006A76B5">
        <w:rPr>
          <w:rFonts w:ascii="맑은 고딕" w:eastAsia="맑은 고딕" w:hAnsi="맑은 고딕" w:hint="eastAsia"/>
        </w:rPr>
        <w:t>자산관리의 모니터링</w:t>
      </w:r>
    </w:p>
    <w:p w14:paraId="44432E4E" w14:textId="77777777" w:rsidR="00007983" w:rsidRPr="006A76B5" w:rsidRDefault="00565524" w:rsidP="00D47293">
      <w:pPr>
        <w:ind w:left="96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D47293" w:rsidRPr="006A76B5">
        <w:rPr>
          <w:rFonts w:ascii="맑은 고딕" w:eastAsia="맑은 고딕" w:hAnsi="맑은 고딕" w:hint="eastAsia"/>
        </w:rPr>
        <w:t>관리부서는 사용부서와 주관부서에서 해당부서의 고정자산 및 부외자산의 관리가 잘될 수 있도록 협조하고 검토한다.</w:t>
      </w:r>
      <w:r w:rsidR="00D47293" w:rsidRPr="006A76B5">
        <w:rPr>
          <w:rFonts w:ascii="맑은 고딕" w:eastAsia="맑은 고딕" w:hAnsi="맑은 고딕"/>
        </w:rPr>
        <w:t xml:space="preserve"> </w:t>
      </w:r>
      <w:r w:rsidR="00D47293" w:rsidRPr="006A76B5">
        <w:rPr>
          <w:rFonts w:ascii="맑은 고딕" w:eastAsia="맑은 고딕" w:hAnsi="맑은 고딕" w:hint="eastAsia"/>
        </w:rPr>
        <w:t>총괄부서는 원활히 자산의 관리가 이루어지는 지 모니터링 한다.</w:t>
      </w:r>
    </w:p>
    <w:p w14:paraId="60544784" w14:textId="77777777" w:rsidR="00F1552A" w:rsidRDefault="00F1552A">
      <w:pPr>
        <w:outlineLvl w:val="0"/>
        <w:rPr>
          <w:rFonts w:ascii="맑은 고딕" w:eastAsia="맑은 고딕" w:hAnsi="맑은 고딕"/>
        </w:rPr>
      </w:pPr>
    </w:p>
    <w:p w14:paraId="1C488359" w14:textId="77777777" w:rsidR="008E1259" w:rsidRPr="00B20B75" w:rsidRDefault="00B412D4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393B1B">
        <w:rPr>
          <w:rFonts w:ascii="맑은 고딕" w:eastAsia="맑은 고딕" w:hAnsi="맑은 고딕" w:hint="eastAsia"/>
        </w:rPr>
        <w:t>2</w:t>
      </w:r>
      <w:r w:rsidR="005C32E8">
        <w:rPr>
          <w:rFonts w:ascii="맑은 고딕" w:eastAsia="맑은 고딕" w:hAnsi="맑은 고딕"/>
        </w:rPr>
        <w:t>1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(자산의 관리책임)</w:t>
      </w:r>
    </w:p>
    <w:p w14:paraId="24E3B27E" w14:textId="77777777" w:rsidR="00CE69A1" w:rsidRPr="00117A49" w:rsidRDefault="00F65973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사용부서</w:t>
      </w:r>
      <w:r w:rsidR="0010596B">
        <w:rPr>
          <w:rFonts w:ascii="맑은 고딕" w:eastAsia="맑은 고딕" w:hAnsi="맑은 고딕" w:hint="eastAsia"/>
        </w:rPr>
        <w:t xml:space="preserve"> </w:t>
      </w:r>
      <w:r w:rsidR="0010596B" w:rsidRPr="00117A49">
        <w:rPr>
          <w:rFonts w:ascii="맑은 고딕" w:eastAsia="맑은 고딕" w:hAnsi="맑은 고딕" w:hint="eastAsia"/>
        </w:rPr>
        <w:t>내</w:t>
      </w:r>
      <w:r w:rsidRPr="00117A49">
        <w:rPr>
          <w:rFonts w:ascii="맑은 고딕" w:eastAsia="맑은 고딕" w:hAnsi="맑은 고딕" w:hint="eastAsia"/>
        </w:rPr>
        <w:t xml:space="preserve"> </w:t>
      </w:r>
      <w:r w:rsidR="008E1259" w:rsidRPr="00117A49">
        <w:rPr>
          <w:rFonts w:ascii="맑은 고딕" w:eastAsia="맑은 고딕" w:hAnsi="맑은 고딕" w:hint="eastAsia"/>
        </w:rPr>
        <w:t>자산의 관리책임자는 사용부서장이 되며</w:t>
      </w:r>
      <w:r w:rsidR="003E1975" w:rsidRPr="00117A49">
        <w:rPr>
          <w:rFonts w:ascii="맑은 고딕" w:eastAsia="맑은 고딕" w:hAnsi="맑은 고딕" w:hint="eastAsia"/>
        </w:rPr>
        <w:t xml:space="preserve"> </w:t>
      </w:r>
      <w:r w:rsidR="008E1259" w:rsidRPr="00117A49">
        <w:rPr>
          <w:rFonts w:ascii="맑은 고딕" w:eastAsia="맑은 고딕" w:hAnsi="맑은 고딕" w:hint="eastAsia"/>
        </w:rPr>
        <w:t xml:space="preserve">소관자산의 관리에 대한 책임을 지고 관리업무를 효율적으로 수행하기 위하여 관리담당자를 </w:t>
      </w:r>
      <w:r w:rsidR="00B412D4" w:rsidRPr="00117A49">
        <w:rPr>
          <w:rFonts w:ascii="맑은 고딕" w:eastAsia="맑은 고딕" w:hAnsi="맑은 고딕" w:hint="eastAsia"/>
        </w:rPr>
        <w:t>선정할 수 있다.</w:t>
      </w:r>
    </w:p>
    <w:p w14:paraId="4E435859" w14:textId="77777777" w:rsidR="005B2607" w:rsidRPr="00117A49" w:rsidRDefault="005B2607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또한, 사업장의 </w:t>
      </w:r>
      <w:r w:rsidR="005C5627" w:rsidRPr="00117A49">
        <w:rPr>
          <w:rFonts w:ascii="맑은 고딕" w:eastAsia="맑은 고딕" w:hAnsi="맑은 고딕" w:hint="eastAsia"/>
        </w:rPr>
        <w:t xml:space="preserve">건물, 기계장치, 구축물, 부대시설 등 </w:t>
      </w:r>
      <w:r w:rsidRPr="00117A49">
        <w:rPr>
          <w:rFonts w:ascii="맑은 고딕" w:eastAsia="맑은 고딕" w:hAnsi="맑은 고딕" w:hint="eastAsia"/>
        </w:rPr>
        <w:t xml:space="preserve">전체 자산관리의 </w:t>
      </w:r>
      <w:r w:rsidR="005C5627" w:rsidRPr="00117A49">
        <w:rPr>
          <w:rFonts w:ascii="맑은 고딕" w:eastAsia="맑은 고딕" w:hAnsi="맑은 고딕" w:hint="eastAsia"/>
        </w:rPr>
        <w:t xml:space="preserve">책임은 </w:t>
      </w:r>
      <w:r w:rsidRPr="00117A49">
        <w:rPr>
          <w:rFonts w:ascii="맑은 고딕" w:eastAsia="맑은 고딕" w:hAnsi="맑은 고딕" w:hint="eastAsia"/>
        </w:rPr>
        <w:t>공장장에게</w:t>
      </w:r>
      <w:r w:rsidR="005C5627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>있다.</w:t>
      </w:r>
    </w:p>
    <w:p w14:paraId="08A1409A" w14:textId="77777777" w:rsidR="00905753" w:rsidRPr="00467A0C" w:rsidRDefault="00CE69A1" w:rsidP="00D61CD2">
      <w:pPr>
        <w:numPr>
          <w:ilvl w:val="0"/>
          <w:numId w:val="24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기계 및 </w:t>
      </w:r>
      <w:r w:rsidR="008E1259" w:rsidRPr="00B20B75">
        <w:rPr>
          <w:rFonts w:ascii="맑은 고딕" w:eastAsia="맑은 고딕" w:hAnsi="맑은 고딕" w:hint="eastAsia"/>
        </w:rPr>
        <w:t>설비에 대한 인수</w:t>
      </w:r>
      <w:r w:rsidR="0010596B">
        <w:rPr>
          <w:rFonts w:ascii="맑은 고딕" w:eastAsia="맑은 고딕" w:hAnsi="맑은 고딕" w:hint="eastAsia"/>
        </w:rPr>
        <w:t>인계</w:t>
      </w:r>
      <w:r w:rsidR="008E1259" w:rsidRPr="00B20B75">
        <w:rPr>
          <w:rFonts w:ascii="맑은 고딕" w:eastAsia="맑은 고딕" w:hAnsi="맑은 고딕" w:hint="eastAsia"/>
        </w:rPr>
        <w:t>를 통하여 관리 책임이 면제</w:t>
      </w:r>
      <w:r>
        <w:rPr>
          <w:rFonts w:ascii="맑은 고딕" w:eastAsia="맑은 고딕" w:hAnsi="맑은 고딕" w:hint="eastAsia"/>
        </w:rPr>
        <w:t>될 수 있다</w:t>
      </w:r>
      <w:r w:rsidR="008E1259" w:rsidRPr="00B20B75">
        <w:rPr>
          <w:rFonts w:ascii="맑은 고딕" w:eastAsia="맑은 고딕" w:hAnsi="맑은 고딕" w:hint="eastAsia"/>
        </w:rPr>
        <w:t>.</w:t>
      </w:r>
    </w:p>
    <w:p w14:paraId="2D38077F" w14:textId="77777777" w:rsidR="00D013FA" w:rsidRPr="00905753" w:rsidRDefault="008E1259" w:rsidP="00D61CD2">
      <w:pPr>
        <w:numPr>
          <w:ilvl w:val="0"/>
          <w:numId w:val="24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자산의 사용부서장은 직접 사용하는 자산에 대하여 항상 점검, 정비를 철저히 하며 다음 각 호의 사항이 발생</w:t>
      </w:r>
      <w:r w:rsidR="00166065">
        <w:rPr>
          <w:rFonts w:ascii="맑은 고딕" w:eastAsia="맑은 고딕" w:hAnsi="맑은 고딕" w:hint="eastAsia"/>
        </w:rPr>
        <w:t xml:space="preserve">되지 않도록 관리할 의무가 있으며, </w:t>
      </w:r>
      <w:r w:rsidRPr="00B20B75">
        <w:rPr>
          <w:rFonts w:ascii="맑은 고딕" w:eastAsia="맑은 고딕" w:hAnsi="맑은 고딕" w:hint="eastAsia"/>
        </w:rPr>
        <w:t>발생될 우려가 있을 때에는 지체 없이 주관부서</w:t>
      </w:r>
      <w:r w:rsidR="00CE69A1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CE69A1">
        <w:rPr>
          <w:rFonts w:ascii="맑은 고딕" w:eastAsia="맑은 고딕" w:hAnsi="맑은 고딕" w:hint="eastAsia"/>
        </w:rPr>
        <w:t>관리부서</w:t>
      </w:r>
      <w:r w:rsidRPr="00B20B75">
        <w:rPr>
          <w:rFonts w:ascii="맑은 고딕" w:eastAsia="맑은 고딕" w:hAnsi="맑은 고딕" w:hint="eastAsia"/>
        </w:rPr>
        <w:t>장에게 통보하여야 한다.</w:t>
      </w:r>
    </w:p>
    <w:p w14:paraId="59846BC7" w14:textId="77777777" w:rsidR="008E1259" w:rsidRPr="00B20B75" w:rsidRDefault="008E1259" w:rsidP="00D61CD2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손, 망실 사고</w:t>
      </w:r>
    </w:p>
    <w:p w14:paraId="48278690" w14:textId="77777777" w:rsidR="008E1259" w:rsidRPr="00B20B75" w:rsidRDefault="008E1259" w:rsidP="00D61CD2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권리 침해</w:t>
      </w:r>
    </w:p>
    <w:p w14:paraId="2F6210EA" w14:textId="77777777" w:rsidR="008E1259" w:rsidRPr="00B20B75" w:rsidRDefault="008E1259" w:rsidP="00D61CD2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대장목록과 현물의 불일치(오기 또는 누락)</w:t>
      </w:r>
    </w:p>
    <w:p w14:paraId="602FA93D" w14:textId="77777777" w:rsidR="00F32CD8" w:rsidRPr="00B20B75" w:rsidRDefault="00B412D4" w:rsidP="00D61CD2">
      <w:pPr>
        <w:numPr>
          <w:ilvl w:val="0"/>
          <w:numId w:val="25"/>
        </w:num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기타 시급한 변동사항 발생 시</w:t>
      </w:r>
    </w:p>
    <w:p w14:paraId="1F7C66E6" w14:textId="77777777" w:rsidR="00D40221" w:rsidRDefault="00D40221" w:rsidP="003E1975">
      <w:pPr>
        <w:rPr>
          <w:rFonts w:ascii="맑은 고딕" w:eastAsia="맑은 고딕" w:hAnsi="맑은 고딕"/>
        </w:rPr>
      </w:pPr>
    </w:p>
    <w:p w14:paraId="028441F3" w14:textId="77777777" w:rsidR="00CE2E2B" w:rsidRDefault="00CE2E2B" w:rsidP="003E1975">
      <w:pPr>
        <w:rPr>
          <w:rFonts w:ascii="맑은 고딕" w:eastAsia="맑은 고딕" w:hAnsi="맑은 고딕"/>
        </w:rPr>
      </w:pPr>
    </w:p>
    <w:p w14:paraId="26E2CA31" w14:textId="77777777" w:rsidR="00CE2E2B" w:rsidRDefault="00CE2E2B" w:rsidP="003E1975">
      <w:pPr>
        <w:rPr>
          <w:rFonts w:ascii="맑은 고딕" w:eastAsia="맑은 고딕" w:hAnsi="맑은 고딕"/>
        </w:rPr>
      </w:pPr>
    </w:p>
    <w:p w14:paraId="65737525" w14:textId="77777777" w:rsidR="00CE2E2B" w:rsidRDefault="00CE2E2B" w:rsidP="003E1975">
      <w:pPr>
        <w:rPr>
          <w:rFonts w:ascii="맑은 고딕" w:eastAsia="맑은 고딕" w:hAnsi="맑은 고딕" w:hint="eastAsia"/>
        </w:rPr>
      </w:pPr>
    </w:p>
    <w:p w14:paraId="1961F7E4" w14:textId="77777777" w:rsidR="00C40076" w:rsidRDefault="00C40076" w:rsidP="003E1975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</w:t>
      </w:r>
      <w:r w:rsidR="00393B1B">
        <w:rPr>
          <w:rFonts w:ascii="맑은 고딕" w:eastAsia="맑은 고딕" w:hAnsi="맑은 고딕" w:hint="eastAsia"/>
        </w:rPr>
        <w:t>2</w:t>
      </w:r>
      <w:r w:rsidR="005C32E8">
        <w:rPr>
          <w:rFonts w:ascii="맑은 고딕" w:eastAsia="맑은 고딕" w:hAnsi="맑은 고딕"/>
        </w:rPr>
        <w:t>2</w:t>
      </w:r>
      <w:r>
        <w:rPr>
          <w:rFonts w:ascii="맑은 고딕" w:eastAsia="맑은 고딕" w:hAnsi="맑은 고딕" w:hint="eastAsia"/>
        </w:rPr>
        <w:t>조 (자산의 인수인계)</w:t>
      </w:r>
    </w:p>
    <w:p w14:paraId="5E6FAB6F" w14:textId="77777777" w:rsidR="00126251" w:rsidRPr="00565524" w:rsidRDefault="00C40076" w:rsidP="00126251">
      <w:pPr>
        <w:numPr>
          <w:ilvl w:val="0"/>
          <w:numId w:val="27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고정자산 중 기계, 설비에 대한 취득</w:t>
      </w:r>
      <w:r w:rsidR="0010596B">
        <w:rPr>
          <w:rFonts w:ascii="맑은 고딕" w:eastAsia="맑은 고딕" w:hAnsi="맑은 고딕" w:hint="eastAsia"/>
        </w:rPr>
        <w:t xml:space="preserve"> 시</w:t>
      </w:r>
      <w:r>
        <w:rPr>
          <w:rFonts w:ascii="맑은 고딕" w:eastAsia="맑은 고딕" w:hAnsi="맑은 고딕" w:hint="eastAsia"/>
        </w:rPr>
        <w:t xml:space="preserve"> 인수인계서는 집행부서와 사용부서 사이에 입고설치 또는 인수 즉시 작성하여 주관부서 및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</w:t>
      </w:r>
      <w:r w:rsidR="0010596B">
        <w:rPr>
          <w:rFonts w:ascii="맑은 고딕" w:eastAsia="맑은 고딕" w:hAnsi="맑은 고딕" w:hint="eastAsia"/>
        </w:rPr>
        <w:t>, 회계부서</w:t>
      </w:r>
      <w:r>
        <w:rPr>
          <w:rFonts w:ascii="맑은 고딕" w:eastAsia="맑은 고딕" w:hAnsi="맑은 고딕" w:hint="eastAsia"/>
        </w:rPr>
        <w:t>로 송부한다.</w:t>
      </w:r>
    </w:p>
    <w:p w14:paraId="7D10B7B5" w14:textId="77777777" w:rsidR="00A06F86" w:rsidRDefault="00A06F86" w:rsidP="00D61CD2">
      <w:pPr>
        <w:numPr>
          <w:ilvl w:val="0"/>
          <w:numId w:val="27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사용부서별 이동설비에 대한 인수인계서는 사용부서 사이에 작성하여 주관부서를 경유하여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</w:t>
      </w:r>
      <w:r w:rsidR="00A34395">
        <w:rPr>
          <w:rFonts w:ascii="맑은 고딕" w:eastAsia="맑은 고딕" w:hAnsi="맑은 고딕" w:hint="eastAsia"/>
        </w:rPr>
        <w:t>, 회계부서</w:t>
      </w:r>
      <w:r>
        <w:rPr>
          <w:rFonts w:ascii="맑은 고딕" w:eastAsia="맑은 고딕" w:hAnsi="맑은 고딕" w:hint="eastAsia"/>
        </w:rPr>
        <w:t>에 송부한다.</w:t>
      </w:r>
    </w:p>
    <w:p w14:paraId="05649AA9" w14:textId="77777777" w:rsidR="00F717DD" w:rsidRPr="00467A0C" w:rsidRDefault="00F717DD" w:rsidP="00467A0C">
      <w:pPr>
        <w:rPr>
          <w:rFonts w:ascii="맑은 고딕" w:eastAsia="맑은 고딕" w:hAnsi="맑은 고딕" w:hint="eastAsia"/>
        </w:rPr>
      </w:pPr>
    </w:p>
    <w:p w14:paraId="7F8DFB44" w14:textId="77777777" w:rsidR="0022782F" w:rsidRPr="00B20B75" w:rsidRDefault="0022782F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905753">
        <w:rPr>
          <w:rFonts w:ascii="맑은 고딕" w:eastAsia="맑은 고딕" w:hAnsi="맑은 고딕" w:hint="eastAsia"/>
        </w:rPr>
        <w:t>2</w:t>
      </w:r>
      <w:r w:rsidR="005C32E8">
        <w:rPr>
          <w:rFonts w:ascii="맑은 고딕" w:eastAsia="맑은 고딕" w:hAnsi="맑은 고딕"/>
        </w:rPr>
        <w:t>3</w:t>
      </w:r>
      <w:r w:rsidRPr="00B20B75">
        <w:rPr>
          <w:rFonts w:ascii="맑은 고딕" w:eastAsia="맑은 고딕" w:hAnsi="맑은 고딕" w:hint="eastAsia"/>
        </w:rPr>
        <w:t>조</w:t>
      </w:r>
      <w:r w:rsidR="00BE5372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(유휴설비 및 잉여자산의 관리)</w:t>
      </w:r>
    </w:p>
    <w:p w14:paraId="04ED508D" w14:textId="77777777" w:rsidR="0022782F" w:rsidRPr="00B20B75" w:rsidRDefault="0022782F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유휴설비라 함은 현재는 효용성이 없으나, 장래에 재사용 가능한 자산 및 잉여자산을 포함하며, 그 관리절차는 다음과 같다.</w:t>
      </w:r>
    </w:p>
    <w:p w14:paraId="1F37D378" w14:textId="77777777" w:rsidR="00A06F86" w:rsidRDefault="0022782F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유휴설비는 임의로 이동/이관 또는 해체할 수 없으며 사용부서에서</w:t>
      </w:r>
      <w:r w:rsidR="00A06F86">
        <w:rPr>
          <w:rFonts w:ascii="맑은 고딕" w:eastAsia="맑은 고딕" w:hAnsi="맑은 고딕" w:hint="eastAsia"/>
        </w:rPr>
        <w:t xml:space="preserve"> 유휴설비를 결정하면 주관부서 및 </w:t>
      </w:r>
      <w:r w:rsidR="00565524">
        <w:rPr>
          <w:rFonts w:ascii="맑은 고딕" w:eastAsia="맑은 고딕" w:hAnsi="맑은 고딕" w:hint="eastAsia"/>
        </w:rPr>
        <w:t>사업장</w:t>
      </w:r>
      <w:r w:rsidR="00A06F86">
        <w:rPr>
          <w:rFonts w:ascii="맑은 고딕" w:eastAsia="맑은 고딕" w:hAnsi="맑은 고딕" w:hint="eastAsia"/>
        </w:rPr>
        <w:t>관리부서로 불용의뢰 및 인수인계</w:t>
      </w:r>
      <w:r w:rsidR="009C7B5C">
        <w:rPr>
          <w:rFonts w:ascii="맑은 고딕" w:eastAsia="맑은 고딕" w:hAnsi="맑은 고딕" w:hint="eastAsia"/>
        </w:rPr>
        <w:t xml:space="preserve"> 문</w:t>
      </w:r>
      <w:r w:rsidR="0010596B">
        <w:rPr>
          <w:rFonts w:ascii="맑은 고딕" w:eastAsia="맑은 고딕" w:hAnsi="맑은 고딕" w:hint="eastAsia"/>
        </w:rPr>
        <w:t>서</w:t>
      </w:r>
      <w:r w:rsidR="00A06F86">
        <w:rPr>
          <w:rFonts w:ascii="맑은 고딕" w:eastAsia="맑은 고딕" w:hAnsi="맑은 고딕" w:hint="eastAsia"/>
        </w:rPr>
        <w:t>를</w:t>
      </w:r>
      <w:r w:rsidR="0010596B">
        <w:rPr>
          <w:rFonts w:ascii="맑은 고딕" w:eastAsia="맑은 고딕" w:hAnsi="맑은 고딕" w:hint="eastAsia"/>
        </w:rPr>
        <w:t xml:space="preserve"> 전</w:t>
      </w:r>
      <w:r w:rsidR="00A06F86">
        <w:rPr>
          <w:rFonts w:ascii="맑은 고딕" w:eastAsia="맑은 고딕" w:hAnsi="맑은 고딕" w:hint="eastAsia"/>
        </w:rPr>
        <w:t>달한다.</w:t>
      </w:r>
    </w:p>
    <w:p w14:paraId="3BB85672" w14:textId="77777777" w:rsidR="0022782F" w:rsidRPr="00B20B75" w:rsidRDefault="00A06F86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해당 유휴설비는 </w:t>
      </w:r>
      <w:r w:rsidR="0022782F" w:rsidRPr="00B20B75">
        <w:rPr>
          <w:rFonts w:ascii="맑은 고딕" w:eastAsia="맑은 고딕" w:hAnsi="맑은 고딕" w:hint="eastAsia"/>
        </w:rPr>
        <w:t>주관부서</w:t>
      </w:r>
      <w:r w:rsidR="00A05331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A05331">
        <w:rPr>
          <w:rFonts w:ascii="맑은 고딕" w:eastAsia="맑은 고딕" w:hAnsi="맑은 고딕" w:hint="eastAsia"/>
        </w:rPr>
        <w:t>관리부서로</w:t>
      </w:r>
      <w:r w:rsidR="0022782F" w:rsidRPr="00B20B75">
        <w:rPr>
          <w:rFonts w:ascii="맑은 고딕" w:eastAsia="맑은 고딕" w:hAnsi="맑은 고딕" w:hint="eastAsia"/>
        </w:rPr>
        <w:t xml:space="preserve"> 전달하고, 이후 필요한 부서로 재분배한다. 단, 사용부서에서 단기 내에 재사용이 확인될 경우 주관부서</w:t>
      </w:r>
      <w:r w:rsidR="00A05331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A05331">
        <w:rPr>
          <w:rFonts w:ascii="맑은 고딕" w:eastAsia="맑은 고딕" w:hAnsi="맑은 고딕" w:hint="eastAsia"/>
        </w:rPr>
        <w:t>관리부서</w:t>
      </w:r>
      <w:r w:rsidR="0022782F" w:rsidRPr="00B20B75">
        <w:rPr>
          <w:rFonts w:ascii="맑은 고딕" w:eastAsia="맑은 고딕" w:hAnsi="맑은 고딕" w:hint="eastAsia"/>
        </w:rPr>
        <w:t xml:space="preserve">에 협의 후 </w:t>
      </w:r>
      <w:r w:rsidR="00A05331">
        <w:rPr>
          <w:rFonts w:ascii="맑은 고딕" w:eastAsia="맑은 고딕" w:hAnsi="맑은 고딕" w:hint="eastAsia"/>
        </w:rPr>
        <w:t>해당</w:t>
      </w:r>
      <w:r w:rsidR="0022782F" w:rsidRPr="00B20B75">
        <w:rPr>
          <w:rFonts w:ascii="맑은 고딕" w:eastAsia="맑은 고딕" w:hAnsi="맑은 고딕" w:hint="eastAsia"/>
        </w:rPr>
        <w:t>부서에서 보관한 뒤 재사용토록 한다.</w:t>
      </w:r>
    </w:p>
    <w:p w14:paraId="29D92191" w14:textId="77777777" w:rsidR="0022782F" w:rsidRPr="00B20B75" w:rsidRDefault="0022782F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유휴설비는 별도의 보관창고 또는 타부서로 이동되기</w:t>
      </w:r>
      <w:r w:rsidR="00784A53">
        <w:rPr>
          <w:rFonts w:ascii="맑은 고딕" w:eastAsia="맑은 고딕" w:hAnsi="맑은 고딕" w:hint="eastAsia"/>
        </w:rPr>
        <w:t xml:space="preserve"> 전</w:t>
      </w:r>
      <w:r w:rsidRPr="00B20B75">
        <w:rPr>
          <w:rFonts w:ascii="맑은 고딕" w:eastAsia="맑은 고딕" w:hAnsi="맑은 고딕" w:hint="eastAsia"/>
        </w:rPr>
        <w:t>까지는 기 사용부서에서 관리한다.</w:t>
      </w:r>
    </w:p>
    <w:p w14:paraId="09E97C77" w14:textId="77777777" w:rsidR="0022782F" w:rsidRDefault="0022782F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주관부서</w:t>
      </w:r>
      <w:r w:rsidR="00A05331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A05331">
        <w:rPr>
          <w:rFonts w:ascii="맑은 고딕" w:eastAsia="맑은 고딕" w:hAnsi="맑은 고딕" w:hint="eastAsia"/>
        </w:rPr>
        <w:t>관리부서</w:t>
      </w:r>
      <w:r w:rsidRPr="00B20B75">
        <w:rPr>
          <w:rFonts w:ascii="맑은 고딕" w:eastAsia="맑은 고딕" w:hAnsi="맑은 고딕" w:hint="eastAsia"/>
        </w:rPr>
        <w:t>는 접수된 유휴설비에 대하여 타부서 전용, 매각, 폐기 등을 구분하여 해당자산의 이동 또는 보관을 사용부서에 지시하고</w:t>
      </w:r>
      <w:r w:rsidR="00886032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창고 또는 일정장소에 이동 보관토록 한다.</w:t>
      </w:r>
    </w:p>
    <w:p w14:paraId="5D588AF7" w14:textId="77777777" w:rsidR="00886032" w:rsidRPr="00B20B75" w:rsidRDefault="00886032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유휴설비를 매각할 경우에는 </w:t>
      </w:r>
      <w:r w:rsidR="00A05331">
        <w:rPr>
          <w:rFonts w:ascii="맑은 고딕" w:eastAsia="맑은 고딕" w:hAnsi="맑은 고딕" w:hint="eastAsia"/>
        </w:rPr>
        <w:t xml:space="preserve">자산변동신청서를 작성하여 </w:t>
      </w:r>
      <w:r>
        <w:rPr>
          <w:rFonts w:ascii="맑은 고딕" w:eastAsia="맑은 고딕" w:hAnsi="맑은 고딕" w:hint="eastAsia"/>
        </w:rPr>
        <w:t>집행부서에 의뢰하</w:t>
      </w:r>
      <w:r w:rsidR="00784A53">
        <w:rPr>
          <w:rFonts w:ascii="맑은 고딕" w:eastAsia="맑은 고딕" w:hAnsi="맑은 고딕" w:hint="eastAsia"/>
        </w:rPr>
        <w:t>고</w:t>
      </w:r>
      <w:r>
        <w:rPr>
          <w:rFonts w:ascii="맑은 고딕" w:eastAsia="맑은 고딕" w:hAnsi="맑은 고딕" w:hint="eastAsia"/>
        </w:rPr>
        <w:t xml:space="preserve"> 매각</w:t>
      </w:r>
      <w:r w:rsidR="00784A53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  <w:r w:rsidR="00784A53">
        <w:rPr>
          <w:rFonts w:ascii="맑은 고딕" w:eastAsia="맑은 고딕" w:hAnsi="맑은 고딕" w:hint="eastAsia"/>
        </w:rPr>
        <w:t>한다. 매각 처리가 완료된 후 회계처리 하고</w:t>
      </w:r>
      <w:r>
        <w:rPr>
          <w:rFonts w:ascii="맑은 고딕" w:eastAsia="맑은 고딕" w:hAnsi="맑은 고딕" w:hint="eastAsia"/>
        </w:rPr>
        <w:t xml:space="preserve">, 회계부서는 </w:t>
      </w:r>
      <w:r w:rsidR="00784A53">
        <w:rPr>
          <w:rFonts w:ascii="맑은 고딕" w:eastAsia="맑은 고딕" w:hAnsi="맑은 고딕" w:hint="eastAsia"/>
        </w:rPr>
        <w:t>회계장부에 반영</w:t>
      </w:r>
      <w:r>
        <w:rPr>
          <w:rFonts w:ascii="맑은 고딕" w:eastAsia="맑은 고딕" w:hAnsi="맑은 고딕" w:hint="eastAsia"/>
        </w:rPr>
        <w:t xml:space="preserve">하며, 주관부서 및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관리부서에서는 해당 자산의 매각사항을 </w:t>
      </w:r>
      <w:r w:rsidR="00A05331">
        <w:rPr>
          <w:rFonts w:ascii="맑은 고딕" w:eastAsia="맑은 고딕" w:hAnsi="맑은 고딕" w:hint="eastAsia"/>
        </w:rPr>
        <w:t>자산</w:t>
      </w:r>
      <w:r>
        <w:rPr>
          <w:rFonts w:ascii="맑은 고딕" w:eastAsia="맑은 고딕" w:hAnsi="맑은 고딕" w:hint="eastAsia"/>
        </w:rPr>
        <w:t>관리대장</w:t>
      </w:r>
      <w:r w:rsidR="00A05331">
        <w:rPr>
          <w:rFonts w:ascii="맑은 고딕" w:eastAsia="맑은 고딕" w:hAnsi="맑은 고딕" w:hint="eastAsia"/>
        </w:rPr>
        <w:t xml:space="preserve"> 및 관리시스템</w:t>
      </w:r>
      <w:r>
        <w:rPr>
          <w:rFonts w:ascii="맑은 고딕" w:eastAsia="맑은 고딕" w:hAnsi="맑은 고딕" w:hint="eastAsia"/>
        </w:rPr>
        <w:t>에 반영하도록 한다.</w:t>
      </w:r>
    </w:p>
    <w:p w14:paraId="28D8063D" w14:textId="77777777" w:rsidR="0022782F" w:rsidRPr="00B20B75" w:rsidRDefault="0022782F" w:rsidP="00D61CD2">
      <w:pPr>
        <w:numPr>
          <w:ilvl w:val="0"/>
          <w:numId w:val="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창고보관 설비는 현황관리대장 및 현황판을 비치하고 청결한 상태로 보관하며 임의로 개조, 해체 및 입출고 할 수 없으며 지정된 지원부서 및 주관부서가 관리토록 한다.</w:t>
      </w:r>
    </w:p>
    <w:p w14:paraId="02742A34" w14:textId="77777777" w:rsidR="00D013FA" w:rsidRDefault="00D013FA">
      <w:pPr>
        <w:outlineLvl w:val="0"/>
        <w:rPr>
          <w:rFonts w:ascii="맑은 고딕" w:eastAsia="맑은 고딕" w:hAnsi="맑은 고딕" w:hint="eastAsia"/>
        </w:rPr>
      </w:pPr>
    </w:p>
    <w:p w14:paraId="3D83D0C7" w14:textId="77777777" w:rsidR="00122109" w:rsidRPr="00B20B75" w:rsidRDefault="00122109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393B1B">
        <w:rPr>
          <w:rFonts w:ascii="맑은 고딕" w:eastAsia="맑은 고딕" w:hAnsi="맑은 고딕" w:hint="eastAsia"/>
        </w:rPr>
        <w:t>2</w:t>
      </w:r>
      <w:r w:rsidR="005C32E8">
        <w:rPr>
          <w:rFonts w:ascii="맑은 고딕" w:eastAsia="맑은 고딕" w:hAnsi="맑은 고딕"/>
        </w:rPr>
        <w:t>4</w:t>
      </w:r>
      <w:r w:rsidRPr="00B20B75">
        <w:rPr>
          <w:rFonts w:ascii="맑은 고딕" w:eastAsia="맑은 고딕" w:hAnsi="맑은 고딕" w:hint="eastAsia"/>
        </w:rPr>
        <w:t>조</w:t>
      </w:r>
      <w:r w:rsidR="0060664D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(담보 및 리스자산)</w:t>
      </w:r>
    </w:p>
    <w:p w14:paraId="04ED2B81" w14:textId="77777777" w:rsidR="0060664D" w:rsidRPr="00D013FA" w:rsidRDefault="00122109" w:rsidP="00D61CD2">
      <w:pPr>
        <w:numPr>
          <w:ilvl w:val="0"/>
          <w:numId w:val="2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담보 및 리스자산은 담보,</w:t>
      </w:r>
      <w:r w:rsidR="00D85EEA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리스회사에서 임차한 기계장치, 기구, 금형, 차량 등으로 </w:t>
      </w:r>
      <w:r w:rsidR="00BD04D5">
        <w:rPr>
          <w:rFonts w:ascii="맑은 고딕" w:eastAsia="맑은 고딕" w:hAnsi="맑은 고딕" w:hint="eastAsia"/>
        </w:rPr>
        <w:t xml:space="preserve">구성되며 </w:t>
      </w:r>
      <w:r w:rsidRPr="00B20B75">
        <w:rPr>
          <w:rFonts w:ascii="맑은 고딕" w:eastAsia="맑은 고딕" w:hAnsi="맑은 고딕" w:hint="eastAsia"/>
        </w:rPr>
        <w:t xml:space="preserve">취득관리, 처분은 주관부서에서 시행하며 반드시 </w:t>
      </w:r>
      <w:r w:rsidR="00565524">
        <w:rPr>
          <w:rFonts w:ascii="맑은 고딕" w:eastAsia="맑은 고딕" w:hAnsi="맑은 고딕" w:hint="eastAsia"/>
        </w:rPr>
        <w:t>사업장</w:t>
      </w:r>
      <w:r w:rsidR="00BD04D5">
        <w:rPr>
          <w:rFonts w:ascii="맑은 고딕" w:eastAsia="맑은 고딕" w:hAnsi="맑은 고딕" w:hint="eastAsia"/>
        </w:rPr>
        <w:t xml:space="preserve">관리부서, </w:t>
      </w:r>
      <w:r w:rsidRPr="00B20B75">
        <w:rPr>
          <w:rFonts w:ascii="맑은 고딕" w:eastAsia="맑은 고딕" w:hAnsi="맑은 고딕" w:hint="eastAsia"/>
        </w:rPr>
        <w:t>회계부서와 협의가 이루어져야 한다.</w:t>
      </w:r>
    </w:p>
    <w:p w14:paraId="19AAA9BD" w14:textId="77777777" w:rsidR="00122109" w:rsidRPr="00B20B75" w:rsidRDefault="00122109" w:rsidP="00D61CD2">
      <w:pPr>
        <w:numPr>
          <w:ilvl w:val="0"/>
          <w:numId w:val="28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담보 및 리스목록에 기재된 자산 또한 </w:t>
      </w:r>
      <w:r w:rsidR="0060664D">
        <w:rPr>
          <w:rFonts w:ascii="맑은 고딕" w:eastAsia="맑은 고딕" w:hAnsi="맑은 고딕" w:hint="eastAsia"/>
        </w:rPr>
        <w:t xml:space="preserve">자산관리대장 및 </w:t>
      </w:r>
      <w:r w:rsidR="00BD04D5">
        <w:rPr>
          <w:rFonts w:ascii="맑은 고딕" w:eastAsia="맑은 고딕" w:hAnsi="맑은 고딕" w:hint="eastAsia"/>
        </w:rPr>
        <w:t>관리</w:t>
      </w:r>
      <w:r w:rsidRPr="00B20B75">
        <w:rPr>
          <w:rFonts w:ascii="맑은 고딕" w:eastAsia="맑은 고딕" w:hAnsi="맑은 고딕" w:hint="eastAsia"/>
        </w:rPr>
        <w:t>시스템</w:t>
      </w:r>
      <w:r w:rsidR="00751960" w:rsidRPr="00B20B75">
        <w:rPr>
          <w:rFonts w:ascii="맑은 고딕" w:eastAsia="맑은 고딕" w:hAnsi="맑은 고딕" w:hint="eastAsia"/>
        </w:rPr>
        <w:t xml:space="preserve">에 </w:t>
      </w:r>
      <w:r w:rsidRPr="00B20B75">
        <w:rPr>
          <w:rFonts w:ascii="맑은 고딕" w:eastAsia="맑은 고딕" w:hAnsi="맑은 고딕" w:hint="eastAsia"/>
        </w:rPr>
        <w:t>등록, 관리되어야 하며, 담보설정 자산 중 임대, 폐기, 매각, 매입 등을 위해 담보를 해제할 필요가 있을 때에는 담보해제 요청을 하고</w:t>
      </w:r>
      <w:r w:rsidR="00D85EEA" w:rsidRPr="00B20B75">
        <w:rPr>
          <w:rFonts w:ascii="맑은 고딕" w:eastAsia="맑은 고딕" w:hAnsi="맑은 고딕" w:hint="eastAsia"/>
        </w:rPr>
        <w:t xml:space="preserve"> 전결규정</w:t>
      </w:r>
      <w:r w:rsidR="00784A53">
        <w:rPr>
          <w:rFonts w:ascii="맑은 고딕" w:eastAsia="맑은 고딕" w:hAnsi="맑은 고딕" w:hint="eastAsia"/>
        </w:rPr>
        <w:t>에</w:t>
      </w:r>
      <w:r w:rsidR="00D85EEA" w:rsidRPr="00B20B75">
        <w:rPr>
          <w:rFonts w:ascii="맑은 고딕" w:eastAsia="맑은 고딕" w:hAnsi="맑은 고딕" w:hint="eastAsia"/>
        </w:rPr>
        <w:t xml:space="preserve"> </w:t>
      </w:r>
      <w:r w:rsidR="00BD04D5">
        <w:rPr>
          <w:rFonts w:ascii="맑은 고딕" w:eastAsia="맑은 고딕" w:hAnsi="맑은 고딕" w:hint="eastAsia"/>
        </w:rPr>
        <w:t>준하여</w:t>
      </w:r>
      <w:r w:rsidR="00D85EEA" w:rsidRPr="00B20B75">
        <w:rPr>
          <w:rFonts w:ascii="맑은 고딕" w:eastAsia="맑은 고딕" w:hAnsi="맑은 고딕" w:hint="eastAsia"/>
        </w:rPr>
        <w:t xml:space="preserve"> </w:t>
      </w:r>
      <w:r w:rsidR="00565524">
        <w:rPr>
          <w:rFonts w:ascii="맑은 고딕" w:eastAsia="맑은 고딕" w:hAnsi="맑은 고딕" w:hint="eastAsia"/>
        </w:rPr>
        <w:t>사업장</w:t>
      </w:r>
      <w:r w:rsidR="00BD04D5">
        <w:rPr>
          <w:rFonts w:ascii="맑은 고딕" w:eastAsia="맑은 고딕" w:hAnsi="맑은 고딕" w:hint="eastAsia"/>
        </w:rPr>
        <w:t xml:space="preserve">관리부서, </w:t>
      </w:r>
      <w:r w:rsidR="00D85EEA" w:rsidRPr="00B20B75">
        <w:rPr>
          <w:rFonts w:ascii="맑은 고딕" w:eastAsia="맑은 고딕" w:hAnsi="맑은 고딕" w:hint="eastAsia"/>
        </w:rPr>
        <w:lastRenderedPageBreak/>
        <w:t>회계부서</w:t>
      </w:r>
      <w:r w:rsidR="00BD04D5">
        <w:rPr>
          <w:rFonts w:ascii="맑은 고딕" w:eastAsia="맑은 고딕" w:hAnsi="맑은 고딕" w:hint="eastAsia"/>
        </w:rPr>
        <w:t>의 합의결재를 득하여 품</w:t>
      </w:r>
      <w:r w:rsidR="00D85EEA" w:rsidRPr="00B20B75">
        <w:rPr>
          <w:rFonts w:ascii="맑은 고딕" w:eastAsia="맑은 고딕" w:hAnsi="맑은 고딕" w:hint="eastAsia"/>
        </w:rPr>
        <w:t>의하</w:t>
      </w:r>
      <w:r w:rsidR="00BD04D5">
        <w:rPr>
          <w:rFonts w:ascii="맑은 고딕" w:eastAsia="맑은 고딕" w:hAnsi="맑은 고딕" w:hint="eastAsia"/>
        </w:rPr>
        <w:t>고</w:t>
      </w:r>
      <w:r w:rsidR="00D85EEA" w:rsidRPr="00B20B75">
        <w:rPr>
          <w:rFonts w:ascii="맑은 고딕" w:eastAsia="맑은 고딕" w:hAnsi="맑은 고딕" w:hint="eastAsia"/>
        </w:rPr>
        <w:t xml:space="preserve"> 그 결과에 대한 말소등기완료 이후 </w:t>
      </w:r>
      <w:r w:rsidR="008A2F59" w:rsidRPr="00B20B75">
        <w:rPr>
          <w:rFonts w:ascii="맑은 고딕" w:eastAsia="맑은 고딕" w:hAnsi="맑은 고딕" w:hint="eastAsia"/>
        </w:rPr>
        <w:t>자산관리대장</w:t>
      </w:r>
      <w:r w:rsidR="0060664D">
        <w:rPr>
          <w:rFonts w:ascii="맑은 고딕" w:eastAsia="맑은 고딕" w:hAnsi="맑은 고딕" w:hint="eastAsia"/>
        </w:rPr>
        <w:t xml:space="preserve"> 및 </w:t>
      </w:r>
      <w:r w:rsidR="00BD04D5">
        <w:rPr>
          <w:rFonts w:ascii="맑은 고딕" w:eastAsia="맑은 고딕" w:hAnsi="맑은 고딕" w:hint="eastAsia"/>
        </w:rPr>
        <w:t>관리</w:t>
      </w:r>
      <w:r w:rsidR="0060664D">
        <w:rPr>
          <w:rFonts w:ascii="맑은 고딕" w:eastAsia="맑은 고딕" w:hAnsi="맑은 고딕" w:hint="eastAsia"/>
        </w:rPr>
        <w:t>시스템</w:t>
      </w:r>
      <w:r w:rsidR="00BD04D5">
        <w:rPr>
          <w:rFonts w:ascii="맑은 고딕" w:eastAsia="맑은 고딕" w:hAnsi="맑은 고딕" w:hint="eastAsia"/>
        </w:rPr>
        <w:t>, 회계대장</w:t>
      </w:r>
      <w:r w:rsidR="008A2F59" w:rsidRPr="00B20B75">
        <w:rPr>
          <w:rFonts w:ascii="맑은 고딕" w:eastAsia="맑은 고딕" w:hAnsi="맑은 고딕" w:hint="eastAsia"/>
        </w:rPr>
        <w:t xml:space="preserve">에 </w:t>
      </w:r>
      <w:r w:rsidR="00BD04D5">
        <w:rPr>
          <w:rFonts w:ascii="맑은 고딕" w:eastAsia="맑은 고딕" w:hAnsi="맑은 고딕" w:hint="eastAsia"/>
        </w:rPr>
        <w:t>반영하도록</w:t>
      </w:r>
      <w:r w:rsidRPr="00B20B75">
        <w:rPr>
          <w:rFonts w:ascii="맑은 고딕" w:eastAsia="맑은 고딕" w:hAnsi="맑은 고딕" w:hint="eastAsia"/>
        </w:rPr>
        <w:t xml:space="preserve"> 한다.</w:t>
      </w:r>
    </w:p>
    <w:p w14:paraId="433E8224" w14:textId="77777777" w:rsidR="00126251" w:rsidRDefault="00126251">
      <w:pPr>
        <w:rPr>
          <w:rFonts w:ascii="맑은 고딕" w:eastAsia="맑은 고딕" w:hAnsi="맑은 고딕"/>
        </w:rPr>
      </w:pPr>
    </w:p>
    <w:p w14:paraId="501367AF" w14:textId="77777777" w:rsidR="00CE2E2B" w:rsidRPr="00CE2E2B" w:rsidRDefault="00CE2E2B">
      <w:pPr>
        <w:rPr>
          <w:rFonts w:ascii="맑은 고딕" w:eastAsia="맑은 고딕" w:hAnsi="맑은 고딕"/>
          <w:color w:val="0000FF"/>
        </w:rPr>
      </w:pPr>
      <w:r w:rsidRPr="00CE2E2B">
        <w:rPr>
          <w:rFonts w:ascii="맑은 고딕" w:eastAsia="맑은 고딕" w:hAnsi="맑은 고딕" w:hint="eastAsia"/>
          <w:color w:val="0000FF"/>
        </w:rPr>
        <w:t>제2</w:t>
      </w:r>
      <w:r w:rsidRPr="00CE2E2B">
        <w:rPr>
          <w:rFonts w:ascii="맑은 고딕" w:eastAsia="맑은 고딕" w:hAnsi="맑은 고딕"/>
          <w:color w:val="0000FF"/>
        </w:rPr>
        <w:t>5</w:t>
      </w:r>
      <w:r w:rsidRPr="00CE2E2B">
        <w:rPr>
          <w:rFonts w:ascii="맑은 고딕" w:eastAsia="맑은 고딕" w:hAnsi="맑은 고딕" w:hint="eastAsia"/>
          <w:color w:val="0000FF"/>
        </w:rPr>
        <w:t xml:space="preserve">조 </w:t>
      </w:r>
      <w:r w:rsidRPr="00CE2E2B">
        <w:rPr>
          <w:rFonts w:ascii="맑은 고딕" w:eastAsia="맑은 고딕" w:hAnsi="맑은 고딕"/>
          <w:color w:val="0000FF"/>
        </w:rPr>
        <w:t>(</w:t>
      </w:r>
      <w:r w:rsidRPr="00CE2E2B">
        <w:rPr>
          <w:rFonts w:ascii="맑은 고딕" w:eastAsia="맑은 고딕" w:hAnsi="맑은 고딕" w:hint="eastAsia"/>
          <w:color w:val="0000FF"/>
        </w:rPr>
        <w:t>고객지급품의 관리)</w:t>
      </w:r>
    </w:p>
    <w:p w14:paraId="137D7ECA" w14:textId="77777777" w:rsidR="00CE2E2B" w:rsidRPr="00CE2E2B" w:rsidRDefault="00CE2E2B" w:rsidP="00CE2E2B">
      <w:pPr>
        <w:ind w:left="502"/>
        <w:rPr>
          <w:rFonts w:ascii="맑은 고딕" w:eastAsia="맑은 고딕" w:hAnsi="맑은 고딕" w:hint="eastAsia"/>
          <w:color w:val="0000FF"/>
        </w:rPr>
      </w:pPr>
      <w:r w:rsidRPr="00CE2E2B">
        <w:rPr>
          <w:rFonts w:ascii="맑은 고딕" w:eastAsia="맑은 고딕" w:hAnsi="맑은 고딕" w:hint="eastAsia"/>
          <w:color w:val="0000FF"/>
        </w:rPr>
        <w:t>고객지급품의 손상,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수리,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수정,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폐기,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신작,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기타 품질관련 이슈에 대한 내용을 사용부서,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주관부서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그리고 해당 고객지급품을 담당하는 고객관리 담당자에게 통보할 책임이 있으며,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필요 시 고객과 직접업무를 수행할 수 있으며,</w:t>
      </w:r>
      <w:r w:rsidRPr="00CE2E2B">
        <w:rPr>
          <w:rFonts w:ascii="맑은 고딕" w:eastAsia="맑은 고딕" w:hAnsi="맑은 고딕"/>
          <w:color w:val="0000FF"/>
        </w:rPr>
        <w:t xml:space="preserve"> </w:t>
      </w:r>
      <w:r w:rsidRPr="00CE2E2B">
        <w:rPr>
          <w:rFonts w:ascii="맑은 고딕" w:eastAsia="맑은 고딕" w:hAnsi="맑은 고딕" w:hint="eastAsia"/>
          <w:color w:val="0000FF"/>
        </w:rPr>
        <w:t>업무수행결과는 해당 부서 외 품질, 구매 등 관련부서와 반드시 공유하도록 한다.</w:t>
      </w:r>
    </w:p>
    <w:p w14:paraId="5075D988" w14:textId="77777777" w:rsidR="00CE2E2B" w:rsidRPr="00B20B75" w:rsidRDefault="00CE2E2B">
      <w:pPr>
        <w:rPr>
          <w:rFonts w:ascii="맑은 고딕" w:eastAsia="맑은 고딕" w:hAnsi="맑은 고딕" w:hint="eastAsia"/>
        </w:rPr>
      </w:pPr>
    </w:p>
    <w:p w14:paraId="5427218E" w14:textId="77777777" w:rsidR="000970E6" w:rsidRPr="00B20B75" w:rsidRDefault="000970E6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905753">
        <w:rPr>
          <w:rFonts w:ascii="맑은 고딕" w:eastAsia="맑은 고딕" w:hAnsi="맑은 고딕" w:hint="eastAsia"/>
        </w:rPr>
        <w:t>2</w:t>
      </w:r>
      <w:r w:rsidR="00CE2E2B">
        <w:rPr>
          <w:rFonts w:ascii="맑은 고딕" w:eastAsia="맑은 고딕" w:hAnsi="맑은 고딕"/>
        </w:rPr>
        <w:t>6</w:t>
      </w:r>
      <w:r w:rsidRPr="00B20B75">
        <w:rPr>
          <w:rFonts w:ascii="맑은 고딕" w:eastAsia="맑은 고딕" w:hAnsi="맑은 고딕" w:hint="eastAsia"/>
        </w:rPr>
        <w:t>조</w:t>
      </w:r>
      <w:r w:rsidR="0060664D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(자산의 </w:t>
      </w:r>
      <w:r w:rsidR="009E7FEE">
        <w:rPr>
          <w:rFonts w:ascii="맑은 고딕" w:eastAsia="맑은 고딕" w:hAnsi="맑은 고딕" w:hint="eastAsia"/>
        </w:rPr>
        <w:t>출문관리</w:t>
      </w:r>
      <w:r w:rsidRPr="00B20B75">
        <w:rPr>
          <w:rFonts w:ascii="맑은 고딕" w:eastAsia="맑은 고딕" w:hAnsi="맑은 고딕" w:hint="eastAsia"/>
        </w:rPr>
        <w:t>)</w:t>
      </w:r>
    </w:p>
    <w:p w14:paraId="7C3F14AE" w14:textId="77777777" w:rsidR="009E7FEE" w:rsidRDefault="000970E6" w:rsidP="00D61CD2">
      <w:pPr>
        <w:numPr>
          <w:ilvl w:val="0"/>
          <w:numId w:val="30"/>
        </w:numPr>
        <w:ind w:left="851" w:hanging="284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자산의 출</w:t>
      </w:r>
      <w:r w:rsidR="009E7FEE">
        <w:rPr>
          <w:rFonts w:ascii="맑은 고딕" w:eastAsia="맑은 고딕" w:hAnsi="맑은 고딕" w:hint="eastAsia"/>
        </w:rPr>
        <w:t>문</w:t>
      </w:r>
      <w:r w:rsidRPr="00B20B75">
        <w:rPr>
          <w:rFonts w:ascii="맑은 고딕" w:eastAsia="맑은 고딕" w:hAnsi="맑은 고딕" w:hint="eastAsia"/>
        </w:rPr>
        <w:t xml:space="preserve">은 매각, 폐기, 임대 또는 대여, 사업장 변경, 출장작업, 수리, 점검, 검사, 교정 등으로 나뉘고 자산의 반출은 </w:t>
      </w:r>
      <w:r w:rsidR="009E7FEE">
        <w:rPr>
          <w:rFonts w:ascii="맑은 고딕" w:eastAsia="맑은 고딕" w:hAnsi="맑은 고딕" w:hint="eastAsia"/>
        </w:rPr>
        <w:t xml:space="preserve">출문의뢰부서에서 </w:t>
      </w:r>
      <w:r w:rsidR="00C4502B">
        <w:rPr>
          <w:rFonts w:ascii="맑은 고딕" w:eastAsia="맑은 고딕" w:hAnsi="맑은 고딕"/>
        </w:rPr>
        <w:t>“</w:t>
      </w:r>
      <w:r w:rsidR="00C4502B">
        <w:rPr>
          <w:rFonts w:ascii="맑은 고딕" w:eastAsia="맑은 고딕" w:hAnsi="맑은 고딕" w:hint="eastAsia"/>
        </w:rPr>
        <w:t>자산변동신청서</w:t>
      </w:r>
      <w:r w:rsidR="00C4502B">
        <w:rPr>
          <w:rFonts w:ascii="맑은 고딕" w:eastAsia="맑은 고딕" w:hAnsi="맑은 고딕"/>
        </w:rPr>
        <w:t>”</w:t>
      </w:r>
      <w:r w:rsidR="009E7FEE" w:rsidRPr="00D854A4">
        <w:rPr>
          <w:rFonts w:ascii="맑은 고딕" w:eastAsia="맑은 고딕" w:hAnsi="맑은 고딕" w:hint="eastAsia"/>
        </w:rPr>
        <w:t>를</w:t>
      </w:r>
      <w:r w:rsidR="009E7FEE">
        <w:rPr>
          <w:rFonts w:ascii="맑은 고딕" w:eastAsia="맑은 고딕" w:hAnsi="맑은 고딕" w:hint="eastAsia"/>
        </w:rPr>
        <w:t xml:space="preserve"> 작성하여 각 </w:t>
      </w:r>
      <w:r w:rsidR="00565524">
        <w:rPr>
          <w:rFonts w:ascii="맑은 고딕" w:eastAsia="맑은 고딕" w:hAnsi="맑은 고딕" w:hint="eastAsia"/>
        </w:rPr>
        <w:t>사업장</w:t>
      </w:r>
      <w:r w:rsidR="009E7FEE">
        <w:rPr>
          <w:rFonts w:ascii="맑은 고딕" w:eastAsia="맑은 고딕" w:hAnsi="맑은 고딕" w:hint="eastAsia"/>
        </w:rPr>
        <w:t>관리부서의 출문 프로세스</w:t>
      </w:r>
      <w:r w:rsidR="00784A53">
        <w:rPr>
          <w:rFonts w:ascii="맑은 고딕" w:eastAsia="맑은 고딕" w:hAnsi="맑은 고딕" w:hint="eastAsia"/>
        </w:rPr>
        <w:t>에</w:t>
      </w:r>
      <w:r w:rsidR="009E7FEE">
        <w:rPr>
          <w:rFonts w:ascii="맑은 고딕" w:eastAsia="맑은 고딕" w:hAnsi="맑은 고딕" w:hint="eastAsia"/>
        </w:rPr>
        <w:t xml:space="preserve"> 준하여 출문하며, 출문목적에 대한 조치가 완료 된 후 동일한 프로세스에 맞도록 완료보고서</w:t>
      </w:r>
      <w:r w:rsidR="00784A53">
        <w:rPr>
          <w:rFonts w:ascii="맑은 고딕" w:eastAsia="맑은 고딕" w:hAnsi="맑은 고딕" w:hint="eastAsia"/>
        </w:rPr>
        <w:t>를</w:t>
      </w:r>
      <w:r w:rsidR="009E7FEE">
        <w:rPr>
          <w:rFonts w:ascii="맑은 고딕" w:eastAsia="맑은 고딕" w:hAnsi="맑은 고딕" w:hint="eastAsia"/>
        </w:rPr>
        <w:t xml:space="preserve"> 작성하여 해당 부서에 전달한다.</w:t>
      </w:r>
    </w:p>
    <w:p w14:paraId="1B095E16" w14:textId="77777777" w:rsidR="00C111DF" w:rsidRPr="00126251" w:rsidRDefault="000970E6" w:rsidP="00C111DF">
      <w:pPr>
        <w:numPr>
          <w:ilvl w:val="0"/>
          <w:numId w:val="30"/>
        </w:numPr>
        <w:ind w:left="851" w:hanging="284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단, </w:t>
      </w:r>
      <w:r w:rsidR="009E7FEE">
        <w:rPr>
          <w:rFonts w:ascii="맑은 고딕" w:eastAsia="맑은 고딕" w:hAnsi="맑은 고딕" w:hint="eastAsia"/>
        </w:rPr>
        <w:t xml:space="preserve">출문된 </w:t>
      </w:r>
      <w:r w:rsidRPr="00B20B75">
        <w:rPr>
          <w:rFonts w:ascii="맑은 고딕" w:eastAsia="맑은 고딕" w:hAnsi="맑은 고딕" w:hint="eastAsia"/>
        </w:rPr>
        <w:t>자산의 이관, 매각, 임대, 폐기 등 규정된 주요 항목들에 대해서는 본 규정에서 정한 바에 따른다.</w:t>
      </w:r>
    </w:p>
    <w:p w14:paraId="516B23AB" w14:textId="77777777" w:rsidR="000970E6" w:rsidRPr="00B20B75" w:rsidRDefault="000970E6" w:rsidP="00D61CD2">
      <w:pPr>
        <w:numPr>
          <w:ilvl w:val="0"/>
          <w:numId w:val="30"/>
        </w:numPr>
        <w:ind w:left="851" w:hanging="284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자산의 </w:t>
      </w:r>
      <w:r w:rsidR="009E7FEE">
        <w:rPr>
          <w:rFonts w:ascii="맑은 고딕" w:eastAsia="맑은 고딕" w:hAnsi="맑은 고딕" w:hint="eastAsia"/>
        </w:rPr>
        <w:t>출문</w:t>
      </w:r>
      <w:r w:rsidRPr="00B20B75">
        <w:rPr>
          <w:rFonts w:ascii="맑은 고딕" w:eastAsia="맑은 고딕" w:hAnsi="맑은 고딕" w:hint="eastAsia"/>
        </w:rPr>
        <w:t xml:space="preserve"> 후 도난, 분실 또는 손</w:t>
      </w:r>
      <w:r w:rsidR="009E7FEE">
        <w:rPr>
          <w:rFonts w:ascii="맑은 고딕" w:eastAsia="맑은 고딕" w:hAnsi="맑은 고딕" w:hint="eastAsia"/>
        </w:rPr>
        <w:t>.</w:t>
      </w:r>
      <w:r w:rsidRPr="00B20B75">
        <w:rPr>
          <w:rFonts w:ascii="맑은 고딕" w:eastAsia="맑은 고딕" w:hAnsi="맑은 고딕" w:hint="eastAsia"/>
        </w:rPr>
        <w:t xml:space="preserve">망실 시 사용부서장은 해당내역을 주관부서에 즉시 통보하고 관련 조서를 제출 후 </w:t>
      </w:r>
      <w:r w:rsidR="009E7FEE">
        <w:rPr>
          <w:rFonts w:ascii="맑은 고딕" w:eastAsia="맑은 고딕" w:hAnsi="맑은 고딕" w:hint="eastAsia"/>
        </w:rPr>
        <w:t>본 규정</w:t>
      </w:r>
      <w:r w:rsidRPr="00B20B75">
        <w:rPr>
          <w:rFonts w:ascii="맑은 고딕" w:eastAsia="맑은 고딕" w:hAnsi="맑은 고딕" w:hint="eastAsia"/>
        </w:rPr>
        <w:t>에 의거하여 처리하도록 한다.</w:t>
      </w:r>
    </w:p>
    <w:p w14:paraId="1644415F" w14:textId="77777777" w:rsidR="005C60D6" w:rsidRDefault="005C60D6">
      <w:pPr>
        <w:rPr>
          <w:rFonts w:ascii="맑은 고딕" w:eastAsia="맑은 고딕" w:hAnsi="맑은 고딕" w:hint="eastAsia"/>
        </w:rPr>
      </w:pPr>
    </w:p>
    <w:p w14:paraId="538CA2B7" w14:textId="77777777" w:rsidR="008E1259" w:rsidRPr="00B20B75" w:rsidRDefault="000970E6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제2</w:t>
      </w:r>
      <w:r w:rsidR="00CE2E2B">
        <w:rPr>
          <w:rFonts w:ascii="맑은 고딕" w:eastAsia="맑은 고딕" w:hAnsi="맑은 고딕"/>
        </w:rPr>
        <w:t>7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(감정)</w:t>
      </w:r>
    </w:p>
    <w:p w14:paraId="554B3214" w14:textId="77777777" w:rsidR="008E1259" w:rsidRPr="00B20B75" w:rsidRDefault="008E1259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자산에 대한 감정은 재평가, 매입, 매각</w:t>
      </w:r>
      <w:r w:rsidR="000970E6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등의 사유가 있을 때에 </w:t>
      </w:r>
      <w:r w:rsidR="000970E6" w:rsidRPr="00B20B75">
        <w:rPr>
          <w:rFonts w:ascii="맑은 고딕" w:eastAsia="맑은 고딕" w:hAnsi="맑은 고딕" w:hint="eastAsia"/>
        </w:rPr>
        <w:t xml:space="preserve">회계부서가 </w:t>
      </w:r>
      <w:r w:rsidRPr="00B20B75">
        <w:rPr>
          <w:rFonts w:ascii="맑은 고딕" w:eastAsia="맑은 고딕" w:hAnsi="맑은 고딕" w:hint="eastAsia"/>
        </w:rPr>
        <w:t>품의를 득해, 공인 감정기관에 의뢰하여 감정평가액을 결정한다.</w:t>
      </w:r>
    </w:p>
    <w:p w14:paraId="40CCFCD0" w14:textId="77777777" w:rsidR="00340CCD" w:rsidRPr="00B20B75" w:rsidRDefault="00340CCD">
      <w:pPr>
        <w:outlineLvl w:val="0"/>
        <w:rPr>
          <w:rFonts w:ascii="맑은 고딕" w:eastAsia="맑은 고딕" w:hAnsi="맑은 고딕" w:hint="eastAsia"/>
        </w:rPr>
      </w:pPr>
    </w:p>
    <w:p w14:paraId="130B7F59" w14:textId="77777777" w:rsidR="003268E1" w:rsidRDefault="00503529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0970E6" w:rsidRPr="00B20B75">
        <w:rPr>
          <w:rFonts w:ascii="맑은 고딕" w:eastAsia="맑은 고딕" w:hAnsi="맑은 고딕" w:hint="eastAsia"/>
        </w:rPr>
        <w:t xml:space="preserve"> 2</w:t>
      </w:r>
      <w:r w:rsidR="00CE2E2B">
        <w:rPr>
          <w:rFonts w:ascii="맑은 고딕" w:eastAsia="맑은 고딕" w:hAnsi="맑은 고딕"/>
        </w:rPr>
        <w:t>8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(보험가입)</w:t>
      </w:r>
    </w:p>
    <w:p w14:paraId="3B212D42" w14:textId="77777777" w:rsidR="009E7FEE" w:rsidRDefault="009E7FEE" w:rsidP="00D61CD2">
      <w:pPr>
        <w:numPr>
          <w:ilvl w:val="0"/>
          <w:numId w:val="3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화재나 재해로 인하여 효율성이 상실 또는 감소될 우려가 있는 자산은 재산보험에 가입하여 위험에 대비하여야 한다.</w:t>
      </w:r>
    </w:p>
    <w:p w14:paraId="02D21219" w14:textId="77777777" w:rsidR="00503529" w:rsidRDefault="009E7FEE" w:rsidP="00D61CD2">
      <w:pPr>
        <w:numPr>
          <w:ilvl w:val="0"/>
          <w:numId w:val="3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자산의 </w:t>
      </w:r>
      <w:r w:rsidR="00F717DD">
        <w:rPr>
          <w:rFonts w:ascii="맑은 고딕" w:eastAsia="맑은 고딕" w:hAnsi="맑은 고딕" w:hint="eastAsia"/>
        </w:rPr>
        <w:t xml:space="preserve">화재보험 및 </w:t>
      </w:r>
      <w:r>
        <w:rPr>
          <w:rFonts w:ascii="맑은 고딕" w:eastAsia="맑은 고딕" w:hAnsi="맑은 고딕" w:hint="eastAsia"/>
        </w:rPr>
        <w:t>재산</w:t>
      </w:r>
      <w:r w:rsidR="005C32E8">
        <w:rPr>
          <w:rFonts w:ascii="맑은 고딕" w:eastAsia="맑은 고딕" w:hAnsi="맑은 고딕" w:hint="eastAsia"/>
        </w:rPr>
        <w:t>종합</w:t>
      </w:r>
      <w:r>
        <w:rPr>
          <w:rFonts w:ascii="맑은 고딕" w:eastAsia="맑은 고딕" w:hAnsi="맑은 고딕" w:hint="eastAsia"/>
        </w:rPr>
        <w:t>보험</w:t>
      </w:r>
      <w:r w:rsidR="00784A53"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총괄부서에서 주관하고, 각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 및 주관부서에서는 각 호와 같은 사안에 대하여 총괄부서에 지체 없이 통보하여야 한다.</w:t>
      </w:r>
    </w:p>
    <w:p w14:paraId="500D09BF" w14:textId="77777777" w:rsidR="009E7FEE" w:rsidRDefault="009E7FEE" w:rsidP="00D61CD2">
      <w:pPr>
        <w:numPr>
          <w:ilvl w:val="0"/>
          <w:numId w:val="3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보험가입 추가사항 : 신규자산의 취득, 누락된 자산의 추가, 사이트 신설</w:t>
      </w:r>
    </w:p>
    <w:p w14:paraId="1F3BB4DD" w14:textId="77777777" w:rsidR="00654010" w:rsidRDefault="009E7FEE" w:rsidP="00D61CD2">
      <w:pPr>
        <w:numPr>
          <w:ilvl w:val="0"/>
          <w:numId w:val="3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보험가입내역의 수정사항 : 자산의 변경사항(위치변경, 폐기, 매각 등), 사이트 변동사항</w:t>
      </w:r>
      <w:r w:rsidR="00654010">
        <w:rPr>
          <w:rFonts w:ascii="맑은 고딕" w:eastAsia="맑은 고딕" w:hAnsi="맑은 고딕" w:hint="eastAsia"/>
        </w:rPr>
        <w:t>(시설, 구조변경 등)</w:t>
      </w:r>
    </w:p>
    <w:p w14:paraId="50964FE9" w14:textId="77777777" w:rsidR="00654010" w:rsidRPr="00940A44" w:rsidRDefault="00654010" w:rsidP="00D61CD2">
      <w:pPr>
        <w:numPr>
          <w:ilvl w:val="0"/>
          <w:numId w:val="31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기타 각 사업장에서 사업을 영위하기 위하여 필수적으로 가입해야 하는 보험은 각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관리부서에서 가입하도록 한다.</w:t>
      </w:r>
    </w:p>
    <w:p w14:paraId="31847E61" w14:textId="77777777" w:rsidR="00AC0299" w:rsidRPr="0023529D" w:rsidRDefault="00503529" w:rsidP="0023529D">
      <w:pPr>
        <w:numPr>
          <w:ilvl w:val="0"/>
          <w:numId w:val="33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재산종합보험</w:t>
      </w:r>
      <w:r w:rsidR="0023529D">
        <w:rPr>
          <w:rFonts w:ascii="맑은 고딕" w:eastAsia="맑은 고딕" w:hAnsi="맑은 고딕" w:hint="eastAsia"/>
        </w:rPr>
        <w:t>(Package Insurance)</w:t>
      </w:r>
    </w:p>
    <w:p w14:paraId="42F115D2" w14:textId="77777777" w:rsidR="00AC0299" w:rsidRPr="00B20B75" w:rsidRDefault="00AC0299" w:rsidP="00D61CD2">
      <w:pPr>
        <w:numPr>
          <w:ilvl w:val="0"/>
          <w:numId w:val="33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자동차는 자동차보험</w:t>
      </w:r>
    </w:p>
    <w:p w14:paraId="35DEF72D" w14:textId="77777777" w:rsidR="00AC0299" w:rsidRPr="00CE2E2B" w:rsidRDefault="00AC0299" w:rsidP="00D61CD2">
      <w:pPr>
        <w:numPr>
          <w:ilvl w:val="0"/>
          <w:numId w:val="33"/>
        </w:numPr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lastRenderedPageBreak/>
        <w:t>가스배상보험</w:t>
      </w:r>
      <w:r w:rsidR="00F717DD" w:rsidRPr="00CE2E2B">
        <w:rPr>
          <w:rFonts w:ascii="맑은 고딕" w:eastAsia="맑은 고딕" w:hAnsi="맑은 고딕" w:hint="eastAsia"/>
        </w:rPr>
        <w:t>,</w:t>
      </w:r>
      <w:r w:rsidR="00F717DD" w:rsidRPr="00CE2E2B">
        <w:rPr>
          <w:rFonts w:ascii="맑은 고딕" w:eastAsia="맑은 고딕" w:hAnsi="맑은 고딕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>승강기배상책임보험</w:t>
      </w:r>
      <w:r w:rsidRPr="00CE2E2B">
        <w:rPr>
          <w:rFonts w:ascii="맑은 고딕" w:eastAsia="맑은 고딕" w:hAnsi="맑은 고딕" w:hint="eastAsia"/>
        </w:rPr>
        <w:t xml:space="preserve"> 등 법령 및 다른 규정에 따라 가입해야 하는 보험</w:t>
      </w:r>
    </w:p>
    <w:p w14:paraId="45BD43AD" w14:textId="77777777" w:rsidR="00AC0299" w:rsidRPr="00B20B75" w:rsidRDefault="00AC0299" w:rsidP="00D61CD2">
      <w:pPr>
        <w:numPr>
          <w:ilvl w:val="0"/>
          <w:numId w:val="33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위</w:t>
      </w:r>
      <w:r w:rsidR="009C7B5C">
        <w:rPr>
          <w:rFonts w:ascii="맑은 고딕" w:eastAsia="맑은 고딕" w:hAnsi="맑은 고딕" w:hint="eastAsia"/>
        </w:rPr>
        <w:t>/</w:t>
      </w:r>
      <w:r w:rsidRPr="00B20B75">
        <w:rPr>
          <w:rFonts w:ascii="맑은 고딕" w:eastAsia="맑은 고딕" w:hAnsi="맑은 고딕" w:hint="eastAsia"/>
        </w:rPr>
        <w:t xml:space="preserve">수탁협약, </w:t>
      </w:r>
      <w:r w:rsidR="000970E6" w:rsidRPr="00B20B75">
        <w:rPr>
          <w:rFonts w:ascii="맑은 고딕" w:eastAsia="맑은 고딕" w:hAnsi="맑은 고딕" w:hint="eastAsia"/>
        </w:rPr>
        <w:t>임</w:t>
      </w:r>
      <w:r w:rsidRPr="00B20B75">
        <w:rPr>
          <w:rFonts w:ascii="맑은 고딕" w:eastAsia="맑은 고딕" w:hAnsi="맑은 고딕" w:hint="eastAsia"/>
        </w:rPr>
        <w:t xml:space="preserve">대차계약 등 </w:t>
      </w:r>
      <w:r w:rsidR="0023529D">
        <w:rPr>
          <w:rFonts w:ascii="맑은 고딕" w:eastAsia="맑은 고딕" w:hAnsi="맑은 고딕" w:hint="eastAsia"/>
        </w:rPr>
        <w:t>회</w:t>
      </w:r>
      <w:r w:rsidRPr="00B20B75">
        <w:rPr>
          <w:rFonts w:ascii="맑은 고딕" w:eastAsia="맑은 고딕" w:hAnsi="맑은 고딕" w:hint="eastAsia"/>
        </w:rPr>
        <w:t>사가 체결한 계약에 따라 가입해야 하는 보험</w:t>
      </w:r>
    </w:p>
    <w:p w14:paraId="08DA24E2" w14:textId="77777777" w:rsidR="00AC0299" w:rsidRPr="00B20B75" w:rsidRDefault="00AC0299" w:rsidP="00D61CD2">
      <w:pPr>
        <w:numPr>
          <w:ilvl w:val="0"/>
          <w:numId w:val="33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재산종합보험 가입금액은 시가 또는 재</w:t>
      </w:r>
      <w:r w:rsidR="000970E6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조달가격을 원칙으로 하되 이를 합리적으로 추정하기 어려운 경우에는 장부가액으로 할 수 있다.</w:t>
      </w:r>
    </w:p>
    <w:p w14:paraId="33C5AE32" w14:textId="77777777" w:rsidR="00126251" w:rsidRPr="00B20B75" w:rsidRDefault="00126251">
      <w:pPr>
        <w:spacing w:line="300" w:lineRule="atLeast"/>
        <w:rPr>
          <w:rFonts w:ascii="맑은 고딕" w:eastAsia="맑은 고딕" w:hAnsi="맑은 고딕" w:hint="eastAsia"/>
        </w:rPr>
      </w:pPr>
    </w:p>
    <w:p w14:paraId="41B88191" w14:textId="77777777" w:rsidR="008E1259" w:rsidRPr="00B20B75" w:rsidRDefault="008E1259">
      <w:p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>제</w:t>
      </w:r>
      <w:r w:rsidR="00E417DB">
        <w:rPr>
          <w:rFonts w:ascii="맑은 고딕" w:eastAsia="맑은 고딕" w:hAnsi="맑은 고딕" w:hint="eastAsia"/>
          <w:b/>
        </w:rPr>
        <w:t>6</w:t>
      </w:r>
      <w:r w:rsidRPr="00B20B75">
        <w:rPr>
          <w:rFonts w:ascii="맑은 고딕" w:eastAsia="맑은 고딕" w:hAnsi="맑은 고딕" w:hint="eastAsia"/>
          <w:b/>
        </w:rPr>
        <w:t>장 자산의 실사</w:t>
      </w:r>
    </w:p>
    <w:p w14:paraId="5E4F6380" w14:textId="77777777" w:rsidR="008E1259" w:rsidRPr="00B20B75" w:rsidRDefault="008E1259">
      <w:pPr>
        <w:rPr>
          <w:rFonts w:ascii="맑은 고딕" w:eastAsia="맑은 고딕" w:hAnsi="맑은 고딕" w:hint="eastAsia"/>
        </w:rPr>
      </w:pPr>
    </w:p>
    <w:p w14:paraId="26A91ED0" w14:textId="77777777" w:rsidR="000970E6" w:rsidRPr="00B20B75" w:rsidRDefault="000970E6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제2</w:t>
      </w:r>
      <w:r w:rsidR="00CE2E2B">
        <w:rPr>
          <w:rFonts w:ascii="맑은 고딕" w:eastAsia="맑은 고딕" w:hAnsi="맑은 고딕"/>
        </w:rPr>
        <w:t>9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(실사의 시기)</w:t>
      </w:r>
    </w:p>
    <w:p w14:paraId="410FC7F6" w14:textId="77777777" w:rsidR="004A2606" w:rsidRDefault="00565524" w:rsidP="00D61CD2">
      <w:pPr>
        <w:numPr>
          <w:ilvl w:val="0"/>
          <w:numId w:val="37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940A44">
        <w:rPr>
          <w:rFonts w:ascii="맑은 고딕" w:eastAsia="맑은 고딕" w:hAnsi="맑은 고딕" w:hint="eastAsia"/>
        </w:rPr>
        <w:t>관리부서</w:t>
      </w:r>
      <w:r w:rsidR="000970E6" w:rsidRPr="00B20B75">
        <w:rPr>
          <w:rFonts w:ascii="맑은 고딕" w:eastAsia="맑은 고딕" w:hAnsi="맑은 고딕" w:hint="eastAsia"/>
        </w:rPr>
        <w:t xml:space="preserve">는 </w:t>
      </w:r>
      <w:r w:rsidR="008E1259" w:rsidRPr="00B20B75">
        <w:rPr>
          <w:rFonts w:ascii="맑은 고딕" w:eastAsia="맑은 고딕" w:hAnsi="맑은 고딕" w:hint="eastAsia"/>
        </w:rPr>
        <w:t>자산의 누락 및 손</w:t>
      </w:r>
      <w:r w:rsidR="00940A44">
        <w:rPr>
          <w:rFonts w:ascii="맑은 고딕" w:eastAsia="맑은 고딕" w:hAnsi="맑은 고딕" w:hint="eastAsia"/>
        </w:rPr>
        <w:t>.</w:t>
      </w:r>
      <w:r w:rsidR="008E1259" w:rsidRPr="00B20B75">
        <w:rPr>
          <w:rFonts w:ascii="맑은 고딕" w:eastAsia="맑은 고딕" w:hAnsi="맑은 고딕" w:hint="eastAsia"/>
        </w:rPr>
        <w:t xml:space="preserve">망실을 방지하기 위하여 년1회 </w:t>
      </w:r>
      <w:r w:rsidR="004A2606">
        <w:rPr>
          <w:rFonts w:ascii="맑은 고딕" w:eastAsia="맑은 고딕" w:hAnsi="맑은 고딕" w:hint="eastAsia"/>
        </w:rPr>
        <w:t xml:space="preserve">이상, 해당년도 4/4분기 내에 실시하며, </w:t>
      </w:r>
      <w:r w:rsidR="00751960" w:rsidRPr="00B20B75">
        <w:rPr>
          <w:rFonts w:ascii="맑은 고딕" w:eastAsia="맑은 고딕" w:hAnsi="맑은 고딕" w:hint="eastAsia"/>
        </w:rPr>
        <w:t>자산관리대장</w:t>
      </w:r>
      <w:r w:rsidR="00940A44">
        <w:rPr>
          <w:rFonts w:ascii="맑은 고딕" w:eastAsia="맑은 고딕" w:hAnsi="맑은 고딕" w:hint="eastAsia"/>
        </w:rPr>
        <w:t xml:space="preserve"> 및 관리시스템</w:t>
      </w:r>
      <w:r w:rsidR="008E1259" w:rsidRPr="00B20B75">
        <w:rPr>
          <w:rFonts w:ascii="맑은 고딕" w:eastAsia="맑은 고딕" w:hAnsi="맑은 고딕" w:hint="eastAsia"/>
        </w:rPr>
        <w:t>과 현물보유대장을 대조하는 자산실사를 행</w:t>
      </w:r>
      <w:r w:rsidR="004A2606">
        <w:rPr>
          <w:rFonts w:ascii="맑은 고딕" w:eastAsia="맑은 고딕" w:hAnsi="맑은 고딕" w:hint="eastAsia"/>
        </w:rPr>
        <w:t>한다.</w:t>
      </w:r>
    </w:p>
    <w:p w14:paraId="1576FD44" w14:textId="77777777" w:rsidR="00940A44" w:rsidRDefault="00940A44" w:rsidP="00D61CD2">
      <w:pPr>
        <w:numPr>
          <w:ilvl w:val="0"/>
          <w:numId w:val="37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사용부서 및 주관부서는 </w:t>
      </w:r>
      <w:r w:rsidR="00F717DD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관리부서의 </w:t>
      </w:r>
      <w:r w:rsidR="004A2606">
        <w:rPr>
          <w:rFonts w:ascii="맑은 고딕" w:eastAsia="맑은 고딕" w:hAnsi="맑은 고딕" w:hint="eastAsia"/>
        </w:rPr>
        <w:t xml:space="preserve">자산실사에 대한 </w:t>
      </w:r>
      <w:r>
        <w:rPr>
          <w:rFonts w:ascii="맑은 고딕" w:eastAsia="맑은 고딕" w:hAnsi="맑은 고딕" w:hint="eastAsia"/>
        </w:rPr>
        <w:t>요청에 의거 자산실사에 협조하여야 한다.</w:t>
      </w:r>
    </w:p>
    <w:p w14:paraId="10DEC577" w14:textId="77777777" w:rsidR="008E1259" w:rsidRPr="00B20B75" w:rsidRDefault="008E1259" w:rsidP="00D61CD2">
      <w:pPr>
        <w:numPr>
          <w:ilvl w:val="0"/>
          <w:numId w:val="37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필요</w:t>
      </w:r>
      <w:r w:rsidR="000970E6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시 </w:t>
      </w:r>
      <w:r w:rsidR="00F717DD">
        <w:rPr>
          <w:rFonts w:ascii="맑은 고딕" w:eastAsia="맑은 고딕" w:hAnsi="맑은 고딕" w:hint="eastAsia"/>
        </w:rPr>
        <w:t>사업장</w:t>
      </w:r>
      <w:r w:rsidR="00940A44">
        <w:rPr>
          <w:rFonts w:ascii="맑은 고딕" w:eastAsia="맑은 고딕" w:hAnsi="맑은 고딕" w:hint="eastAsia"/>
        </w:rPr>
        <w:t>관리</w:t>
      </w:r>
      <w:r w:rsidR="002050DF" w:rsidRPr="00B20B75">
        <w:rPr>
          <w:rFonts w:ascii="맑은 고딕" w:eastAsia="맑은 고딕" w:hAnsi="맑은 고딕" w:hint="eastAsia"/>
        </w:rPr>
        <w:t xml:space="preserve">부서는 </w:t>
      </w:r>
      <w:r w:rsidR="00940A44">
        <w:rPr>
          <w:rFonts w:ascii="맑은 고딕" w:eastAsia="맑은 고딕" w:hAnsi="맑은 고딕" w:hint="eastAsia"/>
        </w:rPr>
        <w:t>비정기적으로 실사를 집행할 수 있다.</w:t>
      </w:r>
    </w:p>
    <w:p w14:paraId="4D4A1CB4" w14:textId="77777777" w:rsidR="0076360B" w:rsidRDefault="0076360B">
      <w:pPr>
        <w:rPr>
          <w:rFonts w:ascii="맑은 고딕" w:eastAsia="맑은 고딕" w:hAnsi="맑은 고딕" w:hint="eastAsia"/>
        </w:rPr>
      </w:pPr>
    </w:p>
    <w:p w14:paraId="2F3C0141" w14:textId="77777777" w:rsidR="008F5B31" w:rsidRPr="00BF13E7" w:rsidRDefault="008F5B31">
      <w:pPr>
        <w:outlineLvl w:val="0"/>
        <w:rPr>
          <w:rFonts w:ascii="맑은 고딕" w:eastAsia="맑은 고딕" w:hAnsi="맑은 고딕" w:hint="eastAsia"/>
        </w:rPr>
      </w:pPr>
      <w:r w:rsidRPr="00BF13E7">
        <w:rPr>
          <w:rFonts w:ascii="맑은 고딕" w:eastAsia="맑은 고딕" w:hAnsi="맑은 고딕" w:hint="eastAsia"/>
        </w:rPr>
        <w:t>제</w:t>
      </w:r>
      <w:r w:rsidR="00CE2E2B">
        <w:rPr>
          <w:rFonts w:ascii="맑은 고딕" w:eastAsia="맑은 고딕" w:hAnsi="맑은 고딕"/>
        </w:rPr>
        <w:t>30</w:t>
      </w:r>
      <w:r w:rsidRPr="00BF13E7">
        <w:rPr>
          <w:rFonts w:ascii="맑은 고딕" w:eastAsia="맑은 고딕" w:hAnsi="맑은 고딕" w:hint="eastAsia"/>
        </w:rPr>
        <w:t>조</w:t>
      </w:r>
      <w:r w:rsidR="003268E1" w:rsidRPr="00BF13E7">
        <w:rPr>
          <w:rFonts w:ascii="맑은 고딕" w:eastAsia="맑은 고딕" w:hAnsi="맑은 고딕" w:hint="eastAsia"/>
        </w:rPr>
        <w:t xml:space="preserve"> </w:t>
      </w:r>
      <w:r w:rsidR="008E1259" w:rsidRPr="00BF13E7">
        <w:rPr>
          <w:rFonts w:ascii="맑은 고딕" w:eastAsia="맑은 고딕" w:hAnsi="맑은 고딕" w:hint="eastAsia"/>
        </w:rPr>
        <w:t>(실사의 방법)</w:t>
      </w:r>
    </w:p>
    <w:p w14:paraId="2C08E89D" w14:textId="77777777" w:rsidR="00851FB2" w:rsidRPr="00BF13E7" w:rsidRDefault="00851FB2" w:rsidP="00851FB2">
      <w:pPr>
        <w:ind w:leftChars="200" w:left="440"/>
        <w:rPr>
          <w:rFonts w:ascii="맑은 고딕" w:eastAsia="맑은 고딕" w:hAnsi="맑은 고딕" w:hint="eastAsia"/>
        </w:rPr>
      </w:pPr>
      <w:r w:rsidRPr="00BF13E7">
        <w:rPr>
          <w:rFonts w:ascii="맑은 고딕" w:eastAsia="맑은 고딕" w:hAnsi="맑은 고딕" w:hint="eastAsia"/>
        </w:rPr>
        <w:t>자산의 실사는 공명정대한 원칙에 따라 정확하고 사실적으로 이뤄짐을 기본원칙으로 한다.</w:t>
      </w:r>
    </w:p>
    <w:p w14:paraId="6CD0AC3E" w14:textId="77777777" w:rsidR="006B021F" w:rsidRPr="00BF13E7" w:rsidRDefault="00565524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851FB2" w:rsidRPr="00BF13E7">
        <w:rPr>
          <w:rFonts w:ascii="맑은 고딕" w:eastAsia="맑은 고딕" w:hAnsi="맑은 고딕" w:hint="eastAsia"/>
        </w:rPr>
        <w:t xml:space="preserve">관리부서는 실사계획을 수립, 공지하고 </w:t>
      </w:r>
      <w:r w:rsidR="006B021F" w:rsidRPr="00BF13E7">
        <w:rPr>
          <w:rFonts w:ascii="맑은 고딕" w:eastAsia="맑은 고딕" w:hAnsi="맑은 고딕" w:hint="eastAsia"/>
        </w:rPr>
        <w:t>주관부서</w:t>
      </w:r>
      <w:r w:rsidR="00C14C16" w:rsidRPr="00BF13E7">
        <w:rPr>
          <w:rFonts w:ascii="맑은 고딕" w:eastAsia="맑은 고딕" w:hAnsi="맑은 고딕" w:hint="eastAsia"/>
        </w:rPr>
        <w:t xml:space="preserve"> 및</w:t>
      </w:r>
      <w:r w:rsidR="006B021F" w:rsidRPr="00BF13E7">
        <w:rPr>
          <w:rFonts w:ascii="맑은 고딕" w:eastAsia="맑은 고딕" w:hAnsi="맑은 고딕" w:hint="eastAsia"/>
        </w:rPr>
        <w:t xml:space="preserve"> 사용부서에 보유현황과 실시방법을 통보한다.</w:t>
      </w:r>
    </w:p>
    <w:p w14:paraId="1C6CC53B" w14:textId="77777777" w:rsidR="00871D98" w:rsidRPr="00BF13E7" w:rsidRDefault="00565524" w:rsidP="00871D98">
      <w:pPr>
        <w:numPr>
          <w:ilvl w:val="0"/>
          <w:numId w:val="38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C14C16" w:rsidRPr="00BF13E7">
        <w:rPr>
          <w:rFonts w:ascii="맑은 고딕" w:eastAsia="맑은 고딕" w:hAnsi="맑은 고딕" w:hint="eastAsia"/>
        </w:rPr>
        <w:t xml:space="preserve">관리부서의 요구사항에 대하여 </w:t>
      </w:r>
      <w:r w:rsidR="006B021F" w:rsidRPr="00BF13E7">
        <w:rPr>
          <w:rFonts w:ascii="맑은 고딕" w:eastAsia="맑은 고딕" w:hAnsi="맑은 고딕" w:hint="eastAsia"/>
        </w:rPr>
        <w:t xml:space="preserve">사용부서 및 주관부서는 </w:t>
      </w:r>
      <w:r w:rsidR="00B76976" w:rsidRPr="00BF13E7">
        <w:rPr>
          <w:rFonts w:ascii="맑은 고딕" w:eastAsia="맑은 고딕" w:hAnsi="맑은 고딕" w:hint="eastAsia"/>
        </w:rPr>
        <w:t>자산</w:t>
      </w:r>
      <w:r w:rsidR="006B021F" w:rsidRPr="00BF13E7">
        <w:rPr>
          <w:rFonts w:ascii="맑은 고딕" w:eastAsia="맑은 고딕" w:hAnsi="맑은 고딕" w:hint="eastAsia"/>
        </w:rPr>
        <w:t>실사일정 준수에 협조하고 관련자료 및 인원요청 시 적극 지원함을 원칙으로 한다.</w:t>
      </w:r>
    </w:p>
    <w:p w14:paraId="13D721E8" w14:textId="77777777" w:rsidR="003F6870" w:rsidRPr="00BF13E7" w:rsidRDefault="00C14C16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 w:hint="eastAsia"/>
        </w:rPr>
      </w:pPr>
      <w:r w:rsidRPr="00BF13E7">
        <w:rPr>
          <w:rFonts w:ascii="맑은 고딕" w:eastAsia="맑은 고딕" w:hAnsi="맑은 고딕" w:hint="eastAsia"/>
        </w:rPr>
        <w:t xml:space="preserve">자산실사는 </w:t>
      </w:r>
      <w:r w:rsidR="003F6870" w:rsidRPr="00BF13E7">
        <w:rPr>
          <w:rFonts w:ascii="맑은 고딕" w:eastAsia="맑은 고딕" w:hAnsi="맑은 고딕" w:hint="eastAsia"/>
        </w:rPr>
        <w:t>사용부서의 직원이 해당 사용자산에 대하여 자산실사를 1차로 실시하고, 사용부서의 자산관리대장과 비교하여 위치 및 손망실의 여부를 확인한다.</w:t>
      </w:r>
    </w:p>
    <w:p w14:paraId="3F3C80F8" w14:textId="77777777" w:rsidR="006B021F" w:rsidRPr="00BF13E7" w:rsidRDefault="003F6870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 w:hint="eastAsia"/>
        </w:rPr>
      </w:pPr>
      <w:r w:rsidRPr="00BF13E7">
        <w:rPr>
          <w:rFonts w:ascii="맑은 고딕" w:eastAsia="맑은 고딕" w:hAnsi="맑은 고딕" w:hint="eastAsia"/>
        </w:rPr>
        <w:t xml:space="preserve">사용부서에서 </w:t>
      </w:r>
      <w:r w:rsidR="00B76976" w:rsidRPr="00BF13E7">
        <w:rPr>
          <w:rFonts w:ascii="맑은 고딕" w:eastAsia="맑은 고딕" w:hAnsi="맑은 고딕" w:hint="eastAsia"/>
        </w:rPr>
        <w:t xml:space="preserve">1차 </w:t>
      </w:r>
      <w:r w:rsidRPr="00BF13E7">
        <w:rPr>
          <w:rFonts w:ascii="맑은 고딕" w:eastAsia="맑은 고딕" w:hAnsi="맑은 고딕" w:hint="eastAsia"/>
        </w:rPr>
        <w:t>자산실사</w:t>
      </w:r>
      <w:r w:rsidR="00B76976" w:rsidRPr="00BF13E7">
        <w:rPr>
          <w:rFonts w:ascii="맑은 고딕" w:eastAsia="맑은 고딕" w:hAnsi="맑은 고딕" w:hint="eastAsia"/>
        </w:rPr>
        <w:t>가</w:t>
      </w:r>
      <w:r w:rsidRPr="00BF13E7">
        <w:rPr>
          <w:rFonts w:ascii="맑은 고딕" w:eastAsia="맑은 고딕" w:hAnsi="맑은 고딕" w:hint="eastAsia"/>
        </w:rPr>
        <w:t xml:space="preserve"> 확인이 되면 </w:t>
      </w:r>
      <w:r w:rsidR="00565524">
        <w:rPr>
          <w:rFonts w:ascii="맑은 고딕" w:eastAsia="맑은 고딕" w:hAnsi="맑은 고딕" w:hint="eastAsia"/>
        </w:rPr>
        <w:t>사업장</w:t>
      </w:r>
      <w:r w:rsidR="006B021F" w:rsidRPr="00BF13E7">
        <w:rPr>
          <w:rFonts w:ascii="맑은 고딕" w:eastAsia="맑은 고딕" w:hAnsi="맑은 고딕" w:hint="eastAsia"/>
        </w:rPr>
        <w:t>관리부서 및 주관부서</w:t>
      </w:r>
      <w:r w:rsidR="00C14C16" w:rsidRPr="00BF13E7">
        <w:rPr>
          <w:rFonts w:ascii="맑은 고딕" w:eastAsia="맑은 고딕" w:hAnsi="맑은 고딕" w:hint="eastAsia"/>
        </w:rPr>
        <w:t>의</w:t>
      </w:r>
      <w:r w:rsidR="006B021F" w:rsidRPr="00BF13E7">
        <w:rPr>
          <w:rFonts w:ascii="맑은 고딕" w:eastAsia="맑은 고딕" w:hAnsi="맑은 고딕" w:hint="eastAsia"/>
        </w:rPr>
        <w:t xml:space="preserve"> </w:t>
      </w:r>
      <w:r w:rsidR="00C14C16" w:rsidRPr="00BF13E7">
        <w:rPr>
          <w:rFonts w:ascii="맑은 고딕" w:eastAsia="맑은 고딕" w:hAnsi="맑은 고딕" w:hint="eastAsia"/>
        </w:rPr>
        <w:t>직</w:t>
      </w:r>
      <w:r w:rsidR="006B021F" w:rsidRPr="00BF13E7">
        <w:rPr>
          <w:rFonts w:ascii="맑은 고딕" w:eastAsia="맑은 고딕" w:hAnsi="맑은 고딕" w:hint="eastAsia"/>
        </w:rPr>
        <w:t xml:space="preserve">원이 </w:t>
      </w:r>
      <w:r w:rsidR="00C14C16" w:rsidRPr="00BF13E7">
        <w:rPr>
          <w:rFonts w:ascii="맑은 고딕" w:eastAsia="맑은 고딕" w:hAnsi="맑은 고딕" w:hint="eastAsia"/>
        </w:rPr>
        <w:t xml:space="preserve">사용부서의 직원과 동행하여 </w:t>
      </w:r>
      <w:r w:rsidRPr="00BF13E7">
        <w:rPr>
          <w:rFonts w:ascii="맑은 고딕" w:eastAsia="맑은 고딕" w:hAnsi="맑은 고딕" w:hint="eastAsia"/>
        </w:rPr>
        <w:t xml:space="preserve">2차 </w:t>
      </w:r>
      <w:r w:rsidR="007F3D4F" w:rsidRPr="00BF13E7">
        <w:rPr>
          <w:rFonts w:ascii="맑은 고딕" w:eastAsia="맑은 고딕" w:hAnsi="맑은 고딕" w:hint="eastAsia"/>
        </w:rPr>
        <w:t>자산실사를 실</w:t>
      </w:r>
      <w:r w:rsidRPr="00BF13E7">
        <w:rPr>
          <w:rFonts w:ascii="맑은 고딕" w:eastAsia="맑은 고딕" w:hAnsi="맑은 고딕" w:hint="eastAsia"/>
        </w:rPr>
        <w:t>시한다.</w:t>
      </w:r>
      <w:r w:rsidR="006B021F" w:rsidRPr="00BF13E7">
        <w:rPr>
          <w:rFonts w:ascii="맑은 고딕" w:eastAsia="맑은 고딕" w:hAnsi="맑은 고딕" w:hint="eastAsia"/>
        </w:rPr>
        <w:t xml:space="preserve"> </w:t>
      </w:r>
      <w:r w:rsidR="00565524">
        <w:rPr>
          <w:rFonts w:ascii="맑은 고딕" w:eastAsia="맑은 고딕" w:hAnsi="맑은 고딕" w:hint="eastAsia"/>
        </w:rPr>
        <w:t>사업장</w:t>
      </w:r>
      <w:r w:rsidR="007F3D4F" w:rsidRPr="00BF13E7">
        <w:rPr>
          <w:rFonts w:ascii="맑은 고딕" w:eastAsia="맑은 고딕" w:hAnsi="맑은 고딕" w:hint="eastAsia"/>
        </w:rPr>
        <w:t xml:space="preserve">관리부서장은 실사의 여건에 따라 </w:t>
      </w:r>
      <w:r w:rsidRPr="00BF13E7">
        <w:rPr>
          <w:rFonts w:ascii="맑은 고딕" w:eastAsia="맑은 고딕" w:hAnsi="맑은 고딕" w:hint="eastAsia"/>
        </w:rPr>
        <w:t>사용부서에서 1</w:t>
      </w:r>
      <w:r w:rsidR="009C7B5C" w:rsidRPr="00BF13E7">
        <w:rPr>
          <w:rFonts w:ascii="맑은 고딕" w:eastAsia="맑은 고딕" w:hAnsi="맑은 고딕" w:hint="eastAsia"/>
        </w:rPr>
        <w:t>차</w:t>
      </w:r>
      <w:r w:rsidRPr="00BF13E7">
        <w:rPr>
          <w:rFonts w:ascii="맑은 고딕" w:eastAsia="맑은 고딕" w:hAnsi="맑은 고딕" w:hint="eastAsia"/>
        </w:rPr>
        <w:t xml:space="preserve"> 완료한 사항으로 </w:t>
      </w:r>
      <w:r w:rsidR="006B021F" w:rsidRPr="00BF13E7">
        <w:rPr>
          <w:rFonts w:ascii="맑은 고딕" w:eastAsia="맑은 고딕" w:hAnsi="맑은 고딕" w:hint="eastAsia"/>
        </w:rPr>
        <w:t>일괄실사 또는 서류심사로 대체할 수 있다.</w:t>
      </w:r>
    </w:p>
    <w:p w14:paraId="0F2C9312" w14:textId="77777777" w:rsidR="006B021F" w:rsidRPr="005B195C" w:rsidRDefault="006B021F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/>
        </w:rPr>
      </w:pPr>
      <w:r w:rsidRPr="005B195C">
        <w:rPr>
          <w:rFonts w:ascii="맑은 고딕" w:eastAsia="맑은 고딕" w:hAnsi="맑은 고딕" w:hint="eastAsia"/>
        </w:rPr>
        <w:t xml:space="preserve">협력업체에 대여 또는 임대된 회사의 자산은 </w:t>
      </w:r>
      <w:r w:rsidR="00565524">
        <w:rPr>
          <w:rFonts w:ascii="맑은 고딕" w:eastAsia="맑은 고딕" w:hAnsi="맑은 고딕" w:hint="eastAsia"/>
        </w:rPr>
        <w:t>사업장</w:t>
      </w:r>
      <w:r w:rsidR="00C14C16" w:rsidRPr="005B195C">
        <w:rPr>
          <w:rFonts w:ascii="맑은 고딕" w:eastAsia="맑은 고딕" w:hAnsi="맑은 고딕" w:hint="eastAsia"/>
        </w:rPr>
        <w:t xml:space="preserve">관리부서 및 주관부서에서 </w:t>
      </w:r>
      <w:r w:rsidR="00BF13E7" w:rsidRPr="005B195C">
        <w:rPr>
          <w:rFonts w:ascii="맑은 고딕" w:eastAsia="맑은 고딕" w:hAnsi="맑은 고딕" w:hint="eastAsia"/>
        </w:rPr>
        <w:t xml:space="preserve">직접 협력업체에 방문하여 </w:t>
      </w:r>
      <w:r w:rsidRPr="005B195C">
        <w:rPr>
          <w:rFonts w:ascii="맑은 고딕" w:eastAsia="맑은 고딕" w:hAnsi="맑은 고딕" w:hint="eastAsia"/>
        </w:rPr>
        <w:t xml:space="preserve">실물대조를 원칙으로 한다. </w:t>
      </w:r>
      <w:r w:rsidR="00BF13E7" w:rsidRPr="005B195C">
        <w:rPr>
          <w:rFonts w:ascii="맑은 고딕" w:eastAsia="맑은 고딕" w:hAnsi="맑은 고딕" w:hint="eastAsia"/>
        </w:rPr>
        <w:t>다만,</w:t>
      </w:r>
      <w:r w:rsidR="00BF13E7" w:rsidRPr="005B195C">
        <w:rPr>
          <w:rFonts w:ascii="맑은 고딕" w:eastAsia="맑은 고딕" w:hAnsi="맑은 고딕"/>
        </w:rPr>
        <w:t xml:space="preserve"> </w:t>
      </w:r>
      <w:r w:rsidRPr="005B195C">
        <w:rPr>
          <w:rFonts w:ascii="맑은 고딕" w:eastAsia="맑은 고딕" w:hAnsi="맑은 고딕" w:hint="eastAsia"/>
        </w:rPr>
        <w:t>원거리 등 실사에 어려움이 예상되는 경우 계약서 등 소유권 확인이 가능하고 자산의 상태에 대한 회사 내 담당자 및 협력업체 직원의 문서상 확인절차가 있는 자산에 한해서만 서류심사로 대체할 수 있다.</w:t>
      </w:r>
    </w:p>
    <w:p w14:paraId="3C12DF5F" w14:textId="77777777" w:rsidR="00BF13E7" w:rsidRPr="00F717DD" w:rsidRDefault="00BF13E7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/>
        </w:rPr>
      </w:pPr>
      <w:r w:rsidRPr="00F717DD">
        <w:rPr>
          <w:rFonts w:ascii="맑은 고딕" w:eastAsia="맑은 고딕" w:hAnsi="맑은 고딕" w:hint="eastAsia"/>
        </w:rPr>
        <w:t>5항에서 정하는 대여 또는 임대된 회사의 자산</w:t>
      </w:r>
      <w:r w:rsidR="00126251" w:rsidRPr="00F717DD">
        <w:rPr>
          <w:rFonts w:ascii="맑은 고딕" w:eastAsia="맑은 고딕" w:hAnsi="맑은 고딕" w:hint="eastAsia"/>
        </w:rPr>
        <w:t>을 보유한</w:t>
      </w:r>
      <w:r w:rsidRPr="00F717DD">
        <w:rPr>
          <w:rFonts w:ascii="맑은 고딕" w:eastAsia="맑은 고딕" w:hAnsi="맑은 고딕" w:hint="eastAsia"/>
        </w:rPr>
        <w:t xml:space="preserve"> 협력업체가 아래</w:t>
      </w:r>
      <w:r w:rsidR="00126251" w:rsidRPr="00F717DD">
        <w:rPr>
          <w:rFonts w:ascii="맑은 고딕" w:eastAsia="맑은 고딕" w:hAnsi="맑은 고딕" w:hint="eastAsia"/>
        </w:rPr>
        <w:t xml:space="preserve"> 각호</w:t>
      </w:r>
      <w:r w:rsidRPr="00F717DD">
        <w:rPr>
          <w:rFonts w:ascii="맑은 고딕" w:eastAsia="맑은 고딕" w:hAnsi="맑은 고딕" w:hint="eastAsia"/>
        </w:rPr>
        <w:t xml:space="preserve">와 같은 </w:t>
      </w:r>
      <w:r w:rsidR="00126251" w:rsidRPr="00F717DD">
        <w:rPr>
          <w:rFonts w:ascii="맑은 고딕" w:eastAsia="맑은 고딕" w:hAnsi="맑은 고딕" w:hint="eastAsia"/>
        </w:rPr>
        <w:t xml:space="preserve">상황일 </w:t>
      </w:r>
      <w:r w:rsidRPr="00F717DD">
        <w:rPr>
          <w:rFonts w:ascii="맑은 고딕" w:eastAsia="맑은 고딕" w:hAnsi="맑은 고딕" w:hint="eastAsia"/>
        </w:rPr>
        <w:t xml:space="preserve">경우에는 </w:t>
      </w:r>
      <w:r w:rsidR="005B195C" w:rsidRPr="00F717DD">
        <w:rPr>
          <w:rFonts w:ascii="맑은 고딕" w:eastAsia="맑은 고딕" w:hAnsi="맑은 고딕" w:hint="eastAsia"/>
        </w:rPr>
        <w:t xml:space="preserve">자산실사를 </w:t>
      </w:r>
      <w:r w:rsidRPr="00F717DD">
        <w:rPr>
          <w:rFonts w:ascii="맑은 고딕" w:eastAsia="맑은 고딕" w:hAnsi="맑은 고딕" w:hint="eastAsia"/>
        </w:rPr>
        <w:t>반드시 협력업체를 방문하여 실물대조를 한다.</w:t>
      </w:r>
    </w:p>
    <w:p w14:paraId="3B102471" w14:textId="77777777" w:rsidR="005B195C" w:rsidRPr="00F717DD" w:rsidRDefault="005B195C" w:rsidP="00BF13E7">
      <w:pPr>
        <w:numPr>
          <w:ilvl w:val="0"/>
          <w:numId w:val="50"/>
        </w:numPr>
        <w:rPr>
          <w:rFonts w:ascii="맑은 고딕" w:eastAsia="맑은 고딕" w:hAnsi="맑은 고딕"/>
        </w:rPr>
      </w:pPr>
      <w:r w:rsidRPr="00F717DD">
        <w:rPr>
          <w:rFonts w:ascii="맑은 고딕" w:eastAsia="맑은 고딕" w:hAnsi="맑은 고딕" w:hint="eastAsia"/>
        </w:rPr>
        <w:t>협력업체가 재무 상의 어려움으로 회사와의 거래가 어려울 경우</w:t>
      </w:r>
    </w:p>
    <w:p w14:paraId="7552D039" w14:textId="77777777" w:rsidR="005B195C" w:rsidRPr="00F717DD" w:rsidRDefault="00BF13E7" w:rsidP="00BF13E7">
      <w:pPr>
        <w:numPr>
          <w:ilvl w:val="0"/>
          <w:numId w:val="50"/>
        </w:numPr>
        <w:rPr>
          <w:rFonts w:ascii="맑은 고딕" w:eastAsia="맑은 고딕" w:hAnsi="맑은 고딕"/>
        </w:rPr>
      </w:pPr>
      <w:r w:rsidRPr="00F717DD">
        <w:rPr>
          <w:rFonts w:ascii="맑은 고딕" w:eastAsia="맑은 고딕" w:hAnsi="맑은 고딕" w:hint="eastAsia"/>
        </w:rPr>
        <w:lastRenderedPageBreak/>
        <w:t>협력업체가 수표 및 어음의 부도,</w:t>
      </w:r>
      <w:r w:rsidRPr="00F717DD">
        <w:rPr>
          <w:rFonts w:ascii="맑은 고딕" w:eastAsia="맑은 고딕" w:hAnsi="맑은 고딕"/>
        </w:rPr>
        <w:t xml:space="preserve"> </w:t>
      </w:r>
      <w:r w:rsidRPr="00F717DD">
        <w:rPr>
          <w:rFonts w:ascii="맑은 고딕" w:eastAsia="맑은 고딕" w:hAnsi="맑은 고딕" w:hint="eastAsia"/>
        </w:rPr>
        <w:t>금융기관으로부터의 거래정지처분</w:t>
      </w:r>
      <w:r w:rsidR="005B195C" w:rsidRPr="00F717DD">
        <w:rPr>
          <w:rFonts w:ascii="맑은 고딕" w:eastAsia="맑은 고딕" w:hAnsi="맑은 고딕" w:hint="eastAsia"/>
        </w:rPr>
        <w:t>을 받을 경우</w:t>
      </w:r>
    </w:p>
    <w:p w14:paraId="050B1E5C" w14:textId="77777777" w:rsidR="00126251" w:rsidRPr="00F717DD" w:rsidRDefault="00BF13E7" w:rsidP="00126251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>제3자로부터의 강제집행(가압류,</w:t>
      </w:r>
      <w:r w:rsidRPr="00F717DD">
        <w:rPr>
          <w:rFonts w:ascii="맑은 고딕" w:eastAsia="맑은 고딕" w:hAnsi="맑은 고딕"/>
        </w:rPr>
        <w:t xml:space="preserve"> </w:t>
      </w:r>
      <w:r w:rsidRPr="00F717DD">
        <w:rPr>
          <w:rFonts w:ascii="맑은 고딕" w:eastAsia="맑은 고딕" w:hAnsi="맑은 고딕" w:hint="eastAsia"/>
        </w:rPr>
        <w:t>가처분 등)</w:t>
      </w:r>
      <w:r w:rsidR="005B195C" w:rsidRPr="00F717DD">
        <w:rPr>
          <w:rFonts w:ascii="맑은 고딕" w:eastAsia="맑은 고딕" w:hAnsi="맑은 고딕" w:hint="eastAsia"/>
        </w:rPr>
        <w:t>을 받아 임대한 회사자산에 문제가 생길 수 있을 경우</w:t>
      </w:r>
    </w:p>
    <w:p w14:paraId="16986872" w14:textId="77777777" w:rsidR="00BF13E7" w:rsidRPr="00F717DD" w:rsidRDefault="005B195C" w:rsidP="005B195C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 xml:space="preserve">협력업체가 </w:t>
      </w:r>
      <w:r w:rsidR="00BF13E7" w:rsidRPr="00F717DD">
        <w:rPr>
          <w:rFonts w:ascii="맑은 고딕" w:eastAsia="맑은 고딕" w:hAnsi="맑은 고딕" w:hint="eastAsia"/>
        </w:rPr>
        <w:t>채무자 회생 및 파산에 관한 법률에 의한 회생절차 또는 파산절</w:t>
      </w:r>
      <w:r w:rsidR="00A22D04" w:rsidRPr="00F717DD">
        <w:rPr>
          <w:rFonts w:ascii="맑은 고딕" w:eastAsia="맑은 고딕" w:hAnsi="맑은 고딕" w:hint="eastAsia"/>
        </w:rPr>
        <w:t>차의 개시 신청 등의 사유가 발생한 경우</w:t>
      </w:r>
    </w:p>
    <w:p w14:paraId="6FEB99A7" w14:textId="77777777" w:rsidR="008F5B31" w:rsidRPr="005B195C" w:rsidRDefault="00565524" w:rsidP="00D61CD2">
      <w:pPr>
        <w:numPr>
          <w:ilvl w:val="0"/>
          <w:numId w:val="38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6B021F" w:rsidRPr="005B195C">
        <w:rPr>
          <w:rFonts w:ascii="맑은 고딕" w:eastAsia="맑은 고딕" w:hAnsi="맑은 고딕" w:hint="eastAsia"/>
        </w:rPr>
        <w:t>관리부서는 사용부서별 실사 완료 후 피실사 부서장에게 실사내용에 대한 확인을 받고 해당 실사내역을 정리하여 자산관리대장</w:t>
      </w:r>
      <w:r w:rsidR="009C7B5C" w:rsidRPr="005B195C">
        <w:rPr>
          <w:rFonts w:ascii="맑은 고딕" w:eastAsia="맑은 고딕" w:hAnsi="맑은 고딕" w:hint="eastAsia"/>
        </w:rPr>
        <w:t>과</w:t>
      </w:r>
      <w:r w:rsidR="008E1259" w:rsidRPr="005B195C">
        <w:rPr>
          <w:rFonts w:ascii="맑은 고딕" w:eastAsia="맑은 고딕" w:hAnsi="맑은 고딕" w:hint="eastAsia"/>
        </w:rPr>
        <w:t>의 일치</w:t>
      </w:r>
      <w:r w:rsidR="003268E1" w:rsidRPr="005B195C">
        <w:rPr>
          <w:rFonts w:ascii="맑은 고딕" w:eastAsia="맑은 고딕" w:hAnsi="맑은 고딕" w:hint="eastAsia"/>
        </w:rPr>
        <w:t xml:space="preserve"> </w:t>
      </w:r>
      <w:r w:rsidR="008E1259" w:rsidRPr="005B195C">
        <w:rPr>
          <w:rFonts w:ascii="맑은 고딕" w:eastAsia="맑은 고딕" w:hAnsi="맑은 고딕" w:hint="eastAsia"/>
        </w:rPr>
        <w:t>여부를 확인하</w:t>
      </w:r>
      <w:r w:rsidR="006B021F" w:rsidRPr="005B195C">
        <w:rPr>
          <w:rFonts w:ascii="맑은 고딕" w:eastAsia="맑은 고딕" w:hAnsi="맑은 고딕" w:hint="eastAsia"/>
        </w:rPr>
        <w:t>고</w:t>
      </w:r>
      <w:r w:rsidR="008E1259" w:rsidRPr="005B195C">
        <w:rPr>
          <w:rFonts w:ascii="맑은 고딕" w:eastAsia="맑은 고딕" w:hAnsi="맑은 고딕" w:hint="eastAsia"/>
        </w:rPr>
        <w:t xml:space="preserve"> 손</w:t>
      </w:r>
      <w:r w:rsidR="006B021F" w:rsidRPr="005B195C">
        <w:rPr>
          <w:rFonts w:ascii="맑은 고딕" w:eastAsia="맑은 고딕" w:hAnsi="맑은 고딕" w:hint="eastAsia"/>
        </w:rPr>
        <w:t>.</w:t>
      </w:r>
      <w:r w:rsidR="008E1259" w:rsidRPr="005B195C">
        <w:rPr>
          <w:rFonts w:ascii="맑은 고딕" w:eastAsia="맑은 고딕" w:hAnsi="맑은 고딕" w:hint="eastAsia"/>
        </w:rPr>
        <w:t xml:space="preserve">망실, 원인불명, 이관 및 </w:t>
      </w:r>
      <w:r w:rsidR="008F5B31" w:rsidRPr="005B195C">
        <w:rPr>
          <w:rFonts w:ascii="맑은 고딕" w:eastAsia="맑은 고딕" w:hAnsi="맑은 고딕" w:hint="eastAsia"/>
        </w:rPr>
        <w:t xml:space="preserve">관리시스템상 </w:t>
      </w:r>
      <w:r w:rsidR="008E1259" w:rsidRPr="005B195C">
        <w:rPr>
          <w:rFonts w:ascii="맑은 고딕" w:eastAsia="맑은 고딕" w:hAnsi="맑은 고딕" w:hint="eastAsia"/>
        </w:rPr>
        <w:t>수정사항</w:t>
      </w:r>
      <w:r w:rsidR="008F5B31" w:rsidRPr="005B195C">
        <w:rPr>
          <w:rFonts w:ascii="맑은 고딕" w:eastAsia="맑은 고딕" w:hAnsi="맑은 고딕" w:hint="eastAsia"/>
        </w:rPr>
        <w:t xml:space="preserve"> </w:t>
      </w:r>
      <w:r w:rsidR="008E1259" w:rsidRPr="005B195C">
        <w:rPr>
          <w:rFonts w:ascii="맑은 고딕" w:eastAsia="맑은 고딕" w:hAnsi="맑은 고딕" w:hint="eastAsia"/>
        </w:rPr>
        <w:t xml:space="preserve">등을 </w:t>
      </w:r>
      <w:r w:rsidR="008F5B31" w:rsidRPr="005B195C">
        <w:rPr>
          <w:rFonts w:ascii="맑은 고딕" w:eastAsia="맑은 고딕" w:hAnsi="맑은 고딕" w:hint="eastAsia"/>
        </w:rPr>
        <w:t>확인하여 조치한다.</w:t>
      </w:r>
    </w:p>
    <w:p w14:paraId="3C729D5F" w14:textId="77777777" w:rsidR="00B76976" w:rsidRPr="00B20B75" w:rsidRDefault="00B76976">
      <w:pPr>
        <w:rPr>
          <w:rFonts w:ascii="맑은 고딕" w:eastAsia="맑은 고딕" w:hAnsi="맑은 고딕" w:hint="eastAsia"/>
        </w:rPr>
      </w:pPr>
    </w:p>
    <w:p w14:paraId="140C092D" w14:textId="77777777" w:rsidR="005A44D3" w:rsidRPr="00B20B75" w:rsidRDefault="005A44D3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 제</w:t>
      </w:r>
      <w:r w:rsidR="005C32E8">
        <w:rPr>
          <w:rFonts w:ascii="맑은 고딕" w:eastAsia="맑은 고딕" w:hAnsi="맑은 고딕"/>
        </w:rPr>
        <w:t>3</w:t>
      </w:r>
      <w:r w:rsidR="00CE2E2B">
        <w:rPr>
          <w:rFonts w:ascii="맑은 고딕" w:eastAsia="맑은 고딕" w:hAnsi="맑은 고딕"/>
        </w:rPr>
        <w:t>1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</w:t>
      </w:r>
      <w:r w:rsidR="006B021F">
        <w:rPr>
          <w:rFonts w:ascii="맑은 고딕" w:eastAsia="맑은 고딕" w:hAnsi="맑은 고딕" w:hint="eastAsia"/>
        </w:rPr>
        <w:t xml:space="preserve">실사 </w:t>
      </w:r>
      <w:r w:rsidRPr="00B20B75">
        <w:rPr>
          <w:rFonts w:ascii="맑은 고딕" w:eastAsia="맑은 고딕" w:hAnsi="맑은 고딕" w:hint="eastAsia"/>
        </w:rPr>
        <w:t>결과보고)</w:t>
      </w:r>
    </w:p>
    <w:p w14:paraId="2CC8B7A6" w14:textId="77777777" w:rsidR="003305D3" w:rsidRDefault="00565524" w:rsidP="00D61CD2">
      <w:pPr>
        <w:numPr>
          <w:ilvl w:val="0"/>
          <w:numId w:val="39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사업장</w:t>
      </w:r>
      <w:r w:rsidR="003305D3">
        <w:rPr>
          <w:rFonts w:ascii="맑은 고딕" w:eastAsia="맑은 고딕" w:hAnsi="맑은 고딕" w:hint="eastAsia"/>
        </w:rPr>
        <w:t>관리</w:t>
      </w:r>
      <w:r w:rsidR="005A44D3" w:rsidRPr="00B20B75">
        <w:rPr>
          <w:rFonts w:ascii="맑은 고딕" w:eastAsia="맑은 고딕" w:hAnsi="맑은 고딕" w:hint="eastAsia"/>
        </w:rPr>
        <w:t xml:space="preserve">부서는 </w:t>
      </w:r>
      <w:r w:rsidR="00B76976">
        <w:rPr>
          <w:rFonts w:ascii="맑은 고딕" w:eastAsia="맑은 고딕" w:hAnsi="맑은 고딕" w:hint="eastAsia"/>
        </w:rPr>
        <w:t>실사완료일로부터 1개</w:t>
      </w:r>
      <w:r w:rsidR="00C14C16">
        <w:rPr>
          <w:rFonts w:ascii="맑은 고딕" w:eastAsia="맑은 고딕" w:hAnsi="맑은 고딕" w:hint="eastAsia"/>
        </w:rPr>
        <w:t>월</w:t>
      </w:r>
      <w:r w:rsidR="00B76976">
        <w:rPr>
          <w:rFonts w:ascii="맑은 고딕" w:eastAsia="맑은 고딕" w:hAnsi="맑은 고딕" w:hint="eastAsia"/>
        </w:rPr>
        <w:t xml:space="preserve"> 내에</w:t>
      </w:r>
      <w:r w:rsidR="00C14C16" w:rsidRPr="00B20B75">
        <w:rPr>
          <w:rFonts w:ascii="맑은 고딕" w:eastAsia="맑은 고딕" w:hAnsi="맑은 고딕" w:hint="eastAsia"/>
        </w:rPr>
        <w:t xml:space="preserve"> </w:t>
      </w:r>
      <w:r w:rsidR="005A44D3" w:rsidRPr="00B20B75">
        <w:rPr>
          <w:rFonts w:ascii="맑은 고딕" w:eastAsia="맑은 고딕" w:hAnsi="맑은 고딕" w:hint="eastAsia"/>
        </w:rPr>
        <w:t>이상</w:t>
      </w:r>
      <w:r w:rsidR="00C14C16">
        <w:rPr>
          <w:rFonts w:ascii="맑은 고딕" w:eastAsia="맑은 고딕" w:hAnsi="맑은 고딕" w:hint="eastAsia"/>
        </w:rPr>
        <w:t>유무사항에 대한</w:t>
      </w:r>
      <w:r w:rsidR="005A44D3" w:rsidRPr="00B20B75">
        <w:rPr>
          <w:rFonts w:ascii="맑은 고딕" w:eastAsia="맑은 고딕" w:hAnsi="맑은 고딕" w:hint="eastAsia"/>
        </w:rPr>
        <w:t xml:space="preserve"> 원인규명을 하고 </w:t>
      </w:r>
      <w:r w:rsidR="003305D3">
        <w:rPr>
          <w:rFonts w:ascii="맑은 고딕" w:eastAsia="맑은 고딕" w:hAnsi="맑은 고딕" w:hint="eastAsia"/>
        </w:rPr>
        <w:t>해당 사업장의 종합실사</w:t>
      </w:r>
      <w:r w:rsidR="005A44D3" w:rsidRPr="00B20B75">
        <w:rPr>
          <w:rFonts w:ascii="맑은 고딕" w:eastAsia="맑은 고딕" w:hAnsi="맑은 고딕" w:hint="eastAsia"/>
        </w:rPr>
        <w:t>보고서를 작성하여 전결규정에 맞도록 보고</w:t>
      </w:r>
      <w:r w:rsidR="003305D3">
        <w:rPr>
          <w:rFonts w:ascii="맑은 고딕" w:eastAsia="맑은 고딕" w:hAnsi="맑은 고딕" w:hint="eastAsia"/>
        </w:rPr>
        <w:t>한다.</w:t>
      </w:r>
    </w:p>
    <w:p w14:paraId="2B3A2CE7" w14:textId="77777777" w:rsidR="005B195C" w:rsidRPr="00126251" w:rsidRDefault="003305D3" w:rsidP="005B195C">
      <w:pPr>
        <w:numPr>
          <w:ilvl w:val="0"/>
          <w:numId w:val="39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각 사업장의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관리부서에서 종합실사보고 시 총괄부서, 회계부서에 해당 내용을 전달하고</w:t>
      </w:r>
      <w:r w:rsidR="005A44D3" w:rsidRPr="00B20B75">
        <w:rPr>
          <w:rFonts w:ascii="맑은 고딕" w:eastAsia="맑은 고딕" w:hAnsi="맑은 고딕" w:hint="eastAsia"/>
        </w:rPr>
        <w:t xml:space="preserve"> 협의한다.</w:t>
      </w:r>
    </w:p>
    <w:p w14:paraId="71D96C56" w14:textId="77777777" w:rsidR="003305D3" w:rsidRDefault="003305D3" w:rsidP="00D61CD2">
      <w:pPr>
        <w:numPr>
          <w:ilvl w:val="0"/>
          <w:numId w:val="39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종합실사보고서는 사업장의 고정자산</w:t>
      </w:r>
      <w:r w:rsidR="00B76976">
        <w:rPr>
          <w:rFonts w:ascii="맑은 고딕" w:eastAsia="맑은 고딕" w:hAnsi="맑은 고딕" w:hint="eastAsia"/>
        </w:rPr>
        <w:t xml:space="preserve"> 및 </w:t>
      </w:r>
      <w:r>
        <w:rPr>
          <w:rFonts w:ascii="맑은 고딕" w:eastAsia="맑은 고딕" w:hAnsi="맑은 고딕" w:hint="eastAsia"/>
        </w:rPr>
        <w:t>부외자산의 현황</w:t>
      </w:r>
      <w:r w:rsidR="00B76976"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 w:hint="eastAsia"/>
        </w:rPr>
        <w:t xml:space="preserve"> 변경사항, 손망실 보고 등을 포함하여야 하며, 실사 후 이상 </w:t>
      </w:r>
      <w:r w:rsidRPr="00B20B75">
        <w:rPr>
          <w:rFonts w:ascii="맑은 고딕" w:eastAsia="맑은 고딕" w:hAnsi="맑은 고딕" w:hint="eastAsia"/>
        </w:rPr>
        <w:t>발생 분의 처리는 실사 보고의 품의에 의거 원인</w:t>
      </w:r>
      <w:r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별 책임소재를 명확히 하여 회사 내규에 따라 처리함을 원칙으로 한다.</w:t>
      </w:r>
    </w:p>
    <w:p w14:paraId="3D1E17F4" w14:textId="77777777" w:rsidR="005A44D3" w:rsidRPr="00B20B75" w:rsidRDefault="003305D3" w:rsidP="00D61CD2">
      <w:pPr>
        <w:numPr>
          <w:ilvl w:val="0"/>
          <w:numId w:val="39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총괄부서는 각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관리부서에서 </w:t>
      </w:r>
      <w:r w:rsidR="005C32E8">
        <w:rPr>
          <w:rFonts w:ascii="맑은 고딕" w:eastAsia="맑은 고딕" w:hAnsi="맑은 고딕" w:hint="eastAsia"/>
        </w:rPr>
        <w:t>종</w:t>
      </w:r>
      <w:r w:rsidR="005C32E8">
        <w:rPr>
          <w:rFonts w:ascii="맑은 고딕" w:eastAsia="맑은 고딕" w:hAnsi="맑은 고딕"/>
        </w:rPr>
        <w:t>합실사가</w:t>
      </w:r>
      <w:r w:rsidR="005C32E8">
        <w:rPr>
          <w:rFonts w:ascii="맑은 고딕" w:eastAsia="맑은 고딕" w:hAnsi="맑은 고딕" w:hint="eastAsia"/>
        </w:rPr>
        <w:t xml:space="preserve"> 매</w:t>
      </w:r>
      <w:r w:rsidR="005C32E8">
        <w:rPr>
          <w:rFonts w:ascii="맑은 고딕" w:eastAsia="맑은 고딕" w:hAnsi="맑은 고딕"/>
        </w:rPr>
        <w:t>년</w:t>
      </w:r>
      <w:r w:rsidR="005C32E8">
        <w:rPr>
          <w:rFonts w:ascii="맑은 고딕" w:eastAsia="맑은 고딕" w:hAnsi="맑은 고딕" w:hint="eastAsia"/>
        </w:rPr>
        <w:t xml:space="preserve"> </w:t>
      </w:r>
      <w:r w:rsidR="005C32E8">
        <w:rPr>
          <w:rFonts w:ascii="맑은 고딕" w:eastAsia="맑은 고딕" w:hAnsi="맑은 고딕"/>
        </w:rPr>
        <w:t>진행되고</w:t>
      </w:r>
      <w:r w:rsidR="005C32E8">
        <w:rPr>
          <w:rFonts w:ascii="맑은 고딕" w:eastAsia="맑은 고딕" w:hAnsi="맑은 고딕" w:hint="eastAsia"/>
        </w:rPr>
        <w:t xml:space="preserve"> 있</w:t>
      </w:r>
      <w:r w:rsidR="005C32E8">
        <w:rPr>
          <w:rFonts w:ascii="맑은 고딕" w:eastAsia="맑은 고딕" w:hAnsi="맑은 고딕"/>
        </w:rPr>
        <w:t>는지</w:t>
      </w:r>
      <w:r w:rsidR="005C32E8">
        <w:rPr>
          <w:rFonts w:ascii="맑은 고딕" w:eastAsia="맑은 고딕" w:hAnsi="맑은 고딕" w:hint="eastAsia"/>
        </w:rPr>
        <w:t>, 진</w:t>
      </w:r>
      <w:r w:rsidR="005C32E8">
        <w:rPr>
          <w:rFonts w:ascii="맑은 고딕" w:eastAsia="맑은 고딕" w:hAnsi="맑은 고딕"/>
        </w:rPr>
        <w:t>행에</w:t>
      </w:r>
      <w:r w:rsidR="005C32E8">
        <w:rPr>
          <w:rFonts w:ascii="맑은 고딕" w:eastAsia="맑은 고딕" w:hAnsi="맑은 고딕" w:hint="eastAsia"/>
        </w:rPr>
        <w:t xml:space="preserve"> 어</w:t>
      </w:r>
      <w:r w:rsidR="005C32E8">
        <w:rPr>
          <w:rFonts w:ascii="맑은 고딕" w:eastAsia="맑은 고딕" w:hAnsi="맑은 고딕"/>
        </w:rPr>
        <w:t>려움은</w:t>
      </w:r>
      <w:r w:rsidR="005C32E8">
        <w:rPr>
          <w:rFonts w:ascii="맑은 고딕" w:eastAsia="맑은 고딕" w:hAnsi="맑은 고딕" w:hint="eastAsia"/>
        </w:rPr>
        <w:t xml:space="preserve"> 없</w:t>
      </w:r>
      <w:r w:rsidR="005C32E8">
        <w:rPr>
          <w:rFonts w:ascii="맑은 고딕" w:eastAsia="맑은 고딕" w:hAnsi="맑은 고딕"/>
        </w:rPr>
        <w:t>는지</w:t>
      </w:r>
      <w:r w:rsidR="005C32E8">
        <w:rPr>
          <w:rFonts w:ascii="맑은 고딕" w:eastAsia="맑은 고딕" w:hAnsi="맑은 고딕" w:hint="eastAsia"/>
        </w:rPr>
        <w:t xml:space="preserve"> 관</w:t>
      </w:r>
      <w:r w:rsidR="005C32E8">
        <w:rPr>
          <w:rFonts w:ascii="맑은 고딕" w:eastAsia="맑은 고딕" w:hAnsi="맑은 고딕"/>
        </w:rPr>
        <w:t>리</w:t>
      </w:r>
      <w:r w:rsidR="005C32E8">
        <w:rPr>
          <w:rFonts w:ascii="맑은 고딕" w:eastAsia="맑은 고딕" w:hAnsi="맑은 고딕" w:hint="eastAsia"/>
        </w:rPr>
        <w:t xml:space="preserve"> 및 모</w:t>
      </w:r>
      <w:r w:rsidR="005C32E8">
        <w:rPr>
          <w:rFonts w:ascii="맑은 고딕" w:eastAsia="맑은 고딕" w:hAnsi="맑은 고딕"/>
        </w:rPr>
        <w:t>니터링한다</w:t>
      </w:r>
      <w:r w:rsidR="005C32E8">
        <w:rPr>
          <w:rFonts w:ascii="맑은 고딕" w:eastAsia="맑은 고딕" w:hAnsi="맑은 고딕" w:hint="eastAsia"/>
        </w:rPr>
        <w:t>.</w:t>
      </w:r>
    </w:p>
    <w:p w14:paraId="4689B718" w14:textId="77777777" w:rsidR="00340CCD" w:rsidRPr="00565524" w:rsidRDefault="00340CCD">
      <w:pPr>
        <w:outlineLvl w:val="0"/>
        <w:rPr>
          <w:rFonts w:ascii="맑은 고딕" w:eastAsia="맑은 고딕" w:hAnsi="맑은 고딕" w:hint="eastAsia"/>
        </w:rPr>
      </w:pPr>
    </w:p>
    <w:p w14:paraId="2C41EA30" w14:textId="77777777" w:rsidR="003268E1" w:rsidRPr="00B20B75" w:rsidRDefault="008E1259">
      <w:p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>제</w:t>
      </w:r>
      <w:r w:rsidR="00E417DB">
        <w:rPr>
          <w:rFonts w:ascii="맑은 고딕" w:eastAsia="맑은 고딕" w:hAnsi="맑은 고딕" w:hint="eastAsia"/>
          <w:b/>
        </w:rPr>
        <w:t>7</w:t>
      </w:r>
      <w:r w:rsidRPr="00B20B75">
        <w:rPr>
          <w:rFonts w:ascii="맑은 고딕" w:eastAsia="맑은 고딕" w:hAnsi="맑은 고딕" w:hint="eastAsia"/>
          <w:b/>
        </w:rPr>
        <w:t>장 자산변동의 처리</w:t>
      </w:r>
    </w:p>
    <w:p w14:paraId="77C1FE70" w14:textId="77777777" w:rsidR="002050DF" w:rsidRPr="00B20B75" w:rsidRDefault="002050DF">
      <w:pPr>
        <w:outlineLvl w:val="0"/>
        <w:rPr>
          <w:rFonts w:ascii="맑은 고딕" w:eastAsia="맑은 고딕" w:hAnsi="맑은 고딕" w:hint="eastAsia"/>
          <w:b/>
        </w:rPr>
      </w:pPr>
    </w:p>
    <w:p w14:paraId="684B0812" w14:textId="77777777" w:rsidR="008E1259" w:rsidRPr="00B20B75" w:rsidRDefault="006B4A87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0B2922">
        <w:rPr>
          <w:rFonts w:ascii="맑은 고딕" w:eastAsia="맑은 고딕" w:hAnsi="맑은 고딕" w:hint="eastAsia"/>
        </w:rPr>
        <w:t>3</w:t>
      </w:r>
      <w:r w:rsidR="00CE2E2B">
        <w:rPr>
          <w:rFonts w:ascii="맑은 고딕" w:eastAsia="맑은 고딕" w:hAnsi="맑은 고딕"/>
        </w:rPr>
        <w:t>2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(전용 및 이동시의 처리)</w:t>
      </w:r>
    </w:p>
    <w:p w14:paraId="21817E45" w14:textId="77777777" w:rsidR="000B2922" w:rsidRDefault="00EB3730" w:rsidP="00D61CD2">
      <w:pPr>
        <w:numPr>
          <w:ilvl w:val="0"/>
          <w:numId w:val="40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부서 및 </w:t>
      </w:r>
      <w:r w:rsidR="00B37A39">
        <w:rPr>
          <w:rFonts w:ascii="맑은 고딕" w:eastAsia="맑은 고딕" w:hAnsi="맑은 고딕" w:hint="eastAsia"/>
        </w:rPr>
        <w:t>동일 법인</w:t>
      </w:r>
      <w:r>
        <w:rPr>
          <w:rFonts w:ascii="맑은 고딕" w:eastAsia="맑은 고딕" w:hAnsi="맑은 고딕" w:hint="eastAsia"/>
        </w:rPr>
        <w:t xml:space="preserve">사업장 </w:t>
      </w:r>
      <w:r w:rsidR="008E1259" w:rsidRPr="00B20B75">
        <w:rPr>
          <w:rFonts w:ascii="맑은 고딕" w:eastAsia="맑은 고딕" w:hAnsi="맑은 고딕" w:hint="eastAsia"/>
        </w:rPr>
        <w:t>간에 자산을 전용 및 이동</w:t>
      </w:r>
      <w:r w:rsidR="00B76976">
        <w:rPr>
          <w:rFonts w:ascii="맑은 고딕" w:eastAsia="맑은 고딕" w:hAnsi="맑은 고딕" w:hint="eastAsia"/>
        </w:rPr>
        <w:t>하고</w:t>
      </w:r>
      <w:r w:rsidR="008E1259" w:rsidRPr="00B20B75">
        <w:rPr>
          <w:rFonts w:ascii="맑은 고딕" w:eastAsia="맑은 고딕" w:hAnsi="맑은 고딕" w:hint="eastAsia"/>
        </w:rPr>
        <w:t>자 할</w:t>
      </w:r>
      <w:r w:rsidR="009E5643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때에는 해당</w:t>
      </w:r>
      <w:r w:rsidR="000B2922">
        <w:rPr>
          <w:rFonts w:ascii="맑은 고딕" w:eastAsia="맑은 고딕" w:hAnsi="맑은 고딕" w:hint="eastAsia"/>
        </w:rPr>
        <w:t xml:space="preserve"> 자산에 대한 </w:t>
      </w:r>
      <w:r w:rsidR="000B2922" w:rsidRPr="00D854A4">
        <w:rPr>
          <w:rFonts w:ascii="맑은 고딕" w:eastAsia="맑은 고딕" w:hAnsi="맑은 고딕"/>
        </w:rPr>
        <w:t>“</w:t>
      </w:r>
      <w:r w:rsidR="000B2922" w:rsidRPr="00D854A4">
        <w:rPr>
          <w:rFonts w:ascii="맑은 고딕" w:eastAsia="맑은 고딕" w:hAnsi="맑은 고딕" w:hint="eastAsia"/>
        </w:rPr>
        <w:t>자산변</w:t>
      </w:r>
      <w:r w:rsidR="00C14C16" w:rsidRPr="00D854A4">
        <w:rPr>
          <w:rFonts w:ascii="맑은 고딕" w:eastAsia="맑은 고딕" w:hAnsi="맑은 고딕" w:hint="eastAsia"/>
        </w:rPr>
        <w:t>동</w:t>
      </w:r>
      <w:r w:rsidR="000B2922" w:rsidRPr="00D854A4">
        <w:rPr>
          <w:rFonts w:ascii="맑은 고딕" w:eastAsia="맑은 고딕" w:hAnsi="맑은 고딕" w:hint="eastAsia"/>
        </w:rPr>
        <w:t>신청서</w:t>
      </w:r>
      <w:r w:rsidR="000B2922" w:rsidRPr="00D854A4">
        <w:rPr>
          <w:rFonts w:ascii="맑은 고딕" w:eastAsia="맑은 고딕" w:hAnsi="맑은 고딕"/>
        </w:rPr>
        <w:t>”를</w:t>
      </w:r>
      <w:r w:rsidR="000B2922">
        <w:rPr>
          <w:rFonts w:ascii="맑은 고딕" w:eastAsia="맑은 고딕" w:hAnsi="맑은 고딕" w:hint="eastAsia"/>
        </w:rPr>
        <w:t xml:space="preserve"> 작성하고 </w:t>
      </w:r>
      <w:r w:rsidR="008E1259" w:rsidRPr="00B20B75">
        <w:rPr>
          <w:rFonts w:ascii="맑은 고딕" w:eastAsia="맑은 고딕" w:hAnsi="맑은 고딕" w:hint="eastAsia"/>
        </w:rPr>
        <w:t>주관부서</w:t>
      </w:r>
      <w:r w:rsidR="000B2922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0B2922">
        <w:rPr>
          <w:rFonts w:ascii="맑은 고딕" w:eastAsia="맑은 고딕" w:hAnsi="맑은 고딕" w:hint="eastAsia"/>
        </w:rPr>
        <w:t>관리부서</w:t>
      </w:r>
      <w:r w:rsidR="008E1259" w:rsidRPr="00B20B75">
        <w:rPr>
          <w:rFonts w:ascii="맑은 고딕" w:eastAsia="맑은 고딕" w:hAnsi="맑은 고딕" w:hint="eastAsia"/>
        </w:rPr>
        <w:t xml:space="preserve">의 </w:t>
      </w:r>
      <w:r>
        <w:rPr>
          <w:rFonts w:ascii="맑은 고딕" w:eastAsia="맑은 고딕" w:hAnsi="맑은 고딕" w:hint="eastAsia"/>
        </w:rPr>
        <w:t>합의결재를</w:t>
      </w:r>
      <w:r w:rsidR="008E1259" w:rsidRPr="00B20B75">
        <w:rPr>
          <w:rFonts w:ascii="맑은 고딕" w:eastAsia="맑은 고딕" w:hAnsi="맑은 고딕" w:hint="eastAsia"/>
        </w:rPr>
        <w:t xml:space="preserve"> 받아 전용 및 이동한다.</w:t>
      </w:r>
    </w:p>
    <w:p w14:paraId="7FD5EDD6" w14:textId="77777777" w:rsidR="008E1259" w:rsidRPr="00B20B75" w:rsidRDefault="000B2922" w:rsidP="00D61CD2">
      <w:pPr>
        <w:numPr>
          <w:ilvl w:val="0"/>
          <w:numId w:val="40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주관부서 및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</w:t>
      </w:r>
      <w:r w:rsidR="008E1259" w:rsidRPr="00B20B75">
        <w:rPr>
          <w:rFonts w:ascii="맑은 고딕" w:eastAsia="맑은 고딕" w:hAnsi="맑은 고딕" w:hint="eastAsia"/>
        </w:rPr>
        <w:t xml:space="preserve">는 전용여부 및 이동을 확인하고 </w:t>
      </w:r>
      <w:r w:rsidR="00EB3730">
        <w:rPr>
          <w:rFonts w:ascii="맑은 고딕" w:eastAsia="맑은 고딕" w:hAnsi="맑은 고딕" w:hint="eastAsia"/>
        </w:rPr>
        <w:t xml:space="preserve">회계부서와 협의하여 </w:t>
      </w:r>
      <w:r>
        <w:rPr>
          <w:rFonts w:ascii="맑은 고딕" w:eastAsia="맑은 고딕" w:hAnsi="맑은 고딕" w:hint="eastAsia"/>
        </w:rPr>
        <w:t xml:space="preserve">자산관리대장 및 관리시스템에 </w:t>
      </w:r>
      <w:r w:rsidR="00EB3730">
        <w:rPr>
          <w:rFonts w:ascii="맑은 고딕" w:eastAsia="맑은 고딕" w:hAnsi="맑은 고딕" w:hint="eastAsia"/>
        </w:rPr>
        <w:t>관련 내용을 반영</w:t>
      </w:r>
      <w:r w:rsidR="008E1259" w:rsidRPr="00B20B75">
        <w:rPr>
          <w:rFonts w:ascii="맑은 고딕" w:eastAsia="맑은 고딕" w:hAnsi="맑은 고딕" w:hint="eastAsia"/>
        </w:rPr>
        <w:t>한다.</w:t>
      </w:r>
    </w:p>
    <w:p w14:paraId="4D12239A" w14:textId="77777777" w:rsidR="00D854A4" w:rsidRDefault="00D854A4">
      <w:pPr>
        <w:rPr>
          <w:rFonts w:ascii="맑은 고딕" w:eastAsia="맑은 고딕" w:hAnsi="맑은 고딕"/>
        </w:rPr>
      </w:pPr>
    </w:p>
    <w:p w14:paraId="4BECA456" w14:textId="77777777" w:rsidR="008E1259" w:rsidRPr="00B20B75" w:rsidRDefault="006B4A87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0B2922">
        <w:rPr>
          <w:rFonts w:ascii="맑은 고딕" w:eastAsia="맑은 고딕" w:hAnsi="맑은 고딕" w:hint="eastAsia"/>
        </w:rPr>
        <w:t>3</w:t>
      </w:r>
      <w:r w:rsidR="00CE2E2B">
        <w:rPr>
          <w:rFonts w:ascii="맑은 고딕" w:eastAsia="맑은 고딕" w:hAnsi="맑은 고딕"/>
        </w:rPr>
        <w:t>3</w:t>
      </w:r>
      <w:r w:rsidRPr="00B20B75">
        <w:rPr>
          <w:rFonts w:ascii="맑은 고딕" w:eastAsia="맑은 고딕" w:hAnsi="맑은 고딕" w:hint="eastAsia"/>
        </w:rPr>
        <w:t>조</w:t>
      </w:r>
      <w:r w:rsidR="003268E1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(임대</w:t>
      </w:r>
      <w:r w:rsidR="00322B4C">
        <w:rPr>
          <w:rFonts w:ascii="맑은 고딕" w:eastAsia="맑은 고딕" w:hAnsi="맑은 고딕" w:hint="eastAsia"/>
        </w:rPr>
        <w:t>/임차</w:t>
      </w:r>
      <w:r w:rsidR="008E1259" w:rsidRPr="00B20B75">
        <w:rPr>
          <w:rFonts w:ascii="맑은 고딕" w:eastAsia="맑은 고딕" w:hAnsi="맑은 고딕" w:hint="eastAsia"/>
        </w:rPr>
        <w:t>의 처리)</w:t>
      </w:r>
    </w:p>
    <w:p w14:paraId="50694577" w14:textId="77777777" w:rsidR="00322B4C" w:rsidRPr="00565524" w:rsidRDefault="00322B4C" w:rsidP="00565524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회사 자산을 임대</w:t>
      </w:r>
      <w:r w:rsidR="00EB3730"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하고자 할 경우에 </w:t>
      </w:r>
      <w:r w:rsidR="00EB3730">
        <w:rPr>
          <w:rFonts w:ascii="맑은 고딕" w:eastAsia="맑은 고딕" w:hAnsi="맑은 고딕" w:hint="eastAsia"/>
        </w:rPr>
        <w:t xml:space="preserve">자산의 임대차에 대한 타당성 여부 검토 및 운영에 대한 사항을 파악하고, </w:t>
      </w:r>
      <w:r>
        <w:rPr>
          <w:rFonts w:ascii="맑은 고딕" w:eastAsia="맑은 고딕" w:hAnsi="맑은 고딕" w:hint="eastAsia"/>
        </w:rPr>
        <w:t>임대</w:t>
      </w:r>
      <w:r w:rsidR="00EB3730"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 w:rsidRPr="00D854A4">
        <w:rPr>
          <w:rFonts w:ascii="맑은 고딕" w:eastAsia="맑은 고딕" w:hAnsi="맑은 고딕" w:hint="eastAsia"/>
        </w:rPr>
        <w:t xml:space="preserve">발의부서가 </w:t>
      </w:r>
      <w:r w:rsidRPr="00D854A4">
        <w:rPr>
          <w:rFonts w:ascii="맑은 고딕" w:eastAsia="맑은 고딕" w:hAnsi="맑은 고딕"/>
        </w:rPr>
        <w:t>“</w:t>
      </w:r>
      <w:r w:rsidRPr="00D854A4">
        <w:rPr>
          <w:rFonts w:ascii="맑은 고딕" w:eastAsia="맑은 고딕" w:hAnsi="맑은 고딕" w:hint="eastAsia"/>
        </w:rPr>
        <w:t>자산변</w:t>
      </w:r>
      <w:r w:rsidR="00C14C16" w:rsidRPr="00D854A4">
        <w:rPr>
          <w:rFonts w:ascii="맑은 고딕" w:eastAsia="맑은 고딕" w:hAnsi="맑은 고딕" w:hint="eastAsia"/>
        </w:rPr>
        <w:t>동</w:t>
      </w:r>
      <w:r w:rsidRPr="00D854A4">
        <w:rPr>
          <w:rFonts w:ascii="맑은 고딕" w:eastAsia="맑은 고딕" w:hAnsi="맑은 고딕" w:hint="eastAsia"/>
        </w:rPr>
        <w:t>신청서</w:t>
      </w:r>
      <w:r w:rsidRPr="00D854A4">
        <w:rPr>
          <w:rFonts w:ascii="맑은 고딕" w:eastAsia="맑은 고딕" w:hAnsi="맑은 고딕"/>
        </w:rPr>
        <w:t>”</w:t>
      </w:r>
      <w:r w:rsidRPr="00D854A4"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작성하여 주관부서 및 </w:t>
      </w:r>
      <w:r w:rsidR="00565524">
        <w:rPr>
          <w:rFonts w:ascii="맑은 고딕" w:eastAsia="맑은 고딕" w:hAnsi="맑은 고딕" w:hint="eastAsia"/>
        </w:rPr>
        <w:t>사업장</w:t>
      </w:r>
      <w:r w:rsidRPr="00565524">
        <w:rPr>
          <w:rFonts w:ascii="맑은 고딕" w:eastAsia="맑은 고딕" w:hAnsi="맑은 고딕" w:hint="eastAsia"/>
        </w:rPr>
        <w:t>관리부서, 회계부서의 합의결재를 득하</w:t>
      </w:r>
      <w:r w:rsidR="00EB3730" w:rsidRPr="00565524">
        <w:rPr>
          <w:rFonts w:ascii="맑은 고딕" w:eastAsia="맑은 고딕" w:hAnsi="맑은 고딕" w:hint="eastAsia"/>
        </w:rPr>
        <w:t>여</w:t>
      </w:r>
      <w:r w:rsidRPr="00565524">
        <w:rPr>
          <w:rFonts w:ascii="맑은 고딕" w:eastAsia="맑은 고딕" w:hAnsi="맑은 고딕" w:hint="eastAsia"/>
        </w:rPr>
        <w:t xml:space="preserve"> 임대차계약을 체결한다.</w:t>
      </w:r>
    </w:p>
    <w:p w14:paraId="719AD858" w14:textId="77777777" w:rsidR="00EB3730" w:rsidRDefault="00B37A39" w:rsidP="00B76976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타 법인 사업장간의 자산이동 및 전용은 임대/임차로</w:t>
      </w:r>
      <w:r w:rsidR="00B76976">
        <w:rPr>
          <w:rFonts w:ascii="맑은 고딕" w:eastAsia="맑은 고딕" w:hAnsi="맑은 고딕" w:hint="eastAsia"/>
        </w:rPr>
        <w:t xml:space="preserve"> 본다.</w:t>
      </w:r>
    </w:p>
    <w:p w14:paraId="5C6A9A4F" w14:textId="77777777" w:rsidR="00CE2E2B" w:rsidRDefault="00CE2E2B" w:rsidP="00CE2E2B">
      <w:pPr>
        <w:outlineLvl w:val="0"/>
        <w:rPr>
          <w:rFonts w:ascii="맑은 고딕" w:eastAsia="맑은 고딕" w:hAnsi="맑은 고딕"/>
        </w:rPr>
      </w:pPr>
    </w:p>
    <w:p w14:paraId="00AEA996" w14:textId="77777777" w:rsidR="00CE2E2B" w:rsidRPr="00B76976" w:rsidRDefault="00CE2E2B" w:rsidP="00CE2E2B">
      <w:pPr>
        <w:outlineLvl w:val="0"/>
        <w:rPr>
          <w:rFonts w:ascii="맑은 고딕" w:eastAsia="맑은 고딕" w:hAnsi="맑은 고딕" w:hint="eastAsia"/>
        </w:rPr>
      </w:pPr>
    </w:p>
    <w:p w14:paraId="47AC8DA6" w14:textId="77777777" w:rsidR="00123F45" w:rsidRDefault="00123F45" w:rsidP="00D61CD2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자산의 임대차계약서에는 다음 각 호의 사항을 명기하여야 한다.</w:t>
      </w:r>
    </w:p>
    <w:p w14:paraId="41C2EEF3" w14:textId="77777777" w:rsidR="00123F45" w:rsidRDefault="00123F45" w:rsidP="00D61CD2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자산관리번호, 품명, 규격</w:t>
      </w:r>
    </w:p>
    <w:p w14:paraId="6E55B6D1" w14:textId="77777777" w:rsidR="00126251" w:rsidRPr="00F717DD" w:rsidRDefault="00123F45" w:rsidP="00126251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임대료 및 납부일자, 체납시의 연체료 징수조항</w:t>
      </w:r>
    </w:p>
    <w:p w14:paraId="69536842" w14:textId="77777777" w:rsidR="00123F45" w:rsidRDefault="00123F45" w:rsidP="00D61CD2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사용목적 및 목적 이외의 사용 금지사항</w:t>
      </w:r>
    </w:p>
    <w:p w14:paraId="3FD3A13D" w14:textId="77777777" w:rsidR="00123F45" w:rsidRDefault="00123F45" w:rsidP="00D61CD2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부대물건의 사용 절대 금지사항</w:t>
      </w:r>
    </w:p>
    <w:p w14:paraId="34DD8544" w14:textId="77777777" w:rsidR="00123F45" w:rsidRDefault="00123F45" w:rsidP="00D61CD2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건축물 경우 증축, 부설, 개조ㆍ조작행위 등의 금지조항 및 계약 당시 현장유지의 의무</w:t>
      </w:r>
    </w:p>
    <w:p w14:paraId="314E4EF5" w14:textId="77777777" w:rsidR="00123F45" w:rsidRDefault="00123F45" w:rsidP="00D61CD2">
      <w:pPr>
        <w:numPr>
          <w:ilvl w:val="0"/>
          <w:numId w:val="42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임차인의 귀책사유로 인한 목적물 훼손시의 배상책임과 반환시의 원상회복 의무</w:t>
      </w:r>
    </w:p>
    <w:p w14:paraId="2437CAE6" w14:textId="77777777" w:rsidR="00322B4C" w:rsidRDefault="00322B4C" w:rsidP="00D61CD2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협력업체의 외주생산을 위한 임대 또는 유휴화된 자산의 유상 임대의 경우</w:t>
      </w:r>
      <w:r w:rsidR="00123F45">
        <w:rPr>
          <w:rFonts w:ascii="맑은 고딕" w:eastAsia="맑은 고딕" w:hAnsi="맑은 고딕" w:hint="eastAsia"/>
        </w:rPr>
        <w:t xml:space="preserve"> </w:t>
      </w:r>
      <w:r w:rsidR="00B37A39">
        <w:rPr>
          <w:rFonts w:ascii="맑은 고딕" w:eastAsia="맑은 고딕" w:hAnsi="맑은 고딕" w:hint="eastAsia"/>
        </w:rPr>
        <w:t xml:space="preserve">임대차 </w:t>
      </w:r>
      <w:r>
        <w:rPr>
          <w:rFonts w:ascii="맑은 고딕" w:eastAsia="맑은 고딕" w:hAnsi="맑은 고딕" w:hint="eastAsia"/>
        </w:rPr>
        <w:t>발의부서는 임대료 및 요율</w:t>
      </w:r>
      <w:r w:rsidR="00123F45">
        <w:rPr>
          <w:rFonts w:ascii="맑은 고딕" w:eastAsia="맑은 고딕" w:hAnsi="맑은 고딕" w:hint="eastAsia"/>
        </w:rPr>
        <w:t xml:space="preserve"> 등을</w:t>
      </w:r>
      <w:r>
        <w:rPr>
          <w:rFonts w:ascii="맑은 고딕" w:eastAsia="맑은 고딕" w:hAnsi="맑은 고딕" w:hint="eastAsia"/>
        </w:rPr>
        <w:t xml:space="preserve"> 근거하여 기간, 월임대료 등을 명시하여 품의</w:t>
      </w:r>
      <w:r w:rsidR="009C7B5C">
        <w:rPr>
          <w:rFonts w:ascii="맑은 고딕" w:eastAsia="맑은 고딕" w:hAnsi="맑은 고딕" w:hint="eastAsia"/>
        </w:rPr>
        <w:t xml:space="preserve"> 후 </w:t>
      </w:r>
      <w:r>
        <w:rPr>
          <w:rFonts w:ascii="맑은 고딕" w:eastAsia="맑은 고딕" w:hAnsi="맑은 고딕" w:hint="eastAsia"/>
        </w:rPr>
        <w:t>임대차계약</w:t>
      </w:r>
      <w:r w:rsidR="00123F45">
        <w:rPr>
          <w:rFonts w:ascii="맑은 고딕" w:eastAsia="맑은 고딕" w:hAnsi="맑은 고딕" w:hint="eastAsia"/>
        </w:rPr>
        <w:t>을 체결한다.</w:t>
      </w:r>
    </w:p>
    <w:p w14:paraId="0B6F8E62" w14:textId="77777777" w:rsidR="005B195C" w:rsidRPr="00126251" w:rsidRDefault="00123F45" w:rsidP="005B195C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부동산의 임대차는 </w:t>
      </w:r>
      <w:r w:rsidR="00565524"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>관리부서에서 품의, 계약체결, 제반 관리 일체를 시행하고 관리대장의 내용을 조정토록 한다.</w:t>
      </w:r>
    </w:p>
    <w:p w14:paraId="51B5FB40" w14:textId="77777777" w:rsidR="00123F45" w:rsidRDefault="00123F45" w:rsidP="00D61CD2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자산에 대한 임대료는 당해 자산의 형상, 관계법령, 시세 및 임대 당시의 경제적 사정 등을 감안하여 적정선에서 산출한다.</w:t>
      </w:r>
    </w:p>
    <w:p w14:paraId="4D74A230" w14:textId="77777777" w:rsidR="00123F45" w:rsidRPr="00117A49" w:rsidRDefault="00123F45" w:rsidP="00D61CD2">
      <w:pPr>
        <w:numPr>
          <w:ilvl w:val="0"/>
          <w:numId w:val="4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전세보증금을 지급해야 하는 임차계약 시에는 임차 대상물건에 대한 전세권설정등기 또는 전세보증금 보증보험에 가입해야 하며, 그러하지 못할 경우에는 그에 준하는 </w:t>
      </w:r>
      <w:r w:rsidRPr="00117A49">
        <w:rPr>
          <w:rFonts w:ascii="맑은 고딕" w:eastAsia="맑은 고딕" w:hAnsi="맑은 고딕" w:hint="eastAsia"/>
        </w:rPr>
        <w:t>방안을 마련한 후 임대차계약을 체결해야 한다.</w:t>
      </w:r>
    </w:p>
    <w:p w14:paraId="0E7EE069" w14:textId="77777777" w:rsidR="00117F1E" w:rsidRPr="00117A49" w:rsidRDefault="00117F1E" w:rsidP="0076360B">
      <w:pPr>
        <w:outlineLvl w:val="0"/>
        <w:rPr>
          <w:rFonts w:ascii="맑은 고딕" w:eastAsia="맑은 고딕" w:hAnsi="맑은 고딕" w:hint="eastAsia"/>
        </w:rPr>
      </w:pPr>
    </w:p>
    <w:p w14:paraId="3473CEDF" w14:textId="77777777" w:rsidR="00521A9F" w:rsidRPr="00117A49" w:rsidRDefault="006B4A87" w:rsidP="003268E1">
      <w:pPr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제</w:t>
      </w:r>
      <w:r w:rsidR="000B2922" w:rsidRPr="00117A49">
        <w:rPr>
          <w:rFonts w:ascii="맑은 고딕" w:eastAsia="맑은 고딕" w:hAnsi="맑은 고딕" w:hint="eastAsia"/>
        </w:rPr>
        <w:t>3</w:t>
      </w:r>
      <w:r w:rsidR="00CE2E2B">
        <w:rPr>
          <w:rFonts w:ascii="맑은 고딕" w:eastAsia="맑은 고딕" w:hAnsi="맑은 고딕"/>
        </w:rPr>
        <w:t>4</w:t>
      </w:r>
      <w:r w:rsidRPr="00117A49">
        <w:rPr>
          <w:rFonts w:ascii="맑은 고딕" w:eastAsia="맑은 고딕" w:hAnsi="맑은 고딕" w:hint="eastAsia"/>
        </w:rPr>
        <w:t>조</w:t>
      </w:r>
      <w:r w:rsidR="003268E1" w:rsidRPr="00117A49">
        <w:rPr>
          <w:rFonts w:ascii="맑은 고딕" w:eastAsia="맑은 고딕" w:hAnsi="맑은 고딕" w:hint="eastAsia"/>
        </w:rPr>
        <w:t xml:space="preserve"> </w:t>
      </w:r>
      <w:r w:rsidR="008E1259" w:rsidRPr="00117A49">
        <w:rPr>
          <w:rFonts w:ascii="맑은 고딕" w:eastAsia="맑은 고딕" w:hAnsi="맑은 고딕" w:hint="eastAsia"/>
        </w:rPr>
        <w:t>(</w:t>
      </w:r>
      <w:r w:rsidR="006A4B8F" w:rsidRPr="00117A49">
        <w:rPr>
          <w:rFonts w:ascii="맑은 고딕" w:eastAsia="맑은 고딕" w:hAnsi="맑은 고딕" w:hint="eastAsia"/>
        </w:rPr>
        <w:t>매각/폐기</w:t>
      </w:r>
      <w:r w:rsidR="008E1259" w:rsidRPr="00117A49">
        <w:rPr>
          <w:rFonts w:ascii="맑은 고딕" w:eastAsia="맑은 고딕" w:hAnsi="맑은 고딕" w:hint="eastAsia"/>
        </w:rPr>
        <w:t>의 처리)</w:t>
      </w:r>
    </w:p>
    <w:p w14:paraId="59D419BA" w14:textId="77777777" w:rsidR="00EA2461" w:rsidRPr="00117A49" w:rsidRDefault="00EA2461" w:rsidP="00D61CD2">
      <w:pPr>
        <w:numPr>
          <w:ilvl w:val="0"/>
          <w:numId w:val="9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토지, 건물, 구축물 등 부동산(국내외) 매각</w:t>
      </w:r>
    </w:p>
    <w:p w14:paraId="38EBD0CF" w14:textId="77777777" w:rsidR="00EA2461" w:rsidRPr="00117A49" w:rsidRDefault="00EA2461" w:rsidP="00EA2461">
      <w:pPr>
        <w:numPr>
          <w:ilvl w:val="0"/>
          <w:numId w:val="47"/>
        </w:numPr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부동산에 대한 자산매각이 필요할 때는 </w:t>
      </w:r>
      <w:r w:rsidR="00565524">
        <w:rPr>
          <w:rFonts w:ascii="맑은 고딕" w:eastAsia="맑은 고딕" w:hAnsi="맑은 고딕" w:hint="eastAsia"/>
        </w:rPr>
        <w:t>사업장</w:t>
      </w:r>
      <w:r w:rsidRPr="00117A49">
        <w:rPr>
          <w:rFonts w:ascii="맑은 고딕" w:eastAsia="맑은 고딕" w:hAnsi="맑은 고딕" w:hint="eastAsia"/>
        </w:rPr>
        <w:t>관리부서에서 부동산의 매각에 대하여 타당성, 방향성 등을 총괄부서 및 회계부서</w:t>
      </w:r>
      <w:r w:rsidR="00B4010B" w:rsidRPr="00117A49">
        <w:rPr>
          <w:rFonts w:ascii="맑은 고딕" w:eastAsia="맑은 고딕" w:hAnsi="맑은 고딕" w:hint="eastAsia"/>
        </w:rPr>
        <w:t>, 기타 업무연관성이 있는 부서</w:t>
      </w:r>
      <w:r w:rsidRPr="00117A49">
        <w:rPr>
          <w:rFonts w:ascii="맑은 고딕" w:eastAsia="맑은 고딕" w:hAnsi="맑은 고딕" w:hint="eastAsia"/>
        </w:rPr>
        <w:t xml:space="preserve">와 </w:t>
      </w:r>
      <w:r w:rsidR="00B4010B" w:rsidRPr="00117A49">
        <w:rPr>
          <w:rFonts w:ascii="맑은 고딕" w:eastAsia="맑은 고딕" w:hAnsi="맑은 고딕" w:hint="eastAsia"/>
        </w:rPr>
        <w:t xml:space="preserve">반드시 </w:t>
      </w:r>
      <w:r w:rsidRPr="00117A49">
        <w:rPr>
          <w:rFonts w:ascii="맑은 고딕" w:eastAsia="맑은 고딕" w:hAnsi="맑은 고딕" w:hint="eastAsia"/>
        </w:rPr>
        <w:t>협의한다.</w:t>
      </w:r>
    </w:p>
    <w:p w14:paraId="49B65FAD" w14:textId="77777777" w:rsidR="005C32E8" w:rsidRPr="00F717DD" w:rsidRDefault="00EA2461" w:rsidP="0076360B">
      <w:pPr>
        <w:numPr>
          <w:ilvl w:val="0"/>
          <w:numId w:val="47"/>
        </w:numPr>
        <w:outlineLvl w:val="0"/>
        <w:rPr>
          <w:rFonts w:ascii="맑은 고딕" w:eastAsia="맑은 고딕" w:hAnsi="맑은 고딕" w:hint="eastAsia"/>
        </w:rPr>
      </w:pPr>
      <w:r w:rsidRPr="00CE2E2B">
        <w:rPr>
          <w:rFonts w:ascii="맑은 고딕" w:eastAsia="맑은 고딕" w:hAnsi="맑은 고딕" w:hint="eastAsia"/>
        </w:rPr>
        <w:t>부동산 매각에 관한 관계법령</w:t>
      </w:r>
      <w:r w:rsidR="00F717DD" w:rsidRPr="00CE2E2B">
        <w:rPr>
          <w:rFonts w:ascii="맑은 고딕" w:eastAsia="맑은 고딕" w:hAnsi="맑은 고딕" w:hint="eastAsia"/>
        </w:rPr>
        <w:t xml:space="preserve"> 및 세무관련 법령(지방세법</w:t>
      </w:r>
      <w:r w:rsidR="00F717DD" w:rsidRPr="00CE2E2B">
        <w:rPr>
          <w:rFonts w:ascii="맑은 고딕" w:eastAsia="맑은 고딕" w:hAnsi="맑은 고딕"/>
        </w:rPr>
        <w:t xml:space="preserve">, </w:t>
      </w:r>
      <w:r w:rsidR="00F717DD" w:rsidRPr="00CE2E2B">
        <w:rPr>
          <w:rFonts w:ascii="맑은 고딕" w:eastAsia="맑은 고딕" w:hAnsi="맑은 고딕" w:hint="eastAsia"/>
        </w:rPr>
        <w:t>취득세 혜택,</w:t>
      </w:r>
      <w:r w:rsidR="00F717DD" w:rsidRPr="00CE2E2B">
        <w:rPr>
          <w:rFonts w:ascii="맑은 고딕" w:eastAsia="맑은 고딕" w:hAnsi="맑은 고딕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>분양 받은 토지에 대한 산업집적법 등)</w:t>
      </w:r>
      <w:r w:rsidRPr="00CE2E2B">
        <w:rPr>
          <w:rFonts w:ascii="맑은 고딕" w:eastAsia="맑은 고딕" w:hAnsi="맑은 고딕" w:hint="eastAsia"/>
        </w:rPr>
        <w:t xml:space="preserve">을 </w:t>
      </w:r>
      <w:r w:rsidR="00F717DD" w:rsidRPr="00CE2E2B">
        <w:rPr>
          <w:rFonts w:ascii="맑은 고딕" w:eastAsia="맑은 고딕" w:hAnsi="맑은 고딕" w:hint="eastAsia"/>
        </w:rPr>
        <w:t xml:space="preserve">반드시 </w:t>
      </w:r>
      <w:r w:rsidRPr="00CE2E2B">
        <w:rPr>
          <w:rFonts w:ascii="맑은 고딕" w:eastAsia="맑은 고딕" w:hAnsi="맑은 고딕" w:hint="eastAsia"/>
        </w:rPr>
        <w:t>확인하고 품의서를</w:t>
      </w:r>
      <w:r w:rsidRPr="00F717DD">
        <w:rPr>
          <w:rFonts w:ascii="맑은 고딕" w:eastAsia="맑은 고딕" w:hAnsi="맑은 고딕" w:hint="eastAsia"/>
        </w:rPr>
        <w:t xml:space="preserve"> </w:t>
      </w:r>
      <w:r w:rsidRPr="00F717DD">
        <w:rPr>
          <w:rFonts w:ascii="맑은 고딕" w:eastAsia="맑은 고딕" w:hAnsi="맑은 고딕"/>
        </w:rPr>
        <w:t>“</w:t>
      </w:r>
      <w:r w:rsidRPr="00F717DD">
        <w:rPr>
          <w:rFonts w:ascii="맑은 고딕" w:eastAsia="맑은 고딕" w:hAnsi="맑은 고딕" w:hint="eastAsia"/>
        </w:rPr>
        <w:t>전결관리규정</w:t>
      </w:r>
      <w:r w:rsidRPr="00F717DD">
        <w:rPr>
          <w:rFonts w:ascii="맑은 고딕" w:eastAsia="맑은 고딕" w:hAnsi="맑은 고딕"/>
        </w:rPr>
        <w:t>”</w:t>
      </w:r>
      <w:r w:rsidRPr="00F717DD">
        <w:rPr>
          <w:rFonts w:ascii="맑은 고딕" w:eastAsia="맑은 고딕" w:hAnsi="맑은 고딕" w:hint="eastAsia"/>
        </w:rPr>
        <w:t xml:space="preserve">에 따라 결재를 득하며, </w:t>
      </w:r>
      <w:r w:rsidRPr="00F717DD">
        <w:rPr>
          <w:rFonts w:ascii="맑은 고딕" w:eastAsia="맑은 고딕" w:hAnsi="맑은 고딕"/>
        </w:rPr>
        <w:t>“</w:t>
      </w:r>
      <w:r w:rsidRPr="00F717DD">
        <w:rPr>
          <w:rFonts w:ascii="맑은 고딕" w:eastAsia="맑은 고딕" w:hAnsi="맑은 고딕" w:hint="eastAsia"/>
        </w:rPr>
        <w:t>이사회운영규정</w:t>
      </w:r>
      <w:r w:rsidRPr="00F717DD">
        <w:rPr>
          <w:rFonts w:ascii="맑은 고딕" w:eastAsia="맑은 고딕" w:hAnsi="맑은 고딕"/>
        </w:rPr>
        <w:t>”</w:t>
      </w:r>
      <w:r w:rsidRPr="00F717DD">
        <w:rPr>
          <w:rFonts w:ascii="맑은 고딕" w:eastAsia="맑은 고딕" w:hAnsi="맑은 고딕" w:hint="eastAsia"/>
        </w:rPr>
        <w:t xml:space="preserve">에 따라 이사회의 승인 후 부동산매각에 대한 계약체결 및 </w:t>
      </w:r>
      <w:r w:rsidR="00B4010B" w:rsidRPr="00F717DD">
        <w:rPr>
          <w:rFonts w:ascii="맑은 고딕" w:eastAsia="맑은 고딕" w:hAnsi="맑은 고딕" w:hint="eastAsia"/>
        </w:rPr>
        <w:t xml:space="preserve">관계법령에 따른 행정적 </w:t>
      </w:r>
      <w:r w:rsidRPr="00F717DD">
        <w:rPr>
          <w:rFonts w:ascii="맑은 고딕" w:eastAsia="맑은 고딕" w:hAnsi="맑은 고딕" w:hint="eastAsia"/>
        </w:rPr>
        <w:t>업무를 진행 할 수 있다.</w:t>
      </w:r>
    </w:p>
    <w:p w14:paraId="74815ED0" w14:textId="77777777" w:rsidR="005C32E8" w:rsidRPr="0076360B" w:rsidRDefault="00B4010B" w:rsidP="0076360B">
      <w:pPr>
        <w:numPr>
          <w:ilvl w:val="0"/>
          <w:numId w:val="47"/>
        </w:numPr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 xml:space="preserve">부동산 자산매각에 대한 진행사항을 총괄부서에게 전달하며, 회계처리 후 회계부서는 부동산 자산매각에 대한 내용을 회계대장에 반영하고 </w:t>
      </w:r>
      <w:r w:rsidR="00565524">
        <w:rPr>
          <w:rFonts w:ascii="맑은 고딕" w:eastAsia="맑은 고딕" w:hAnsi="맑은 고딕" w:hint="eastAsia"/>
        </w:rPr>
        <w:t>사업장</w:t>
      </w:r>
      <w:r w:rsidRPr="00117A49">
        <w:rPr>
          <w:rFonts w:ascii="맑은 고딕" w:eastAsia="맑은 고딕" w:hAnsi="맑은 고딕" w:hint="eastAsia"/>
        </w:rPr>
        <w:t xml:space="preserve">관리부서는 </w:t>
      </w:r>
      <w:r w:rsidR="00F717DD">
        <w:rPr>
          <w:rFonts w:ascii="맑은 고딕" w:eastAsia="맑은 고딕" w:hAnsi="맑은 고딕" w:hint="eastAsia"/>
        </w:rPr>
        <w:t>관리시스템(</w:t>
      </w:r>
      <w:r w:rsidR="00F717DD">
        <w:rPr>
          <w:rFonts w:ascii="맑은 고딕" w:eastAsia="맑은 고딕" w:hAnsi="맑은 고딕"/>
        </w:rPr>
        <w:t>SAP</w:t>
      </w:r>
      <w:r w:rsidR="00F717DD">
        <w:rPr>
          <w:rFonts w:ascii="맑은 고딕" w:eastAsia="맑은 고딕" w:hAnsi="맑은 고딕" w:hint="eastAsia"/>
        </w:rPr>
        <w:t>시스템)</w:t>
      </w:r>
      <w:r w:rsidRPr="00117A49">
        <w:rPr>
          <w:rFonts w:ascii="맑은 고딕" w:eastAsia="맑은 고딕" w:hAnsi="맑은 고딕" w:hint="eastAsia"/>
        </w:rPr>
        <w:t xml:space="preserve">에 </w:t>
      </w:r>
      <w:r w:rsidR="00F717DD">
        <w:rPr>
          <w:rFonts w:ascii="맑은 고딕" w:eastAsia="맑은 고딕" w:hAnsi="맑은 고딕" w:hint="eastAsia"/>
        </w:rPr>
        <w:t xml:space="preserve">반드시 </w:t>
      </w:r>
      <w:r w:rsidRPr="00117A49">
        <w:rPr>
          <w:rFonts w:ascii="맑은 고딕" w:eastAsia="맑은 고딕" w:hAnsi="맑은 고딕" w:hint="eastAsia"/>
        </w:rPr>
        <w:t>반영하도록 한다.</w:t>
      </w:r>
    </w:p>
    <w:p w14:paraId="221F5224" w14:textId="77777777" w:rsidR="00EA2461" w:rsidRDefault="00EA2461" w:rsidP="00D61CD2">
      <w:pPr>
        <w:numPr>
          <w:ilvl w:val="0"/>
          <w:numId w:val="9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기계장치 및 설비, 기타 고정자산(공구, 차량운반구, 비품, 사무용기기 등)의 매각/</w:t>
      </w:r>
      <w:r>
        <w:rPr>
          <w:rFonts w:ascii="맑은 고딕" w:eastAsia="맑은 고딕" w:hAnsi="맑은 고딕" w:hint="eastAsia"/>
        </w:rPr>
        <w:t>폐기</w:t>
      </w:r>
    </w:p>
    <w:p w14:paraId="269EFD3B" w14:textId="77777777" w:rsidR="00EA2461" w:rsidRDefault="00521A9F" w:rsidP="00EA2461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 xml:space="preserve">불용자산을 처리코자 할 때에는 불용의뢰부서(사용부서)가 </w:t>
      </w:r>
      <w:r w:rsidR="006A4B8F">
        <w:rPr>
          <w:rFonts w:ascii="맑은 고딕" w:eastAsia="맑은 고딕" w:hAnsi="맑은 고딕"/>
        </w:rPr>
        <w:t>“</w:t>
      </w:r>
      <w:r w:rsidR="00B37A39">
        <w:rPr>
          <w:rFonts w:ascii="맑은 고딕" w:eastAsia="맑은 고딕" w:hAnsi="맑은 고딕" w:hint="eastAsia"/>
        </w:rPr>
        <w:t>자산변동</w:t>
      </w:r>
      <w:r w:rsidR="006A4B8F">
        <w:rPr>
          <w:rFonts w:ascii="맑은 고딕" w:eastAsia="맑은 고딕" w:hAnsi="맑은 고딕" w:hint="eastAsia"/>
        </w:rPr>
        <w:t>신청서</w:t>
      </w:r>
      <w:r w:rsidR="006A4B8F">
        <w:rPr>
          <w:rFonts w:ascii="맑은 고딕" w:eastAsia="맑은 고딕" w:hAnsi="맑은 고딕"/>
        </w:rPr>
        <w:t>”</w:t>
      </w:r>
      <w:r w:rsidR="006A4B8F">
        <w:rPr>
          <w:rFonts w:ascii="맑은 고딕" w:eastAsia="맑은 고딕" w:hAnsi="맑은 고딕" w:hint="eastAsia"/>
        </w:rPr>
        <w:t xml:space="preserve">를 </w:t>
      </w:r>
      <w:r w:rsidR="00B76976">
        <w:rPr>
          <w:rFonts w:ascii="맑은 고딕" w:eastAsia="맑은 고딕" w:hAnsi="맑은 고딕" w:hint="eastAsia"/>
        </w:rPr>
        <w:t>작성하여</w:t>
      </w:r>
      <w:r w:rsidRPr="00B20B75">
        <w:rPr>
          <w:rFonts w:ascii="맑은 고딕" w:eastAsia="맑은 고딕" w:hAnsi="맑은 고딕" w:hint="eastAsia"/>
        </w:rPr>
        <w:t xml:space="preserve"> 주관부서</w:t>
      </w:r>
      <w:r w:rsidR="006A4B8F">
        <w:rPr>
          <w:rFonts w:ascii="맑은 고딕" w:eastAsia="맑은 고딕" w:hAnsi="맑은 고딕" w:hint="eastAsia"/>
        </w:rPr>
        <w:t xml:space="preserve">, </w:t>
      </w:r>
      <w:r w:rsidR="00565524">
        <w:rPr>
          <w:rFonts w:ascii="맑은 고딕" w:eastAsia="맑은 고딕" w:hAnsi="맑은 고딕" w:hint="eastAsia"/>
        </w:rPr>
        <w:t>사업장</w:t>
      </w:r>
      <w:r w:rsidR="006A4B8F">
        <w:rPr>
          <w:rFonts w:ascii="맑은 고딕" w:eastAsia="맑은 고딕" w:hAnsi="맑은 고딕" w:hint="eastAsia"/>
        </w:rPr>
        <w:t>관리부서, 회계부서</w:t>
      </w:r>
      <w:r w:rsidRPr="00B20B75">
        <w:rPr>
          <w:rFonts w:ascii="맑은 고딕" w:eastAsia="맑은 고딕" w:hAnsi="맑은 고딕" w:hint="eastAsia"/>
        </w:rPr>
        <w:t>에 서면</w:t>
      </w:r>
      <w:r w:rsidR="0018162A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통보</w:t>
      </w:r>
      <w:r w:rsidR="00B76976">
        <w:rPr>
          <w:rFonts w:ascii="맑은 고딕" w:eastAsia="맑은 고딕" w:hAnsi="맑은 고딕" w:hint="eastAsia"/>
        </w:rPr>
        <w:t>한다.</w:t>
      </w:r>
    </w:p>
    <w:p w14:paraId="3C658538" w14:textId="77777777" w:rsidR="00EA2461" w:rsidRDefault="00565524" w:rsidP="00EA2461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사업장</w:t>
      </w:r>
      <w:r w:rsidR="0018162A" w:rsidRPr="00EA2461">
        <w:rPr>
          <w:rFonts w:ascii="맑은 고딕" w:eastAsia="맑은 고딕" w:hAnsi="맑은 고딕" w:hint="eastAsia"/>
        </w:rPr>
        <w:t xml:space="preserve">관리부서는 불용자산의 </w:t>
      </w:r>
      <w:r w:rsidR="00F91859" w:rsidRPr="00EA2461">
        <w:rPr>
          <w:rFonts w:ascii="맑은 고딕" w:eastAsia="맑은 고딕" w:hAnsi="맑은 고딕" w:hint="eastAsia"/>
        </w:rPr>
        <w:t xml:space="preserve">관리상태를 </w:t>
      </w:r>
      <w:r w:rsidR="00B76976" w:rsidRPr="00EA2461">
        <w:rPr>
          <w:rFonts w:ascii="맑은 고딕" w:eastAsia="맑은 고딕" w:hAnsi="맑은 고딕" w:hint="eastAsia"/>
        </w:rPr>
        <w:t xml:space="preserve">검토하고 단위자산 </w:t>
      </w:r>
      <w:r w:rsidR="00F91859" w:rsidRPr="00EA2461">
        <w:rPr>
          <w:rFonts w:ascii="맑은 고딕" w:eastAsia="맑은 고딕" w:hAnsi="맑은 고딕" w:hint="eastAsia"/>
        </w:rPr>
        <w:t>별로 재활용, 매각, 폐기로 구분하여 처리한다</w:t>
      </w:r>
      <w:r w:rsidR="00521A9F" w:rsidRPr="00EA2461">
        <w:rPr>
          <w:rFonts w:ascii="맑은 고딕" w:eastAsia="맑은 고딕" w:hAnsi="맑은 고딕" w:hint="eastAsia"/>
        </w:rPr>
        <w:t>.</w:t>
      </w:r>
    </w:p>
    <w:p w14:paraId="1DB48572" w14:textId="77777777" w:rsidR="00126251" w:rsidRPr="00F717DD" w:rsidRDefault="00F91859" w:rsidP="00126251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</w:rPr>
      </w:pPr>
      <w:r w:rsidRPr="00EA2461">
        <w:rPr>
          <w:rFonts w:ascii="맑은 고딕" w:eastAsia="맑은 고딕" w:hAnsi="맑은 고딕" w:hint="eastAsia"/>
        </w:rPr>
        <w:t>불용의뢰부서는 자산변</w:t>
      </w:r>
      <w:r w:rsidR="00B37A39" w:rsidRPr="00EA2461">
        <w:rPr>
          <w:rFonts w:ascii="맑은 고딕" w:eastAsia="맑은 고딕" w:hAnsi="맑은 고딕" w:hint="eastAsia"/>
        </w:rPr>
        <w:t>동</w:t>
      </w:r>
      <w:r w:rsidRPr="00EA2461">
        <w:rPr>
          <w:rFonts w:ascii="맑은 고딕" w:eastAsia="맑은 고딕" w:hAnsi="맑은 고딕" w:hint="eastAsia"/>
        </w:rPr>
        <w:t xml:space="preserve">신청에 따라 해당 자산을 주관부서 및 </w:t>
      </w:r>
      <w:r w:rsidR="00565524">
        <w:rPr>
          <w:rFonts w:ascii="맑은 고딕" w:eastAsia="맑은 고딕" w:hAnsi="맑은 고딕" w:hint="eastAsia"/>
        </w:rPr>
        <w:t>사업장</w:t>
      </w:r>
      <w:r w:rsidRPr="00EA2461">
        <w:rPr>
          <w:rFonts w:ascii="맑은 고딕" w:eastAsia="맑은 고딕" w:hAnsi="맑은 고딕" w:hint="eastAsia"/>
        </w:rPr>
        <w:t xml:space="preserve">관리부서에 이동을 의뢰할 수 있으며, 이동 시 </w:t>
      </w:r>
      <w:r w:rsidRPr="00EA2461">
        <w:rPr>
          <w:rFonts w:ascii="맑은 고딕" w:eastAsia="맑은 고딕" w:hAnsi="맑은 고딕"/>
        </w:rPr>
        <w:t>“</w:t>
      </w:r>
      <w:r w:rsidR="00C4502B" w:rsidRPr="00EA2461">
        <w:rPr>
          <w:rFonts w:ascii="맑은 고딕" w:eastAsia="맑은 고딕" w:hAnsi="맑은 고딕" w:hint="eastAsia"/>
        </w:rPr>
        <w:t>자산변동신청서</w:t>
      </w:r>
      <w:r w:rsidRPr="00EA2461">
        <w:rPr>
          <w:rFonts w:ascii="맑은 고딕" w:eastAsia="맑은 고딕" w:hAnsi="맑은 고딕"/>
        </w:rPr>
        <w:t>”</w:t>
      </w:r>
      <w:r w:rsidRPr="00EA2461">
        <w:rPr>
          <w:rFonts w:ascii="맑은 고딕" w:eastAsia="맑은 고딕" w:hAnsi="맑은 고딕" w:hint="eastAsia"/>
        </w:rPr>
        <w:t>를 작성하도록 한다.</w:t>
      </w:r>
    </w:p>
    <w:p w14:paraId="3170208F" w14:textId="77777777" w:rsidR="00EA2461" w:rsidRDefault="00F91859" w:rsidP="00EA2461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</w:rPr>
      </w:pPr>
      <w:r w:rsidRPr="00EA2461">
        <w:rPr>
          <w:rFonts w:ascii="맑은 고딕" w:eastAsia="맑은 고딕" w:hAnsi="맑은 고딕" w:hint="eastAsia"/>
        </w:rPr>
        <w:t xml:space="preserve">자산의 매각 시 회계부서에 잔존가액을 확인하고 잔존가액에 따라 이사회 심의가 필요할 경우 </w:t>
      </w:r>
      <w:r w:rsidR="006457FC" w:rsidRPr="00EA2461">
        <w:rPr>
          <w:rFonts w:ascii="맑은 고딕" w:eastAsia="맑은 고딕" w:hAnsi="맑은 고딕"/>
        </w:rPr>
        <w:t>“</w:t>
      </w:r>
      <w:r w:rsidR="006457FC" w:rsidRPr="00EA2461">
        <w:rPr>
          <w:rFonts w:ascii="맑은 고딕" w:eastAsia="맑은 고딕" w:hAnsi="맑은 고딕" w:hint="eastAsia"/>
        </w:rPr>
        <w:t>이사회운영규정</w:t>
      </w:r>
      <w:r w:rsidR="006457FC" w:rsidRPr="00EA2461">
        <w:rPr>
          <w:rFonts w:ascii="맑은 고딕" w:eastAsia="맑은 고딕" w:hAnsi="맑은 고딕"/>
        </w:rPr>
        <w:t>”</w:t>
      </w:r>
      <w:r w:rsidR="006457FC" w:rsidRPr="00EA2461">
        <w:rPr>
          <w:rFonts w:ascii="맑은 고딕" w:eastAsia="맑은 고딕" w:hAnsi="맑은 고딕" w:hint="eastAsia"/>
        </w:rPr>
        <w:t xml:space="preserve">에 따라 이사회의 </w:t>
      </w:r>
      <w:r w:rsidR="0018162A" w:rsidRPr="00EA2461">
        <w:rPr>
          <w:rFonts w:ascii="맑은 고딕" w:eastAsia="맑은 고딕" w:hAnsi="맑은 고딕" w:hint="eastAsia"/>
        </w:rPr>
        <w:t>승인 후</w:t>
      </w:r>
      <w:r w:rsidR="006A4B8F" w:rsidRPr="00EA2461">
        <w:rPr>
          <w:rFonts w:ascii="맑은 고딕" w:eastAsia="맑은 고딕" w:hAnsi="맑은 고딕" w:hint="eastAsia"/>
        </w:rPr>
        <w:t xml:space="preserve"> 해당 자산</w:t>
      </w:r>
      <w:r w:rsidR="007D4FF2" w:rsidRPr="00EA2461">
        <w:rPr>
          <w:rFonts w:ascii="맑은 고딕" w:eastAsia="맑은 고딕" w:hAnsi="맑은 고딕" w:hint="eastAsia"/>
        </w:rPr>
        <w:t>을</w:t>
      </w:r>
      <w:r w:rsidR="006A4B8F" w:rsidRPr="00EA2461">
        <w:rPr>
          <w:rFonts w:ascii="맑은 고딕" w:eastAsia="맑은 고딕" w:hAnsi="맑은 고딕" w:hint="eastAsia"/>
        </w:rPr>
        <w:t xml:space="preserve"> 공정한 평가액(감정가액)으로 </w:t>
      </w:r>
      <w:r w:rsidR="007D4FF2" w:rsidRPr="00EA2461">
        <w:rPr>
          <w:rFonts w:ascii="맑은 고딕" w:eastAsia="맑은 고딕" w:hAnsi="맑은 고딕" w:hint="eastAsia"/>
        </w:rPr>
        <w:t>매각</w:t>
      </w:r>
      <w:r w:rsidR="0018162A" w:rsidRPr="00EA2461">
        <w:rPr>
          <w:rFonts w:ascii="맑은 고딕" w:eastAsia="맑은 고딕" w:hAnsi="맑은 고딕" w:hint="eastAsia"/>
        </w:rPr>
        <w:t>한다.</w:t>
      </w:r>
    </w:p>
    <w:p w14:paraId="359DE5FE" w14:textId="77777777" w:rsidR="00EA2461" w:rsidRDefault="009C7B5C" w:rsidP="00EA2461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</w:rPr>
      </w:pPr>
      <w:r w:rsidRPr="00EA2461">
        <w:rPr>
          <w:rFonts w:ascii="맑은 고딕" w:eastAsia="맑은 고딕" w:hAnsi="맑은 고딕" w:hint="eastAsia"/>
        </w:rPr>
        <w:t xml:space="preserve">기계장치 및 설비의 매각/폐기는 이사회의 승인 후 </w:t>
      </w:r>
      <w:r w:rsidRPr="00EA2461">
        <w:rPr>
          <w:rFonts w:ascii="맑은 고딕" w:eastAsia="맑은 고딕" w:hAnsi="맑은 고딕"/>
        </w:rPr>
        <w:t>“</w:t>
      </w:r>
      <w:r w:rsidRPr="00EA2461">
        <w:rPr>
          <w:rFonts w:ascii="맑은 고딕" w:eastAsia="맑은 고딕" w:hAnsi="맑은 고딕" w:hint="eastAsia"/>
        </w:rPr>
        <w:t>자산변동신청서</w:t>
      </w:r>
      <w:r w:rsidRPr="00EA2461">
        <w:rPr>
          <w:rFonts w:ascii="맑은 고딕" w:eastAsia="맑은 고딕" w:hAnsi="맑은 고딕"/>
        </w:rPr>
        <w:t>”</w:t>
      </w:r>
      <w:r w:rsidRPr="00EA2461">
        <w:rPr>
          <w:rFonts w:ascii="맑은 고딕" w:eastAsia="맑은 고딕" w:hAnsi="맑은 고딕" w:hint="eastAsia"/>
        </w:rPr>
        <w:t>를 작성하여 집행부서의 합의결재를 득하여 전달한다.</w:t>
      </w:r>
    </w:p>
    <w:p w14:paraId="058D052A" w14:textId="77777777" w:rsidR="005B195C" w:rsidRDefault="0018162A" w:rsidP="005B195C">
      <w:pPr>
        <w:numPr>
          <w:ilvl w:val="0"/>
          <w:numId w:val="46"/>
        </w:numPr>
        <w:outlineLvl w:val="0"/>
        <w:rPr>
          <w:rFonts w:ascii="맑은 고딕" w:eastAsia="맑은 고딕" w:hAnsi="맑은 고딕"/>
        </w:rPr>
      </w:pPr>
      <w:r w:rsidRPr="00CE2E2B">
        <w:rPr>
          <w:rFonts w:ascii="맑은 고딕" w:eastAsia="맑은 고딕" w:hAnsi="맑은 고딕" w:hint="eastAsia"/>
        </w:rPr>
        <w:t xml:space="preserve">매각 후 </w:t>
      </w:r>
      <w:r w:rsidR="007D4FF2" w:rsidRPr="00CE2E2B">
        <w:rPr>
          <w:rFonts w:ascii="맑은 고딕" w:eastAsia="맑은 고딕" w:hAnsi="맑은 고딕" w:hint="eastAsia"/>
        </w:rPr>
        <w:t>회계부서는 회계장부</w:t>
      </w:r>
      <w:r w:rsidR="006457FC" w:rsidRPr="00CE2E2B">
        <w:rPr>
          <w:rFonts w:ascii="맑은 고딕" w:eastAsia="맑은 고딕" w:hAnsi="맑은 고딕" w:hint="eastAsia"/>
        </w:rPr>
        <w:t xml:space="preserve">에 매각 자산에 대한 사항을 </w:t>
      </w:r>
      <w:r w:rsidR="007D4FF2" w:rsidRPr="00CE2E2B">
        <w:rPr>
          <w:rFonts w:ascii="맑은 고딕" w:eastAsia="맑은 고딕" w:hAnsi="맑은 고딕" w:hint="eastAsia"/>
        </w:rPr>
        <w:t xml:space="preserve">반영하며, </w:t>
      </w:r>
      <w:r w:rsidR="00F717DD" w:rsidRPr="00CE2E2B">
        <w:rPr>
          <w:rFonts w:ascii="맑은 고딕" w:eastAsia="맑은 고딕" w:hAnsi="맑은 고딕" w:hint="eastAsia"/>
        </w:rPr>
        <w:t>주관부서는</w:t>
      </w:r>
      <w:r w:rsidR="00F717DD" w:rsidRPr="00CE2E2B">
        <w:rPr>
          <w:rFonts w:ascii="맑은 고딕" w:eastAsia="맑은 고딕" w:hAnsi="맑은 고딕"/>
        </w:rPr>
        <w:t xml:space="preserve"> </w:t>
      </w:r>
      <w:r w:rsidR="00F91859" w:rsidRPr="00CE2E2B">
        <w:rPr>
          <w:rFonts w:ascii="맑은 고딕" w:eastAsia="맑은 고딕" w:hAnsi="맑은 고딕" w:hint="eastAsia"/>
        </w:rPr>
        <w:t>관리시스템</w:t>
      </w:r>
      <w:r w:rsidR="00F717DD" w:rsidRPr="00CE2E2B">
        <w:rPr>
          <w:rFonts w:ascii="맑은 고딕" w:eastAsia="맑은 고딕" w:hAnsi="맑은 고딕" w:hint="eastAsia"/>
        </w:rPr>
        <w:t>(</w:t>
      </w:r>
      <w:r w:rsidR="00F717DD" w:rsidRPr="00CE2E2B">
        <w:rPr>
          <w:rFonts w:ascii="맑은 고딕" w:eastAsia="맑은 고딕" w:hAnsi="맑은 고딕"/>
        </w:rPr>
        <w:t>SAP</w:t>
      </w:r>
      <w:r w:rsidR="00F717DD" w:rsidRPr="00CE2E2B">
        <w:rPr>
          <w:rFonts w:ascii="맑은 고딕" w:eastAsia="맑은 고딕" w:hAnsi="맑은 고딕" w:hint="eastAsia"/>
        </w:rPr>
        <w:t>시스템</w:t>
      </w:r>
      <w:r w:rsidR="00F717DD" w:rsidRPr="00CE2E2B">
        <w:rPr>
          <w:rFonts w:ascii="맑은 고딕" w:eastAsia="맑은 고딕" w:hAnsi="맑은 고딕"/>
        </w:rPr>
        <w:t>)</w:t>
      </w:r>
      <w:r w:rsidR="006457FC" w:rsidRPr="00CE2E2B">
        <w:rPr>
          <w:rFonts w:ascii="맑은 고딕" w:eastAsia="맑은 고딕" w:hAnsi="맑은 고딕" w:hint="eastAsia"/>
        </w:rPr>
        <w:t>에</w:t>
      </w:r>
      <w:r w:rsidR="00F717DD" w:rsidRPr="00CE2E2B">
        <w:rPr>
          <w:rFonts w:ascii="맑은 고딕" w:eastAsia="맑은 고딕" w:hAnsi="맑은 고딕"/>
        </w:rPr>
        <w:t xml:space="preserve"> </w:t>
      </w:r>
      <w:r w:rsidR="00F717DD" w:rsidRPr="00CE2E2B">
        <w:rPr>
          <w:rFonts w:ascii="맑은 고딕" w:eastAsia="맑은 고딕" w:hAnsi="맑은 고딕" w:hint="eastAsia"/>
        </w:rPr>
        <w:t xml:space="preserve">매각/폐기 내역을 반드시 </w:t>
      </w:r>
      <w:r w:rsidR="007D4FF2" w:rsidRPr="00CE2E2B">
        <w:rPr>
          <w:rFonts w:ascii="맑은 고딕" w:eastAsia="맑은 고딕" w:hAnsi="맑은 고딕" w:hint="eastAsia"/>
        </w:rPr>
        <w:t>반영</w:t>
      </w:r>
      <w:r w:rsidR="006457FC" w:rsidRPr="00CE2E2B">
        <w:rPr>
          <w:rFonts w:ascii="맑은 고딕" w:eastAsia="맑은 고딕" w:hAnsi="맑은 고딕" w:hint="eastAsia"/>
        </w:rPr>
        <w:t xml:space="preserve">하도록 </w:t>
      </w:r>
      <w:r w:rsidR="007D4FF2" w:rsidRPr="00CE2E2B">
        <w:rPr>
          <w:rFonts w:ascii="맑은 고딕" w:eastAsia="맑은 고딕" w:hAnsi="맑은 고딕" w:hint="eastAsia"/>
        </w:rPr>
        <w:t>한다.</w:t>
      </w:r>
    </w:p>
    <w:p w14:paraId="0E0BBF1A" w14:textId="77777777" w:rsidR="00CE2E2B" w:rsidRPr="00CE2E2B" w:rsidRDefault="00CE2E2B" w:rsidP="005B195C">
      <w:pPr>
        <w:numPr>
          <w:ilvl w:val="0"/>
          <w:numId w:val="46"/>
        </w:numPr>
        <w:outlineLvl w:val="0"/>
        <w:rPr>
          <w:rFonts w:ascii="맑은 고딕" w:eastAsia="맑은 고딕" w:hAnsi="맑은 고딕" w:hint="eastAsia"/>
          <w:color w:val="0000FF"/>
        </w:rPr>
      </w:pPr>
      <w:r w:rsidRPr="00CE2E2B">
        <w:rPr>
          <w:rFonts w:ascii="맑은 고딕" w:eastAsia="맑은 고딕" w:hAnsi="맑은 고딕" w:hint="eastAsia"/>
          <w:color w:val="0000FF"/>
        </w:rPr>
        <w:t xml:space="preserve">고객지급품의 폐기 시에는 해당 고객지급품을 담당하는 고객관리 담당자에게 통보하고 </w:t>
      </w:r>
      <w:r w:rsidRPr="00CE2E2B">
        <w:rPr>
          <w:rFonts w:ascii="맑은 고딕" w:eastAsia="맑은 고딕" w:hAnsi="맑은 고딕"/>
          <w:color w:val="0000FF"/>
        </w:rPr>
        <w:t>“</w:t>
      </w:r>
      <w:r w:rsidRPr="00CE2E2B">
        <w:rPr>
          <w:rFonts w:ascii="맑은 고딕" w:eastAsia="맑은 고딕" w:hAnsi="맑은 고딕" w:hint="eastAsia"/>
          <w:color w:val="0000FF"/>
        </w:rPr>
        <w:t>자산변동신청서</w:t>
      </w:r>
      <w:r w:rsidRPr="00CE2E2B">
        <w:rPr>
          <w:rFonts w:ascii="맑은 고딕" w:eastAsia="맑은 고딕" w:hAnsi="맑은 고딕"/>
          <w:color w:val="0000FF"/>
        </w:rPr>
        <w:t>”</w:t>
      </w:r>
      <w:r w:rsidRPr="00CE2E2B">
        <w:rPr>
          <w:rFonts w:ascii="맑은 고딕" w:eastAsia="맑은 고딕" w:hAnsi="맑은 고딕" w:hint="eastAsia"/>
          <w:color w:val="0000FF"/>
        </w:rPr>
        <w:t>에 고객과 협의 및 관련 증빙서류를 첨부하여 처리한다.</w:t>
      </w:r>
    </w:p>
    <w:p w14:paraId="73AF0DAD" w14:textId="77777777" w:rsidR="00F35FCB" w:rsidRPr="00F717DD" w:rsidRDefault="00F35FCB" w:rsidP="00F35FCB">
      <w:pPr>
        <w:numPr>
          <w:ilvl w:val="0"/>
          <w:numId w:val="9"/>
        </w:numPr>
        <w:outlineLvl w:val="0"/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>부외자산의 매각/폐기</w:t>
      </w:r>
    </w:p>
    <w:p w14:paraId="1DAC9FC2" w14:textId="77777777" w:rsidR="00F35FCB" w:rsidRPr="00F717DD" w:rsidRDefault="00F35FCB" w:rsidP="00F35FCB">
      <w:pPr>
        <w:numPr>
          <w:ilvl w:val="0"/>
          <w:numId w:val="48"/>
        </w:numPr>
        <w:outlineLvl w:val="0"/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 xml:space="preserve">부외자산의 매각/폐기는 해당자산을 관리하는 주관부서에서 매각/폐기 처리하며, 관련 사항에 대하여 반드시 </w:t>
      </w:r>
      <w:r w:rsidRPr="00F717DD">
        <w:rPr>
          <w:rFonts w:ascii="맑은 고딕" w:eastAsia="맑은 고딕" w:hAnsi="맑은 고딕"/>
        </w:rPr>
        <w:t>“</w:t>
      </w:r>
      <w:r w:rsidRPr="00F717DD">
        <w:rPr>
          <w:rFonts w:ascii="맑은 고딕" w:eastAsia="맑은 고딕" w:hAnsi="맑은 고딕" w:hint="eastAsia"/>
        </w:rPr>
        <w:t>전결관리규정</w:t>
      </w:r>
      <w:r w:rsidRPr="00F717DD">
        <w:rPr>
          <w:rFonts w:ascii="맑은 고딕" w:eastAsia="맑은 고딕" w:hAnsi="맑은 고딕"/>
        </w:rPr>
        <w:t>”</w:t>
      </w:r>
      <w:r w:rsidRPr="00F717DD">
        <w:rPr>
          <w:rFonts w:ascii="맑은 고딕" w:eastAsia="맑은 고딕" w:hAnsi="맑은 고딕" w:hint="eastAsia"/>
        </w:rPr>
        <w:t>에 맞도록 품의하고, 해당내용에 대하여 사업장관리부서에게 전달한다.</w:t>
      </w:r>
    </w:p>
    <w:p w14:paraId="02799D56" w14:textId="77777777" w:rsidR="00F35FCB" w:rsidRPr="00F717DD" w:rsidRDefault="00F35FCB" w:rsidP="00F35FCB">
      <w:pPr>
        <w:numPr>
          <w:ilvl w:val="0"/>
          <w:numId w:val="48"/>
        </w:numPr>
        <w:outlineLvl w:val="0"/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 xml:space="preserve">부외자산에 대한 주관부서가 불분명할 경우 </w:t>
      </w:r>
      <w:r w:rsidR="00565524" w:rsidRPr="00F717DD">
        <w:rPr>
          <w:rFonts w:ascii="맑은 고딕" w:eastAsia="맑은 고딕" w:hAnsi="맑은 고딕" w:hint="eastAsia"/>
        </w:rPr>
        <w:t>사업장</w:t>
      </w:r>
      <w:r w:rsidRPr="00F717DD">
        <w:rPr>
          <w:rFonts w:ascii="맑은 고딕" w:eastAsia="맑은 고딕" w:hAnsi="맑은 고딕" w:hint="eastAsia"/>
        </w:rPr>
        <w:t>관리부서에서 해당업무를 책임진다.</w:t>
      </w:r>
    </w:p>
    <w:p w14:paraId="0E95A724" w14:textId="77777777" w:rsidR="00F35FCB" w:rsidRPr="00F717DD" w:rsidRDefault="00F35FCB" w:rsidP="00F35FCB">
      <w:pPr>
        <w:numPr>
          <w:ilvl w:val="0"/>
          <w:numId w:val="48"/>
        </w:numPr>
        <w:outlineLvl w:val="0"/>
        <w:rPr>
          <w:rFonts w:ascii="맑은 고딕" w:eastAsia="맑은 고딕" w:hAnsi="맑은 고딕" w:hint="eastAsia"/>
        </w:rPr>
      </w:pPr>
      <w:r w:rsidRPr="00F717DD">
        <w:rPr>
          <w:rFonts w:ascii="맑은 고딕" w:eastAsia="맑은 고딕" w:hAnsi="맑은 고딕" w:hint="eastAsia"/>
        </w:rPr>
        <w:t xml:space="preserve">품의완료 후 해당 부외자산을 매각/폐기 처리하고 관계법령에 따른 행정적 업무가 필요할 경우 업무를 진행하고, </w:t>
      </w:r>
      <w:r w:rsidR="00565524" w:rsidRPr="00F717DD">
        <w:rPr>
          <w:rFonts w:ascii="맑은 고딕" w:eastAsia="맑은 고딕" w:hAnsi="맑은 고딕" w:hint="eastAsia"/>
        </w:rPr>
        <w:t>사업장</w:t>
      </w:r>
      <w:r w:rsidRPr="00F717DD">
        <w:rPr>
          <w:rFonts w:ascii="맑은 고딕" w:eastAsia="맑은 고딕" w:hAnsi="맑은 고딕" w:hint="eastAsia"/>
        </w:rPr>
        <w:t>관리부서는 반드시 자산관리대장에 매각/폐기에 대한 내용을 반영하여 관리하도록 한다.</w:t>
      </w:r>
    </w:p>
    <w:p w14:paraId="1E39BAB8" w14:textId="77777777" w:rsidR="00340CCD" w:rsidRDefault="00340CCD" w:rsidP="005B195C">
      <w:pPr>
        <w:tabs>
          <w:tab w:val="left" w:pos="1025"/>
        </w:tabs>
        <w:outlineLvl w:val="0"/>
        <w:rPr>
          <w:rFonts w:ascii="맑은 고딕" w:eastAsia="맑은 고딕" w:hAnsi="맑은 고딕" w:hint="eastAsia"/>
        </w:rPr>
      </w:pPr>
    </w:p>
    <w:p w14:paraId="27BCD686" w14:textId="77777777" w:rsidR="00FD0A56" w:rsidRPr="00B20B75" w:rsidRDefault="00FD0A56" w:rsidP="00FD0A56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3</w:t>
      </w:r>
      <w:r w:rsidR="00CE2E2B">
        <w:rPr>
          <w:rFonts w:ascii="맑은 고딕" w:eastAsia="맑은 고딕" w:hAnsi="맑은 고딕"/>
        </w:rPr>
        <w:t>5</w:t>
      </w:r>
      <w:r w:rsidRPr="00B20B75"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(노후 공구의 처리</w:t>
      </w:r>
      <w:r>
        <w:rPr>
          <w:rFonts w:ascii="맑은 고딕" w:eastAsia="맑은 고딕" w:hAnsi="맑은 고딕" w:hint="eastAsia"/>
        </w:rPr>
        <w:t>)</w:t>
      </w:r>
    </w:p>
    <w:p w14:paraId="127E9691" w14:textId="77777777" w:rsidR="0018162A" w:rsidRDefault="008E1259" w:rsidP="00D61CD2">
      <w:pPr>
        <w:numPr>
          <w:ilvl w:val="0"/>
          <w:numId w:val="10"/>
        </w:numPr>
        <w:ind w:left="851" w:hanging="284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금형, 검사구, 운반용기류</w:t>
      </w:r>
      <w:r w:rsidR="000E2584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등</w:t>
      </w:r>
      <w:r w:rsidR="009C7B5C">
        <w:rPr>
          <w:rFonts w:ascii="맑은 고딕" w:eastAsia="맑은 고딕" w:hAnsi="맑은 고딕" w:hint="eastAsia"/>
        </w:rPr>
        <w:t>의 품목이 더 이상 필요가치가 없을 경우</w:t>
      </w:r>
      <w:r w:rsidRPr="00B20B75">
        <w:rPr>
          <w:rFonts w:ascii="맑은 고딕" w:eastAsia="맑은 고딕" w:hAnsi="맑은 고딕" w:hint="eastAsia"/>
        </w:rPr>
        <w:t xml:space="preserve"> </w:t>
      </w:r>
      <w:r w:rsidR="00EB3730">
        <w:rPr>
          <w:rFonts w:ascii="맑은 고딕" w:eastAsia="맑은 고딕" w:hAnsi="맑은 고딕" w:hint="eastAsia"/>
        </w:rPr>
        <w:t>사용</w:t>
      </w:r>
      <w:r w:rsidRPr="00B20B75">
        <w:rPr>
          <w:rFonts w:ascii="맑은 고딕" w:eastAsia="맑은 고딕" w:hAnsi="맑은 고딕" w:hint="eastAsia"/>
        </w:rPr>
        <w:t>부서</w:t>
      </w:r>
      <w:r w:rsidR="009C7B5C">
        <w:rPr>
          <w:rFonts w:ascii="맑은 고딕" w:eastAsia="맑은 고딕" w:hAnsi="맑은 고딕" w:hint="eastAsia"/>
        </w:rPr>
        <w:t>는</w:t>
      </w:r>
      <w:r w:rsidRPr="00B20B75">
        <w:rPr>
          <w:rFonts w:ascii="맑은 고딕" w:eastAsia="맑은 고딕" w:hAnsi="맑은 고딕" w:hint="eastAsia"/>
        </w:rPr>
        <w:t xml:space="preserve"> 관련 근거 및 타당성을 검토하여 </w:t>
      </w:r>
      <w:r w:rsidR="0018162A">
        <w:rPr>
          <w:rFonts w:ascii="맑은 고딕" w:eastAsia="맑은 고딕" w:hAnsi="맑은 고딕"/>
        </w:rPr>
        <w:t>“</w:t>
      </w:r>
      <w:r w:rsidR="0018162A">
        <w:rPr>
          <w:rFonts w:ascii="맑은 고딕" w:eastAsia="맑은 고딕" w:hAnsi="맑은 고딕" w:hint="eastAsia"/>
        </w:rPr>
        <w:t>자산변동신청서</w:t>
      </w:r>
      <w:r w:rsidR="0018162A">
        <w:rPr>
          <w:rFonts w:ascii="맑은 고딕" w:eastAsia="맑은 고딕" w:hAnsi="맑은 고딕"/>
        </w:rPr>
        <w:t>”</w:t>
      </w:r>
      <w:r w:rsidR="0018162A">
        <w:rPr>
          <w:rFonts w:ascii="맑은 고딕" w:eastAsia="맑은 고딕" w:hAnsi="맑은 고딕" w:hint="eastAsia"/>
        </w:rPr>
        <w:t>를 작성하</w:t>
      </w:r>
      <w:r w:rsidR="009C7B5C">
        <w:rPr>
          <w:rFonts w:ascii="맑은 고딕" w:eastAsia="맑은 고딕" w:hAnsi="맑은 고딕" w:hint="eastAsia"/>
        </w:rPr>
        <w:t>고</w:t>
      </w:r>
      <w:r w:rsidR="0018162A">
        <w:rPr>
          <w:rFonts w:ascii="맑은 고딕" w:eastAsia="맑은 고딕" w:hAnsi="맑은 고딕" w:hint="eastAsia"/>
        </w:rPr>
        <w:t xml:space="preserve"> </w:t>
      </w:r>
      <w:r w:rsidR="00565524">
        <w:rPr>
          <w:rFonts w:ascii="맑은 고딕" w:eastAsia="맑은 고딕" w:hAnsi="맑은 고딕" w:hint="eastAsia"/>
        </w:rPr>
        <w:t>사업장</w:t>
      </w:r>
      <w:r w:rsidR="0018162A">
        <w:rPr>
          <w:rFonts w:ascii="맑은 고딕" w:eastAsia="맑은 고딕" w:hAnsi="맑은 고딕" w:hint="eastAsia"/>
        </w:rPr>
        <w:t>관리부서, 회계부서로 전달한다.</w:t>
      </w:r>
    </w:p>
    <w:p w14:paraId="1D6301E2" w14:textId="77777777" w:rsidR="00F17614" w:rsidRDefault="0018162A" w:rsidP="00D61CD2">
      <w:pPr>
        <w:numPr>
          <w:ilvl w:val="0"/>
          <w:numId w:val="10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자산변동신청서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 xml:space="preserve">는 </w:t>
      </w:r>
      <w:r w:rsidR="00565524">
        <w:rPr>
          <w:rFonts w:ascii="맑은 고딕" w:eastAsia="맑은 고딕" w:hAnsi="맑은 고딕" w:hint="eastAsia"/>
        </w:rPr>
        <w:t>사업장</w:t>
      </w:r>
      <w:r w:rsidR="003B3983">
        <w:rPr>
          <w:rFonts w:ascii="맑은 고딕" w:eastAsia="맑은 고딕" w:hAnsi="맑은 고딕" w:hint="eastAsia"/>
        </w:rPr>
        <w:t>관리부서, 회계부서의 합의결재를 득하고, 회계</w:t>
      </w:r>
      <w:r>
        <w:rPr>
          <w:rFonts w:ascii="맑은 고딕" w:eastAsia="맑은 고딕" w:hAnsi="맑은 고딕" w:hint="eastAsia"/>
        </w:rPr>
        <w:t xml:space="preserve">장부 및 </w:t>
      </w:r>
      <w:r w:rsidR="00751960" w:rsidRPr="00B20B75">
        <w:rPr>
          <w:rFonts w:ascii="맑은 고딕" w:eastAsia="맑은 고딕" w:hAnsi="맑은 고딕" w:hint="eastAsia"/>
        </w:rPr>
        <w:t>관리대장</w:t>
      </w:r>
      <w:r>
        <w:rPr>
          <w:rFonts w:ascii="맑은 고딕" w:eastAsia="맑은 고딕" w:hAnsi="맑은 고딕" w:hint="eastAsia"/>
        </w:rPr>
        <w:t xml:space="preserve">, </w:t>
      </w:r>
      <w:r w:rsidR="003B3983">
        <w:rPr>
          <w:rFonts w:ascii="맑은 고딕" w:eastAsia="맑은 고딕" w:hAnsi="맑은 고딕" w:hint="eastAsia"/>
        </w:rPr>
        <w:t>관리시스템</w:t>
      </w:r>
      <w:r w:rsidR="00751960" w:rsidRPr="00B20B75">
        <w:rPr>
          <w:rFonts w:ascii="맑은 고딕" w:eastAsia="맑은 고딕" w:hAnsi="맑은 고딕" w:hint="eastAsia"/>
        </w:rPr>
        <w:t xml:space="preserve">에 </w:t>
      </w:r>
      <w:r w:rsidR="009C1D27" w:rsidRPr="00B20B75">
        <w:rPr>
          <w:rFonts w:ascii="맑은 고딕" w:eastAsia="맑은 고딕" w:hAnsi="맑은 고딕" w:hint="eastAsia"/>
        </w:rPr>
        <w:t>반영</w:t>
      </w:r>
      <w:r w:rsidR="000E2584" w:rsidRPr="00B20B75">
        <w:rPr>
          <w:rFonts w:ascii="맑은 고딕" w:eastAsia="맑은 고딕" w:hAnsi="맑은 고딕" w:hint="eastAsia"/>
        </w:rPr>
        <w:t>한다.</w:t>
      </w:r>
    </w:p>
    <w:p w14:paraId="7A4C0055" w14:textId="77777777" w:rsidR="00D62372" w:rsidRPr="00B20B75" w:rsidRDefault="00117D19" w:rsidP="00D61CD2">
      <w:pPr>
        <w:numPr>
          <w:ilvl w:val="0"/>
          <w:numId w:val="10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회계대장에 등재된 </w:t>
      </w:r>
      <w:r w:rsidR="009C7B5C">
        <w:rPr>
          <w:rFonts w:ascii="맑은 고딕" w:eastAsia="맑은 고딕" w:hAnsi="맑은 고딕" w:hint="eastAsia"/>
        </w:rPr>
        <w:t xml:space="preserve">자산성 공구는 </w:t>
      </w:r>
      <w:r w:rsidR="008E1259" w:rsidRPr="00B20B75">
        <w:rPr>
          <w:rFonts w:ascii="맑은 고딕" w:eastAsia="맑은 고딕" w:hAnsi="맑은 고딕" w:hint="eastAsia"/>
        </w:rPr>
        <w:t xml:space="preserve">주관부서가 연1회 수량 잔존가액을 명기하여 </w:t>
      </w:r>
      <w:r w:rsidR="0018162A">
        <w:rPr>
          <w:rFonts w:ascii="맑은 고딕" w:eastAsia="맑은 고딕" w:hAnsi="맑은 고딕"/>
        </w:rPr>
        <w:t>“</w:t>
      </w:r>
      <w:r w:rsidR="0018162A">
        <w:rPr>
          <w:rFonts w:ascii="맑은 고딕" w:eastAsia="맑은 고딕" w:hAnsi="맑은 고딕" w:hint="eastAsia"/>
        </w:rPr>
        <w:t>자산변동신청서</w:t>
      </w:r>
      <w:r w:rsidR="0018162A">
        <w:rPr>
          <w:rFonts w:ascii="맑은 고딕" w:eastAsia="맑은 고딕" w:hAnsi="맑은 고딕"/>
        </w:rPr>
        <w:t>”</w:t>
      </w:r>
      <w:r w:rsidR="0018162A">
        <w:rPr>
          <w:rFonts w:ascii="맑은 고딕" w:eastAsia="맑은 고딕" w:hAnsi="맑은 고딕" w:hint="eastAsia"/>
        </w:rPr>
        <w:t>를 작성한다.</w:t>
      </w:r>
    </w:p>
    <w:p w14:paraId="50B5B6C9" w14:textId="77777777" w:rsidR="008E1259" w:rsidRDefault="008E1259" w:rsidP="000E2584">
      <w:pPr>
        <w:outlineLvl w:val="0"/>
        <w:rPr>
          <w:rFonts w:ascii="맑은 고딕" w:eastAsia="맑은 고딕" w:hAnsi="맑은 고딕"/>
        </w:rPr>
      </w:pPr>
    </w:p>
    <w:p w14:paraId="66322B3D" w14:textId="77777777" w:rsidR="003A127C" w:rsidRPr="00B20B75" w:rsidRDefault="006B4A87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E417DB">
        <w:rPr>
          <w:rFonts w:ascii="맑은 고딕" w:eastAsia="맑은 고딕" w:hAnsi="맑은 고딕" w:hint="eastAsia"/>
        </w:rPr>
        <w:t>3</w:t>
      </w:r>
      <w:r w:rsidR="00CE2E2B">
        <w:rPr>
          <w:rFonts w:ascii="맑은 고딕" w:eastAsia="맑은 고딕" w:hAnsi="맑은 고딕"/>
        </w:rPr>
        <w:t>6</w:t>
      </w:r>
      <w:r w:rsidRPr="00B20B75">
        <w:rPr>
          <w:rFonts w:ascii="맑은 고딕" w:eastAsia="맑은 고딕" w:hAnsi="맑은 고딕" w:hint="eastAsia"/>
        </w:rPr>
        <w:t>조</w:t>
      </w:r>
      <w:r w:rsidR="00F17614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(구축물 폐</w:t>
      </w:r>
      <w:r w:rsidR="00F16563">
        <w:rPr>
          <w:rFonts w:ascii="맑은 고딕" w:eastAsia="맑은 고딕" w:hAnsi="맑은 고딕" w:hint="eastAsia"/>
        </w:rPr>
        <w:t>기/매</w:t>
      </w:r>
      <w:r w:rsidR="008E1259" w:rsidRPr="00B20B75">
        <w:rPr>
          <w:rFonts w:ascii="맑은 고딕" w:eastAsia="맑은 고딕" w:hAnsi="맑은 고딕" w:hint="eastAsia"/>
        </w:rPr>
        <w:t>각시의 처리)</w:t>
      </w:r>
    </w:p>
    <w:p w14:paraId="2DB1A46B" w14:textId="77777777" w:rsidR="00FD0A56" w:rsidRDefault="008E1259" w:rsidP="00F717DD">
      <w:pPr>
        <w:ind w:leftChars="200" w:left="440"/>
        <w:outlineLvl w:val="0"/>
        <w:rPr>
          <w:rFonts w:ascii="맑은 고딕" w:eastAsia="맑은 고딕" w:hAnsi="맑은 고딕"/>
        </w:rPr>
      </w:pPr>
      <w:r w:rsidRPr="00B20B75">
        <w:rPr>
          <w:rFonts w:ascii="맑은 고딕" w:eastAsia="맑은 고딕" w:hAnsi="맑은 고딕" w:hint="eastAsia"/>
        </w:rPr>
        <w:lastRenderedPageBreak/>
        <w:t>기존공장의 전기원동시설, 토목설비 및 구축물로 분류등재</w:t>
      </w:r>
      <w:r w:rsidR="003A127C" w:rsidRPr="00B20B75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된 자산의 폐</w:t>
      </w:r>
      <w:r w:rsidR="00F16563">
        <w:rPr>
          <w:rFonts w:ascii="맑은 고딕" w:eastAsia="맑은 고딕" w:hAnsi="맑은 고딕" w:hint="eastAsia"/>
        </w:rPr>
        <w:t>기/매</w:t>
      </w:r>
      <w:r w:rsidRPr="00B20B75">
        <w:rPr>
          <w:rFonts w:ascii="맑은 고딕" w:eastAsia="맑은 고딕" w:hAnsi="맑은 고딕" w:hint="eastAsia"/>
        </w:rPr>
        <w:t xml:space="preserve">각처리는 </w:t>
      </w:r>
      <w:r w:rsidR="00565524">
        <w:rPr>
          <w:rFonts w:ascii="맑은 고딕" w:eastAsia="맑은 고딕" w:hAnsi="맑은 고딕" w:hint="eastAsia"/>
        </w:rPr>
        <w:t>사업장</w:t>
      </w:r>
      <w:r w:rsidRPr="00B20B75">
        <w:rPr>
          <w:rFonts w:ascii="맑은 고딕" w:eastAsia="맑은 고딕" w:hAnsi="맑은 고딕" w:hint="eastAsia"/>
        </w:rPr>
        <w:t>관리부서가 철거 또는 교체</w:t>
      </w:r>
      <w:r w:rsidR="00117D19">
        <w:rPr>
          <w:rFonts w:ascii="맑은 고딕" w:eastAsia="맑은 고딕" w:hAnsi="맑은 고딕" w:hint="eastAsia"/>
        </w:rPr>
        <w:t>의</w:t>
      </w:r>
      <w:r w:rsidRPr="00117D19">
        <w:rPr>
          <w:rFonts w:ascii="맑은 고딕" w:eastAsia="맑은 고딕" w:hAnsi="맑은 고딕" w:hint="eastAsia"/>
        </w:rPr>
        <w:t xml:space="preserve"> 해당목록에 대한 수량, 사양, 위치 등을 작성하여 </w:t>
      </w:r>
      <w:r w:rsidR="00A41AE5" w:rsidRPr="00117D19">
        <w:rPr>
          <w:rFonts w:ascii="맑은 고딕" w:eastAsia="맑은 고딕" w:hAnsi="맑은 고딕" w:hint="eastAsia"/>
        </w:rPr>
        <w:t xml:space="preserve">전결규정에 </w:t>
      </w:r>
      <w:r w:rsidR="00F16563">
        <w:rPr>
          <w:rFonts w:ascii="맑은 고딕" w:eastAsia="맑은 고딕" w:hAnsi="맑은 고딕" w:hint="eastAsia"/>
        </w:rPr>
        <w:t>따라</w:t>
      </w:r>
      <w:r w:rsidR="00A41AE5" w:rsidRPr="00117D19">
        <w:rPr>
          <w:rFonts w:ascii="맑은 고딕" w:eastAsia="맑은 고딕" w:hAnsi="맑은 고딕" w:hint="eastAsia"/>
        </w:rPr>
        <w:t xml:space="preserve"> 품의하고, 회계부서와 협의하여 처리한다.</w:t>
      </w:r>
    </w:p>
    <w:p w14:paraId="12FD6DDF" w14:textId="77777777" w:rsidR="00F717DD" w:rsidRDefault="00F717DD" w:rsidP="00F717DD">
      <w:pPr>
        <w:outlineLvl w:val="0"/>
        <w:rPr>
          <w:rFonts w:ascii="맑은 고딕" w:eastAsia="맑은 고딕" w:hAnsi="맑은 고딕"/>
        </w:rPr>
      </w:pPr>
    </w:p>
    <w:p w14:paraId="1F6CC50D" w14:textId="77777777" w:rsidR="00CE2E2B" w:rsidRPr="00F16563" w:rsidRDefault="00CE2E2B" w:rsidP="00F717DD">
      <w:pPr>
        <w:outlineLvl w:val="0"/>
        <w:rPr>
          <w:rFonts w:ascii="맑은 고딕" w:eastAsia="맑은 고딕" w:hAnsi="맑은 고딕" w:hint="eastAsia"/>
        </w:rPr>
      </w:pPr>
    </w:p>
    <w:p w14:paraId="2AD050AD" w14:textId="77777777" w:rsidR="008E1259" w:rsidRPr="00B20B75" w:rsidRDefault="00A41AE5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제3</w:t>
      </w:r>
      <w:r w:rsidR="00CE2E2B">
        <w:rPr>
          <w:rFonts w:ascii="맑은 고딕" w:eastAsia="맑은 고딕" w:hAnsi="맑은 고딕"/>
        </w:rPr>
        <w:t>7</w:t>
      </w:r>
      <w:r w:rsidRPr="00B20B75">
        <w:rPr>
          <w:rFonts w:ascii="맑은 고딕" w:eastAsia="맑은 고딕" w:hAnsi="맑은 고딕" w:hint="eastAsia"/>
        </w:rPr>
        <w:t>조</w:t>
      </w:r>
      <w:r w:rsidR="00F17614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(손망실 자산의 처리)</w:t>
      </w:r>
    </w:p>
    <w:p w14:paraId="14B3C53B" w14:textId="77777777" w:rsidR="008E1259" w:rsidRDefault="008E1259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자산의 손망실</w:t>
      </w:r>
      <w:r w:rsidR="00063823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사고가 발생하면 사용부서장은 그 내용을 주관부서</w:t>
      </w:r>
      <w:r w:rsidR="00E417DB">
        <w:rPr>
          <w:rFonts w:ascii="맑은 고딕" w:eastAsia="맑은 고딕" w:hAnsi="맑은 고딕" w:hint="eastAsia"/>
        </w:rPr>
        <w:t xml:space="preserve"> 및 </w:t>
      </w:r>
      <w:r w:rsidR="00565524">
        <w:rPr>
          <w:rFonts w:ascii="맑은 고딕" w:eastAsia="맑은 고딕" w:hAnsi="맑은 고딕" w:hint="eastAsia"/>
        </w:rPr>
        <w:t>사업장</w:t>
      </w:r>
      <w:r w:rsidR="00E417DB">
        <w:rPr>
          <w:rFonts w:ascii="맑은 고딕" w:eastAsia="맑은 고딕" w:hAnsi="맑은 고딕" w:hint="eastAsia"/>
        </w:rPr>
        <w:t>관리부서에</w:t>
      </w:r>
      <w:r w:rsidRPr="00B20B75">
        <w:rPr>
          <w:rFonts w:ascii="맑은 고딕" w:eastAsia="맑은 고딕" w:hAnsi="맑은 고딕" w:hint="eastAsia"/>
        </w:rPr>
        <w:t xml:space="preserve"> </w:t>
      </w:r>
      <w:r w:rsidR="00F16563">
        <w:rPr>
          <w:rFonts w:ascii="맑은 고딕" w:eastAsia="맑은 고딕" w:hAnsi="맑은 고딕" w:hint="eastAsia"/>
        </w:rPr>
        <w:t>손</w:t>
      </w:r>
      <w:r w:rsidR="00E417DB" w:rsidRPr="00B20B75">
        <w:rPr>
          <w:rFonts w:ascii="맑은 고딕" w:eastAsia="맑은 고딕" w:hAnsi="맑은 고딕" w:hint="eastAsia"/>
        </w:rPr>
        <w:t>망실</w:t>
      </w:r>
      <w:r w:rsidR="00E417DB">
        <w:rPr>
          <w:rFonts w:ascii="맑은 고딕" w:eastAsia="맑은 고딕" w:hAnsi="맑은 고딕" w:hint="eastAsia"/>
        </w:rPr>
        <w:t xml:space="preserve"> 보고서를 </w:t>
      </w:r>
      <w:r w:rsidR="00F16563">
        <w:rPr>
          <w:rFonts w:ascii="맑은 고딕" w:eastAsia="맑은 고딕" w:hAnsi="맑은 고딕" w:hint="eastAsia"/>
        </w:rPr>
        <w:t xml:space="preserve">서면으로 </w:t>
      </w:r>
      <w:r w:rsidR="00E417DB">
        <w:rPr>
          <w:rFonts w:ascii="맑은 고딕" w:eastAsia="맑은 고딕" w:hAnsi="맑은 고딕" w:hint="eastAsia"/>
        </w:rPr>
        <w:t xml:space="preserve">제출하고 주관부서 및 </w:t>
      </w:r>
      <w:r w:rsidR="00565524">
        <w:rPr>
          <w:rFonts w:ascii="맑은 고딕" w:eastAsia="맑은 고딕" w:hAnsi="맑은 고딕" w:hint="eastAsia"/>
        </w:rPr>
        <w:t>사업장</w:t>
      </w:r>
      <w:r w:rsidR="00E417DB">
        <w:rPr>
          <w:rFonts w:ascii="맑은 고딕" w:eastAsia="맑은 고딕" w:hAnsi="맑은 고딕" w:hint="eastAsia"/>
        </w:rPr>
        <w:t xml:space="preserve">관리부서는 </w:t>
      </w:r>
      <w:r w:rsidR="00406AC6" w:rsidRPr="00B20B75">
        <w:rPr>
          <w:rFonts w:ascii="맑은 고딕" w:eastAsia="맑은 고딕" w:hAnsi="맑은 고딕" w:hint="eastAsia"/>
        </w:rPr>
        <w:t xml:space="preserve">관련내용에 대하여 </w:t>
      </w:r>
      <w:r w:rsidR="00E417DB">
        <w:rPr>
          <w:rFonts w:ascii="맑은 고딕" w:eastAsia="맑은 고딕" w:hAnsi="맑은 고딕" w:hint="eastAsia"/>
        </w:rPr>
        <w:t xml:space="preserve">고의성 여부 및 중과실에 대한 내용을 </w:t>
      </w:r>
      <w:r w:rsidR="00406AC6" w:rsidRPr="00B20B75">
        <w:rPr>
          <w:rFonts w:ascii="맑은 고딕" w:eastAsia="맑은 고딕" w:hAnsi="맑은 고딕" w:hint="eastAsia"/>
        </w:rPr>
        <w:t>명확히 파악하여 원인 별 책임소재를 확인 후 회사 내규에 따라 처리하도록 한다.</w:t>
      </w:r>
    </w:p>
    <w:p w14:paraId="4FA22DBE" w14:textId="77777777" w:rsidR="008E1259" w:rsidRDefault="008E1259" w:rsidP="00F35FCB">
      <w:pPr>
        <w:outlineLvl w:val="0"/>
        <w:rPr>
          <w:rFonts w:ascii="맑은 고딕" w:eastAsia="맑은 고딕" w:hAnsi="맑은 고딕"/>
        </w:rPr>
      </w:pPr>
    </w:p>
    <w:p w14:paraId="1BC1AC8A" w14:textId="77777777" w:rsidR="008E1259" w:rsidRPr="00B20B75" w:rsidRDefault="005E0EC1">
      <w:p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 xml:space="preserve"> 제</w:t>
      </w:r>
      <w:r w:rsidR="00E417DB">
        <w:rPr>
          <w:rFonts w:ascii="맑은 고딕" w:eastAsia="맑은 고딕" w:hAnsi="맑은 고딕" w:hint="eastAsia"/>
          <w:b/>
        </w:rPr>
        <w:t>8</w:t>
      </w:r>
      <w:r w:rsidRPr="00B20B75">
        <w:rPr>
          <w:rFonts w:ascii="맑은 고딕" w:eastAsia="맑은 고딕" w:hAnsi="맑은 고딕" w:hint="eastAsia"/>
          <w:b/>
        </w:rPr>
        <w:t xml:space="preserve">장 </w:t>
      </w:r>
      <w:r w:rsidR="00E417DB">
        <w:rPr>
          <w:rFonts w:ascii="맑은 고딕" w:eastAsia="맑은 고딕" w:hAnsi="맑은 고딕" w:hint="eastAsia"/>
          <w:b/>
        </w:rPr>
        <w:t xml:space="preserve">자산의 </w:t>
      </w:r>
      <w:r w:rsidR="008E1259" w:rsidRPr="00B20B75">
        <w:rPr>
          <w:rFonts w:ascii="맑은 고딕" w:eastAsia="맑은 고딕" w:hAnsi="맑은 고딕" w:hint="eastAsia"/>
          <w:b/>
        </w:rPr>
        <w:t>감가상각</w:t>
      </w:r>
    </w:p>
    <w:p w14:paraId="7004EDCA" w14:textId="77777777" w:rsidR="000E2584" w:rsidRPr="00B20B75" w:rsidRDefault="000E2584">
      <w:pPr>
        <w:outlineLvl w:val="0"/>
        <w:rPr>
          <w:rFonts w:ascii="맑은 고딕" w:eastAsia="맑은 고딕" w:hAnsi="맑은 고딕" w:hint="eastAsia"/>
          <w:b/>
        </w:rPr>
      </w:pPr>
    </w:p>
    <w:p w14:paraId="08235F6A" w14:textId="77777777" w:rsidR="008E1259" w:rsidRPr="00B20B75" w:rsidRDefault="005E0EC1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제3</w:t>
      </w:r>
      <w:r w:rsidR="00CE2E2B">
        <w:rPr>
          <w:rFonts w:ascii="맑은 고딕" w:eastAsia="맑은 고딕" w:hAnsi="맑은 고딕"/>
        </w:rPr>
        <w:t>8</w:t>
      </w:r>
      <w:r w:rsidRPr="00B20B75">
        <w:rPr>
          <w:rFonts w:ascii="맑은 고딕" w:eastAsia="맑은 고딕" w:hAnsi="맑은 고딕" w:hint="eastAsia"/>
        </w:rPr>
        <w:t>조</w:t>
      </w:r>
      <w:r w:rsidR="00063823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(감가상각의 대상 및 방법)</w:t>
      </w:r>
    </w:p>
    <w:p w14:paraId="501010BE" w14:textId="77777777" w:rsidR="008E1259" w:rsidRPr="00B20B75" w:rsidRDefault="000E2584" w:rsidP="00851FB2">
      <w:pPr>
        <w:ind w:leftChars="200" w:left="44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회계</w:t>
      </w:r>
      <w:r w:rsidR="003A127C" w:rsidRPr="00B20B75">
        <w:rPr>
          <w:rFonts w:ascii="맑은 고딕" w:eastAsia="맑은 고딕" w:hAnsi="맑은 고딕" w:hint="eastAsia"/>
        </w:rPr>
        <w:t>부서는</w:t>
      </w:r>
      <w:r w:rsidR="008E1259" w:rsidRPr="00B20B75">
        <w:rPr>
          <w:rFonts w:ascii="맑은 고딕" w:eastAsia="맑은 고딕" w:hAnsi="맑은 고딕" w:hint="eastAsia"/>
        </w:rPr>
        <w:t xml:space="preserve"> </w:t>
      </w:r>
      <w:r w:rsidR="00A34395">
        <w:rPr>
          <w:rFonts w:ascii="맑은 고딕" w:eastAsia="맑은 고딕" w:hAnsi="맑은 고딕" w:hint="eastAsia"/>
        </w:rPr>
        <w:t>회계장부에 등재된</w:t>
      </w:r>
      <w:r w:rsidR="00063823">
        <w:rPr>
          <w:rFonts w:ascii="맑은 고딕" w:eastAsia="맑은 고딕" w:hAnsi="맑은 고딕" w:hint="eastAsia"/>
        </w:rPr>
        <w:t xml:space="preserve"> </w:t>
      </w:r>
      <w:r w:rsidR="005E0EC1" w:rsidRPr="00B20B75">
        <w:rPr>
          <w:rFonts w:ascii="맑은 고딕" w:eastAsia="맑은 고딕" w:hAnsi="맑은 고딕" w:hint="eastAsia"/>
        </w:rPr>
        <w:t xml:space="preserve">자산을 </w:t>
      </w:r>
      <w:r w:rsidR="008E1259" w:rsidRPr="00B20B75">
        <w:rPr>
          <w:rFonts w:ascii="맑은 고딕" w:eastAsia="맑은 고딕" w:hAnsi="맑은 고딕" w:hint="eastAsia"/>
        </w:rPr>
        <w:t>감가상각 하여야 한다.</w:t>
      </w:r>
      <w:r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다만 토지, 건설중인 자산은 그러하지 아니하다.</w:t>
      </w:r>
      <w:r w:rsidR="00D62372" w:rsidRPr="00B20B75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 xml:space="preserve">감가상각은 관련법규에 의하여 </w:t>
      </w:r>
      <w:r w:rsidR="00E417DB">
        <w:rPr>
          <w:rFonts w:ascii="맑은 고딕" w:eastAsia="맑은 고딕" w:hAnsi="맑은 고딕" w:hint="eastAsia"/>
        </w:rPr>
        <w:t xml:space="preserve">회계부서의 </w:t>
      </w:r>
      <w:r w:rsidR="008E1259" w:rsidRPr="00B20B75">
        <w:rPr>
          <w:rFonts w:ascii="맑은 고딕" w:eastAsia="맑은 고딕" w:hAnsi="맑은 고딕" w:hint="eastAsia"/>
        </w:rPr>
        <w:t>최종결재권자가 결정한다.</w:t>
      </w:r>
    </w:p>
    <w:p w14:paraId="135F1B73" w14:textId="77777777" w:rsidR="005B195C" w:rsidRPr="00A34395" w:rsidRDefault="005B195C">
      <w:pPr>
        <w:rPr>
          <w:rFonts w:ascii="맑은 고딕" w:eastAsia="맑은 고딕" w:hAnsi="맑은 고딕" w:hint="eastAsia"/>
        </w:rPr>
      </w:pPr>
    </w:p>
    <w:p w14:paraId="42ACB6C3" w14:textId="77777777" w:rsidR="008E1259" w:rsidRPr="00B20B75" w:rsidRDefault="005E0EC1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제3</w:t>
      </w:r>
      <w:r w:rsidR="00CE2E2B">
        <w:rPr>
          <w:rFonts w:ascii="맑은 고딕" w:eastAsia="맑은 고딕" w:hAnsi="맑은 고딕"/>
        </w:rPr>
        <w:t>9</w:t>
      </w:r>
      <w:r w:rsidRPr="00B20B75">
        <w:rPr>
          <w:rFonts w:ascii="맑은 고딕" w:eastAsia="맑은 고딕" w:hAnsi="맑은 고딕" w:hint="eastAsia"/>
        </w:rPr>
        <w:t>조</w:t>
      </w:r>
      <w:r w:rsidR="00063823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(감가상각의 실시)</w:t>
      </w:r>
    </w:p>
    <w:p w14:paraId="76EC2237" w14:textId="77777777" w:rsidR="00F717DD" w:rsidRDefault="008E1259" w:rsidP="00D40221">
      <w:pPr>
        <w:ind w:leftChars="200" w:left="440"/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감가상각의 실시시기는 회계</w:t>
      </w:r>
      <w:r w:rsidR="00A34395">
        <w:rPr>
          <w:rFonts w:ascii="맑은 고딕" w:eastAsia="맑은 고딕" w:hAnsi="맑은 고딕" w:hint="eastAsia"/>
        </w:rPr>
        <w:t>규정을 준용한다</w:t>
      </w:r>
      <w:r w:rsidRPr="00B20B75">
        <w:rPr>
          <w:rFonts w:ascii="맑은 고딕" w:eastAsia="맑은 고딕" w:hAnsi="맑은 고딕" w:hint="eastAsia"/>
        </w:rPr>
        <w:t>.</w:t>
      </w:r>
    </w:p>
    <w:p w14:paraId="5BE98DD7" w14:textId="77777777" w:rsidR="00F717DD" w:rsidRPr="00B20B75" w:rsidRDefault="00F717DD">
      <w:pPr>
        <w:rPr>
          <w:rFonts w:ascii="맑은 고딕" w:eastAsia="맑은 고딕" w:hAnsi="맑은 고딕" w:hint="eastAsia"/>
        </w:rPr>
      </w:pPr>
    </w:p>
    <w:p w14:paraId="29F366AB" w14:textId="77777777" w:rsidR="008E1259" w:rsidRPr="00B20B75" w:rsidRDefault="005E0EC1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CE2E2B">
        <w:rPr>
          <w:rFonts w:ascii="맑은 고딕" w:eastAsia="맑은 고딕" w:hAnsi="맑은 고딕"/>
        </w:rPr>
        <w:t>40</w:t>
      </w:r>
      <w:r w:rsidRPr="00B20B75">
        <w:rPr>
          <w:rFonts w:ascii="맑은 고딕" w:eastAsia="맑은 고딕" w:hAnsi="맑은 고딕" w:hint="eastAsia"/>
        </w:rPr>
        <w:t>조</w:t>
      </w:r>
      <w:r w:rsidR="00E417DB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</w:t>
      </w:r>
      <w:r w:rsidR="00E417DB">
        <w:rPr>
          <w:rFonts w:ascii="맑은 고딕" w:eastAsia="맑은 고딕" w:hAnsi="맑은 고딕" w:hint="eastAsia"/>
        </w:rPr>
        <w:t>자산의 회계처리</w:t>
      </w:r>
      <w:r w:rsidR="008E1259" w:rsidRPr="00B20B75">
        <w:rPr>
          <w:rFonts w:ascii="맑은 고딕" w:eastAsia="맑은 고딕" w:hAnsi="맑은 고딕" w:hint="eastAsia"/>
        </w:rPr>
        <w:t>)</w:t>
      </w:r>
    </w:p>
    <w:p w14:paraId="79B687BB" w14:textId="77777777" w:rsidR="00751960" w:rsidRPr="00B20B75" w:rsidRDefault="00E417DB" w:rsidP="00E417DB">
      <w:pPr>
        <w:ind w:leftChars="200" w:left="440"/>
        <w:rPr>
          <w:rFonts w:ascii="맑은 고딕" w:eastAsia="맑은 고딕" w:hAnsi="맑은 고딕" w:hint="eastAsia"/>
          <w:b/>
          <w:sz w:val="32"/>
        </w:rPr>
      </w:pPr>
      <w:r>
        <w:rPr>
          <w:rFonts w:ascii="맑은 고딕" w:eastAsia="맑은 고딕" w:hAnsi="맑은 고딕" w:hint="eastAsia"/>
        </w:rPr>
        <w:t>회사 고정자산의 회계처리 방침 및 감가상각은 회계기준에 별도로 정하는 바에 따른다.</w:t>
      </w:r>
    </w:p>
    <w:p w14:paraId="6A821A6D" w14:textId="77777777" w:rsidR="009E5643" w:rsidRPr="00F16563" w:rsidRDefault="009E5643">
      <w:pPr>
        <w:spacing w:line="300" w:lineRule="atLeast"/>
        <w:rPr>
          <w:rFonts w:ascii="맑은 고딕" w:eastAsia="맑은 고딕" w:hAnsi="맑은 고딕" w:hint="eastAsia"/>
        </w:rPr>
      </w:pPr>
    </w:p>
    <w:p w14:paraId="1C3CAD6D" w14:textId="77777777" w:rsidR="008E1259" w:rsidRPr="00B20B75" w:rsidRDefault="008E1259">
      <w:pPr>
        <w:spacing w:line="300" w:lineRule="atLeast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부   칙</w:t>
      </w:r>
    </w:p>
    <w:p w14:paraId="5ED602AA" w14:textId="77777777" w:rsidR="00645DFD" w:rsidRPr="00C16C60" w:rsidRDefault="008E1259" w:rsidP="0076360B">
      <w:pPr>
        <w:spacing w:line="300" w:lineRule="atLeast"/>
        <w:ind w:firstLineChars="200" w:firstLine="440"/>
        <w:rPr>
          <w:rFonts w:ascii="맑은 고딕" w:eastAsia="맑은 고딕" w:hAnsi="맑은 고딕" w:hint="eastAsia"/>
          <w:color w:val="0000FF"/>
        </w:rPr>
      </w:pPr>
      <w:r w:rsidRPr="00C16C60">
        <w:rPr>
          <w:rFonts w:ascii="맑은 고딕" w:eastAsia="맑은 고딕" w:hAnsi="맑은 고딕" w:hint="eastAsia"/>
          <w:color w:val="0000FF"/>
        </w:rPr>
        <w:t>본 규정은</w:t>
      </w:r>
      <w:r w:rsidR="005B195C" w:rsidRPr="00C16C60">
        <w:rPr>
          <w:rFonts w:ascii="맑은 고딕" w:eastAsia="맑은 고딕" w:hAnsi="맑은 고딕" w:hint="eastAsia"/>
          <w:color w:val="0000FF"/>
        </w:rPr>
        <w:t xml:space="preserve"> 202</w:t>
      </w:r>
      <w:r w:rsidR="00C16C60" w:rsidRPr="00C16C60">
        <w:rPr>
          <w:rFonts w:ascii="맑은 고딕" w:eastAsia="맑은 고딕" w:hAnsi="맑은 고딕"/>
          <w:color w:val="0000FF"/>
        </w:rPr>
        <w:t>3</w:t>
      </w:r>
      <w:r w:rsidRPr="00C16C60">
        <w:rPr>
          <w:rFonts w:ascii="맑은 고딕" w:eastAsia="맑은 고딕" w:hAnsi="맑은 고딕" w:hint="eastAsia"/>
          <w:color w:val="0000FF"/>
        </w:rPr>
        <w:t xml:space="preserve">년 </w:t>
      </w:r>
      <w:r w:rsidR="00FD0A56" w:rsidRPr="00C16C60">
        <w:rPr>
          <w:rFonts w:ascii="맑은 고딕" w:eastAsia="맑은 고딕" w:hAnsi="맑은 고딕"/>
          <w:color w:val="0000FF"/>
        </w:rPr>
        <w:t>0</w:t>
      </w:r>
      <w:r w:rsidR="00C16C60" w:rsidRPr="00C16C60">
        <w:rPr>
          <w:rFonts w:ascii="맑은 고딕" w:eastAsia="맑은 고딕" w:hAnsi="맑은 고딕"/>
          <w:color w:val="0000FF"/>
        </w:rPr>
        <w:t>4</w:t>
      </w:r>
      <w:r w:rsidRPr="00C16C60">
        <w:rPr>
          <w:rFonts w:ascii="맑은 고딕" w:eastAsia="맑은 고딕" w:hAnsi="맑은 고딕" w:hint="eastAsia"/>
          <w:color w:val="0000FF"/>
        </w:rPr>
        <w:t>월</w:t>
      </w:r>
      <w:r w:rsidR="00FB3297" w:rsidRPr="00C16C60">
        <w:rPr>
          <w:rFonts w:ascii="맑은 고딕" w:eastAsia="맑은 고딕" w:hAnsi="맑은 고딕" w:hint="eastAsia"/>
          <w:color w:val="0000FF"/>
        </w:rPr>
        <w:t xml:space="preserve"> </w:t>
      </w:r>
      <w:r w:rsidR="0076360B" w:rsidRPr="00C16C60">
        <w:rPr>
          <w:rFonts w:ascii="맑은 고딕" w:eastAsia="맑은 고딕" w:hAnsi="맑은 고딕"/>
          <w:color w:val="0000FF"/>
        </w:rPr>
        <w:t>01</w:t>
      </w:r>
      <w:r w:rsidRPr="00C16C60">
        <w:rPr>
          <w:rFonts w:ascii="맑은 고딕" w:eastAsia="맑은 고딕" w:hAnsi="맑은 고딕" w:hint="eastAsia"/>
          <w:color w:val="0000FF"/>
        </w:rPr>
        <w:t>일부터 시행한다.</w:t>
      </w:r>
    </w:p>
    <w:sectPr w:rsidR="00645DFD" w:rsidRPr="00C16C6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776A" w14:textId="77777777" w:rsidR="00931C54" w:rsidRDefault="00931C54">
      <w:r>
        <w:separator/>
      </w:r>
    </w:p>
  </w:endnote>
  <w:endnote w:type="continuationSeparator" w:id="0">
    <w:p w14:paraId="353619E5" w14:textId="77777777" w:rsidR="00931C54" w:rsidRDefault="0093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E896" w14:textId="77777777" w:rsidR="00EB3730" w:rsidRDefault="00BB3116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9F664FE" wp14:editId="0C8D4DB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794463250" name="MSIPCMea454d2588cfc4e9e491b0d9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CF3689" w14:textId="77777777" w:rsidR="00456D88" w:rsidRPr="00456D88" w:rsidRDefault="00456D88" w:rsidP="00456D88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6D8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664FE" id="_x0000_t202" coordsize="21600,21600" o:spt="202" path="m,l,21600r21600,l21600,xe">
              <v:stroke joinstyle="miter"/>
              <v:path gradientshapeok="t" o:connecttype="rect"/>
            </v:shapetype>
            <v:shape id="MSIPCMea454d2588cfc4e9e491b0d9" o:spid="_x0000_s1029" type="#_x0000_t202" alt="{&quot;HashCode&quot;:-1179440478,&quot;Height&quot;:841.0,&quot;Width&quot;:595.0,&quot;Placement&quot;:&quot;Footer&quot;,&quot;Index&quot;:&quot;Primary&quot;,&quot;Section&quot;:1,&quot;Top&quot;:0.0,&quot;Left&quot;:0.0}" style="position:absolute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29CF3689" w14:textId="77777777" w:rsidR="00456D88" w:rsidRPr="00456D88" w:rsidRDefault="00456D88" w:rsidP="00456D88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6D88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3EA954F" wp14:editId="796EC3E6">
              <wp:simplePos x="0" y="0"/>
              <wp:positionH relativeFrom="margin">
                <wp:posOffset>0</wp:posOffset>
              </wp:positionH>
              <wp:positionV relativeFrom="margin">
                <wp:posOffset>9142730</wp:posOffset>
              </wp:positionV>
              <wp:extent cx="6172835" cy="635"/>
              <wp:effectExtent l="0" t="12700" r="12065" b="12065"/>
              <wp:wrapNone/>
              <wp:docPr id="9498623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42D54B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719.9pt" to="486.05pt,71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DFZKzN4gAAAA8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549A9297" w14:textId="77777777" w:rsidR="00EB3730" w:rsidRDefault="00EB3730">
    <w:pPr>
      <w:pStyle w:val="a4"/>
      <w:spacing w:line="200" w:lineRule="atLeas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48F68B5D" w14:textId="77777777" w:rsidR="00EB3730" w:rsidRDefault="00EB3730">
    <w:pPr>
      <w:pStyle w:val="a4"/>
      <w:spacing w:line="200" w:lineRule="atLeas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8769" w14:textId="77777777" w:rsidR="00931C54" w:rsidRDefault="00931C54">
      <w:r>
        <w:separator/>
      </w:r>
    </w:p>
  </w:footnote>
  <w:footnote w:type="continuationSeparator" w:id="0">
    <w:p w14:paraId="5976EB10" w14:textId="77777777" w:rsidR="00931C54" w:rsidRDefault="0093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22AC" w14:textId="77777777" w:rsidR="00EB3730" w:rsidRDefault="00BB3116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6E6C520" wp14:editId="4E2521EF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67798242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95E4458" w14:textId="77777777" w:rsidR="00EB3730" w:rsidRDefault="00EB373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070AC20" w14:textId="77777777" w:rsidR="00EB3730" w:rsidRDefault="00EB373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9E0F45">
                            <w:rPr>
                              <w:rFonts w:hint="eastAsia"/>
                            </w:rPr>
                            <w:t>유형</w:t>
                          </w:r>
                          <w:r>
                            <w:rPr>
                              <w:rFonts w:hint="eastAsia"/>
                            </w:rPr>
                            <w:t>자산관리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E6C520" id="Rectangle 1" o:spid="_x0000_s1026" style="position:absolute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95E4458" w14:textId="77777777" w:rsidR="00EB3730" w:rsidRDefault="00EB373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070AC20" w14:textId="77777777" w:rsidR="00EB3730" w:rsidRDefault="00EB3730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9E0F45">
                      <w:rPr>
                        <w:rFonts w:hint="eastAsia"/>
                      </w:rPr>
                      <w:t>유형</w:t>
                    </w:r>
                    <w:r>
                      <w:rPr>
                        <w:rFonts w:hint="eastAsia"/>
                      </w:rPr>
                      <w:t>자산관리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193A857" wp14:editId="18ADD545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19238718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A02C935" w14:textId="77777777" w:rsidR="00EB3730" w:rsidRDefault="00BB3116" w:rsidP="004A233E">
                          <w:pPr>
                            <w:pStyle w:val="a3"/>
                            <w:spacing w:line="340" w:lineRule="atLeast"/>
                            <w:jc w:val="center"/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379E944A" wp14:editId="59ABB865">
                                <wp:extent cx="977900" cy="6096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00" cy="609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93A857" id="Rectangle 2" o:spid="_x0000_s1027" style="position:absolute;margin-left:.05pt;margin-top:1.45pt;width:81.3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0A02C935" w14:textId="77777777" w:rsidR="00EB3730" w:rsidRDefault="00BB3116" w:rsidP="004A233E">
                    <w:pPr>
                      <w:pStyle w:val="a3"/>
                      <w:spacing w:line="340" w:lineRule="atLeast"/>
                      <w:jc w:val="center"/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379E944A" wp14:editId="59ABB865">
                          <wp:extent cx="977900" cy="6096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00" cy="60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FDB6C5E" wp14:editId="7FD92F3E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96208673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5D7029C" w14:textId="77777777" w:rsidR="00EB3730" w:rsidRDefault="00EB373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CP-G-04-05</w:t>
                          </w:r>
                        </w:p>
                        <w:p w14:paraId="048C03BA" w14:textId="77777777" w:rsidR="00EB3730" w:rsidRDefault="00EB373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CE2E2B">
                            <w:t>7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DB6C5E" id="Rectangle 3" o:spid="_x0000_s1028" style="position:absolute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5D7029C" w14:textId="77777777" w:rsidR="00EB3730" w:rsidRDefault="00EB373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CP-G-04-05</w:t>
                    </w:r>
                  </w:p>
                  <w:p w14:paraId="048C03BA" w14:textId="77777777" w:rsidR="00EB3730" w:rsidRDefault="00EB373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CE2E2B">
                      <w:t>7</w:t>
                    </w:r>
                  </w:p>
                </w:txbxContent>
              </v:textbox>
            </v:rect>
          </w:pict>
        </mc:Fallback>
      </mc:AlternateContent>
    </w:r>
  </w:p>
  <w:p w14:paraId="0E24E918" w14:textId="77777777" w:rsidR="00EB3730" w:rsidRDefault="00EB3730">
    <w:pPr>
      <w:pStyle w:val="a3"/>
      <w:spacing w:line="340" w:lineRule="atLeast"/>
    </w:pPr>
  </w:p>
  <w:p w14:paraId="390EF192" w14:textId="77777777" w:rsidR="00EB3730" w:rsidRDefault="00EB3730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7159B">
      <w:rPr>
        <w:rStyle w:val="a5"/>
        <w:noProof/>
      </w:rPr>
      <w:t>16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B15"/>
    <w:multiLevelType w:val="hybridMultilevel"/>
    <w:tmpl w:val="5F0261C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29825DE"/>
    <w:multiLevelType w:val="hybridMultilevel"/>
    <w:tmpl w:val="3034912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04A13877"/>
    <w:multiLevelType w:val="hybridMultilevel"/>
    <w:tmpl w:val="D63C49D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4D51092"/>
    <w:multiLevelType w:val="hybridMultilevel"/>
    <w:tmpl w:val="C18826E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" w15:restartNumberingAfterBreak="0">
    <w:nsid w:val="07A85E07"/>
    <w:multiLevelType w:val="hybridMultilevel"/>
    <w:tmpl w:val="390276D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07DC28B7"/>
    <w:multiLevelType w:val="hybridMultilevel"/>
    <w:tmpl w:val="74069D72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6" w15:restartNumberingAfterBreak="0">
    <w:nsid w:val="0AE1039E"/>
    <w:multiLevelType w:val="hybridMultilevel"/>
    <w:tmpl w:val="F5A8BAA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C6420E"/>
    <w:multiLevelType w:val="hybridMultilevel"/>
    <w:tmpl w:val="7EEC9DD8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8" w15:restartNumberingAfterBreak="0">
    <w:nsid w:val="11965E70"/>
    <w:multiLevelType w:val="hybridMultilevel"/>
    <w:tmpl w:val="ECE84A0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1573038D"/>
    <w:multiLevelType w:val="hybridMultilevel"/>
    <w:tmpl w:val="A1EEC520"/>
    <w:lvl w:ilvl="0" w:tplc="4F1078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8286BE4"/>
    <w:multiLevelType w:val="hybridMultilevel"/>
    <w:tmpl w:val="9F3A090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19B61B7E"/>
    <w:multiLevelType w:val="hybridMultilevel"/>
    <w:tmpl w:val="D8D060C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" w15:restartNumberingAfterBreak="0">
    <w:nsid w:val="1F25782D"/>
    <w:multiLevelType w:val="hybridMultilevel"/>
    <w:tmpl w:val="49F4AD9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203840C1"/>
    <w:multiLevelType w:val="hybridMultilevel"/>
    <w:tmpl w:val="D626225A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4" w15:restartNumberingAfterBreak="0">
    <w:nsid w:val="23A10986"/>
    <w:multiLevelType w:val="hybridMultilevel"/>
    <w:tmpl w:val="1C928C8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26E71C06"/>
    <w:multiLevelType w:val="hybridMultilevel"/>
    <w:tmpl w:val="1AACB696"/>
    <w:lvl w:ilvl="0" w:tplc="2C44BB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6" w15:restartNumberingAfterBreak="0">
    <w:nsid w:val="27290BC3"/>
    <w:multiLevelType w:val="singleLevel"/>
    <w:tmpl w:val="CB8C53D0"/>
    <w:lvl w:ilvl="0">
      <w:start w:val="1"/>
      <w:numFmt w:val="decimal"/>
      <w:lvlText w:val="%1."/>
      <w:lvlJc w:val="left"/>
      <w:pPr>
        <w:tabs>
          <w:tab w:val="num" w:pos="837"/>
        </w:tabs>
        <w:ind w:left="837" w:hanging="270"/>
      </w:pPr>
      <w:rPr>
        <w:rFonts w:hint="eastAsia"/>
      </w:rPr>
    </w:lvl>
  </w:abstractNum>
  <w:abstractNum w:abstractNumId="17" w15:restartNumberingAfterBreak="0">
    <w:nsid w:val="28771A1F"/>
    <w:multiLevelType w:val="hybridMultilevel"/>
    <w:tmpl w:val="94CE376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8" w15:restartNumberingAfterBreak="0">
    <w:nsid w:val="28C67467"/>
    <w:multiLevelType w:val="hybridMultilevel"/>
    <w:tmpl w:val="AFAABCF6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9" w15:restartNumberingAfterBreak="0">
    <w:nsid w:val="2E34447A"/>
    <w:multiLevelType w:val="hybridMultilevel"/>
    <w:tmpl w:val="785E350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0" w15:restartNumberingAfterBreak="0">
    <w:nsid w:val="2ECB51D5"/>
    <w:multiLevelType w:val="hybridMultilevel"/>
    <w:tmpl w:val="5582E5A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30514D2C"/>
    <w:multiLevelType w:val="hybridMultilevel"/>
    <w:tmpl w:val="97260204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00"/>
      </w:pPr>
    </w:lvl>
    <w:lvl w:ilvl="2" w:tplc="0409001B" w:tentative="1">
      <w:start w:val="1"/>
      <w:numFmt w:val="lowerRoman"/>
      <w:lvlText w:val="%3."/>
      <w:lvlJc w:val="right"/>
      <w:pPr>
        <w:ind w:left="1355" w:hanging="400"/>
      </w:pPr>
    </w:lvl>
    <w:lvl w:ilvl="3" w:tplc="0409000F" w:tentative="1">
      <w:start w:val="1"/>
      <w:numFmt w:val="decimal"/>
      <w:lvlText w:val="%4."/>
      <w:lvlJc w:val="left"/>
      <w:pPr>
        <w:ind w:left="1755" w:hanging="400"/>
      </w:pPr>
    </w:lvl>
    <w:lvl w:ilvl="4" w:tplc="04090019" w:tentative="1">
      <w:start w:val="1"/>
      <w:numFmt w:val="upperLetter"/>
      <w:lvlText w:val="%5."/>
      <w:lvlJc w:val="left"/>
      <w:pPr>
        <w:ind w:left="2155" w:hanging="400"/>
      </w:pPr>
    </w:lvl>
    <w:lvl w:ilvl="5" w:tplc="0409001B" w:tentative="1">
      <w:start w:val="1"/>
      <w:numFmt w:val="lowerRoman"/>
      <w:lvlText w:val="%6."/>
      <w:lvlJc w:val="right"/>
      <w:pPr>
        <w:ind w:left="2555" w:hanging="400"/>
      </w:pPr>
    </w:lvl>
    <w:lvl w:ilvl="6" w:tplc="0409000F" w:tentative="1">
      <w:start w:val="1"/>
      <w:numFmt w:val="decimal"/>
      <w:lvlText w:val="%7."/>
      <w:lvlJc w:val="left"/>
      <w:pPr>
        <w:ind w:left="2955" w:hanging="400"/>
      </w:pPr>
    </w:lvl>
    <w:lvl w:ilvl="7" w:tplc="04090019" w:tentative="1">
      <w:start w:val="1"/>
      <w:numFmt w:val="upperLetter"/>
      <w:lvlText w:val="%8."/>
      <w:lvlJc w:val="left"/>
      <w:pPr>
        <w:ind w:left="3355" w:hanging="400"/>
      </w:pPr>
    </w:lvl>
    <w:lvl w:ilvl="8" w:tplc="0409001B" w:tentative="1">
      <w:start w:val="1"/>
      <w:numFmt w:val="lowerRoman"/>
      <w:lvlText w:val="%9."/>
      <w:lvlJc w:val="right"/>
      <w:pPr>
        <w:ind w:left="3755" w:hanging="400"/>
      </w:pPr>
    </w:lvl>
  </w:abstractNum>
  <w:abstractNum w:abstractNumId="22" w15:restartNumberingAfterBreak="0">
    <w:nsid w:val="31083D76"/>
    <w:multiLevelType w:val="hybridMultilevel"/>
    <w:tmpl w:val="2BFCC9DE"/>
    <w:lvl w:ilvl="0" w:tplc="C00621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3" w15:restartNumberingAfterBreak="0">
    <w:nsid w:val="310B4150"/>
    <w:multiLevelType w:val="hybridMultilevel"/>
    <w:tmpl w:val="357425BC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4" w15:restartNumberingAfterBreak="0">
    <w:nsid w:val="330803A1"/>
    <w:multiLevelType w:val="singleLevel"/>
    <w:tmpl w:val="BEB0E66C"/>
    <w:lvl w:ilvl="0">
      <w:start w:val="1"/>
      <w:numFmt w:val="decimal"/>
      <w:lvlText w:val="제%1장"/>
      <w:lvlJc w:val="left"/>
      <w:pPr>
        <w:tabs>
          <w:tab w:val="num" w:pos="768"/>
        </w:tabs>
        <w:ind w:left="768" w:hanging="768"/>
      </w:pPr>
      <w:rPr>
        <w:rFonts w:hint="eastAsia"/>
      </w:rPr>
    </w:lvl>
  </w:abstractNum>
  <w:abstractNum w:abstractNumId="25" w15:restartNumberingAfterBreak="0">
    <w:nsid w:val="3DC44F8E"/>
    <w:multiLevelType w:val="hybridMultilevel"/>
    <w:tmpl w:val="7C40151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45D83F01"/>
    <w:multiLevelType w:val="hybridMultilevel"/>
    <w:tmpl w:val="AFD649E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7" w15:restartNumberingAfterBreak="0">
    <w:nsid w:val="48D2614B"/>
    <w:multiLevelType w:val="hybridMultilevel"/>
    <w:tmpl w:val="653888B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8" w15:restartNumberingAfterBreak="0">
    <w:nsid w:val="4C495A71"/>
    <w:multiLevelType w:val="hybridMultilevel"/>
    <w:tmpl w:val="C06C8CF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9" w15:restartNumberingAfterBreak="0">
    <w:nsid w:val="4FAF42DA"/>
    <w:multiLevelType w:val="hybridMultilevel"/>
    <w:tmpl w:val="7704513E"/>
    <w:lvl w:ilvl="0" w:tplc="04090011">
      <w:start w:val="1"/>
      <w:numFmt w:val="decimalEnclosedCircle"/>
      <w:lvlText w:val="%1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30" w15:restartNumberingAfterBreak="0">
    <w:nsid w:val="54377A76"/>
    <w:multiLevelType w:val="hybridMultilevel"/>
    <w:tmpl w:val="4E6AC83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54D71539"/>
    <w:multiLevelType w:val="hybridMultilevel"/>
    <w:tmpl w:val="A12CB13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552770D2"/>
    <w:multiLevelType w:val="hybridMultilevel"/>
    <w:tmpl w:val="08FE67F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3" w15:restartNumberingAfterBreak="0">
    <w:nsid w:val="552F400E"/>
    <w:multiLevelType w:val="hybridMultilevel"/>
    <w:tmpl w:val="2AA2F5B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4" w15:restartNumberingAfterBreak="0">
    <w:nsid w:val="554A43BF"/>
    <w:multiLevelType w:val="hybridMultilevel"/>
    <w:tmpl w:val="4DBC8A48"/>
    <w:lvl w:ilvl="0" w:tplc="04090011">
      <w:start w:val="1"/>
      <w:numFmt w:val="decimalEnclosedCircle"/>
      <w:lvlText w:val="%1"/>
      <w:lvlJc w:val="left"/>
      <w:pPr>
        <w:ind w:left="1605" w:hanging="400"/>
      </w:pPr>
    </w:lvl>
    <w:lvl w:ilvl="1" w:tplc="04090019" w:tentative="1">
      <w:start w:val="1"/>
      <w:numFmt w:val="upperLetter"/>
      <w:lvlText w:val="%2."/>
      <w:lvlJc w:val="left"/>
      <w:pPr>
        <w:ind w:left="2005" w:hanging="400"/>
      </w:pPr>
    </w:lvl>
    <w:lvl w:ilvl="2" w:tplc="0409001B" w:tentative="1">
      <w:start w:val="1"/>
      <w:numFmt w:val="lowerRoman"/>
      <w:lvlText w:val="%3."/>
      <w:lvlJc w:val="right"/>
      <w:pPr>
        <w:ind w:left="2405" w:hanging="400"/>
      </w:pPr>
    </w:lvl>
    <w:lvl w:ilvl="3" w:tplc="0409000F" w:tentative="1">
      <w:start w:val="1"/>
      <w:numFmt w:val="decimal"/>
      <w:lvlText w:val="%4."/>
      <w:lvlJc w:val="left"/>
      <w:pPr>
        <w:ind w:left="2805" w:hanging="400"/>
      </w:pPr>
    </w:lvl>
    <w:lvl w:ilvl="4" w:tplc="04090019" w:tentative="1">
      <w:start w:val="1"/>
      <w:numFmt w:val="upperLetter"/>
      <w:lvlText w:val="%5."/>
      <w:lvlJc w:val="left"/>
      <w:pPr>
        <w:ind w:left="3205" w:hanging="400"/>
      </w:pPr>
    </w:lvl>
    <w:lvl w:ilvl="5" w:tplc="0409001B" w:tentative="1">
      <w:start w:val="1"/>
      <w:numFmt w:val="lowerRoman"/>
      <w:lvlText w:val="%6."/>
      <w:lvlJc w:val="right"/>
      <w:pPr>
        <w:ind w:left="3605" w:hanging="400"/>
      </w:pPr>
    </w:lvl>
    <w:lvl w:ilvl="6" w:tplc="0409000F" w:tentative="1">
      <w:start w:val="1"/>
      <w:numFmt w:val="decimal"/>
      <w:lvlText w:val="%7."/>
      <w:lvlJc w:val="left"/>
      <w:pPr>
        <w:ind w:left="4005" w:hanging="400"/>
      </w:pPr>
    </w:lvl>
    <w:lvl w:ilvl="7" w:tplc="04090019" w:tentative="1">
      <w:start w:val="1"/>
      <w:numFmt w:val="upperLetter"/>
      <w:lvlText w:val="%8."/>
      <w:lvlJc w:val="left"/>
      <w:pPr>
        <w:ind w:left="4405" w:hanging="400"/>
      </w:pPr>
    </w:lvl>
    <w:lvl w:ilvl="8" w:tplc="0409001B" w:tentative="1">
      <w:start w:val="1"/>
      <w:numFmt w:val="lowerRoman"/>
      <w:lvlText w:val="%9."/>
      <w:lvlJc w:val="right"/>
      <w:pPr>
        <w:ind w:left="4805" w:hanging="400"/>
      </w:pPr>
    </w:lvl>
  </w:abstractNum>
  <w:abstractNum w:abstractNumId="35" w15:restartNumberingAfterBreak="0">
    <w:nsid w:val="55F266C2"/>
    <w:multiLevelType w:val="hybridMultilevel"/>
    <w:tmpl w:val="BA68C67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57F77709"/>
    <w:multiLevelType w:val="singleLevel"/>
    <w:tmpl w:val="ABE0401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270"/>
      </w:pPr>
      <w:rPr>
        <w:rFonts w:hint="eastAsia"/>
      </w:rPr>
    </w:lvl>
  </w:abstractNum>
  <w:abstractNum w:abstractNumId="37" w15:restartNumberingAfterBreak="0">
    <w:nsid w:val="58F336AA"/>
    <w:multiLevelType w:val="hybridMultilevel"/>
    <w:tmpl w:val="693A4BF4"/>
    <w:lvl w:ilvl="0" w:tplc="8E48C3E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8" w15:restartNumberingAfterBreak="0">
    <w:nsid w:val="5B73271C"/>
    <w:multiLevelType w:val="hybridMultilevel"/>
    <w:tmpl w:val="46160B2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9" w15:restartNumberingAfterBreak="0">
    <w:nsid w:val="5DE8480D"/>
    <w:multiLevelType w:val="hybridMultilevel"/>
    <w:tmpl w:val="C3A88A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0" w15:restartNumberingAfterBreak="0">
    <w:nsid w:val="65181252"/>
    <w:multiLevelType w:val="hybridMultilevel"/>
    <w:tmpl w:val="2FE49E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6EB1C09"/>
    <w:multiLevelType w:val="hybridMultilevel"/>
    <w:tmpl w:val="57DAA69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2" w15:restartNumberingAfterBreak="0">
    <w:nsid w:val="69E967FF"/>
    <w:multiLevelType w:val="hybridMultilevel"/>
    <w:tmpl w:val="E140DDDE"/>
    <w:lvl w:ilvl="0" w:tplc="B73607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3" w15:restartNumberingAfterBreak="0">
    <w:nsid w:val="6B487932"/>
    <w:multiLevelType w:val="hybridMultilevel"/>
    <w:tmpl w:val="E09C43F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4" w15:restartNumberingAfterBreak="0">
    <w:nsid w:val="6DF46C62"/>
    <w:multiLevelType w:val="hybridMultilevel"/>
    <w:tmpl w:val="5E56753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5" w15:restartNumberingAfterBreak="0">
    <w:nsid w:val="6F031C4B"/>
    <w:multiLevelType w:val="hybridMultilevel"/>
    <w:tmpl w:val="3FA40332"/>
    <w:lvl w:ilvl="0" w:tplc="04090011">
      <w:start w:val="1"/>
      <w:numFmt w:val="decimalEnclosedCircle"/>
      <w:lvlText w:val="%1"/>
      <w:lvlJc w:val="left"/>
      <w:pPr>
        <w:ind w:left="1605" w:hanging="400"/>
      </w:pPr>
    </w:lvl>
    <w:lvl w:ilvl="1" w:tplc="04090019" w:tentative="1">
      <w:start w:val="1"/>
      <w:numFmt w:val="upperLetter"/>
      <w:lvlText w:val="%2."/>
      <w:lvlJc w:val="left"/>
      <w:pPr>
        <w:ind w:left="2005" w:hanging="400"/>
      </w:pPr>
    </w:lvl>
    <w:lvl w:ilvl="2" w:tplc="0409001B" w:tentative="1">
      <w:start w:val="1"/>
      <w:numFmt w:val="lowerRoman"/>
      <w:lvlText w:val="%3."/>
      <w:lvlJc w:val="right"/>
      <w:pPr>
        <w:ind w:left="2405" w:hanging="400"/>
      </w:pPr>
    </w:lvl>
    <w:lvl w:ilvl="3" w:tplc="0409000F" w:tentative="1">
      <w:start w:val="1"/>
      <w:numFmt w:val="decimal"/>
      <w:lvlText w:val="%4."/>
      <w:lvlJc w:val="left"/>
      <w:pPr>
        <w:ind w:left="2805" w:hanging="400"/>
      </w:pPr>
    </w:lvl>
    <w:lvl w:ilvl="4" w:tplc="04090019" w:tentative="1">
      <w:start w:val="1"/>
      <w:numFmt w:val="upperLetter"/>
      <w:lvlText w:val="%5."/>
      <w:lvlJc w:val="left"/>
      <w:pPr>
        <w:ind w:left="3205" w:hanging="400"/>
      </w:pPr>
    </w:lvl>
    <w:lvl w:ilvl="5" w:tplc="0409001B" w:tentative="1">
      <w:start w:val="1"/>
      <w:numFmt w:val="lowerRoman"/>
      <w:lvlText w:val="%6."/>
      <w:lvlJc w:val="right"/>
      <w:pPr>
        <w:ind w:left="3605" w:hanging="400"/>
      </w:pPr>
    </w:lvl>
    <w:lvl w:ilvl="6" w:tplc="0409000F" w:tentative="1">
      <w:start w:val="1"/>
      <w:numFmt w:val="decimal"/>
      <w:lvlText w:val="%7."/>
      <w:lvlJc w:val="left"/>
      <w:pPr>
        <w:ind w:left="4005" w:hanging="400"/>
      </w:pPr>
    </w:lvl>
    <w:lvl w:ilvl="7" w:tplc="04090019" w:tentative="1">
      <w:start w:val="1"/>
      <w:numFmt w:val="upperLetter"/>
      <w:lvlText w:val="%8."/>
      <w:lvlJc w:val="left"/>
      <w:pPr>
        <w:ind w:left="4405" w:hanging="400"/>
      </w:pPr>
    </w:lvl>
    <w:lvl w:ilvl="8" w:tplc="0409001B" w:tentative="1">
      <w:start w:val="1"/>
      <w:numFmt w:val="lowerRoman"/>
      <w:lvlText w:val="%9."/>
      <w:lvlJc w:val="right"/>
      <w:pPr>
        <w:ind w:left="4805" w:hanging="400"/>
      </w:pPr>
    </w:lvl>
  </w:abstractNum>
  <w:abstractNum w:abstractNumId="46" w15:restartNumberingAfterBreak="0">
    <w:nsid w:val="72CF41B7"/>
    <w:multiLevelType w:val="hybridMultilevel"/>
    <w:tmpl w:val="A35C9A2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7" w15:restartNumberingAfterBreak="0">
    <w:nsid w:val="74AD5432"/>
    <w:multiLevelType w:val="hybridMultilevel"/>
    <w:tmpl w:val="AC00E714"/>
    <w:lvl w:ilvl="0" w:tplc="F5E4DA76">
      <w:start w:val="1"/>
      <w:numFmt w:val="decimal"/>
      <w:lvlText w:val="%1)"/>
      <w:lvlJc w:val="left"/>
      <w:pPr>
        <w:ind w:left="16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8" w15:restartNumberingAfterBreak="0">
    <w:nsid w:val="77640D19"/>
    <w:multiLevelType w:val="hybridMultilevel"/>
    <w:tmpl w:val="653888B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9" w15:restartNumberingAfterBreak="0">
    <w:nsid w:val="77973B1C"/>
    <w:multiLevelType w:val="hybridMultilevel"/>
    <w:tmpl w:val="AE7C3C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0" w15:restartNumberingAfterBreak="0">
    <w:nsid w:val="7B5D6E26"/>
    <w:multiLevelType w:val="hybridMultilevel"/>
    <w:tmpl w:val="CF28E55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51" w15:restartNumberingAfterBreak="0">
    <w:nsid w:val="7D9C1FEB"/>
    <w:multiLevelType w:val="hybridMultilevel"/>
    <w:tmpl w:val="13F0408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 w16cid:durableId="1279919644">
    <w:abstractNumId w:val="24"/>
  </w:num>
  <w:num w:numId="2" w16cid:durableId="542986822">
    <w:abstractNumId w:val="36"/>
  </w:num>
  <w:num w:numId="3" w16cid:durableId="35668937">
    <w:abstractNumId w:val="16"/>
  </w:num>
  <w:num w:numId="4" w16cid:durableId="1087656854">
    <w:abstractNumId w:val="22"/>
  </w:num>
  <w:num w:numId="5" w16cid:durableId="2055689482">
    <w:abstractNumId w:val="29"/>
  </w:num>
  <w:num w:numId="6" w16cid:durableId="971400404">
    <w:abstractNumId w:val="23"/>
  </w:num>
  <w:num w:numId="7" w16cid:durableId="1594700452">
    <w:abstractNumId w:val="42"/>
  </w:num>
  <w:num w:numId="8" w16cid:durableId="1960986331">
    <w:abstractNumId w:val="15"/>
  </w:num>
  <w:num w:numId="9" w16cid:durableId="2075155158">
    <w:abstractNumId w:val="51"/>
  </w:num>
  <w:num w:numId="10" w16cid:durableId="528374989">
    <w:abstractNumId w:val="43"/>
  </w:num>
  <w:num w:numId="11" w16cid:durableId="1965842379">
    <w:abstractNumId w:val="14"/>
  </w:num>
  <w:num w:numId="12" w16cid:durableId="1016690006">
    <w:abstractNumId w:val="12"/>
  </w:num>
  <w:num w:numId="13" w16cid:durableId="1160853019">
    <w:abstractNumId w:val="44"/>
  </w:num>
  <w:num w:numId="14" w16cid:durableId="2050957890">
    <w:abstractNumId w:val="26"/>
  </w:num>
  <w:num w:numId="15" w16cid:durableId="1806388884">
    <w:abstractNumId w:val="1"/>
  </w:num>
  <w:num w:numId="16" w16cid:durableId="1517888209">
    <w:abstractNumId w:val="21"/>
  </w:num>
  <w:num w:numId="17" w16cid:durableId="1436247176">
    <w:abstractNumId w:val="27"/>
  </w:num>
  <w:num w:numId="18" w16cid:durableId="1950238579">
    <w:abstractNumId w:val="45"/>
  </w:num>
  <w:num w:numId="19" w16cid:durableId="1202011533">
    <w:abstractNumId w:val="34"/>
  </w:num>
  <w:num w:numId="20" w16cid:durableId="2131700823">
    <w:abstractNumId w:val="18"/>
  </w:num>
  <w:num w:numId="21" w16cid:durableId="1005015614">
    <w:abstractNumId w:val="5"/>
  </w:num>
  <w:num w:numId="22" w16cid:durableId="1534071080">
    <w:abstractNumId w:val="25"/>
  </w:num>
  <w:num w:numId="23" w16cid:durableId="1855262684">
    <w:abstractNumId w:val="39"/>
  </w:num>
  <w:num w:numId="24" w16cid:durableId="261494072">
    <w:abstractNumId w:val="49"/>
  </w:num>
  <w:num w:numId="25" w16cid:durableId="1102073118">
    <w:abstractNumId w:val="7"/>
  </w:num>
  <w:num w:numId="26" w16cid:durableId="842012146">
    <w:abstractNumId w:val="48"/>
  </w:num>
  <w:num w:numId="27" w16cid:durableId="265164416">
    <w:abstractNumId w:val="2"/>
  </w:num>
  <w:num w:numId="28" w16cid:durableId="1573388675">
    <w:abstractNumId w:val="17"/>
  </w:num>
  <w:num w:numId="29" w16cid:durableId="956331614">
    <w:abstractNumId w:val="0"/>
  </w:num>
  <w:num w:numId="30" w16cid:durableId="1444570866">
    <w:abstractNumId w:val="19"/>
  </w:num>
  <w:num w:numId="31" w16cid:durableId="405885105">
    <w:abstractNumId w:val="30"/>
  </w:num>
  <w:num w:numId="32" w16cid:durableId="1259875288">
    <w:abstractNumId w:val="41"/>
  </w:num>
  <w:num w:numId="33" w16cid:durableId="1126268429">
    <w:abstractNumId w:val="50"/>
  </w:num>
  <w:num w:numId="34" w16cid:durableId="165756706">
    <w:abstractNumId w:val="40"/>
  </w:num>
  <w:num w:numId="35" w16cid:durableId="991444748">
    <w:abstractNumId w:val="28"/>
  </w:num>
  <w:num w:numId="36" w16cid:durableId="1693384877">
    <w:abstractNumId w:val="3"/>
  </w:num>
  <w:num w:numId="37" w16cid:durableId="495610190">
    <w:abstractNumId w:val="4"/>
  </w:num>
  <w:num w:numId="38" w16cid:durableId="821430398">
    <w:abstractNumId w:val="11"/>
  </w:num>
  <w:num w:numId="39" w16cid:durableId="141849366">
    <w:abstractNumId w:val="38"/>
  </w:num>
  <w:num w:numId="40" w16cid:durableId="1615092540">
    <w:abstractNumId w:val="10"/>
  </w:num>
  <w:num w:numId="41" w16cid:durableId="1459952869">
    <w:abstractNumId w:val="31"/>
  </w:num>
  <w:num w:numId="42" w16cid:durableId="640034573">
    <w:abstractNumId w:val="46"/>
  </w:num>
  <w:num w:numId="43" w16cid:durableId="1528981792">
    <w:abstractNumId w:val="8"/>
  </w:num>
  <w:num w:numId="44" w16cid:durableId="930046634">
    <w:abstractNumId w:val="6"/>
  </w:num>
  <w:num w:numId="45" w16cid:durableId="1419597680">
    <w:abstractNumId w:val="32"/>
  </w:num>
  <w:num w:numId="46" w16cid:durableId="516042311">
    <w:abstractNumId w:val="35"/>
  </w:num>
  <w:num w:numId="47" w16cid:durableId="328103017">
    <w:abstractNumId w:val="33"/>
  </w:num>
  <w:num w:numId="48" w16cid:durableId="587538961">
    <w:abstractNumId w:val="13"/>
  </w:num>
  <w:num w:numId="49" w16cid:durableId="816456339">
    <w:abstractNumId w:val="20"/>
  </w:num>
  <w:num w:numId="50" w16cid:durableId="205336834">
    <w:abstractNumId w:val="47"/>
  </w:num>
  <w:num w:numId="51" w16cid:durableId="1696342054">
    <w:abstractNumId w:val="9"/>
  </w:num>
  <w:num w:numId="52" w16cid:durableId="2129622567">
    <w:abstractNumId w:val="3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FA"/>
    <w:rsid w:val="00007983"/>
    <w:rsid w:val="00022AC0"/>
    <w:rsid w:val="00030C25"/>
    <w:rsid w:val="00037D55"/>
    <w:rsid w:val="000547D0"/>
    <w:rsid w:val="00055EC9"/>
    <w:rsid w:val="00056E19"/>
    <w:rsid w:val="00057FCD"/>
    <w:rsid w:val="00063823"/>
    <w:rsid w:val="00075009"/>
    <w:rsid w:val="00083B15"/>
    <w:rsid w:val="00084DFF"/>
    <w:rsid w:val="000970E6"/>
    <w:rsid w:val="000B2922"/>
    <w:rsid w:val="000C36E7"/>
    <w:rsid w:val="000D787A"/>
    <w:rsid w:val="000E1826"/>
    <w:rsid w:val="000E2584"/>
    <w:rsid w:val="000E4CFD"/>
    <w:rsid w:val="000F09D2"/>
    <w:rsid w:val="0010596B"/>
    <w:rsid w:val="00107A0A"/>
    <w:rsid w:val="00117A49"/>
    <w:rsid w:val="00117D19"/>
    <w:rsid w:val="00117F1E"/>
    <w:rsid w:val="00122109"/>
    <w:rsid w:val="00123F45"/>
    <w:rsid w:val="00126251"/>
    <w:rsid w:val="001306A9"/>
    <w:rsid w:val="0013635F"/>
    <w:rsid w:val="0014789B"/>
    <w:rsid w:val="00156A58"/>
    <w:rsid w:val="001603E6"/>
    <w:rsid w:val="00164A22"/>
    <w:rsid w:val="00166065"/>
    <w:rsid w:val="001677EC"/>
    <w:rsid w:val="00177130"/>
    <w:rsid w:val="0017773D"/>
    <w:rsid w:val="0018162A"/>
    <w:rsid w:val="00183A84"/>
    <w:rsid w:val="0019181C"/>
    <w:rsid w:val="001A0AEC"/>
    <w:rsid w:val="001A23C9"/>
    <w:rsid w:val="001D1A95"/>
    <w:rsid w:val="001D1F06"/>
    <w:rsid w:val="001D4347"/>
    <w:rsid w:val="001D57B1"/>
    <w:rsid w:val="001D6F3E"/>
    <w:rsid w:val="001F2083"/>
    <w:rsid w:val="001F2BC5"/>
    <w:rsid w:val="002050DF"/>
    <w:rsid w:val="0022782F"/>
    <w:rsid w:val="00231624"/>
    <w:rsid w:val="0023529D"/>
    <w:rsid w:val="002377C2"/>
    <w:rsid w:val="002537B2"/>
    <w:rsid w:val="00262AF8"/>
    <w:rsid w:val="00264C37"/>
    <w:rsid w:val="0029015F"/>
    <w:rsid w:val="002A4495"/>
    <w:rsid w:val="002B3879"/>
    <w:rsid w:val="002C1E3A"/>
    <w:rsid w:val="002C43E5"/>
    <w:rsid w:val="002C69CF"/>
    <w:rsid w:val="002D3D91"/>
    <w:rsid w:val="002E04D3"/>
    <w:rsid w:val="002E526B"/>
    <w:rsid w:val="002F6C5F"/>
    <w:rsid w:val="00303724"/>
    <w:rsid w:val="00304C99"/>
    <w:rsid w:val="00322B4C"/>
    <w:rsid w:val="003268E1"/>
    <w:rsid w:val="003275D3"/>
    <w:rsid w:val="003305D3"/>
    <w:rsid w:val="00335933"/>
    <w:rsid w:val="00340CCD"/>
    <w:rsid w:val="003501D2"/>
    <w:rsid w:val="0035126C"/>
    <w:rsid w:val="00352DB0"/>
    <w:rsid w:val="00371FF7"/>
    <w:rsid w:val="00372EC1"/>
    <w:rsid w:val="00393B1B"/>
    <w:rsid w:val="003A127C"/>
    <w:rsid w:val="003A2939"/>
    <w:rsid w:val="003B3983"/>
    <w:rsid w:val="003B7DBB"/>
    <w:rsid w:val="003D3A45"/>
    <w:rsid w:val="003E0040"/>
    <w:rsid w:val="003E1975"/>
    <w:rsid w:val="003F263B"/>
    <w:rsid w:val="003F46AB"/>
    <w:rsid w:val="003F6870"/>
    <w:rsid w:val="003F7231"/>
    <w:rsid w:val="00406AC6"/>
    <w:rsid w:val="00417C3E"/>
    <w:rsid w:val="00425769"/>
    <w:rsid w:val="00456D88"/>
    <w:rsid w:val="00462908"/>
    <w:rsid w:val="00467A0C"/>
    <w:rsid w:val="00473682"/>
    <w:rsid w:val="00483A3E"/>
    <w:rsid w:val="004918A1"/>
    <w:rsid w:val="004A1D2E"/>
    <w:rsid w:val="004A233E"/>
    <w:rsid w:val="004A2606"/>
    <w:rsid w:val="004A2926"/>
    <w:rsid w:val="004B5167"/>
    <w:rsid w:val="004B693F"/>
    <w:rsid w:val="004B6EFF"/>
    <w:rsid w:val="004D3988"/>
    <w:rsid w:val="004E2C3E"/>
    <w:rsid w:val="00502115"/>
    <w:rsid w:val="00503529"/>
    <w:rsid w:val="0051296B"/>
    <w:rsid w:val="00513CE2"/>
    <w:rsid w:val="00521A9F"/>
    <w:rsid w:val="0052483A"/>
    <w:rsid w:val="00543684"/>
    <w:rsid w:val="00552994"/>
    <w:rsid w:val="00563A4C"/>
    <w:rsid w:val="00565524"/>
    <w:rsid w:val="00565C5F"/>
    <w:rsid w:val="005675A9"/>
    <w:rsid w:val="00581ACC"/>
    <w:rsid w:val="0059621A"/>
    <w:rsid w:val="005A44D3"/>
    <w:rsid w:val="005B0E90"/>
    <w:rsid w:val="005B195C"/>
    <w:rsid w:val="005B2607"/>
    <w:rsid w:val="005C32E8"/>
    <w:rsid w:val="005C5627"/>
    <w:rsid w:val="005C60D6"/>
    <w:rsid w:val="005C7CAC"/>
    <w:rsid w:val="005D104F"/>
    <w:rsid w:val="005E0EC1"/>
    <w:rsid w:val="005F2340"/>
    <w:rsid w:val="0060664D"/>
    <w:rsid w:val="00610F39"/>
    <w:rsid w:val="00611753"/>
    <w:rsid w:val="0061378B"/>
    <w:rsid w:val="006153A6"/>
    <w:rsid w:val="00640A34"/>
    <w:rsid w:val="006439F2"/>
    <w:rsid w:val="006457FC"/>
    <w:rsid w:val="00645895"/>
    <w:rsid w:val="00645DFD"/>
    <w:rsid w:val="00653B5F"/>
    <w:rsid w:val="00654010"/>
    <w:rsid w:val="00660472"/>
    <w:rsid w:val="00670806"/>
    <w:rsid w:val="00674088"/>
    <w:rsid w:val="006750E1"/>
    <w:rsid w:val="006907E5"/>
    <w:rsid w:val="006977D6"/>
    <w:rsid w:val="006A4B8F"/>
    <w:rsid w:val="006A7069"/>
    <w:rsid w:val="006A76B5"/>
    <w:rsid w:val="006B021F"/>
    <w:rsid w:val="006B44FF"/>
    <w:rsid w:val="006B4A87"/>
    <w:rsid w:val="006B4D1A"/>
    <w:rsid w:val="006B60B2"/>
    <w:rsid w:val="006C0E3A"/>
    <w:rsid w:val="006C6964"/>
    <w:rsid w:val="006E4550"/>
    <w:rsid w:val="0071026D"/>
    <w:rsid w:val="007442DA"/>
    <w:rsid w:val="007461DC"/>
    <w:rsid w:val="00751960"/>
    <w:rsid w:val="007525EC"/>
    <w:rsid w:val="0075312B"/>
    <w:rsid w:val="00754DBE"/>
    <w:rsid w:val="00755FF6"/>
    <w:rsid w:val="0076090E"/>
    <w:rsid w:val="0076360B"/>
    <w:rsid w:val="00774AEB"/>
    <w:rsid w:val="00777480"/>
    <w:rsid w:val="00784A53"/>
    <w:rsid w:val="007A21C4"/>
    <w:rsid w:val="007A3B43"/>
    <w:rsid w:val="007A5591"/>
    <w:rsid w:val="007B0C27"/>
    <w:rsid w:val="007C52B0"/>
    <w:rsid w:val="007C698E"/>
    <w:rsid w:val="007D4FF2"/>
    <w:rsid w:val="007F01FB"/>
    <w:rsid w:val="007F3D4F"/>
    <w:rsid w:val="00807334"/>
    <w:rsid w:val="008331BA"/>
    <w:rsid w:val="00847D45"/>
    <w:rsid w:val="00851FB2"/>
    <w:rsid w:val="00871D98"/>
    <w:rsid w:val="00880B41"/>
    <w:rsid w:val="00881231"/>
    <w:rsid w:val="00881314"/>
    <w:rsid w:val="00882908"/>
    <w:rsid w:val="00884A69"/>
    <w:rsid w:val="00886032"/>
    <w:rsid w:val="008920F0"/>
    <w:rsid w:val="008A2F59"/>
    <w:rsid w:val="008A4254"/>
    <w:rsid w:val="008B51B9"/>
    <w:rsid w:val="008B6A99"/>
    <w:rsid w:val="008B7E4A"/>
    <w:rsid w:val="008D446D"/>
    <w:rsid w:val="008D792A"/>
    <w:rsid w:val="008E1259"/>
    <w:rsid w:val="008E4F50"/>
    <w:rsid w:val="008F5B31"/>
    <w:rsid w:val="00901BF2"/>
    <w:rsid w:val="00904534"/>
    <w:rsid w:val="00905753"/>
    <w:rsid w:val="00911571"/>
    <w:rsid w:val="00924B70"/>
    <w:rsid w:val="00931C54"/>
    <w:rsid w:val="00940A44"/>
    <w:rsid w:val="00941670"/>
    <w:rsid w:val="009458F9"/>
    <w:rsid w:val="009624AE"/>
    <w:rsid w:val="00966580"/>
    <w:rsid w:val="009708FA"/>
    <w:rsid w:val="00987E1F"/>
    <w:rsid w:val="009A147B"/>
    <w:rsid w:val="009B3F82"/>
    <w:rsid w:val="009B40FB"/>
    <w:rsid w:val="009C0D61"/>
    <w:rsid w:val="009C1D27"/>
    <w:rsid w:val="009C53EB"/>
    <w:rsid w:val="009C7B5C"/>
    <w:rsid w:val="009D4147"/>
    <w:rsid w:val="009E0F45"/>
    <w:rsid w:val="009E5643"/>
    <w:rsid w:val="009E5E54"/>
    <w:rsid w:val="009E66E0"/>
    <w:rsid w:val="009E6B30"/>
    <w:rsid w:val="009E7FEE"/>
    <w:rsid w:val="009F0510"/>
    <w:rsid w:val="00A0358E"/>
    <w:rsid w:val="00A05331"/>
    <w:rsid w:val="00A06F86"/>
    <w:rsid w:val="00A11EB2"/>
    <w:rsid w:val="00A22D04"/>
    <w:rsid w:val="00A34395"/>
    <w:rsid w:val="00A41AE5"/>
    <w:rsid w:val="00A46000"/>
    <w:rsid w:val="00A53C67"/>
    <w:rsid w:val="00A63585"/>
    <w:rsid w:val="00A64173"/>
    <w:rsid w:val="00A7159B"/>
    <w:rsid w:val="00A73691"/>
    <w:rsid w:val="00A8125D"/>
    <w:rsid w:val="00A841E3"/>
    <w:rsid w:val="00A961BB"/>
    <w:rsid w:val="00AB7B3D"/>
    <w:rsid w:val="00AC0299"/>
    <w:rsid w:val="00AE73AE"/>
    <w:rsid w:val="00AF07A1"/>
    <w:rsid w:val="00AF1EB9"/>
    <w:rsid w:val="00B16FA0"/>
    <w:rsid w:val="00B20B75"/>
    <w:rsid w:val="00B264D1"/>
    <w:rsid w:val="00B37A39"/>
    <w:rsid w:val="00B4010B"/>
    <w:rsid w:val="00B412D4"/>
    <w:rsid w:val="00B52E1B"/>
    <w:rsid w:val="00B76976"/>
    <w:rsid w:val="00B80D04"/>
    <w:rsid w:val="00B97F93"/>
    <w:rsid w:val="00BA3AAF"/>
    <w:rsid w:val="00BA522B"/>
    <w:rsid w:val="00BB3116"/>
    <w:rsid w:val="00BB6A75"/>
    <w:rsid w:val="00BC39C0"/>
    <w:rsid w:val="00BD04D5"/>
    <w:rsid w:val="00BD64AD"/>
    <w:rsid w:val="00BE5372"/>
    <w:rsid w:val="00BE7BF2"/>
    <w:rsid w:val="00BF13E7"/>
    <w:rsid w:val="00C00609"/>
    <w:rsid w:val="00C111DF"/>
    <w:rsid w:val="00C14C16"/>
    <w:rsid w:val="00C16C60"/>
    <w:rsid w:val="00C2677C"/>
    <w:rsid w:val="00C33550"/>
    <w:rsid w:val="00C40076"/>
    <w:rsid w:val="00C4502B"/>
    <w:rsid w:val="00C51428"/>
    <w:rsid w:val="00C64B5E"/>
    <w:rsid w:val="00C65A1D"/>
    <w:rsid w:val="00C67054"/>
    <w:rsid w:val="00C82669"/>
    <w:rsid w:val="00C92E6D"/>
    <w:rsid w:val="00CA22C5"/>
    <w:rsid w:val="00CA39B2"/>
    <w:rsid w:val="00CB6040"/>
    <w:rsid w:val="00CD4B6A"/>
    <w:rsid w:val="00CD5AB8"/>
    <w:rsid w:val="00CE2E2B"/>
    <w:rsid w:val="00CE2ED9"/>
    <w:rsid w:val="00CE69A1"/>
    <w:rsid w:val="00CF24D7"/>
    <w:rsid w:val="00CF2A32"/>
    <w:rsid w:val="00D013FA"/>
    <w:rsid w:val="00D302FE"/>
    <w:rsid w:val="00D3515D"/>
    <w:rsid w:val="00D3739B"/>
    <w:rsid w:val="00D40221"/>
    <w:rsid w:val="00D47293"/>
    <w:rsid w:val="00D562A0"/>
    <w:rsid w:val="00D61692"/>
    <w:rsid w:val="00D61CD2"/>
    <w:rsid w:val="00D62372"/>
    <w:rsid w:val="00D6313B"/>
    <w:rsid w:val="00D71F73"/>
    <w:rsid w:val="00D819FA"/>
    <w:rsid w:val="00D82E28"/>
    <w:rsid w:val="00D83696"/>
    <w:rsid w:val="00D83AE2"/>
    <w:rsid w:val="00D854A4"/>
    <w:rsid w:val="00D85EEA"/>
    <w:rsid w:val="00D870E9"/>
    <w:rsid w:val="00D9189A"/>
    <w:rsid w:val="00D945E7"/>
    <w:rsid w:val="00DB31DA"/>
    <w:rsid w:val="00DB7EC3"/>
    <w:rsid w:val="00DC5B35"/>
    <w:rsid w:val="00DD2AAE"/>
    <w:rsid w:val="00DD3317"/>
    <w:rsid w:val="00DD5AE6"/>
    <w:rsid w:val="00E417DB"/>
    <w:rsid w:val="00E55439"/>
    <w:rsid w:val="00E55C40"/>
    <w:rsid w:val="00E93B0C"/>
    <w:rsid w:val="00E94345"/>
    <w:rsid w:val="00EA2461"/>
    <w:rsid w:val="00EA3AA1"/>
    <w:rsid w:val="00EB3730"/>
    <w:rsid w:val="00ED6B36"/>
    <w:rsid w:val="00EE6382"/>
    <w:rsid w:val="00EE75E9"/>
    <w:rsid w:val="00EF4372"/>
    <w:rsid w:val="00F11861"/>
    <w:rsid w:val="00F13854"/>
    <w:rsid w:val="00F140F1"/>
    <w:rsid w:val="00F154B0"/>
    <w:rsid w:val="00F1552A"/>
    <w:rsid w:val="00F16563"/>
    <w:rsid w:val="00F17614"/>
    <w:rsid w:val="00F3204B"/>
    <w:rsid w:val="00F32CD8"/>
    <w:rsid w:val="00F33126"/>
    <w:rsid w:val="00F34143"/>
    <w:rsid w:val="00F35FCB"/>
    <w:rsid w:val="00F41963"/>
    <w:rsid w:val="00F60378"/>
    <w:rsid w:val="00F65973"/>
    <w:rsid w:val="00F71312"/>
    <w:rsid w:val="00F717DD"/>
    <w:rsid w:val="00F75E39"/>
    <w:rsid w:val="00F83C1C"/>
    <w:rsid w:val="00F86838"/>
    <w:rsid w:val="00F87A84"/>
    <w:rsid w:val="00F91859"/>
    <w:rsid w:val="00FB3297"/>
    <w:rsid w:val="00FD0A56"/>
    <w:rsid w:val="00FE493A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B17FD"/>
  <w15:chartTrackingRefBased/>
  <w15:docId w15:val="{0870CED3-3063-DB46-88EB-B45153D1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Char0"/>
    <w:rsid w:val="008D446D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6"/>
    <w:rsid w:val="008D446D"/>
    <w:rPr>
      <w:rFonts w:ascii="맑은 고딕" w:eastAsia="맑은 고딕" w:hAnsi="맑은 고딕" w:cs="Times New Roman"/>
      <w:sz w:val="18"/>
      <w:szCs w:val="18"/>
    </w:rPr>
  </w:style>
  <w:style w:type="paragraph" w:styleId="a7">
    <w:name w:val="Revision"/>
    <w:hidden/>
    <w:uiPriority w:val="99"/>
    <w:semiHidden/>
    <w:rsid w:val="002050DF"/>
    <w:rPr>
      <w:rFonts w:eastAsia="돋움체"/>
      <w:sz w:val="22"/>
    </w:rPr>
  </w:style>
  <w:style w:type="character" w:customStyle="1" w:styleId="Char">
    <w:name w:val="머리글 Char"/>
    <w:link w:val="a3"/>
    <w:uiPriority w:val="99"/>
    <w:rsid w:val="005E0EC1"/>
    <w:rPr>
      <w:rFonts w:eastAsia="돋움체"/>
      <w:sz w:val="22"/>
    </w:rPr>
  </w:style>
  <w:style w:type="table" w:styleId="a8">
    <w:name w:val="Table Grid"/>
    <w:basedOn w:val="a1"/>
    <w:rsid w:val="00BA5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1952E-8D6D-4CD4-8269-6D125A3EA3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7FE9D6-C968-4EB6-B187-22BCCFBA4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F5F2E3-05C7-45DE-A6D3-2ADE64FFE4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3395</Words>
  <Characters>11816</Characters>
  <Application>Microsoft Office Word</Application>
  <DocSecurity>0</DocSecurity>
  <Lines>621</Lines>
  <Paragraphs>400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2016-11-09T00:20:00Z</cp:lastPrinted>
  <dcterms:created xsi:type="dcterms:W3CDTF">2026-03-24T15:44:00Z</dcterms:created>
  <dcterms:modified xsi:type="dcterms:W3CDTF">2026-03-24T15:44:00Z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2026-03-24T15:44:02Z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7e8eb879-df0a-4837-aa40-6698ee12c40d</vt:lpwstr>
  </property>
  <property fmtid="{D5CDD505-2E9C-101B-9397-08002B2CF9AE}" pid="8" name="MSIP_Label_78059d40-19c8-4fad-b73a-4bd721d6054a_ContentBits">
    <vt:lpwstr>0</vt:lpwstr>
  </property>
</Properties>
</file>