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word/people.xml" ContentType="application/vnd.openxmlformats-officedocument.wordprocessingml.peop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497D" w:rsidRPr="00896668" w:rsidDel="00BD7D03" w:rsidRDefault="000D497D" w:rsidP="0099796E">
      <w:pPr>
        <w:ind w:left="360"/>
        <w:rPr>
          <w:del w:id="0" w:author="안세홍" w:date="2019-07-10T10:27:00Z"/>
          <w:b/>
          <w:bCs/>
          <w:sz w:val="22"/>
          <w:szCs w:val="22"/>
          <w:rPrChange w:id="1" w:author="Phuong xinh gái" w:date="2019-07-01T21:08:00Z">
            <w:rPr>
              <w:del w:id="2" w:author="안세홍" w:date="2019-07-10T10:27:00Z"/>
              <w:rFonts w:ascii="돋움체" w:hAnsi="돋움체"/>
              <w:b/>
              <w:bCs/>
              <w:sz w:val="22"/>
              <w:szCs w:val="22"/>
            </w:rPr>
          </w:rPrChange>
        </w:rPr>
      </w:pPr>
    </w:p>
    <w:tbl>
      <w:tblPr>
        <w:tblW w:w="9720" w:type="dxa"/>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Change w:id="3" w:author="안세홍" w:date="2019-07-10T10:27:00Z">
          <w:tblPr>
            <w:tblW w:w="9720" w:type="dxa"/>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PrChange>
      </w:tblPr>
      <w:tblGrid>
        <w:gridCol w:w="720"/>
        <w:gridCol w:w="1548"/>
        <w:gridCol w:w="972"/>
        <w:gridCol w:w="720"/>
        <w:gridCol w:w="2520"/>
        <w:gridCol w:w="720"/>
        <w:gridCol w:w="540"/>
        <w:gridCol w:w="1980"/>
        <w:tblGridChange w:id="4">
          <w:tblGrid>
            <w:gridCol w:w="720"/>
            <w:gridCol w:w="1440"/>
            <w:gridCol w:w="108"/>
            <w:gridCol w:w="972"/>
            <w:gridCol w:w="720"/>
            <w:gridCol w:w="2520"/>
            <w:gridCol w:w="720"/>
            <w:gridCol w:w="540"/>
            <w:gridCol w:w="1980"/>
          </w:tblGrid>
        </w:tblGridChange>
      </w:tblGrid>
      <w:tr w:rsidR="00BD7D03" w:rsidRPr="00896668" w:rsidTr="00BD7D03">
        <w:trPr>
          <w:trHeight w:val="1134"/>
          <w:ins w:id="5" w:author="안세홍" w:date="2019-07-10T10:27:00Z"/>
        </w:trPr>
        <w:tc>
          <w:tcPr>
            <w:tcW w:w="720" w:type="dxa"/>
            <w:vAlign w:val="center"/>
            <w:tcPrChange w:id="6" w:author="안세홍" w:date="2019-07-10T10:27:00Z">
              <w:tcPr>
                <w:tcW w:w="720" w:type="dxa"/>
                <w:vAlign w:val="center"/>
              </w:tcPr>
            </w:tcPrChange>
          </w:tcPr>
          <w:p w:rsidR="00BD7D03" w:rsidRPr="00896668" w:rsidRDefault="00BD7D03" w:rsidP="00BD7D03">
            <w:pPr>
              <w:jc w:val="center"/>
              <w:rPr>
                <w:ins w:id="7" w:author="안세홍" w:date="2019-07-10T10:27:00Z"/>
                <w:rFonts w:eastAsia="맑은 고딕"/>
                <w:sz w:val="22"/>
                <w:szCs w:val="22"/>
                <w:rPrChange w:id="8" w:author="Phuong xinh gái" w:date="2019-07-01T21:08:00Z">
                  <w:rPr>
                    <w:ins w:id="9" w:author="안세홍" w:date="2019-07-10T10:27:00Z"/>
                    <w:rFonts w:eastAsia="맑은 고딕"/>
                    <w:sz w:val="22"/>
                    <w:szCs w:val="22"/>
                  </w:rPr>
                </w:rPrChange>
              </w:rPr>
            </w:pPr>
            <w:ins w:id="10" w:author="안세홍" w:date="2019-07-10T10:27:00Z">
              <w:r>
                <w:rPr>
                  <w:rFonts w:eastAsia="맑은 고딕"/>
                  <w:sz w:val="22"/>
                  <w:szCs w:val="22"/>
                </w:rPr>
                <w:t>7</w:t>
              </w:r>
              <w:bookmarkStart w:id="11" w:name="_GoBack"/>
              <w:bookmarkEnd w:id="11"/>
            </w:ins>
          </w:p>
        </w:tc>
        <w:tc>
          <w:tcPr>
            <w:tcW w:w="1548" w:type="dxa"/>
            <w:vAlign w:val="center"/>
            <w:tcPrChange w:id="12" w:author="안세홍" w:date="2019-07-10T10:27:00Z">
              <w:tcPr>
                <w:tcW w:w="1548" w:type="dxa"/>
                <w:gridSpan w:val="2"/>
                <w:vAlign w:val="center"/>
              </w:tcPr>
            </w:tcPrChange>
          </w:tcPr>
          <w:p w:rsidR="00BD7D03" w:rsidRPr="00896668" w:rsidRDefault="00BD7D03" w:rsidP="00BD7D03">
            <w:pPr>
              <w:jc w:val="center"/>
              <w:rPr>
                <w:ins w:id="13" w:author="안세홍" w:date="2019-07-10T10:27:00Z"/>
                <w:rFonts w:eastAsia="맑은 고딕"/>
                <w:sz w:val="22"/>
                <w:szCs w:val="22"/>
                <w:rPrChange w:id="14" w:author="Phuong xinh gái" w:date="2019-07-01T21:08:00Z">
                  <w:rPr>
                    <w:ins w:id="15" w:author="안세홍" w:date="2019-07-10T10:27:00Z"/>
                    <w:rFonts w:eastAsia="맑은 고딕"/>
                    <w:sz w:val="22"/>
                    <w:szCs w:val="22"/>
                  </w:rPr>
                </w:rPrChange>
              </w:rPr>
              <w:pPrChange w:id="16" w:author="안세홍" w:date="2019-07-10T10:27:00Z">
                <w:pPr>
                  <w:jc w:val="center"/>
                </w:pPr>
              </w:pPrChange>
            </w:pPr>
          </w:p>
        </w:tc>
        <w:tc>
          <w:tcPr>
            <w:tcW w:w="5472" w:type="dxa"/>
            <w:gridSpan w:val="5"/>
            <w:vAlign w:val="center"/>
            <w:tcPrChange w:id="17" w:author="안세홍" w:date="2019-07-10T10:27:00Z">
              <w:tcPr>
                <w:tcW w:w="5472" w:type="dxa"/>
                <w:gridSpan w:val="5"/>
                <w:vAlign w:val="center"/>
              </w:tcPr>
            </w:tcPrChange>
          </w:tcPr>
          <w:p w:rsidR="00BD7D03" w:rsidRPr="00896668" w:rsidRDefault="00BD7D03" w:rsidP="00BD7D03">
            <w:pPr>
              <w:jc w:val="center"/>
              <w:rPr>
                <w:ins w:id="18" w:author="안세홍" w:date="2019-07-10T10:27:00Z"/>
                <w:rFonts w:eastAsia="맑은 고딕"/>
                <w:sz w:val="22"/>
                <w:szCs w:val="22"/>
                <w:rPrChange w:id="19" w:author="Phuong xinh gái" w:date="2019-07-01T21:08:00Z">
                  <w:rPr>
                    <w:ins w:id="20" w:author="안세홍" w:date="2019-07-10T10:27:00Z"/>
                    <w:rFonts w:eastAsia="맑은 고딕"/>
                    <w:sz w:val="22"/>
                    <w:szCs w:val="22"/>
                  </w:rPr>
                </w:rPrChange>
              </w:rPr>
              <w:pPrChange w:id="21" w:author="안세홍" w:date="2019-07-10T10:27:00Z">
                <w:pPr/>
              </w:pPrChange>
            </w:pPr>
          </w:p>
        </w:tc>
        <w:tc>
          <w:tcPr>
            <w:tcW w:w="1980" w:type="dxa"/>
            <w:vAlign w:val="center"/>
            <w:tcPrChange w:id="22" w:author="안세홍" w:date="2019-07-10T10:27:00Z">
              <w:tcPr>
                <w:tcW w:w="1980" w:type="dxa"/>
                <w:vAlign w:val="center"/>
              </w:tcPr>
            </w:tcPrChange>
          </w:tcPr>
          <w:p w:rsidR="00BD7D03" w:rsidRPr="00896668" w:rsidRDefault="00BD7D03" w:rsidP="00BD7D03">
            <w:pPr>
              <w:jc w:val="center"/>
              <w:rPr>
                <w:ins w:id="23" w:author="안세홍" w:date="2019-07-10T10:27:00Z"/>
                <w:rFonts w:eastAsia="맑은 고딕"/>
                <w:sz w:val="22"/>
                <w:szCs w:val="22"/>
                <w:rPrChange w:id="24" w:author="Phuong xinh gái" w:date="2019-07-01T21:08:00Z">
                  <w:rPr>
                    <w:ins w:id="25" w:author="안세홍" w:date="2019-07-10T10:27:00Z"/>
                    <w:rFonts w:eastAsia="맑은 고딕"/>
                    <w:sz w:val="22"/>
                    <w:szCs w:val="22"/>
                  </w:rPr>
                </w:rPrChange>
              </w:rPr>
              <w:pPrChange w:id="26" w:author="안세홍" w:date="2019-07-10T10:27:00Z">
                <w:pPr>
                  <w:jc w:val="center"/>
                </w:pPr>
              </w:pPrChange>
            </w:pPr>
          </w:p>
        </w:tc>
      </w:tr>
      <w:tr w:rsidR="000355C7" w:rsidRPr="00896668" w:rsidTr="00BD7D03">
        <w:tblPrEx>
          <w:tblPrExChange w:id="27" w:author="안세홍" w:date="2019-07-10T10:27:00Z">
            <w:tblPrEx>
              <w:tblW w:w="0" w:type="auto"/>
            </w:tblPrEx>
          </w:tblPrExChange>
        </w:tblPrEx>
        <w:trPr>
          <w:trHeight w:val="1134"/>
        </w:trPr>
        <w:tc>
          <w:tcPr>
            <w:tcW w:w="720" w:type="dxa"/>
            <w:vAlign w:val="center"/>
            <w:tcPrChange w:id="28" w:author="안세홍" w:date="2019-07-10T10:27:00Z">
              <w:tcPr>
                <w:tcW w:w="720" w:type="dxa"/>
                <w:vAlign w:val="center"/>
              </w:tcPr>
            </w:tcPrChange>
          </w:tcPr>
          <w:p w:rsidR="000355C7" w:rsidRPr="00896668" w:rsidDel="00BD7D03" w:rsidRDefault="000355C7" w:rsidP="00BD7D03">
            <w:pPr>
              <w:jc w:val="center"/>
              <w:rPr>
                <w:del w:id="29" w:author="안세홍" w:date="2019-07-10T10:27:00Z"/>
                <w:rFonts w:eastAsia="맑은 고딕"/>
                <w:sz w:val="22"/>
                <w:szCs w:val="22"/>
                <w:rPrChange w:id="30" w:author="Phuong xinh gái" w:date="2019-07-01T21:08:00Z">
                  <w:rPr>
                    <w:del w:id="31" w:author="안세홍" w:date="2019-07-10T10:27:00Z"/>
                    <w:rFonts w:ascii="맑은 고딕" w:eastAsia="맑은 고딕" w:hAnsi="맑은 고딕"/>
                    <w:sz w:val="22"/>
                    <w:szCs w:val="22"/>
                  </w:rPr>
                </w:rPrChange>
              </w:rPr>
              <w:pPrChange w:id="32" w:author="안세홍" w:date="2019-07-10T10:27:00Z">
                <w:pPr>
                  <w:jc w:val="center"/>
                </w:pPr>
              </w:pPrChange>
            </w:pPr>
          </w:p>
          <w:p w:rsidR="000355C7" w:rsidRPr="00896668" w:rsidDel="00BD7D03" w:rsidRDefault="000355C7" w:rsidP="00BD7D03">
            <w:pPr>
              <w:jc w:val="center"/>
              <w:rPr>
                <w:del w:id="33" w:author="안세홍" w:date="2019-07-10T10:27:00Z"/>
                <w:rFonts w:eastAsia="맑은 고딕"/>
                <w:sz w:val="22"/>
                <w:szCs w:val="22"/>
                <w:rPrChange w:id="34" w:author="Phuong xinh gái" w:date="2019-07-01T21:08:00Z">
                  <w:rPr>
                    <w:del w:id="35" w:author="안세홍" w:date="2019-07-10T10:27:00Z"/>
                    <w:rFonts w:ascii="맑은 고딕" w:eastAsia="맑은 고딕" w:hAnsi="맑은 고딕"/>
                    <w:sz w:val="22"/>
                    <w:szCs w:val="22"/>
                  </w:rPr>
                </w:rPrChange>
              </w:rPr>
              <w:pPrChange w:id="36" w:author="안세홍" w:date="2019-07-10T10:27:00Z">
                <w:pPr>
                  <w:jc w:val="center"/>
                </w:pPr>
              </w:pPrChange>
            </w:pPr>
            <w:r w:rsidRPr="00896668">
              <w:rPr>
                <w:rFonts w:eastAsia="맑은 고딕"/>
                <w:sz w:val="22"/>
                <w:szCs w:val="22"/>
                <w:rPrChange w:id="37" w:author="Phuong xinh gái" w:date="2019-07-01T21:08:00Z">
                  <w:rPr>
                    <w:rFonts w:ascii="맑은 고딕" w:eastAsia="맑은 고딕" w:hAnsi="맑은 고딕"/>
                    <w:sz w:val="22"/>
                    <w:szCs w:val="22"/>
                  </w:rPr>
                </w:rPrChange>
              </w:rPr>
              <w:t>6</w:t>
            </w:r>
          </w:p>
          <w:p w:rsidR="000355C7" w:rsidRPr="00896668" w:rsidRDefault="000355C7" w:rsidP="00BD7D03">
            <w:pPr>
              <w:jc w:val="center"/>
              <w:rPr>
                <w:rFonts w:eastAsia="맑은 고딕"/>
                <w:sz w:val="22"/>
                <w:szCs w:val="22"/>
                <w:rPrChange w:id="38" w:author="Phuong xinh gái" w:date="2019-07-01T21:08:00Z">
                  <w:rPr>
                    <w:rFonts w:ascii="맑은 고딕" w:eastAsia="맑은 고딕" w:hAnsi="맑은 고딕"/>
                    <w:sz w:val="22"/>
                    <w:szCs w:val="22"/>
                  </w:rPr>
                </w:rPrChange>
              </w:rPr>
              <w:pPrChange w:id="39" w:author="안세홍" w:date="2019-07-10T10:27:00Z">
                <w:pPr>
                  <w:jc w:val="center"/>
                </w:pPr>
              </w:pPrChange>
            </w:pPr>
          </w:p>
        </w:tc>
        <w:tc>
          <w:tcPr>
            <w:tcW w:w="1548" w:type="dxa"/>
            <w:vAlign w:val="center"/>
            <w:tcPrChange w:id="40" w:author="안세홍" w:date="2019-07-10T10:27:00Z">
              <w:tcPr>
                <w:tcW w:w="1440" w:type="dxa"/>
                <w:vAlign w:val="center"/>
              </w:tcPr>
            </w:tcPrChange>
          </w:tcPr>
          <w:p w:rsidR="000355C7" w:rsidRPr="00896668" w:rsidRDefault="000355C7" w:rsidP="00BD7D03">
            <w:pPr>
              <w:jc w:val="center"/>
              <w:rPr>
                <w:rFonts w:eastAsia="맑은 고딕"/>
                <w:sz w:val="22"/>
                <w:szCs w:val="22"/>
                <w:rPrChange w:id="41" w:author="Phuong xinh gái" w:date="2019-07-01T21:08:00Z">
                  <w:rPr>
                    <w:rFonts w:ascii="맑은 고딕" w:eastAsia="맑은 고딕" w:hAnsi="맑은 고딕"/>
                    <w:sz w:val="22"/>
                    <w:szCs w:val="22"/>
                  </w:rPr>
                </w:rPrChange>
              </w:rPr>
              <w:pPrChange w:id="42" w:author="안세홍" w:date="2019-07-10T10:27:00Z">
                <w:pPr>
                  <w:jc w:val="center"/>
                </w:pPr>
              </w:pPrChange>
            </w:pPr>
          </w:p>
        </w:tc>
        <w:tc>
          <w:tcPr>
            <w:tcW w:w="5472" w:type="dxa"/>
            <w:gridSpan w:val="5"/>
            <w:vAlign w:val="center"/>
            <w:tcPrChange w:id="43" w:author="안세홍" w:date="2019-07-10T10:27:00Z">
              <w:tcPr>
                <w:tcW w:w="5580" w:type="dxa"/>
                <w:gridSpan w:val="6"/>
                <w:vAlign w:val="center"/>
              </w:tcPr>
            </w:tcPrChange>
          </w:tcPr>
          <w:p w:rsidR="000355C7" w:rsidRPr="00896668" w:rsidRDefault="000355C7" w:rsidP="00BD7D03">
            <w:pPr>
              <w:jc w:val="center"/>
              <w:rPr>
                <w:rFonts w:eastAsia="맑은 고딕"/>
                <w:sz w:val="22"/>
                <w:szCs w:val="22"/>
                <w:rPrChange w:id="44" w:author="Phuong xinh gái" w:date="2019-07-01T21:08:00Z">
                  <w:rPr>
                    <w:rFonts w:ascii="맑은 고딕" w:eastAsia="맑은 고딕" w:hAnsi="맑은 고딕"/>
                    <w:sz w:val="22"/>
                    <w:szCs w:val="22"/>
                  </w:rPr>
                </w:rPrChange>
              </w:rPr>
              <w:pPrChange w:id="45" w:author="안세홍" w:date="2019-07-10T10:27:00Z">
                <w:pPr/>
              </w:pPrChange>
            </w:pPr>
          </w:p>
        </w:tc>
        <w:tc>
          <w:tcPr>
            <w:tcW w:w="1980" w:type="dxa"/>
            <w:vAlign w:val="center"/>
            <w:tcPrChange w:id="46" w:author="안세홍" w:date="2019-07-10T10:27:00Z">
              <w:tcPr>
                <w:tcW w:w="1980" w:type="dxa"/>
                <w:vAlign w:val="center"/>
              </w:tcPr>
            </w:tcPrChange>
          </w:tcPr>
          <w:p w:rsidR="000355C7" w:rsidRPr="00896668" w:rsidRDefault="000355C7" w:rsidP="00BD7D03">
            <w:pPr>
              <w:jc w:val="center"/>
              <w:rPr>
                <w:rFonts w:eastAsia="맑은 고딕"/>
                <w:sz w:val="22"/>
                <w:szCs w:val="22"/>
                <w:rPrChange w:id="47" w:author="Phuong xinh gái" w:date="2019-07-01T21:08:00Z">
                  <w:rPr>
                    <w:rFonts w:ascii="맑은 고딕" w:eastAsia="맑은 고딕" w:hAnsi="맑은 고딕"/>
                    <w:sz w:val="22"/>
                    <w:szCs w:val="22"/>
                  </w:rPr>
                </w:rPrChange>
              </w:rPr>
              <w:pPrChange w:id="48" w:author="안세홍" w:date="2019-07-10T10:27:00Z">
                <w:pPr>
                  <w:jc w:val="center"/>
                </w:pPr>
              </w:pPrChange>
            </w:pPr>
          </w:p>
        </w:tc>
      </w:tr>
      <w:tr w:rsidR="000355C7" w:rsidRPr="00896668" w:rsidTr="00BD7D03">
        <w:tblPrEx>
          <w:tblPrExChange w:id="49" w:author="안세홍" w:date="2019-07-10T10:27:00Z">
            <w:tblPrEx>
              <w:tblW w:w="0" w:type="auto"/>
            </w:tblPrEx>
          </w:tblPrExChange>
        </w:tblPrEx>
        <w:trPr>
          <w:trHeight w:val="1134"/>
        </w:trPr>
        <w:tc>
          <w:tcPr>
            <w:tcW w:w="720" w:type="dxa"/>
            <w:vAlign w:val="center"/>
            <w:tcPrChange w:id="50" w:author="안세홍" w:date="2019-07-10T10:27:00Z">
              <w:tcPr>
                <w:tcW w:w="720" w:type="dxa"/>
                <w:vAlign w:val="center"/>
              </w:tcPr>
            </w:tcPrChange>
          </w:tcPr>
          <w:p w:rsidR="000355C7" w:rsidRPr="00896668" w:rsidDel="00BD7D03" w:rsidRDefault="000355C7" w:rsidP="00BD7D03">
            <w:pPr>
              <w:jc w:val="center"/>
              <w:rPr>
                <w:del w:id="51" w:author="안세홍" w:date="2019-07-10T10:27:00Z"/>
                <w:rFonts w:eastAsia="맑은 고딕"/>
                <w:sz w:val="22"/>
                <w:szCs w:val="22"/>
                <w:rPrChange w:id="52" w:author="Phuong xinh gái" w:date="2019-07-01T21:08:00Z">
                  <w:rPr>
                    <w:del w:id="53" w:author="안세홍" w:date="2019-07-10T10:27:00Z"/>
                    <w:rFonts w:ascii="맑은 고딕" w:eastAsia="맑은 고딕" w:hAnsi="맑은 고딕"/>
                    <w:sz w:val="22"/>
                    <w:szCs w:val="22"/>
                  </w:rPr>
                </w:rPrChange>
              </w:rPr>
              <w:pPrChange w:id="54" w:author="안세홍" w:date="2019-07-10T10:27:00Z">
                <w:pPr>
                  <w:jc w:val="center"/>
                </w:pPr>
              </w:pPrChange>
            </w:pPr>
          </w:p>
          <w:p w:rsidR="000355C7" w:rsidRPr="00896668" w:rsidDel="00BD7D03" w:rsidRDefault="000355C7" w:rsidP="00BD7D03">
            <w:pPr>
              <w:jc w:val="center"/>
              <w:rPr>
                <w:del w:id="55" w:author="안세홍" w:date="2019-07-10T10:27:00Z"/>
                <w:rFonts w:eastAsia="맑은 고딕"/>
                <w:sz w:val="22"/>
                <w:szCs w:val="22"/>
                <w:rPrChange w:id="56" w:author="Phuong xinh gái" w:date="2019-07-01T21:08:00Z">
                  <w:rPr>
                    <w:del w:id="57" w:author="안세홍" w:date="2019-07-10T10:27:00Z"/>
                    <w:rFonts w:ascii="맑은 고딕" w:eastAsia="맑은 고딕" w:hAnsi="맑은 고딕"/>
                    <w:sz w:val="22"/>
                    <w:szCs w:val="22"/>
                  </w:rPr>
                </w:rPrChange>
              </w:rPr>
              <w:pPrChange w:id="58" w:author="안세홍" w:date="2019-07-10T10:27:00Z">
                <w:pPr>
                  <w:jc w:val="center"/>
                </w:pPr>
              </w:pPrChange>
            </w:pPr>
            <w:r w:rsidRPr="00896668">
              <w:rPr>
                <w:rFonts w:eastAsia="맑은 고딕"/>
                <w:sz w:val="22"/>
                <w:szCs w:val="22"/>
                <w:rPrChange w:id="59" w:author="Phuong xinh gái" w:date="2019-07-01T21:08:00Z">
                  <w:rPr>
                    <w:rFonts w:ascii="맑은 고딕" w:eastAsia="맑은 고딕" w:hAnsi="맑은 고딕"/>
                    <w:sz w:val="22"/>
                    <w:szCs w:val="22"/>
                  </w:rPr>
                </w:rPrChange>
              </w:rPr>
              <w:t>5</w:t>
            </w:r>
          </w:p>
          <w:p w:rsidR="000355C7" w:rsidRPr="00896668" w:rsidRDefault="000355C7" w:rsidP="00BD7D03">
            <w:pPr>
              <w:jc w:val="center"/>
              <w:rPr>
                <w:rFonts w:eastAsia="맑은 고딕"/>
                <w:sz w:val="22"/>
                <w:szCs w:val="22"/>
                <w:rPrChange w:id="60" w:author="Phuong xinh gái" w:date="2019-07-01T21:08:00Z">
                  <w:rPr>
                    <w:rFonts w:ascii="맑은 고딕" w:eastAsia="맑은 고딕" w:hAnsi="맑은 고딕"/>
                    <w:sz w:val="22"/>
                    <w:szCs w:val="22"/>
                  </w:rPr>
                </w:rPrChange>
              </w:rPr>
              <w:pPrChange w:id="61" w:author="안세홍" w:date="2019-07-10T10:27:00Z">
                <w:pPr>
                  <w:jc w:val="center"/>
                </w:pPr>
              </w:pPrChange>
            </w:pPr>
          </w:p>
        </w:tc>
        <w:tc>
          <w:tcPr>
            <w:tcW w:w="1548" w:type="dxa"/>
            <w:vAlign w:val="center"/>
            <w:tcPrChange w:id="62" w:author="안세홍" w:date="2019-07-10T10:27:00Z">
              <w:tcPr>
                <w:tcW w:w="1440" w:type="dxa"/>
                <w:vAlign w:val="center"/>
              </w:tcPr>
            </w:tcPrChange>
          </w:tcPr>
          <w:p w:rsidR="000355C7" w:rsidRPr="00896668" w:rsidRDefault="000355C7" w:rsidP="00BD7D03">
            <w:pPr>
              <w:jc w:val="center"/>
              <w:rPr>
                <w:rFonts w:eastAsia="맑은 고딕"/>
                <w:sz w:val="22"/>
                <w:szCs w:val="22"/>
                <w:rPrChange w:id="63" w:author="Phuong xinh gái" w:date="2019-07-01T21:08:00Z">
                  <w:rPr>
                    <w:rFonts w:ascii="맑은 고딕" w:eastAsia="맑은 고딕" w:hAnsi="맑은 고딕"/>
                    <w:sz w:val="22"/>
                    <w:szCs w:val="22"/>
                  </w:rPr>
                </w:rPrChange>
              </w:rPr>
              <w:pPrChange w:id="64" w:author="안세홍" w:date="2019-07-10T10:27:00Z">
                <w:pPr>
                  <w:jc w:val="center"/>
                </w:pPr>
              </w:pPrChange>
            </w:pPr>
          </w:p>
        </w:tc>
        <w:tc>
          <w:tcPr>
            <w:tcW w:w="5472" w:type="dxa"/>
            <w:gridSpan w:val="5"/>
            <w:vAlign w:val="center"/>
            <w:tcPrChange w:id="65" w:author="안세홍" w:date="2019-07-10T10:27:00Z">
              <w:tcPr>
                <w:tcW w:w="5580" w:type="dxa"/>
                <w:gridSpan w:val="6"/>
                <w:vAlign w:val="center"/>
              </w:tcPr>
            </w:tcPrChange>
          </w:tcPr>
          <w:p w:rsidR="000355C7" w:rsidRPr="00896668" w:rsidRDefault="000355C7" w:rsidP="00BD7D03">
            <w:pPr>
              <w:jc w:val="center"/>
              <w:rPr>
                <w:rFonts w:eastAsia="맑은 고딕"/>
                <w:sz w:val="22"/>
                <w:szCs w:val="22"/>
                <w:rPrChange w:id="66" w:author="Phuong xinh gái" w:date="2019-07-01T21:08:00Z">
                  <w:rPr>
                    <w:rFonts w:ascii="맑은 고딕" w:eastAsia="맑은 고딕" w:hAnsi="맑은 고딕"/>
                    <w:sz w:val="22"/>
                    <w:szCs w:val="22"/>
                  </w:rPr>
                </w:rPrChange>
              </w:rPr>
              <w:pPrChange w:id="67" w:author="안세홍" w:date="2019-07-10T10:27:00Z">
                <w:pPr>
                  <w:jc w:val="center"/>
                </w:pPr>
              </w:pPrChange>
            </w:pPr>
          </w:p>
        </w:tc>
        <w:tc>
          <w:tcPr>
            <w:tcW w:w="1980" w:type="dxa"/>
            <w:vAlign w:val="center"/>
            <w:tcPrChange w:id="68" w:author="안세홍" w:date="2019-07-10T10:27:00Z">
              <w:tcPr>
                <w:tcW w:w="1980" w:type="dxa"/>
                <w:vAlign w:val="center"/>
              </w:tcPr>
            </w:tcPrChange>
          </w:tcPr>
          <w:p w:rsidR="000355C7" w:rsidRPr="00896668" w:rsidRDefault="000355C7" w:rsidP="00BD7D03">
            <w:pPr>
              <w:jc w:val="center"/>
              <w:rPr>
                <w:rFonts w:eastAsia="맑은 고딕"/>
                <w:sz w:val="22"/>
                <w:szCs w:val="22"/>
                <w:rPrChange w:id="69" w:author="Phuong xinh gái" w:date="2019-07-01T21:08:00Z">
                  <w:rPr>
                    <w:rFonts w:ascii="맑은 고딕" w:eastAsia="맑은 고딕" w:hAnsi="맑은 고딕"/>
                    <w:sz w:val="22"/>
                    <w:szCs w:val="22"/>
                  </w:rPr>
                </w:rPrChange>
              </w:rPr>
              <w:pPrChange w:id="70" w:author="안세홍" w:date="2019-07-10T10:27:00Z">
                <w:pPr>
                  <w:jc w:val="center"/>
                </w:pPr>
              </w:pPrChange>
            </w:pPr>
          </w:p>
        </w:tc>
      </w:tr>
      <w:tr w:rsidR="000355C7" w:rsidRPr="00896668" w:rsidTr="00BD7D03">
        <w:tblPrEx>
          <w:tblPrExChange w:id="71" w:author="안세홍" w:date="2019-07-10T10:27:00Z">
            <w:tblPrEx>
              <w:tblW w:w="0" w:type="auto"/>
            </w:tblPrEx>
          </w:tblPrExChange>
        </w:tblPrEx>
        <w:trPr>
          <w:trHeight w:val="1134"/>
        </w:trPr>
        <w:tc>
          <w:tcPr>
            <w:tcW w:w="720" w:type="dxa"/>
            <w:vAlign w:val="center"/>
            <w:tcPrChange w:id="72" w:author="안세홍" w:date="2019-07-10T10:27:00Z">
              <w:tcPr>
                <w:tcW w:w="720" w:type="dxa"/>
                <w:vAlign w:val="center"/>
              </w:tcPr>
            </w:tcPrChange>
          </w:tcPr>
          <w:p w:rsidR="000355C7" w:rsidRPr="00896668" w:rsidDel="00BD7D03" w:rsidRDefault="000355C7" w:rsidP="00BD7D03">
            <w:pPr>
              <w:jc w:val="center"/>
              <w:rPr>
                <w:del w:id="73" w:author="안세홍" w:date="2019-07-10T10:27:00Z"/>
                <w:rFonts w:eastAsia="맑은 고딕"/>
                <w:sz w:val="22"/>
                <w:szCs w:val="22"/>
                <w:rPrChange w:id="74" w:author="Phuong xinh gái" w:date="2019-07-01T21:08:00Z">
                  <w:rPr>
                    <w:del w:id="75" w:author="안세홍" w:date="2019-07-10T10:27:00Z"/>
                    <w:rFonts w:ascii="맑은 고딕" w:eastAsia="맑은 고딕" w:hAnsi="맑은 고딕"/>
                    <w:sz w:val="22"/>
                    <w:szCs w:val="22"/>
                  </w:rPr>
                </w:rPrChange>
              </w:rPr>
              <w:pPrChange w:id="76" w:author="안세홍" w:date="2019-07-10T10:27:00Z">
                <w:pPr>
                  <w:jc w:val="center"/>
                </w:pPr>
              </w:pPrChange>
            </w:pPr>
          </w:p>
          <w:p w:rsidR="000355C7" w:rsidRPr="00896668" w:rsidDel="00BD7D03" w:rsidRDefault="000355C7" w:rsidP="00BD7D03">
            <w:pPr>
              <w:jc w:val="center"/>
              <w:rPr>
                <w:del w:id="77" w:author="안세홍" w:date="2019-07-10T10:27:00Z"/>
                <w:rFonts w:eastAsia="맑은 고딕"/>
                <w:sz w:val="22"/>
                <w:szCs w:val="22"/>
                <w:rPrChange w:id="78" w:author="Phuong xinh gái" w:date="2019-07-01T21:08:00Z">
                  <w:rPr>
                    <w:del w:id="79" w:author="안세홍" w:date="2019-07-10T10:27:00Z"/>
                    <w:rFonts w:ascii="맑은 고딕" w:eastAsia="맑은 고딕" w:hAnsi="맑은 고딕"/>
                    <w:sz w:val="22"/>
                    <w:szCs w:val="22"/>
                  </w:rPr>
                </w:rPrChange>
              </w:rPr>
              <w:pPrChange w:id="80" w:author="안세홍" w:date="2019-07-10T10:27:00Z">
                <w:pPr>
                  <w:jc w:val="center"/>
                </w:pPr>
              </w:pPrChange>
            </w:pPr>
            <w:r w:rsidRPr="00896668">
              <w:rPr>
                <w:rFonts w:eastAsia="맑은 고딕"/>
                <w:sz w:val="22"/>
                <w:szCs w:val="22"/>
                <w:rPrChange w:id="81" w:author="Phuong xinh gái" w:date="2019-07-01T21:08:00Z">
                  <w:rPr>
                    <w:rFonts w:ascii="맑은 고딕" w:eastAsia="맑은 고딕" w:hAnsi="맑은 고딕"/>
                    <w:sz w:val="22"/>
                    <w:szCs w:val="22"/>
                  </w:rPr>
                </w:rPrChange>
              </w:rPr>
              <w:t>4</w:t>
            </w:r>
          </w:p>
          <w:p w:rsidR="000355C7" w:rsidRPr="00896668" w:rsidRDefault="000355C7" w:rsidP="00BD7D03">
            <w:pPr>
              <w:jc w:val="center"/>
              <w:rPr>
                <w:rFonts w:eastAsia="맑은 고딕"/>
                <w:sz w:val="22"/>
                <w:szCs w:val="22"/>
                <w:rPrChange w:id="82" w:author="Phuong xinh gái" w:date="2019-07-01T21:08:00Z">
                  <w:rPr>
                    <w:rFonts w:ascii="맑은 고딕" w:eastAsia="맑은 고딕" w:hAnsi="맑은 고딕"/>
                    <w:sz w:val="22"/>
                    <w:szCs w:val="22"/>
                  </w:rPr>
                </w:rPrChange>
              </w:rPr>
              <w:pPrChange w:id="83" w:author="안세홍" w:date="2019-07-10T10:27:00Z">
                <w:pPr>
                  <w:jc w:val="center"/>
                </w:pPr>
              </w:pPrChange>
            </w:pPr>
          </w:p>
        </w:tc>
        <w:tc>
          <w:tcPr>
            <w:tcW w:w="1548" w:type="dxa"/>
            <w:vAlign w:val="center"/>
            <w:tcPrChange w:id="84" w:author="안세홍" w:date="2019-07-10T10:27:00Z">
              <w:tcPr>
                <w:tcW w:w="1440" w:type="dxa"/>
                <w:vAlign w:val="center"/>
              </w:tcPr>
            </w:tcPrChange>
          </w:tcPr>
          <w:p w:rsidR="000355C7" w:rsidRPr="00896668" w:rsidRDefault="000355C7" w:rsidP="00BD7D03">
            <w:pPr>
              <w:jc w:val="center"/>
              <w:rPr>
                <w:rFonts w:eastAsia="맑은 고딕"/>
                <w:sz w:val="22"/>
                <w:szCs w:val="22"/>
                <w:rPrChange w:id="85" w:author="Phuong xinh gái" w:date="2019-07-01T21:08:00Z">
                  <w:rPr>
                    <w:rFonts w:ascii="맑은 고딕" w:eastAsia="맑은 고딕" w:hAnsi="맑은 고딕"/>
                    <w:sz w:val="22"/>
                    <w:szCs w:val="22"/>
                  </w:rPr>
                </w:rPrChange>
              </w:rPr>
              <w:pPrChange w:id="86" w:author="안세홍" w:date="2019-07-10T10:27:00Z">
                <w:pPr>
                  <w:jc w:val="center"/>
                </w:pPr>
              </w:pPrChange>
            </w:pPr>
          </w:p>
        </w:tc>
        <w:tc>
          <w:tcPr>
            <w:tcW w:w="5472" w:type="dxa"/>
            <w:gridSpan w:val="5"/>
            <w:vAlign w:val="center"/>
            <w:tcPrChange w:id="87" w:author="안세홍" w:date="2019-07-10T10:27:00Z">
              <w:tcPr>
                <w:tcW w:w="5580" w:type="dxa"/>
                <w:gridSpan w:val="6"/>
                <w:vAlign w:val="center"/>
              </w:tcPr>
            </w:tcPrChange>
          </w:tcPr>
          <w:p w:rsidR="000355C7" w:rsidRPr="00896668" w:rsidRDefault="000355C7" w:rsidP="00BD7D03">
            <w:pPr>
              <w:jc w:val="center"/>
              <w:rPr>
                <w:rFonts w:eastAsia="맑은 고딕"/>
                <w:sz w:val="22"/>
                <w:szCs w:val="22"/>
                <w:rPrChange w:id="88" w:author="Phuong xinh gái" w:date="2019-07-01T21:08:00Z">
                  <w:rPr>
                    <w:rFonts w:ascii="맑은 고딕" w:eastAsia="맑은 고딕" w:hAnsi="맑은 고딕"/>
                    <w:sz w:val="22"/>
                    <w:szCs w:val="22"/>
                  </w:rPr>
                </w:rPrChange>
              </w:rPr>
              <w:pPrChange w:id="89" w:author="안세홍" w:date="2019-07-10T10:27:00Z">
                <w:pPr/>
              </w:pPrChange>
            </w:pPr>
          </w:p>
        </w:tc>
        <w:tc>
          <w:tcPr>
            <w:tcW w:w="1980" w:type="dxa"/>
            <w:vAlign w:val="center"/>
            <w:tcPrChange w:id="90" w:author="안세홍" w:date="2019-07-10T10:27:00Z">
              <w:tcPr>
                <w:tcW w:w="1980" w:type="dxa"/>
                <w:vAlign w:val="center"/>
              </w:tcPr>
            </w:tcPrChange>
          </w:tcPr>
          <w:p w:rsidR="000355C7" w:rsidRPr="00896668" w:rsidRDefault="000355C7" w:rsidP="00BD7D03">
            <w:pPr>
              <w:jc w:val="center"/>
              <w:rPr>
                <w:rFonts w:eastAsia="맑은 고딕"/>
                <w:sz w:val="22"/>
                <w:szCs w:val="22"/>
                <w:rPrChange w:id="91" w:author="Phuong xinh gái" w:date="2019-07-01T21:08:00Z">
                  <w:rPr>
                    <w:rFonts w:ascii="맑은 고딕" w:eastAsia="맑은 고딕" w:hAnsi="맑은 고딕"/>
                    <w:sz w:val="22"/>
                    <w:szCs w:val="22"/>
                  </w:rPr>
                </w:rPrChange>
              </w:rPr>
              <w:pPrChange w:id="92" w:author="안세홍" w:date="2019-07-10T10:27:00Z">
                <w:pPr>
                  <w:jc w:val="center"/>
                </w:pPr>
              </w:pPrChange>
            </w:pPr>
          </w:p>
        </w:tc>
      </w:tr>
      <w:tr w:rsidR="000355C7" w:rsidRPr="00896668" w:rsidTr="00BD7D03">
        <w:tblPrEx>
          <w:tblPrExChange w:id="93" w:author="안세홍" w:date="2019-07-10T10:27:00Z">
            <w:tblPrEx>
              <w:tblW w:w="0" w:type="auto"/>
            </w:tblPrEx>
          </w:tblPrExChange>
        </w:tblPrEx>
        <w:trPr>
          <w:trHeight w:val="1134"/>
          <w:trPrChange w:id="94" w:author="안세홍" w:date="2019-07-10T10:27:00Z">
            <w:trPr>
              <w:trHeight w:val="672"/>
            </w:trPr>
          </w:trPrChange>
        </w:trPr>
        <w:tc>
          <w:tcPr>
            <w:tcW w:w="720" w:type="dxa"/>
            <w:vAlign w:val="center"/>
            <w:tcPrChange w:id="95" w:author="안세홍" w:date="2019-07-10T10:27:00Z">
              <w:tcPr>
                <w:tcW w:w="720" w:type="dxa"/>
                <w:vAlign w:val="center"/>
              </w:tcPr>
            </w:tcPrChange>
          </w:tcPr>
          <w:p w:rsidR="000355C7" w:rsidRPr="00896668" w:rsidDel="00BD7D03" w:rsidRDefault="000355C7" w:rsidP="00BD7D03">
            <w:pPr>
              <w:jc w:val="center"/>
              <w:rPr>
                <w:del w:id="96" w:author="안세홍" w:date="2019-07-10T10:27:00Z"/>
                <w:rFonts w:eastAsia="맑은 고딕"/>
                <w:sz w:val="22"/>
                <w:szCs w:val="22"/>
                <w:rPrChange w:id="97" w:author="Phuong xinh gái" w:date="2019-07-01T21:08:00Z">
                  <w:rPr>
                    <w:del w:id="98" w:author="안세홍" w:date="2019-07-10T10:27:00Z"/>
                    <w:rFonts w:ascii="맑은 고딕" w:eastAsia="맑은 고딕" w:hAnsi="맑은 고딕"/>
                    <w:sz w:val="22"/>
                    <w:szCs w:val="22"/>
                  </w:rPr>
                </w:rPrChange>
              </w:rPr>
              <w:pPrChange w:id="99" w:author="안세홍" w:date="2019-07-10T10:27:00Z">
                <w:pPr>
                  <w:jc w:val="center"/>
                </w:pPr>
              </w:pPrChange>
            </w:pPr>
          </w:p>
          <w:p w:rsidR="000355C7" w:rsidRPr="00896668" w:rsidDel="00BD7D03" w:rsidRDefault="000355C7" w:rsidP="00BD7D03">
            <w:pPr>
              <w:jc w:val="center"/>
              <w:rPr>
                <w:del w:id="100" w:author="안세홍" w:date="2019-07-10T10:27:00Z"/>
                <w:rFonts w:eastAsia="맑은 고딕"/>
                <w:sz w:val="22"/>
                <w:szCs w:val="22"/>
                <w:rPrChange w:id="101" w:author="Phuong xinh gái" w:date="2019-07-01T21:08:00Z">
                  <w:rPr>
                    <w:del w:id="102" w:author="안세홍" w:date="2019-07-10T10:27:00Z"/>
                    <w:rFonts w:ascii="맑은 고딕" w:eastAsia="맑은 고딕" w:hAnsi="맑은 고딕"/>
                    <w:sz w:val="22"/>
                    <w:szCs w:val="22"/>
                  </w:rPr>
                </w:rPrChange>
              </w:rPr>
              <w:pPrChange w:id="103" w:author="안세홍" w:date="2019-07-10T10:27:00Z">
                <w:pPr>
                  <w:jc w:val="center"/>
                </w:pPr>
              </w:pPrChange>
            </w:pPr>
            <w:r w:rsidRPr="00896668">
              <w:rPr>
                <w:rFonts w:eastAsia="맑은 고딕"/>
                <w:sz w:val="22"/>
                <w:szCs w:val="22"/>
                <w:rPrChange w:id="104" w:author="Phuong xinh gái" w:date="2019-07-01T21:08:00Z">
                  <w:rPr>
                    <w:rFonts w:ascii="맑은 고딕" w:eastAsia="맑은 고딕" w:hAnsi="맑은 고딕"/>
                    <w:sz w:val="22"/>
                    <w:szCs w:val="22"/>
                  </w:rPr>
                </w:rPrChange>
              </w:rPr>
              <w:t>3</w:t>
            </w:r>
          </w:p>
          <w:p w:rsidR="000355C7" w:rsidRPr="00896668" w:rsidRDefault="000355C7" w:rsidP="00BD7D03">
            <w:pPr>
              <w:jc w:val="center"/>
              <w:rPr>
                <w:rFonts w:eastAsia="맑은 고딕"/>
                <w:sz w:val="22"/>
                <w:szCs w:val="22"/>
                <w:rPrChange w:id="105" w:author="Phuong xinh gái" w:date="2019-07-01T21:08:00Z">
                  <w:rPr>
                    <w:rFonts w:ascii="맑은 고딕" w:eastAsia="맑은 고딕" w:hAnsi="맑은 고딕"/>
                    <w:sz w:val="22"/>
                    <w:szCs w:val="22"/>
                  </w:rPr>
                </w:rPrChange>
              </w:rPr>
              <w:pPrChange w:id="106" w:author="안세홍" w:date="2019-07-10T10:27:00Z">
                <w:pPr>
                  <w:jc w:val="center"/>
                </w:pPr>
              </w:pPrChange>
            </w:pPr>
          </w:p>
        </w:tc>
        <w:tc>
          <w:tcPr>
            <w:tcW w:w="1548" w:type="dxa"/>
            <w:vAlign w:val="center"/>
            <w:tcPrChange w:id="107" w:author="안세홍" w:date="2019-07-10T10:27:00Z">
              <w:tcPr>
                <w:tcW w:w="1440" w:type="dxa"/>
                <w:vAlign w:val="center"/>
              </w:tcPr>
            </w:tcPrChange>
          </w:tcPr>
          <w:p w:rsidR="000355C7" w:rsidRPr="00896668" w:rsidRDefault="000355C7" w:rsidP="00BD7D03">
            <w:pPr>
              <w:jc w:val="center"/>
              <w:rPr>
                <w:rFonts w:eastAsia="맑은 고딕"/>
                <w:sz w:val="22"/>
                <w:szCs w:val="22"/>
                <w:rPrChange w:id="108" w:author="Phuong xinh gái" w:date="2019-07-01T21:08:00Z">
                  <w:rPr>
                    <w:rFonts w:ascii="맑은 고딕" w:eastAsia="맑은 고딕" w:hAnsi="맑은 고딕"/>
                    <w:sz w:val="22"/>
                    <w:szCs w:val="22"/>
                  </w:rPr>
                </w:rPrChange>
              </w:rPr>
              <w:pPrChange w:id="109" w:author="안세홍" w:date="2019-07-10T10:27:00Z">
                <w:pPr>
                  <w:jc w:val="center"/>
                </w:pPr>
              </w:pPrChange>
            </w:pPr>
          </w:p>
        </w:tc>
        <w:tc>
          <w:tcPr>
            <w:tcW w:w="5472" w:type="dxa"/>
            <w:gridSpan w:val="5"/>
            <w:vAlign w:val="center"/>
            <w:tcPrChange w:id="110" w:author="안세홍" w:date="2019-07-10T10:27:00Z">
              <w:tcPr>
                <w:tcW w:w="5580" w:type="dxa"/>
                <w:gridSpan w:val="6"/>
                <w:vAlign w:val="center"/>
              </w:tcPr>
            </w:tcPrChange>
          </w:tcPr>
          <w:p w:rsidR="000355C7" w:rsidRPr="00896668" w:rsidRDefault="000355C7" w:rsidP="00BD7D03">
            <w:pPr>
              <w:jc w:val="center"/>
              <w:rPr>
                <w:rFonts w:eastAsia="맑은 고딕"/>
                <w:sz w:val="22"/>
                <w:szCs w:val="22"/>
                <w:rPrChange w:id="111" w:author="Phuong xinh gái" w:date="2019-07-01T21:08:00Z">
                  <w:rPr>
                    <w:rFonts w:ascii="맑은 고딕" w:eastAsia="맑은 고딕" w:hAnsi="맑은 고딕"/>
                    <w:sz w:val="22"/>
                    <w:szCs w:val="22"/>
                  </w:rPr>
                </w:rPrChange>
              </w:rPr>
              <w:pPrChange w:id="112" w:author="안세홍" w:date="2019-07-10T10:27:00Z">
                <w:pPr>
                  <w:jc w:val="left"/>
                </w:pPr>
              </w:pPrChange>
            </w:pPr>
          </w:p>
        </w:tc>
        <w:tc>
          <w:tcPr>
            <w:tcW w:w="1980" w:type="dxa"/>
            <w:vAlign w:val="center"/>
            <w:tcPrChange w:id="113" w:author="안세홍" w:date="2019-07-10T10:27:00Z">
              <w:tcPr>
                <w:tcW w:w="1980" w:type="dxa"/>
                <w:vAlign w:val="center"/>
              </w:tcPr>
            </w:tcPrChange>
          </w:tcPr>
          <w:p w:rsidR="000355C7" w:rsidRPr="00896668" w:rsidRDefault="000355C7" w:rsidP="00BD7D03">
            <w:pPr>
              <w:jc w:val="center"/>
              <w:rPr>
                <w:rFonts w:eastAsia="맑은 고딕"/>
                <w:sz w:val="22"/>
                <w:szCs w:val="22"/>
                <w:rPrChange w:id="114" w:author="Phuong xinh gái" w:date="2019-07-01T21:08:00Z">
                  <w:rPr>
                    <w:rFonts w:ascii="맑은 고딕" w:eastAsia="맑은 고딕" w:hAnsi="맑은 고딕"/>
                    <w:sz w:val="22"/>
                    <w:szCs w:val="22"/>
                  </w:rPr>
                </w:rPrChange>
              </w:rPr>
              <w:pPrChange w:id="115" w:author="안세홍" w:date="2019-07-10T10:27:00Z">
                <w:pPr>
                  <w:jc w:val="center"/>
                </w:pPr>
              </w:pPrChange>
            </w:pPr>
          </w:p>
        </w:tc>
      </w:tr>
      <w:tr w:rsidR="000355C7" w:rsidRPr="00896668" w:rsidTr="00BD7D03">
        <w:tblPrEx>
          <w:tblPrExChange w:id="116" w:author="안세홍" w:date="2019-07-10T10:27:00Z">
            <w:tblPrEx>
              <w:tblW w:w="0" w:type="auto"/>
            </w:tblPrEx>
          </w:tblPrExChange>
        </w:tblPrEx>
        <w:trPr>
          <w:trHeight w:val="1134"/>
          <w:trPrChange w:id="117" w:author="안세홍" w:date="2019-07-10T10:27:00Z">
            <w:trPr>
              <w:trHeight w:val="1425"/>
            </w:trPr>
          </w:trPrChange>
        </w:trPr>
        <w:tc>
          <w:tcPr>
            <w:tcW w:w="720" w:type="dxa"/>
            <w:vAlign w:val="center"/>
            <w:tcPrChange w:id="118" w:author="안세홍" w:date="2019-07-10T10:27:00Z">
              <w:tcPr>
                <w:tcW w:w="720" w:type="dxa"/>
                <w:vAlign w:val="center"/>
              </w:tcPr>
            </w:tcPrChange>
          </w:tcPr>
          <w:p w:rsidR="000355C7" w:rsidRPr="00896668" w:rsidDel="00BD7D03" w:rsidRDefault="000355C7" w:rsidP="00BD7D03">
            <w:pPr>
              <w:jc w:val="center"/>
              <w:rPr>
                <w:del w:id="119" w:author="안세홍" w:date="2019-07-10T10:27:00Z"/>
                <w:rFonts w:eastAsia="맑은 고딕"/>
                <w:sz w:val="22"/>
                <w:szCs w:val="22"/>
                <w:rPrChange w:id="120" w:author="Phuong xinh gái" w:date="2019-07-01T21:08:00Z">
                  <w:rPr>
                    <w:del w:id="121" w:author="안세홍" w:date="2019-07-10T10:27:00Z"/>
                    <w:rFonts w:ascii="맑은 고딕" w:eastAsia="맑은 고딕" w:hAnsi="맑은 고딕"/>
                    <w:sz w:val="22"/>
                    <w:szCs w:val="22"/>
                  </w:rPr>
                </w:rPrChange>
              </w:rPr>
              <w:pPrChange w:id="122" w:author="안세홍" w:date="2019-07-10T10:27:00Z">
                <w:pPr>
                  <w:jc w:val="center"/>
                </w:pPr>
              </w:pPrChange>
            </w:pPr>
          </w:p>
          <w:p w:rsidR="000355C7" w:rsidRPr="00896668" w:rsidDel="00BD7D03" w:rsidRDefault="000355C7" w:rsidP="00BD7D03">
            <w:pPr>
              <w:jc w:val="center"/>
              <w:rPr>
                <w:del w:id="123" w:author="안세홍" w:date="2019-07-10T10:27:00Z"/>
                <w:rFonts w:eastAsia="맑은 고딕"/>
                <w:sz w:val="22"/>
                <w:szCs w:val="22"/>
                <w:rPrChange w:id="124" w:author="Phuong xinh gái" w:date="2019-07-01T21:08:00Z">
                  <w:rPr>
                    <w:del w:id="125" w:author="안세홍" w:date="2019-07-10T10:27:00Z"/>
                    <w:rFonts w:ascii="맑은 고딕" w:eastAsia="맑은 고딕" w:hAnsi="맑은 고딕"/>
                    <w:sz w:val="22"/>
                    <w:szCs w:val="22"/>
                  </w:rPr>
                </w:rPrChange>
              </w:rPr>
              <w:pPrChange w:id="126" w:author="안세홍" w:date="2019-07-10T10:27:00Z">
                <w:pPr>
                  <w:jc w:val="center"/>
                </w:pPr>
              </w:pPrChange>
            </w:pPr>
            <w:r w:rsidRPr="00896668">
              <w:rPr>
                <w:rFonts w:eastAsia="맑은 고딕"/>
                <w:sz w:val="22"/>
                <w:szCs w:val="22"/>
                <w:rPrChange w:id="127" w:author="Phuong xinh gái" w:date="2019-07-01T21:08:00Z">
                  <w:rPr>
                    <w:rFonts w:ascii="맑은 고딕" w:eastAsia="맑은 고딕" w:hAnsi="맑은 고딕"/>
                    <w:sz w:val="22"/>
                    <w:szCs w:val="22"/>
                  </w:rPr>
                </w:rPrChange>
              </w:rPr>
              <w:t>2</w:t>
            </w:r>
          </w:p>
          <w:p w:rsidR="000355C7" w:rsidRPr="00896668" w:rsidRDefault="000355C7" w:rsidP="00BD7D03">
            <w:pPr>
              <w:jc w:val="center"/>
              <w:rPr>
                <w:rFonts w:eastAsia="맑은 고딕"/>
                <w:sz w:val="22"/>
                <w:szCs w:val="22"/>
                <w:rPrChange w:id="128" w:author="Phuong xinh gái" w:date="2019-07-01T21:08:00Z">
                  <w:rPr>
                    <w:rFonts w:ascii="맑은 고딕" w:eastAsia="맑은 고딕" w:hAnsi="맑은 고딕"/>
                    <w:sz w:val="22"/>
                    <w:szCs w:val="22"/>
                  </w:rPr>
                </w:rPrChange>
              </w:rPr>
              <w:pPrChange w:id="129" w:author="안세홍" w:date="2019-07-10T10:27:00Z">
                <w:pPr>
                  <w:jc w:val="center"/>
                </w:pPr>
              </w:pPrChange>
            </w:pPr>
          </w:p>
        </w:tc>
        <w:tc>
          <w:tcPr>
            <w:tcW w:w="1548" w:type="dxa"/>
            <w:vAlign w:val="center"/>
            <w:tcPrChange w:id="130" w:author="안세홍" w:date="2019-07-10T10:27:00Z">
              <w:tcPr>
                <w:tcW w:w="1440" w:type="dxa"/>
                <w:vAlign w:val="center"/>
              </w:tcPr>
            </w:tcPrChange>
          </w:tcPr>
          <w:p w:rsidR="000355C7" w:rsidRPr="00896668" w:rsidRDefault="008159DA" w:rsidP="00BD7D03">
            <w:pPr>
              <w:jc w:val="center"/>
              <w:rPr>
                <w:rFonts w:eastAsia="맑은 고딕"/>
                <w:sz w:val="22"/>
                <w:szCs w:val="22"/>
                <w:rPrChange w:id="131" w:author="Phuong xinh gái" w:date="2019-07-01T21:08:00Z">
                  <w:rPr>
                    <w:rFonts w:ascii="맑은 고딕" w:eastAsia="맑은 고딕" w:hAnsi="맑은 고딕"/>
                    <w:sz w:val="22"/>
                    <w:szCs w:val="22"/>
                  </w:rPr>
                </w:rPrChange>
              </w:rPr>
              <w:pPrChange w:id="132" w:author="안세홍" w:date="2019-07-10T10:27:00Z">
                <w:pPr>
                  <w:jc w:val="center"/>
                </w:pPr>
              </w:pPrChange>
            </w:pPr>
            <w:ins w:id="133" w:author="정한기" w:date="2019-05-14T13:25:00Z">
              <w:del w:id="134" w:author="안세홍" w:date="2019-06-14T08:42:00Z">
                <w:r w:rsidRPr="00896668" w:rsidDel="009C0844">
                  <w:rPr>
                    <w:rFonts w:eastAsia="맑은 고딕"/>
                    <w:sz w:val="22"/>
                    <w:szCs w:val="22"/>
                    <w:rPrChange w:id="135" w:author="Phuong xinh gái" w:date="2019-07-01T21:08:00Z">
                      <w:rPr>
                        <w:rFonts w:ascii="맑은 고딕" w:eastAsia="맑은 고딕" w:hAnsi="맑은 고딕"/>
                        <w:sz w:val="22"/>
                        <w:szCs w:val="22"/>
                      </w:rPr>
                    </w:rPrChange>
                  </w:rPr>
                  <w:delText>2019.06.01</w:delText>
                </w:r>
              </w:del>
            </w:ins>
          </w:p>
        </w:tc>
        <w:tc>
          <w:tcPr>
            <w:tcW w:w="5472" w:type="dxa"/>
            <w:gridSpan w:val="5"/>
            <w:vAlign w:val="center"/>
            <w:tcPrChange w:id="136" w:author="안세홍" w:date="2019-07-10T10:27:00Z">
              <w:tcPr>
                <w:tcW w:w="5580" w:type="dxa"/>
                <w:gridSpan w:val="6"/>
                <w:vAlign w:val="center"/>
              </w:tcPr>
            </w:tcPrChange>
          </w:tcPr>
          <w:p w:rsidR="000355C7" w:rsidRPr="00896668" w:rsidRDefault="008159DA" w:rsidP="00BD7D03">
            <w:pPr>
              <w:jc w:val="center"/>
              <w:rPr>
                <w:rFonts w:eastAsia="맑은 고딕"/>
                <w:sz w:val="22"/>
                <w:szCs w:val="22"/>
                <w:rPrChange w:id="137" w:author="Phuong xinh gái" w:date="2019-07-01T21:08:00Z">
                  <w:rPr>
                    <w:rFonts w:ascii="맑은 고딕" w:eastAsia="맑은 고딕" w:hAnsi="맑은 고딕"/>
                    <w:sz w:val="22"/>
                    <w:szCs w:val="22"/>
                  </w:rPr>
                </w:rPrChange>
              </w:rPr>
              <w:pPrChange w:id="138" w:author="안세홍" w:date="2019-07-10T10:27:00Z">
                <w:pPr/>
              </w:pPrChange>
            </w:pPr>
            <w:ins w:id="139" w:author="정한기" w:date="2019-05-14T13:26:00Z">
              <w:del w:id="140" w:author="안세홍" w:date="2019-05-23T17:09:00Z">
                <w:r w:rsidRPr="00896668" w:rsidDel="009E7867">
                  <w:rPr>
                    <w:rFonts w:eastAsia="맑은 고딕"/>
                    <w:sz w:val="22"/>
                    <w:szCs w:val="22"/>
                    <w:rPrChange w:id="141" w:author="Phuong xinh gái" w:date="2019-07-01T21:08:00Z">
                      <w:rPr>
                        <w:rFonts w:ascii="맑은 고딕" w:eastAsia="맑은 고딕" w:hAnsi="맑은 고딕"/>
                        <w:sz w:val="22"/>
                        <w:szCs w:val="22"/>
                      </w:rPr>
                    </w:rPrChange>
                  </w:rPr>
                  <w:delText xml:space="preserve">Vietnam </w:delText>
                </w:r>
              </w:del>
              <w:del w:id="142" w:author="안세홍" w:date="2019-06-14T08:42:00Z">
                <w:r w:rsidRPr="00896668" w:rsidDel="009C0844">
                  <w:rPr>
                    <w:rFonts w:eastAsia="맑은 고딕"/>
                    <w:sz w:val="22"/>
                    <w:szCs w:val="22"/>
                    <w:rPrChange w:id="143" w:author="Phuong xinh gái" w:date="2019-07-01T21:08:00Z">
                      <w:rPr>
                        <w:rFonts w:ascii="맑은 고딕" w:eastAsia="맑은 고딕" w:hAnsi="맑은 고딕"/>
                        <w:sz w:val="22"/>
                        <w:szCs w:val="22"/>
                      </w:rPr>
                    </w:rPrChange>
                  </w:rPr>
                  <w:delText xml:space="preserve">CTRVINA </w:delText>
                </w:r>
                <w:r w:rsidRPr="00896668" w:rsidDel="009C0844">
                  <w:rPr>
                    <w:rFonts w:eastAsia="맑은 고딕" w:hint="eastAsia"/>
                    <w:sz w:val="22"/>
                    <w:szCs w:val="22"/>
                    <w:rPrChange w:id="144" w:author="Phuong xinh gái" w:date="2019-07-01T21:08:00Z">
                      <w:rPr>
                        <w:rFonts w:ascii="맑은 고딕" w:eastAsia="맑은 고딕" w:hAnsi="맑은 고딕" w:hint="eastAsia"/>
                        <w:sz w:val="22"/>
                        <w:szCs w:val="22"/>
                      </w:rPr>
                    </w:rPrChange>
                  </w:rPr>
                  <w:delText>개정</w:delText>
                </w:r>
              </w:del>
            </w:ins>
          </w:p>
        </w:tc>
        <w:tc>
          <w:tcPr>
            <w:tcW w:w="1980" w:type="dxa"/>
            <w:vAlign w:val="center"/>
            <w:tcPrChange w:id="145" w:author="안세홍" w:date="2019-07-10T10:27:00Z">
              <w:tcPr>
                <w:tcW w:w="1980" w:type="dxa"/>
                <w:vAlign w:val="center"/>
              </w:tcPr>
            </w:tcPrChange>
          </w:tcPr>
          <w:p w:rsidR="000355C7" w:rsidRPr="00896668" w:rsidRDefault="008159DA" w:rsidP="00BD7D03">
            <w:pPr>
              <w:jc w:val="center"/>
              <w:rPr>
                <w:rFonts w:eastAsia="맑은 고딕"/>
                <w:sz w:val="22"/>
                <w:szCs w:val="22"/>
                <w:rPrChange w:id="146" w:author="Phuong xinh gái" w:date="2019-07-01T21:08:00Z">
                  <w:rPr>
                    <w:rFonts w:ascii="맑은 고딕" w:eastAsia="맑은 고딕" w:hAnsi="맑은 고딕"/>
                    <w:sz w:val="22"/>
                    <w:szCs w:val="22"/>
                  </w:rPr>
                </w:rPrChange>
              </w:rPr>
              <w:pPrChange w:id="147" w:author="안세홍" w:date="2019-07-10T10:27:00Z">
                <w:pPr/>
              </w:pPrChange>
            </w:pPr>
            <w:ins w:id="148" w:author="정한기" w:date="2019-05-14T13:26:00Z">
              <w:del w:id="149" w:author="안세홍" w:date="2019-06-14T08:42:00Z">
                <w:r w:rsidRPr="00896668" w:rsidDel="009C0844">
                  <w:rPr>
                    <w:rFonts w:eastAsia="맑은 고딕" w:hint="eastAsia"/>
                    <w:sz w:val="22"/>
                    <w:szCs w:val="22"/>
                    <w:rPrChange w:id="150" w:author="Phuong xinh gái" w:date="2019-07-01T21:08:00Z">
                      <w:rPr>
                        <w:rFonts w:ascii="맑은 고딕" w:eastAsia="맑은 고딕" w:hAnsi="맑은 고딕" w:hint="eastAsia"/>
                        <w:sz w:val="22"/>
                        <w:szCs w:val="22"/>
                      </w:rPr>
                    </w:rPrChange>
                  </w:rPr>
                  <w:delText>경영관리팀</w:delText>
                </w:r>
              </w:del>
            </w:ins>
          </w:p>
        </w:tc>
      </w:tr>
      <w:tr w:rsidR="000355C7" w:rsidRPr="00896668" w:rsidTr="00BD7D03">
        <w:tblPrEx>
          <w:tblPrExChange w:id="151" w:author="안세홍" w:date="2019-07-10T10:27:00Z">
            <w:tblPrEx>
              <w:tblW w:w="0" w:type="auto"/>
            </w:tblPrEx>
          </w:tblPrExChange>
        </w:tblPrEx>
        <w:trPr>
          <w:trHeight w:val="1134"/>
          <w:trPrChange w:id="152" w:author="안세홍" w:date="2019-07-10T10:27:00Z">
            <w:trPr>
              <w:trHeight w:val="1017"/>
            </w:trPr>
          </w:trPrChange>
        </w:trPr>
        <w:tc>
          <w:tcPr>
            <w:tcW w:w="720" w:type="dxa"/>
            <w:vAlign w:val="center"/>
            <w:tcPrChange w:id="153" w:author="안세홍" w:date="2019-07-10T10:27:00Z">
              <w:tcPr>
                <w:tcW w:w="720" w:type="dxa"/>
                <w:vAlign w:val="center"/>
              </w:tcPr>
            </w:tcPrChange>
          </w:tcPr>
          <w:p w:rsidR="000355C7" w:rsidRPr="00896668" w:rsidDel="00BD7D03" w:rsidRDefault="000355C7" w:rsidP="00BD7D03">
            <w:pPr>
              <w:jc w:val="center"/>
              <w:rPr>
                <w:del w:id="154" w:author="안세홍" w:date="2019-07-10T10:27:00Z"/>
                <w:rFonts w:eastAsia="맑은 고딕"/>
                <w:color w:val="0000FF"/>
                <w:sz w:val="22"/>
                <w:szCs w:val="22"/>
                <w:rPrChange w:id="155" w:author="Phuong xinh gái" w:date="2019-07-01T21:08:00Z">
                  <w:rPr>
                    <w:del w:id="156" w:author="안세홍" w:date="2019-07-10T10:27:00Z"/>
                    <w:rFonts w:ascii="맑은 고딕" w:eastAsia="맑은 고딕" w:hAnsi="맑은 고딕"/>
                    <w:color w:val="0000FF"/>
                    <w:sz w:val="22"/>
                    <w:szCs w:val="22"/>
                  </w:rPr>
                </w:rPrChange>
              </w:rPr>
              <w:pPrChange w:id="157" w:author="안세홍" w:date="2019-07-10T10:27:00Z">
                <w:pPr>
                  <w:jc w:val="center"/>
                </w:pPr>
              </w:pPrChange>
            </w:pPr>
          </w:p>
          <w:p w:rsidR="000355C7" w:rsidRPr="00896668" w:rsidDel="00BD7D03" w:rsidRDefault="000355C7" w:rsidP="00BD7D03">
            <w:pPr>
              <w:jc w:val="center"/>
              <w:rPr>
                <w:del w:id="158" w:author="안세홍" w:date="2019-07-10T10:27:00Z"/>
                <w:rFonts w:eastAsia="맑은 고딕"/>
                <w:sz w:val="22"/>
                <w:szCs w:val="22"/>
                <w:rPrChange w:id="159" w:author="Phuong xinh gái" w:date="2019-07-01T21:08:00Z">
                  <w:rPr>
                    <w:del w:id="160" w:author="안세홍" w:date="2019-07-10T10:27:00Z"/>
                    <w:rFonts w:ascii="맑은 고딕" w:eastAsia="맑은 고딕" w:hAnsi="맑은 고딕"/>
                    <w:color w:val="0000FF"/>
                    <w:sz w:val="22"/>
                    <w:szCs w:val="22"/>
                  </w:rPr>
                </w:rPrChange>
              </w:rPr>
              <w:pPrChange w:id="161" w:author="안세홍" w:date="2019-07-10T10:27:00Z">
                <w:pPr>
                  <w:jc w:val="center"/>
                </w:pPr>
              </w:pPrChange>
            </w:pPr>
            <w:r w:rsidRPr="00896668">
              <w:rPr>
                <w:rFonts w:eastAsia="맑은 고딕"/>
                <w:sz w:val="22"/>
                <w:szCs w:val="22"/>
                <w:rPrChange w:id="162" w:author="Phuong xinh gái" w:date="2019-07-01T21:08:00Z">
                  <w:rPr>
                    <w:rFonts w:ascii="맑은 고딕" w:eastAsia="맑은 고딕" w:hAnsi="맑은 고딕"/>
                    <w:color w:val="0000FF"/>
                    <w:sz w:val="22"/>
                    <w:szCs w:val="22"/>
                  </w:rPr>
                </w:rPrChange>
              </w:rPr>
              <w:t>1</w:t>
            </w:r>
          </w:p>
          <w:p w:rsidR="000355C7" w:rsidRPr="00896668" w:rsidRDefault="000355C7" w:rsidP="00BD7D03">
            <w:pPr>
              <w:jc w:val="center"/>
              <w:rPr>
                <w:rFonts w:eastAsia="맑은 고딕"/>
                <w:color w:val="0000FF"/>
                <w:sz w:val="22"/>
                <w:szCs w:val="22"/>
                <w:rPrChange w:id="163" w:author="Phuong xinh gái" w:date="2019-07-01T21:08:00Z">
                  <w:rPr>
                    <w:rFonts w:ascii="맑은 고딕" w:eastAsia="맑은 고딕" w:hAnsi="맑은 고딕"/>
                    <w:color w:val="0000FF"/>
                    <w:sz w:val="22"/>
                    <w:szCs w:val="22"/>
                  </w:rPr>
                </w:rPrChange>
              </w:rPr>
              <w:pPrChange w:id="164" w:author="안세홍" w:date="2019-07-10T10:27:00Z">
                <w:pPr>
                  <w:jc w:val="center"/>
                </w:pPr>
              </w:pPrChange>
            </w:pPr>
          </w:p>
        </w:tc>
        <w:tc>
          <w:tcPr>
            <w:tcW w:w="1548" w:type="dxa"/>
            <w:vAlign w:val="center"/>
            <w:tcPrChange w:id="165" w:author="안세홍" w:date="2019-07-10T10:27:00Z">
              <w:tcPr>
                <w:tcW w:w="1440" w:type="dxa"/>
                <w:vAlign w:val="center"/>
              </w:tcPr>
            </w:tcPrChange>
          </w:tcPr>
          <w:p w:rsidR="000355C7" w:rsidRPr="00896668" w:rsidRDefault="00937E0A" w:rsidP="00BD7D03">
            <w:pPr>
              <w:jc w:val="center"/>
              <w:rPr>
                <w:rFonts w:eastAsia="맑은 고딕"/>
                <w:color w:val="0000FF"/>
                <w:sz w:val="22"/>
                <w:szCs w:val="22"/>
                <w:rPrChange w:id="166" w:author="Phuong xinh gái" w:date="2019-07-01T21:08:00Z">
                  <w:rPr>
                    <w:rFonts w:ascii="맑은 고딕" w:eastAsia="맑은 고딕" w:hAnsi="맑은 고딕"/>
                    <w:color w:val="0000FF"/>
                    <w:sz w:val="22"/>
                    <w:szCs w:val="22"/>
                  </w:rPr>
                </w:rPrChange>
              </w:rPr>
              <w:pPrChange w:id="167" w:author="안세홍" w:date="2019-07-10T10:27:00Z">
                <w:pPr>
                  <w:jc w:val="center"/>
                </w:pPr>
              </w:pPrChange>
            </w:pPr>
            <w:del w:id="168" w:author="안세홍" w:date="2019-06-14T08:42:00Z">
              <w:r w:rsidRPr="00896668" w:rsidDel="009C0844">
                <w:rPr>
                  <w:rFonts w:eastAsia="맑은 고딕"/>
                  <w:color w:val="0000FF"/>
                  <w:sz w:val="22"/>
                  <w:szCs w:val="22"/>
                  <w:rPrChange w:id="169" w:author="Phuong xinh gái" w:date="2019-07-01T21:08:00Z">
                    <w:rPr>
                      <w:rFonts w:ascii="맑은 고딕" w:eastAsia="맑은 고딕" w:hAnsi="맑은 고딕"/>
                      <w:color w:val="0000FF"/>
                      <w:sz w:val="22"/>
                      <w:szCs w:val="22"/>
                    </w:rPr>
                  </w:rPrChange>
                </w:rPr>
                <w:delText>2017.0</w:delText>
              </w:r>
              <w:r w:rsidR="0058157C" w:rsidRPr="00896668" w:rsidDel="009C0844">
                <w:rPr>
                  <w:rFonts w:eastAsia="맑은 고딕"/>
                  <w:color w:val="0000FF"/>
                  <w:sz w:val="22"/>
                  <w:szCs w:val="22"/>
                  <w:rPrChange w:id="170" w:author="Phuong xinh gái" w:date="2019-07-01T21:08:00Z">
                    <w:rPr>
                      <w:rFonts w:ascii="맑은 고딕" w:eastAsia="맑은 고딕" w:hAnsi="맑은 고딕"/>
                      <w:color w:val="0000FF"/>
                      <w:sz w:val="22"/>
                      <w:szCs w:val="22"/>
                    </w:rPr>
                  </w:rPrChange>
                </w:rPr>
                <w:delText>8</w:delText>
              </w:r>
              <w:r w:rsidR="000355C7" w:rsidRPr="00896668" w:rsidDel="009C0844">
                <w:rPr>
                  <w:rFonts w:eastAsia="맑은 고딕"/>
                  <w:color w:val="0000FF"/>
                  <w:sz w:val="22"/>
                  <w:szCs w:val="22"/>
                  <w:rPrChange w:id="171" w:author="Phuong xinh gái" w:date="2019-07-01T21:08:00Z">
                    <w:rPr>
                      <w:rFonts w:ascii="맑은 고딕" w:eastAsia="맑은 고딕" w:hAnsi="맑은 고딕"/>
                      <w:color w:val="0000FF"/>
                      <w:sz w:val="22"/>
                      <w:szCs w:val="22"/>
                    </w:rPr>
                  </w:rPrChange>
                </w:rPr>
                <w:delText>.</w:delText>
              </w:r>
              <w:r w:rsidR="00B33B3C" w:rsidRPr="00896668" w:rsidDel="009C0844">
                <w:rPr>
                  <w:rFonts w:eastAsia="맑은 고딕"/>
                  <w:color w:val="0000FF"/>
                  <w:sz w:val="22"/>
                  <w:szCs w:val="22"/>
                  <w:rPrChange w:id="172" w:author="Phuong xinh gái" w:date="2019-07-01T21:08:00Z">
                    <w:rPr>
                      <w:rFonts w:ascii="맑은 고딕" w:eastAsia="맑은 고딕" w:hAnsi="맑은 고딕"/>
                      <w:color w:val="0000FF"/>
                      <w:sz w:val="22"/>
                      <w:szCs w:val="22"/>
                    </w:rPr>
                  </w:rPrChange>
                </w:rPr>
                <w:delText>01</w:delText>
              </w:r>
            </w:del>
          </w:p>
        </w:tc>
        <w:tc>
          <w:tcPr>
            <w:tcW w:w="5472" w:type="dxa"/>
            <w:gridSpan w:val="5"/>
            <w:vAlign w:val="center"/>
            <w:tcPrChange w:id="173" w:author="안세홍" w:date="2019-07-10T10:27:00Z">
              <w:tcPr>
                <w:tcW w:w="5580" w:type="dxa"/>
                <w:gridSpan w:val="6"/>
                <w:vAlign w:val="center"/>
              </w:tcPr>
            </w:tcPrChange>
          </w:tcPr>
          <w:p w:rsidR="000355C7" w:rsidRPr="00896668" w:rsidRDefault="000355C7" w:rsidP="00BD7D03">
            <w:pPr>
              <w:jc w:val="center"/>
              <w:rPr>
                <w:rFonts w:eastAsia="맑은 고딕"/>
                <w:color w:val="0000FF"/>
                <w:sz w:val="22"/>
                <w:szCs w:val="22"/>
                <w:rPrChange w:id="174" w:author="Phuong xinh gái" w:date="2019-07-01T21:08:00Z">
                  <w:rPr>
                    <w:rFonts w:ascii="맑은 고딕" w:eastAsia="맑은 고딕" w:hAnsi="맑은 고딕"/>
                    <w:color w:val="0000FF"/>
                    <w:sz w:val="22"/>
                    <w:szCs w:val="22"/>
                  </w:rPr>
                </w:rPrChange>
              </w:rPr>
              <w:pPrChange w:id="175" w:author="안세홍" w:date="2019-07-10T10:27:00Z">
                <w:pPr>
                  <w:jc w:val="center"/>
                </w:pPr>
              </w:pPrChange>
            </w:pPr>
            <w:del w:id="176" w:author="안세홍" w:date="2019-06-14T08:42:00Z">
              <w:r w:rsidRPr="00896668" w:rsidDel="009C0844">
                <w:rPr>
                  <w:rFonts w:eastAsia="맑은 고딕" w:hint="eastAsia"/>
                  <w:color w:val="0000FF"/>
                  <w:sz w:val="22"/>
                  <w:szCs w:val="22"/>
                  <w:rPrChange w:id="177" w:author="Phuong xinh gái" w:date="2019-07-01T21:08:00Z">
                    <w:rPr>
                      <w:rFonts w:ascii="맑은 고딕" w:eastAsia="맑은 고딕" w:hAnsi="맑은 고딕" w:hint="eastAsia"/>
                      <w:color w:val="0000FF"/>
                      <w:sz w:val="22"/>
                      <w:szCs w:val="22"/>
                    </w:rPr>
                  </w:rPrChange>
                </w:rPr>
                <w:delText>규정</w:delText>
              </w:r>
              <w:r w:rsidRPr="00896668" w:rsidDel="009C0844">
                <w:rPr>
                  <w:rFonts w:eastAsia="맑은 고딕"/>
                  <w:color w:val="0000FF"/>
                  <w:sz w:val="22"/>
                  <w:szCs w:val="22"/>
                  <w:rPrChange w:id="178" w:author="Phuong xinh gái" w:date="2019-07-01T21:08:00Z">
                    <w:rPr>
                      <w:rFonts w:ascii="맑은 고딕" w:eastAsia="맑은 고딕" w:hAnsi="맑은 고딕"/>
                      <w:color w:val="0000FF"/>
                      <w:sz w:val="22"/>
                      <w:szCs w:val="22"/>
                    </w:rPr>
                  </w:rPrChange>
                </w:rPr>
                <w:delText xml:space="preserve"> </w:delText>
              </w:r>
              <w:r w:rsidRPr="00896668" w:rsidDel="009C0844">
                <w:rPr>
                  <w:rFonts w:eastAsia="맑은 고딕" w:hint="eastAsia"/>
                  <w:color w:val="0000FF"/>
                  <w:sz w:val="22"/>
                  <w:szCs w:val="22"/>
                  <w:rPrChange w:id="179" w:author="Phuong xinh gái" w:date="2019-07-01T21:08:00Z">
                    <w:rPr>
                      <w:rFonts w:ascii="맑은 고딕" w:eastAsia="맑은 고딕" w:hAnsi="맑은 고딕" w:hint="eastAsia"/>
                      <w:color w:val="0000FF"/>
                      <w:sz w:val="22"/>
                      <w:szCs w:val="22"/>
                    </w:rPr>
                  </w:rPrChange>
                </w:rPr>
                <w:delText>명칭변경</w:delText>
              </w:r>
              <w:r w:rsidRPr="00896668" w:rsidDel="009C0844">
                <w:rPr>
                  <w:rFonts w:eastAsia="맑은 고딕"/>
                  <w:color w:val="0000FF"/>
                  <w:sz w:val="22"/>
                  <w:szCs w:val="22"/>
                  <w:rPrChange w:id="180" w:author="Phuong xinh gái" w:date="2019-07-01T21:08:00Z">
                    <w:rPr>
                      <w:rFonts w:ascii="맑은 고딕" w:eastAsia="맑은 고딕" w:hAnsi="맑은 고딕"/>
                      <w:color w:val="0000FF"/>
                      <w:sz w:val="22"/>
                      <w:szCs w:val="22"/>
                    </w:rPr>
                  </w:rPrChange>
                </w:rPr>
                <w:delText xml:space="preserve"> </w:delText>
              </w:r>
              <w:r w:rsidRPr="00896668" w:rsidDel="009C0844">
                <w:rPr>
                  <w:rFonts w:eastAsia="맑은 고딕" w:hint="eastAsia"/>
                  <w:color w:val="0000FF"/>
                  <w:sz w:val="22"/>
                  <w:szCs w:val="22"/>
                  <w:rPrChange w:id="181" w:author="Phuong xinh gái" w:date="2019-07-01T21:08:00Z">
                    <w:rPr>
                      <w:rFonts w:ascii="맑은 고딕" w:eastAsia="맑은 고딕" w:hAnsi="맑은 고딕" w:hint="eastAsia"/>
                      <w:color w:val="0000FF"/>
                      <w:sz w:val="22"/>
                      <w:szCs w:val="22"/>
                    </w:rPr>
                  </w:rPrChange>
                </w:rPr>
                <w:delText>및</w:delText>
              </w:r>
              <w:r w:rsidRPr="00896668" w:rsidDel="009C0844">
                <w:rPr>
                  <w:rFonts w:eastAsia="맑은 고딕"/>
                  <w:color w:val="0000FF"/>
                  <w:sz w:val="22"/>
                  <w:szCs w:val="22"/>
                  <w:rPrChange w:id="182" w:author="Phuong xinh gái" w:date="2019-07-01T21:08:00Z">
                    <w:rPr>
                      <w:rFonts w:ascii="맑은 고딕" w:eastAsia="맑은 고딕" w:hAnsi="맑은 고딕"/>
                      <w:color w:val="0000FF"/>
                      <w:sz w:val="22"/>
                      <w:szCs w:val="22"/>
                    </w:rPr>
                  </w:rPrChange>
                </w:rPr>
                <w:delText xml:space="preserve"> </w:delText>
              </w:r>
              <w:r w:rsidRPr="00896668" w:rsidDel="009C0844">
                <w:rPr>
                  <w:rFonts w:eastAsia="맑은 고딕" w:hint="eastAsia"/>
                  <w:color w:val="0000FF"/>
                  <w:sz w:val="22"/>
                  <w:szCs w:val="22"/>
                  <w:rPrChange w:id="183" w:author="Phuong xinh gái" w:date="2019-07-01T21:08:00Z">
                    <w:rPr>
                      <w:rFonts w:ascii="맑은 고딕" w:eastAsia="맑은 고딕" w:hAnsi="맑은 고딕" w:hint="eastAsia"/>
                      <w:color w:val="0000FF"/>
                      <w:sz w:val="22"/>
                      <w:szCs w:val="22"/>
                    </w:rPr>
                  </w:rPrChange>
                </w:rPr>
                <w:delText>전면개정</w:delText>
              </w:r>
            </w:del>
          </w:p>
        </w:tc>
        <w:tc>
          <w:tcPr>
            <w:tcW w:w="1980" w:type="dxa"/>
            <w:vAlign w:val="center"/>
            <w:tcPrChange w:id="184" w:author="안세홍" w:date="2019-07-10T10:27:00Z">
              <w:tcPr>
                <w:tcW w:w="1980" w:type="dxa"/>
                <w:vAlign w:val="center"/>
              </w:tcPr>
            </w:tcPrChange>
          </w:tcPr>
          <w:p w:rsidR="000355C7" w:rsidRPr="00896668" w:rsidDel="009C0844" w:rsidRDefault="000355C7" w:rsidP="00BD7D03">
            <w:pPr>
              <w:jc w:val="center"/>
              <w:rPr>
                <w:del w:id="185" w:author="안세홍" w:date="2019-06-14T08:42:00Z"/>
                <w:rFonts w:eastAsia="맑은 고딕"/>
                <w:color w:val="0000FF"/>
                <w:sz w:val="22"/>
                <w:szCs w:val="22"/>
                <w:rPrChange w:id="186" w:author="Phuong xinh gái" w:date="2019-07-01T21:08:00Z">
                  <w:rPr>
                    <w:del w:id="187" w:author="안세홍" w:date="2019-06-14T08:42:00Z"/>
                    <w:rFonts w:ascii="맑은 고딕" w:eastAsia="맑은 고딕" w:hAnsi="맑은 고딕"/>
                    <w:color w:val="0000FF"/>
                    <w:sz w:val="22"/>
                    <w:szCs w:val="22"/>
                  </w:rPr>
                </w:rPrChange>
              </w:rPr>
              <w:pPrChange w:id="188" w:author="안세홍" w:date="2019-07-10T10:27:00Z">
                <w:pPr>
                  <w:jc w:val="center"/>
                </w:pPr>
              </w:pPrChange>
            </w:pPr>
            <w:del w:id="189" w:author="안세홍" w:date="2019-06-14T08:42:00Z">
              <w:r w:rsidRPr="00896668" w:rsidDel="009C0844">
                <w:rPr>
                  <w:rFonts w:eastAsia="맑은 고딕" w:hint="eastAsia"/>
                  <w:color w:val="0000FF"/>
                  <w:sz w:val="22"/>
                  <w:szCs w:val="22"/>
                  <w:rPrChange w:id="190" w:author="Phuong xinh gái" w:date="2019-07-01T21:08:00Z">
                    <w:rPr>
                      <w:rFonts w:ascii="맑은 고딕" w:eastAsia="맑은 고딕" w:hAnsi="맑은 고딕" w:hint="eastAsia"/>
                      <w:color w:val="0000FF"/>
                      <w:sz w:val="22"/>
                      <w:szCs w:val="22"/>
                    </w:rPr>
                  </w:rPrChange>
                </w:rPr>
                <w:delText>총무안전환경팀</w:delText>
              </w:r>
            </w:del>
          </w:p>
          <w:p w:rsidR="000355C7" w:rsidRPr="00896668" w:rsidDel="009C0844" w:rsidRDefault="000355C7" w:rsidP="00BD7D03">
            <w:pPr>
              <w:jc w:val="center"/>
              <w:rPr>
                <w:del w:id="191" w:author="안세홍" w:date="2019-06-14T08:42:00Z"/>
                <w:rFonts w:eastAsia="맑은 고딕"/>
                <w:color w:val="0000FF"/>
                <w:sz w:val="22"/>
                <w:szCs w:val="22"/>
                <w:rPrChange w:id="192" w:author="Phuong xinh gái" w:date="2019-07-01T21:08:00Z">
                  <w:rPr>
                    <w:del w:id="193" w:author="안세홍" w:date="2019-06-14T08:42:00Z"/>
                    <w:rFonts w:ascii="맑은 고딕" w:eastAsia="맑은 고딕" w:hAnsi="맑은 고딕"/>
                    <w:color w:val="0000FF"/>
                    <w:sz w:val="22"/>
                    <w:szCs w:val="22"/>
                  </w:rPr>
                </w:rPrChange>
              </w:rPr>
              <w:pPrChange w:id="194" w:author="안세홍" w:date="2019-07-10T10:27:00Z">
                <w:pPr>
                  <w:jc w:val="center"/>
                </w:pPr>
              </w:pPrChange>
            </w:pPr>
            <w:del w:id="195" w:author="안세홍" w:date="2019-06-14T08:42:00Z">
              <w:r w:rsidRPr="00896668" w:rsidDel="009C0844">
                <w:rPr>
                  <w:rFonts w:eastAsia="맑은 고딕" w:hint="eastAsia"/>
                  <w:color w:val="0000FF"/>
                  <w:sz w:val="22"/>
                  <w:szCs w:val="22"/>
                  <w:rPrChange w:id="196" w:author="Phuong xinh gái" w:date="2019-07-01T21:08:00Z">
                    <w:rPr>
                      <w:rFonts w:ascii="맑은 고딕" w:eastAsia="맑은 고딕" w:hAnsi="맑은 고딕" w:hint="eastAsia"/>
                      <w:color w:val="0000FF"/>
                      <w:sz w:val="22"/>
                      <w:szCs w:val="22"/>
                    </w:rPr>
                  </w:rPrChange>
                </w:rPr>
                <w:delText>부장</w:delText>
              </w:r>
              <w:r w:rsidRPr="00896668" w:rsidDel="009C0844">
                <w:rPr>
                  <w:rFonts w:eastAsia="맑은 고딕"/>
                  <w:color w:val="0000FF"/>
                  <w:sz w:val="22"/>
                  <w:szCs w:val="22"/>
                  <w:rPrChange w:id="197" w:author="Phuong xinh gái" w:date="2019-07-01T21:08:00Z">
                    <w:rPr>
                      <w:rFonts w:ascii="맑은 고딕" w:eastAsia="맑은 고딕" w:hAnsi="맑은 고딕"/>
                      <w:color w:val="0000FF"/>
                      <w:sz w:val="22"/>
                      <w:szCs w:val="22"/>
                    </w:rPr>
                  </w:rPrChange>
                </w:rPr>
                <w:delText xml:space="preserve"> </w:delText>
              </w:r>
              <w:r w:rsidRPr="00896668" w:rsidDel="009C0844">
                <w:rPr>
                  <w:rFonts w:eastAsia="맑은 고딕" w:hint="eastAsia"/>
                  <w:color w:val="0000FF"/>
                  <w:sz w:val="22"/>
                  <w:szCs w:val="22"/>
                  <w:rPrChange w:id="198" w:author="Phuong xinh gái" w:date="2019-07-01T21:08:00Z">
                    <w:rPr>
                      <w:rFonts w:ascii="맑은 고딕" w:eastAsia="맑은 고딕" w:hAnsi="맑은 고딕" w:hint="eastAsia"/>
                      <w:color w:val="0000FF"/>
                      <w:sz w:val="22"/>
                      <w:szCs w:val="22"/>
                    </w:rPr>
                  </w:rPrChange>
                </w:rPr>
                <w:delText>고중학</w:delText>
              </w:r>
            </w:del>
          </w:p>
          <w:p w:rsidR="000355C7" w:rsidRPr="00896668" w:rsidRDefault="000355C7" w:rsidP="00BD7D03">
            <w:pPr>
              <w:jc w:val="center"/>
              <w:rPr>
                <w:rFonts w:eastAsia="맑은 고딕"/>
                <w:color w:val="0000FF"/>
                <w:sz w:val="22"/>
                <w:szCs w:val="22"/>
                <w:rPrChange w:id="199" w:author="Phuong xinh gái" w:date="2019-07-01T21:08:00Z">
                  <w:rPr>
                    <w:rFonts w:ascii="맑은 고딕" w:eastAsia="맑은 고딕" w:hAnsi="맑은 고딕"/>
                    <w:color w:val="0000FF"/>
                    <w:sz w:val="22"/>
                    <w:szCs w:val="22"/>
                  </w:rPr>
                </w:rPrChange>
              </w:rPr>
              <w:pPrChange w:id="200" w:author="안세홍" w:date="2019-07-10T10:27:00Z">
                <w:pPr>
                  <w:jc w:val="center"/>
                </w:pPr>
              </w:pPrChange>
            </w:pPr>
            <w:del w:id="201" w:author="안세홍" w:date="2019-06-14T08:42:00Z">
              <w:r w:rsidRPr="00896668" w:rsidDel="009C0844">
                <w:rPr>
                  <w:rFonts w:eastAsia="맑은 고딕" w:hint="eastAsia"/>
                  <w:color w:val="0000FF"/>
                  <w:sz w:val="22"/>
                  <w:szCs w:val="22"/>
                  <w:rPrChange w:id="202" w:author="Phuong xinh gái" w:date="2019-07-01T21:08:00Z">
                    <w:rPr>
                      <w:rFonts w:ascii="맑은 고딕" w:eastAsia="맑은 고딕" w:hAnsi="맑은 고딕" w:hint="eastAsia"/>
                      <w:color w:val="0000FF"/>
                      <w:sz w:val="22"/>
                      <w:szCs w:val="22"/>
                    </w:rPr>
                  </w:rPrChange>
                </w:rPr>
                <w:delText>과장</w:delText>
              </w:r>
              <w:r w:rsidRPr="00896668" w:rsidDel="009C0844">
                <w:rPr>
                  <w:rFonts w:eastAsia="맑은 고딕"/>
                  <w:color w:val="0000FF"/>
                  <w:sz w:val="22"/>
                  <w:szCs w:val="22"/>
                  <w:rPrChange w:id="203" w:author="Phuong xinh gái" w:date="2019-07-01T21:08:00Z">
                    <w:rPr>
                      <w:rFonts w:ascii="맑은 고딕" w:eastAsia="맑은 고딕" w:hAnsi="맑은 고딕"/>
                      <w:color w:val="0000FF"/>
                      <w:sz w:val="22"/>
                      <w:szCs w:val="22"/>
                    </w:rPr>
                  </w:rPrChange>
                </w:rPr>
                <w:delText xml:space="preserve"> </w:delText>
              </w:r>
              <w:r w:rsidRPr="00896668" w:rsidDel="009C0844">
                <w:rPr>
                  <w:rFonts w:eastAsia="맑은 고딕" w:hint="eastAsia"/>
                  <w:color w:val="0000FF"/>
                  <w:sz w:val="22"/>
                  <w:szCs w:val="22"/>
                  <w:rPrChange w:id="204" w:author="Phuong xinh gái" w:date="2019-07-01T21:08:00Z">
                    <w:rPr>
                      <w:rFonts w:ascii="맑은 고딕" w:eastAsia="맑은 고딕" w:hAnsi="맑은 고딕" w:hint="eastAsia"/>
                      <w:color w:val="0000FF"/>
                      <w:sz w:val="22"/>
                      <w:szCs w:val="22"/>
                    </w:rPr>
                  </w:rPrChange>
                </w:rPr>
                <w:delText>최재호</w:delText>
              </w:r>
            </w:del>
          </w:p>
        </w:tc>
      </w:tr>
      <w:tr w:rsidR="000C0824" w:rsidRPr="00896668" w:rsidTr="00BD7D03">
        <w:tblPrEx>
          <w:tblPrExChange w:id="205" w:author="안세홍" w:date="2019-07-10T10:27:00Z">
            <w:tblPrEx>
              <w:tblW w:w="0" w:type="auto"/>
            </w:tblPrEx>
          </w:tblPrExChange>
        </w:tblPrEx>
        <w:trPr>
          <w:trHeight w:val="1134"/>
          <w:trPrChange w:id="206" w:author="안세홍" w:date="2019-07-10T10:27:00Z">
            <w:trPr>
              <w:trHeight w:val="1031"/>
            </w:trPr>
          </w:trPrChange>
        </w:trPr>
        <w:tc>
          <w:tcPr>
            <w:tcW w:w="720" w:type="dxa"/>
            <w:vAlign w:val="center"/>
            <w:tcPrChange w:id="207" w:author="안세홍" w:date="2019-07-10T10:27:00Z">
              <w:tcPr>
                <w:tcW w:w="720" w:type="dxa"/>
                <w:vAlign w:val="center"/>
              </w:tcPr>
            </w:tcPrChange>
          </w:tcPr>
          <w:p w:rsidR="000C0824" w:rsidRPr="00896668" w:rsidDel="00BD7D03" w:rsidRDefault="000C0824" w:rsidP="00BD7D03">
            <w:pPr>
              <w:jc w:val="center"/>
              <w:rPr>
                <w:del w:id="208" w:author="안세홍" w:date="2019-07-10T10:27:00Z"/>
                <w:rFonts w:eastAsia="맑은 고딕"/>
                <w:sz w:val="22"/>
                <w:szCs w:val="22"/>
                <w:rPrChange w:id="209" w:author="Phuong xinh gái" w:date="2019-07-01T21:08:00Z">
                  <w:rPr>
                    <w:del w:id="210" w:author="안세홍" w:date="2019-07-10T10:27:00Z"/>
                    <w:rFonts w:ascii="맑은 고딕" w:eastAsia="맑은 고딕" w:hAnsi="맑은 고딕"/>
                    <w:sz w:val="22"/>
                    <w:szCs w:val="22"/>
                  </w:rPr>
                </w:rPrChange>
              </w:rPr>
              <w:pPrChange w:id="211" w:author="안세홍" w:date="2019-07-10T10:27:00Z">
                <w:pPr>
                  <w:jc w:val="center"/>
                </w:pPr>
              </w:pPrChange>
            </w:pPr>
          </w:p>
          <w:p w:rsidR="000C0824" w:rsidRPr="00896668" w:rsidDel="00BD7D03" w:rsidRDefault="000C0824" w:rsidP="00BD7D03">
            <w:pPr>
              <w:jc w:val="center"/>
              <w:rPr>
                <w:del w:id="212" w:author="안세홍" w:date="2019-07-10T10:27:00Z"/>
                <w:rFonts w:eastAsia="맑은 고딕"/>
                <w:sz w:val="22"/>
                <w:szCs w:val="22"/>
                <w:rPrChange w:id="213" w:author="Phuong xinh gái" w:date="2019-07-01T21:08:00Z">
                  <w:rPr>
                    <w:del w:id="214" w:author="안세홍" w:date="2019-07-10T10:27:00Z"/>
                    <w:rFonts w:ascii="맑은 고딕" w:eastAsia="맑은 고딕" w:hAnsi="맑은 고딕"/>
                    <w:sz w:val="22"/>
                    <w:szCs w:val="22"/>
                  </w:rPr>
                </w:rPrChange>
              </w:rPr>
              <w:pPrChange w:id="215" w:author="안세홍" w:date="2019-07-10T10:27:00Z">
                <w:pPr>
                  <w:jc w:val="center"/>
                </w:pPr>
              </w:pPrChange>
            </w:pPr>
            <w:r w:rsidRPr="00896668">
              <w:rPr>
                <w:rFonts w:eastAsia="맑은 고딕"/>
                <w:sz w:val="22"/>
                <w:szCs w:val="22"/>
                <w:rPrChange w:id="216" w:author="Phuong xinh gái" w:date="2019-07-01T21:08:00Z">
                  <w:rPr>
                    <w:rFonts w:ascii="맑은 고딕" w:eastAsia="맑은 고딕" w:hAnsi="맑은 고딕"/>
                    <w:sz w:val="22"/>
                    <w:szCs w:val="22"/>
                  </w:rPr>
                </w:rPrChange>
              </w:rPr>
              <w:t>0</w:t>
            </w:r>
          </w:p>
          <w:p w:rsidR="000C0824" w:rsidRPr="00896668" w:rsidRDefault="000C0824" w:rsidP="00BD7D03">
            <w:pPr>
              <w:jc w:val="center"/>
              <w:rPr>
                <w:rFonts w:eastAsia="맑은 고딕"/>
                <w:sz w:val="22"/>
                <w:szCs w:val="22"/>
                <w:rPrChange w:id="217" w:author="Phuong xinh gái" w:date="2019-07-01T21:08:00Z">
                  <w:rPr>
                    <w:rFonts w:ascii="맑은 고딕" w:eastAsia="맑은 고딕" w:hAnsi="맑은 고딕"/>
                    <w:sz w:val="22"/>
                    <w:szCs w:val="22"/>
                  </w:rPr>
                </w:rPrChange>
              </w:rPr>
              <w:pPrChange w:id="218" w:author="안세홍" w:date="2019-07-10T10:27:00Z">
                <w:pPr>
                  <w:jc w:val="center"/>
                </w:pPr>
              </w:pPrChange>
            </w:pPr>
          </w:p>
        </w:tc>
        <w:tc>
          <w:tcPr>
            <w:tcW w:w="1548" w:type="dxa"/>
            <w:vAlign w:val="center"/>
            <w:tcPrChange w:id="219" w:author="안세홍" w:date="2019-07-10T10:27:00Z">
              <w:tcPr>
                <w:tcW w:w="1440" w:type="dxa"/>
                <w:vAlign w:val="center"/>
              </w:tcPr>
            </w:tcPrChange>
          </w:tcPr>
          <w:p w:rsidR="000C0824" w:rsidRPr="00896668" w:rsidDel="00BD7D03" w:rsidRDefault="000C0824" w:rsidP="00BD7D03">
            <w:pPr>
              <w:jc w:val="center"/>
              <w:rPr>
                <w:ins w:id="220" w:author="Phuong xinh gái" w:date="2019-07-01T20:08:00Z"/>
                <w:del w:id="221" w:author="안세홍" w:date="2019-07-10T10:27:00Z"/>
                <w:rFonts w:eastAsia="맑은 고딕"/>
                <w:sz w:val="22"/>
                <w:szCs w:val="22"/>
              </w:rPr>
              <w:pPrChange w:id="222" w:author="안세홍" w:date="2019-07-10T10:27:00Z">
                <w:pPr>
                  <w:jc w:val="center"/>
                </w:pPr>
              </w:pPrChange>
            </w:pPr>
          </w:p>
          <w:p w:rsidR="000C0824" w:rsidRPr="00896668" w:rsidRDefault="000C0824" w:rsidP="00BD7D03">
            <w:pPr>
              <w:jc w:val="center"/>
              <w:rPr>
                <w:ins w:id="223" w:author="Phuong xinh gái" w:date="2019-07-01T20:08:00Z"/>
                <w:rFonts w:eastAsia="맑은 고딕"/>
                <w:sz w:val="22"/>
                <w:szCs w:val="22"/>
              </w:rPr>
              <w:pPrChange w:id="224" w:author="안세홍" w:date="2019-07-10T10:27:00Z">
                <w:pPr>
                  <w:jc w:val="center"/>
                </w:pPr>
              </w:pPrChange>
            </w:pPr>
            <w:ins w:id="225" w:author="Phuong xinh gái" w:date="2019-07-01T20:08:00Z">
              <w:r w:rsidRPr="00896668">
                <w:rPr>
                  <w:rFonts w:eastAsia="맑은 고딕"/>
                  <w:sz w:val="22"/>
                  <w:szCs w:val="22"/>
                </w:rPr>
                <w:t>2019.06.01</w:t>
              </w:r>
            </w:ins>
          </w:p>
          <w:p w:rsidR="000C0824" w:rsidRPr="00896668" w:rsidRDefault="000C0824" w:rsidP="00BD7D03">
            <w:pPr>
              <w:jc w:val="center"/>
              <w:rPr>
                <w:rFonts w:eastAsia="맑은 고딕"/>
                <w:color w:val="000000"/>
                <w:sz w:val="22"/>
                <w:szCs w:val="22"/>
                <w:rPrChange w:id="226" w:author="Phuong xinh gái" w:date="2019-07-01T21:08:00Z">
                  <w:rPr>
                    <w:rFonts w:ascii="맑은 고딕" w:eastAsia="맑은 고딕" w:hAnsi="맑은 고딕"/>
                    <w:color w:val="000000"/>
                    <w:sz w:val="22"/>
                    <w:szCs w:val="22"/>
                  </w:rPr>
                </w:rPrChange>
              </w:rPr>
              <w:pPrChange w:id="227" w:author="안세홍" w:date="2019-07-10T10:27:00Z">
                <w:pPr>
                  <w:jc w:val="center"/>
                </w:pPr>
              </w:pPrChange>
            </w:pPr>
            <w:ins w:id="228" w:author="Phuong xinh gái" w:date="2019-07-01T20:08:00Z">
              <w:r w:rsidRPr="00896668">
                <w:rPr>
                  <w:rFonts w:eastAsia="맑은 고딕"/>
                  <w:sz w:val="22"/>
                  <w:szCs w:val="22"/>
                </w:rPr>
                <w:t>Ngày 1/6/2019</w:t>
              </w:r>
            </w:ins>
            <w:del w:id="229" w:author="Phuong xinh gái" w:date="2019-07-01T20:08:00Z">
              <w:r w:rsidRPr="00896668" w:rsidDel="00DB54E8">
                <w:rPr>
                  <w:rFonts w:eastAsia="맑은 고딕"/>
                  <w:color w:val="000000"/>
                  <w:sz w:val="22"/>
                  <w:szCs w:val="22"/>
                  <w:rPrChange w:id="230" w:author="Phuong xinh gái" w:date="2019-07-01T21:08:00Z">
                    <w:rPr>
                      <w:rFonts w:ascii="맑은 고딕" w:eastAsia="맑은 고딕" w:hAnsi="맑은 고딕"/>
                      <w:color w:val="000000"/>
                      <w:sz w:val="22"/>
                      <w:szCs w:val="22"/>
                    </w:rPr>
                  </w:rPrChange>
                </w:rPr>
                <w:delText>2013.04.01</w:delText>
              </w:r>
            </w:del>
            <w:ins w:id="231" w:author="안세홍" w:date="2019-06-14T08:42:00Z">
              <w:del w:id="232" w:author="Phuong xinh gái" w:date="2019-07-01T20:08:00Z">
                <w:r w:rsidRPr="00896668" w:rsidDel="00DB54E8">
                  <w:rPr>
                    <w:rFonts w:eastAsia="맑은 고딕"/>
                    <w:color w:val="000000"/>
                    <w:sz w:val="22"/>
                    <w:szCs w:val="22"/>
                    <w:rPrChange w:id="233" w:author="Phuong xinh gái" w:date="2019-07-01T21:08:00Z">
                      <w:rPr>
                        <w:rFonts w:ascii="맑은 고딕" w:eastAsia="맑은 고딕" w:hAnsi="맑은 고딕"/>
                        <w:color w:val="000000"/>
                        <w:sz w:val="22"/>
                        <w:szCs w:val="22"/>
                      </w:rPr>
                    </w:rPrChange>
                  </w:rPr>
                  <w:delText>9.06.01</w:delText>
                </w:r>
              </w:del>
            </w:ins>
          </w:p>
        </w:tc>
        <w:tc>
          <w:tcPr>
            <w:tcW w:w="5472" w:type="dxa"/>
            <w:gridSpan w:val="5"/>
            <w:vAlign w:val="center"/>
            <w:tcPrChange w:id="234" w:author="안세홍" w:date="2019-07-10T10:27:00Z">
              <w:tcPr>
                <w:tcW w:w="5580" w:type="dxa"/>
                <w:gridSpan w:val="6"/>
                <w:vAlign w:val="center"/>
              </w:tcPr>
            </w:tcPrChange>
          </w:tcPr>
          <w:p w:rsidR="000C0824" w:rsidRPr="00896668" w:rsidDel="00BD7D03" w:rsidRDefault="000C0824" w:rsidP="00BD7D03">
            <w:pPr>
              <w:jc w:val="center"/>
              <w:rPr>
                <w:ins w:id="235" w:author="Phuong xinh gái" w:date="2019-07-01T20:08:00Z"/>
                <w:del w:id="236" w:author="안세홍" w:date="2019-07-10T10:27:00Z"/>
                <w:rFonts w:eastAsia="맑은 고딕"/>
                <w:sz w:val="22"/>
                <w:szCs w:val="22"/>
              </w:rPr>
              <w:pPrChange w:id="237" w:author="안세홍" w:date="2019-07-10T10:27:00Z">
                <w:pPr>
                  <w:jc w:val="center"/>
                </w:pPr>
              </w:pPrChange>
            </w:pPr>
          </w:p>
          <w:p w:rsidR="000C0824" w:rsidRPr="00896668" w:rsidRDefault="000C0824" w:rsidP="00BD7D03">
            <w:pPr>
              <w:jc w:val="center"/>
              <w:rPr>
                <w:ins w:id="238" w:author="Phuong xinh gái" w:date="2019-07-01T20:08:00Z"/>
                <w:rFonts w:eastAsia="맑은 고딕"/>
                <w:sz w:val="22"/>
                <w:szCs w:val="22"/>
              </w:rPr>
              <w:pPrChange w:id="239" w:author="안세홍" w:date="2019-07-10T10:27:00Z">
                <w:pPr>
                  <w:jc w:val="center"/>
                </w:pPr>
              </w:pPrChange>
            </w:pPr>
            <w:ins w:id="240" w:author="Phuong xinh gái" w:date="2019-07-01T20:08:00Z">
              <w:r w:rsidRPr="00896668">
                <w:rPr>
                  <w:rFonts w:eastAsia="맑은 고딕" w:hint="eastAsia"/>
                  <w:sz w:val="22"/>
                  <w:szCs w:val="22"/>
                </w:rPr>
                <w:t>최</w:t>
              </w:r>
              <w:r w:rsidRPr="00896668">
                <w:rPr>
                  <w:rFonts w:eastAsia="맑은 고딕"/>
                  <w:sz w:val="22"/>
                  <w:szCs w:val="22"/>
                </w:rPr>
                <w:t xml:space="preserve">  </w:t>
              </w:r>
              <w:r w:rsidRPr="00896668">
                <w:rPr>
                  <w:rFonts w:eastAsia="맑은 고딕" w:hint="eastAsia"/>
                  <w:sz w:val="22"/>
                  <w:szCs w:val="22"/>
                </w:rPr>
                <w:t>초</w:t>
              </w:r>
              <w:r w:rsidRPr="00896668">
                <w:rPr>
                  <w:rFonts w:eastAsia="맑은 고딕"/>
                  <w:sz w:val="22"/>
                  <w:szCs w:val="22"/>
                </w:rPr>
                <w:t xml:space="preserve">  </w:t>
              </w:r>
              <w:r w:rsidRPr="00896668">
                <w:rPr>
                  <w:rFonts w:eastAsia="맑은 고딕" w:hint="eastAsia"/>
                  <w:sz w:val="22"/>
                  <w:szCs w:val="22"/>
                </w:rPr>
                <w:t>작</w:t>
              </w:r>
              <w:r w:rsidRPr="00896668">
                <w:rPr>
                  <w:rFonts w:eastAsia="맑은 고딕"/>
                  <w:sz w:val="22"/>
                  <w:szCs w:val="22"/>
                </w:rPr>
                <w:t xml:space="preserve">  </w:t>
              </w:r>
              <w:r w:rsidRPr="00896668">
                <w:rPr>
                  <w:rFonts w:eastAsia="맑은 고딕" w:hint="eastAsia"/>
                  <w:sz w:val="22"/>
                  <w:szCs w:val="22"/>
                </w:rPr>
                <w:t>성</w:t>
              </w:r>
            </w:ins>
          </w:p>
          <w:p w:rsidR="000C0824" w:rsidRPr="00896668" w:rsidRDefault="000C0824" w:rsidP="00BD7D03">
            <w:pPr>
              <w:jc w:val="center"/>
              <w:rPr>
                <w:rFonts w:eastAsia="맑은 고딕"/>
                <w:color w:val="000000"/>
                <w:sz w:val="22"/>
                <w:szCs w:val="22"/>
                <w:rPrChange w:id="241" w:author="Phuong xinh gái" w:date="2019-07-01T21:08:00Z">
                  <w:rPr>
                    <w:rFonts w:ascii="맑은 고딕" w:eastAsia="맑은 고딕" w:hAnsi="맑은 고딕"/>
                    <w:color w:val="000000"/>
                    <w:sz w:val="22"/>
                    <w:szCs w:val="22"/>
                  </w:rPr>
                </w:rPrChange>
              </w:rPr>
              <w:pPrChange w:id="242" w:author="안세홍" w:date="2019-07-10T10:27:00Z">
                <w:pPr>
                  <w:jc w:val="center"/>
                </w:pPr>
              </w:pPrChange>
            </w:pPr>
            <w:ins w:id="243" w:author="Phuong xinh gái" w:date="2019-07-01T20:08:00Z">
              <w:r w:rsidRPr="00896668">
                <w:rPr>
                  <w:rFonts w:eastAsia="맑은 고딕"/>
                  <w:sz w:val="22"/>
                  <w:szCs w:val="22"/>
                </w:rPr>
                <w:t>Soạn lần đầu</w:t>
              </w:r>
            </w:ins>
            <w:del w:id="244" w:author="Phuong xinh gái" w:date="2019-07-01T20:08:00Z">
              <w:r w:rsidRPr="00896668" w:rsidDel="00DB54E8">
                <w:rPr>
                  <w:rFonts w:eastAsia="맑은 고딕" w:hint="eastAsia"/>
                  <w:color w:val="000000"/>
                  <w:sz w:val="22"/>
                  <w:szCs w:val="22"/>
                  <w:rPrChange w:id="245" w:author="Phuong xinh gái" w:date="2019-07-01T21:08:00Z">
                    <w:rPr>
                      <w:rFonts w:ascii="맑은 고딕" w:eastAsia="맑은 고딕" w:hAnsi="맑은 고딕" w:hint="eastAsia"/>
                      <w:color w:val="000000"/>
                      <w:sz w:val="22"/>
                      <w:szCs w:val="22"/>
                    </w:rPr>
                  </w:rPrChange>
                </w:rPr>
                <w:delText>최</w:delText>
              </w:r>
              <w:r w:rsidRPr="00896668" w:rsidDel="00DB54E8">
                <w:rPr>
                  <w:rFonts w:eastAsia="맑은 고딕"/>
                  <w:color w:val="000000"/>
                  <w:sz w:val="22"/>
                  <w:szCs w:val="22"/>
                  <w:rPrChange w:id="246" w:author="Phuong xinh gái" w:date="2019-07-01T21:08:00Z">
                    <w:rPr>
                      <w:rFonts w:ascii="맑은 고딕" w:eastAsia="맑은 고딕" w:hAnsi="맑은 고딕"/>
                      <w:color w:val="000000"/>
                      <w:sz w:val="22"/>
                      <w:szCs w:val="22"/>
                    </w:rPr>
                  </w:rPrChange>
                </w:rPr>
                <w:delText xml:space="preserve"> </w:delText>
              </w:r>
              <w:r w:rsidRPr="00896668" w:rsidDel="00DB54E8">
                <w:rPr>
                  <w:rFonts w:eastAsia="맑은 고딕" w:hint="eastAsia"/>
                  <w:color w:val="000000"/>
                  <w:sz w:val="22"/>
                  <w:szCs w:val="22"/>
                  <w:rPrChange w:id="247" w:author="Phuong xinh gái" w:date="2019-07-01T21:08:00Z">
                    <w:rPr>
                      <w:rFonts w:ascii="맑은 고딕" w:eastAsia="맑은 고딕" w:hAnsi="맑은 고딕" w:hint="eastAsia"/>
                      <w:color w:val="000000"/>
                      <w:sz w:val="22"/>
                      <w:szCs w:val="22"/>
                    </w:rPr>
                  </w:rPrChange>
                </w:rPr>
                <w:delText>초</w:delText>
              </w:r>
              <w:r w:rsidRPr="00896668" w:rsidDel="00DB54E8">
                <w:rPr>
                  <w:rFonts w:eastAsia="맑은 고딕"/>
                  <w:color w:val="000000"/>
                  <w:sz w:val="22"/>
                  <w:szCs w:val="22"/>
                  <w:rPrChange w:id="248" w:author="Phuong xinh gái" w:date="2019-07-01T21:08:00Z">
                    <w:rPr>
                      <w:rFonts w:ascii="맑은 고딕" w:eastAsia="맑은 고딕" w:hAnsi="맑은 고딕"/>
                      <w:color w:val="000000"/>
                      <w:sz w:val="22"/>
                      <w:szCs w:val="22"/>
                    </w:rPr>
                  </w:rPrChange>
                </w:rPr>
                <w:delText xml:space="preserve"> </w:delText>
              </w:r>
              <w:r w:rsidRPr="00896668" w:rsidDel="00DB54E8">
                <w:rPr>
                  <w:rFonts w:eastAsia="맑은 고딕" w:hint="eastAsia"/>
                  <w:color w:val="000000"/>
                  <w:sz w:val="22"/>
                  <w:szCs w:val="22"/>
                  <w:rPrChange w:id="249" w:author="Phuong xinh gái" w:date="2019-07-01T21:08:00Z">
                    <w:rPr>
                      <w:rFonts w:ascii="맑은 고딕" w:eastAsia="맑은 고딕" w:hAnsi="맑은 고딕" w:hint="eastAsia"/>
                      <w:color w:val="000000"/>
                      <w:sz w:val="22"/>
                      <w:szCs w:val="22"/>
                    </w:rPr>
                  </w:rPrChange>
                </w:rPr>
                <w:delText>작</w:delText>
              </w:r>
              <w:r w:rsidRPr="00896668" w:rsidDel="00DB54E8">
                <w:rPr>
                  <w:rFonts w:eastAsia="맑은 고딕"/>
                  <w:color w:val="000000"/>
                  <w:sz w:val="22"/>
                  <w:szCs w:val="22"/>
                  <w:rPrChange w:id="250" w:author="Phuong xinh gái" w:date="2019-07-01T21:08:00Z">
                    <w:rPr>
                      <w:rFonts w:ascii="맑은 고딕" w:eastAsia="맑은 고딕" w:hAnsi="맑은 고딕"/>
                      <w:color w:val="000000"/>
                      <w:sz w:val="22"/>
                      <w:szCs w:val="22"/>
                    </w:rPr>
                  </w:rPrChange>
                </w:rPr>
                <w:delText xml:space="preserve"> </w:delText>
              </w:r>
              <w:r w:rsidRPr="00896668" w:rsidDel="00DB54E8">
                <w:rPr>
                  <w:rFonts w:eastAsia="맑은 고딕" w:hint="eastAsia"/>
                  <w:color w:val="000000"/>
                  <w:sz w:val="22"/>
                  <w:szCs w:val="22"/>
                  <w:rPrChange w:id="251" w:author="Phuong xinh gái" w:date="2019-07-01T21:08:00Z">
                    <w:rPr>
                      <w:rFonts w:ascii="맑은 고딕" w:eastAsia="맑은 고딕" w:hAnsi="맑은 고딕" w:hint="eastAsia"/>
                      <w:color w:val="000000"/>
                      <w:sz w:val="22"/>
                      <w:szCs w:val="22"/>
                    </w:rPr>
                  </w:rPrChange>
                </w:rPr>
                <w:delText>성</w:delText>
              </w:r>
            </w:del>
          </w:p>
        </w:tc>
        <w:tc>
          <w:tcPr>
            <w:tcW w:w="1980" w:type="dxa"/>
            <w:vAlign w:val="center"/>
            <w:tcPrChange w:id="252" w:author="안세홍" w:date="2019-07-10T10:27:00Z">
              <w:tcPr>
                <w:tcW w:w="1980" w:type="dxa"/>
                <w:vAlign w:val="center"/>
              </w:tcPr>
            </w:tcPrChange>
          </w:tcPr>
          <w:p w:rsidR="000C0824" w:rsidRPr="00896668" w:rsidRDefault="000C0824" w:rsidP="00BD7D03">
            <w:pPr>
              <w:jc w:val="center"/>
              <w:rPr>
                <w:ins w:id="253" w:author="안세홍" w:date="2019-06-14T08:42:00Z"/>
                <w:rFonts w:eastAsia="맑은 고딕"/>
                <w:sz w:val="22"/>
                <w:szCs w:val="22"/>
                <w:rPrChange w:id="254" w:author="Phuong xinh gái" w:date="2019-07-01T21:08:00Z">
                  <w:rPr>
                    <w:ins w:id="255" w:author="안세홍" w:date="2019-06-14T08:42:00Z"/>
                    <w:rFonts w:ascii="맑은 고딕" w:eastAsia="맑은 고딕" w:hAnsi="맑은 고딕"/>
                    <w:sz w:val="22"/>
                    <w:szCs w:val="22"/>
                  </w:rPr>
                </w:rPrChange>
              </w:rPr>
              <w:pPrChange w:id="256" w:author="안세홍" w:date="2019-07-10T10:27:00Z">
                <w:pPr>
                  <w:jc w:val="center"/>
                </w:pPr>
              </w:pPrChange>
            </w:pPr>
            <w:ins w:id="257" w:author="안세홍" w:date="2019-06-14T08:42:00Z">
              <w:r w:rsidRPr="00896668">
                <w:rPr>
                  <w:rFonts w:eastAsia="맑은 고딕" w:hint="eastAsia"/>
                  <w:sz w:val="22"/>
                  <w:szCs w:val="22"/>
                  <w:rPrChange w:id="258" w:author="Phuong xinh gái" w:date="2019-07-01T21:08:00Z">
                    <w:rPr>
                      <w:rFonts w:ascii="맑은 고딕" w:eastAsia="맑은 고딕" w:hAnsi="맑은 고딕" w:hint="eastAsia"/>
                      <w:sz w:val="22"/>
                      <w:szCs w:val="22"/>
                    </w:rPr>
                  </w:rPrChange>
                </w:rPr>
                <w:t>경영관리팀</w:t>
              </w:r>
            </w:ins>
          </w:p>
          <w:p w:rsidR="000C0824" w:rsidRPr="00896668" w:rsidRDefault="000C0824" w:rsidP="00BD7D03">
            <w:pPr>
              <w:jc w:val="center"/>
              <w:rPr>
                <w:ins w:id="259" w:author="안세홍" w:date="2019-06-14T08:42:00Z"/>
                <w:rFonts w:eastAsia="맑은 고딕"/>
                <w:sz w:val="22"/>
                <w:szCs w:val="22"/>
                <w:rPrChange w:id="260" w:author="Phuong xinh gái" w:date="2019-07-01T21:08:00Z">
                  <w:rPr>
                    <w:ins w:id="261" w:author="안세홍" w:date="2019-06-14T08:42:00Z"/>
                    <w:rFonts w:ascii="맑은 고딕" w:eastAsia="맑은 고딕" w:hAnsi="맑은 고딕"/>
                    <w:sz w:val="22"/>
                    <w:szCs w:val="22"/>
                  </w:rPr>
                </w:rPrChange>
              </w:rPr>
              <w:pPrChange w:id="262" w:author="안세홍" w:date="2019-07-10T10:27:00Z">
                <w:pPr>
                  <w:jc w:val="center"/>
                </w:pPr>
              </w:pPrChange>
            </w:pPr>
            <w:ins w:id="263" w:author="안세홍" w:date="2019-06-14T08:42:00Z">
              <w:r w:rsidRPr="00896668">
                <w:rPr>
                  <w:rFonts w:eastAsia="맑은 고딕" w:hint="eastAsia"/>
                  <w:sz w:val="22"/>
                  <w:szCs w:val="22"/>
                  <w:rPrChange w:id="264" w:author="Phuong xinh gái" w:date="2019-07-01T21:08:00Z">
                    <w:rPr>
                      <w:rFonts w:ascii="맑은 고딕" w:eastAsia="맑은 고딕" w:hAnsi="맑은 고딕" w:hint="eastAsia"/>
                      <w:sz w:val="22"/>
                      <w:szCs w:val="22"/>
                    </w:rPr>
                  </w:rPrChange>
                </w:rPr>
                <w:t>한성욱</w:t>
              </w:r>
              <w:r w:rsidRPr="00896668">
                <w:rPr>
                  <w:rFonts w:eastAsia="맑은 고딕"/>
                  <w:sz w:val="22"/>
                  <w:szCs w:val="22"/>
                  <w:rPrChange w:id="265" w:author="Phuong xinh gái" w:date="2019-07-01T21:08:00Z">
                    <w:rPr>
                      <w:rFonts w:ascii="맑은 고딕" w:eastAsia="맑은 고딕" w:hAnsi="맑은 고딕"/>
                      <w:sz w:val="22"/>
                      <w:szCs w:val="22"/>
                    </w:rPr>
                  </w:rPrChange>
                </w:rPr>
                <w:t xml:space="preserve"> </w:t>
              </w:r>
              <w:r w:rsidRPr="00896668">
                <w:rPr>
                  <w:rFonts w:eastAsia="맑은 고딕" w:hint="eastAsia"/>
                  <w:sz w:val="22"/>
                  <w:szCs w:val="22"/>
                  <w:rPrChange w:id="266" w:author="Phuong xinh gái" w:date="2019-07-01T21:08:00Z">
                    <w:rPr>
                      <w:rFonts w:ascii="맑은 고딕" w:eastAsia="맑은 고딕" w:hAnsi="맑은 고딕" w:hint="eastAsia"/>
                      <w:sz w:val="22"/>
                      <w:szCs w:val="22"/>
                    </w:rPr>
                  </w:rPrChange>
                </w:rPr>
                <w:t>과장</w:t>
              </w:r>
            </w:ins>
          </w:p>
          <w:p w:rsidR="000C0824" w:rsidRPr="00896668" w:rsidRDefault="000C0824" w:rsidP="00BD7D03">
            <w:pPr>
              <w:jc w:val="center"/>
              <w:rPr>
                <w:rFonts w:eastAsia="맑은 고딕"/>
                <w:sz w:val="22"/>
                <w:szCs w:val="22"/>
                <w:rPrChange w:id="267" w:author="Phuong xinh gái" w:date="2019-07-01T21:08:00Z">
                  <w:rPr>
                    <w:rFonts w:ascii="맑은 고딕" w:eastAsia="맑은 고딕" w:hAnsi="맑은 고딕"/>
                    <w:sz w:val="22"/>
                    <w:szCs w:val="22"/>
                  </w:rPr>
                </w:rPrChange>
              </w:rPr>
              <w:pPrChange w:id="268" w:author="안세홍" w:date="2019-07-10T10:27:00Z">
                <w:pPr>
                  <w:jc w:val="center"/>
                </w:pPr>
              </w:pPrChange>
            </w:pPr>
            <w:ins w:id="269" w:author="안세홍" w:date="2019-06-14T08:42:00Z">
              <w:r w:rsidRPr="00896668">
                <w:rPr>
                  <w:rFonts w:eastAsia="맑은 고딕" w:hint="eastAsia"/>
                  <w:sz w:val="22"/>
                  <w:szCs w:val="22"/>
                  <w:rPrChange w:id="270" w:author="Phuong xinh gái" w:date="2019-07-01T21:08:00Z">
                    <w:rPr>
                      <w:rFonts w:ascii="맑은 고딕" w:eastAsia="맑은 고딕" w:hAnsi="맑은 고딕" w:hint="eastAsia"/>
                      <w:sz w:val="22"/>
                      <w:szCs w:val="22"/>
                    </w:rPr>
                  </w:rPrChange>
                </w:rPr>
                <w:t>안세홍</w:t>
              </w:r>
              <w:r w:rsidRPr="00896668">
                <w:rPr>
                  <w:rFonts w:eastAsia="맑은 고딕"/>
                  <w:sz w:val="22"/>
                  <w:szCs w:val="22"/>
                  <w:rPrChange w:id="271" w:author="Phuong xinh gái" w:date="2019-07-01T21:08:00Z">
                    <w:rPr>
                      <w:rFonts w:ascii="맑은 고딕" w:eastAsia="맑은 고딕" w:hAnsi="맑은 고딕"/>
                      <w:sz w:val="22"/>
                      <w:szCs w:val="22"/>
                    </w:rPr>
                  </w:rPrChange>
                </w:rPr>
                <w:t xml:space="preserve"> </w:t>
              </w:r>
              <w:r w:rsidRPr="00896668">
                <w:rPr>
                  <w:rFonts w:eastAsia="맑은 고딕" w:hint="eastAsia"/>
                  <w:sz w:val="22"/>
                  <w:szCs w:val="22"/>
                  <w:rPrChange w:id="272" w:author="Phuong xinh gái" w:date="2019-07-01T21:08:00Z">
                    <w:rPr>
                      <w:rFonts w:ascii="맑은 고딕" w:eastAsia="맑은 고딕" w:hAnsi="맑은 고딕" w:hint="eastAsia"/>
                      <w:sz w:val="22"/>
                      <w:szCs w:val="22"/>
                    </w:rPr>
                  </w:rPrChange>
                </w:rPr>
                <w:t>대리</w:t>
              </w:r>
            </w:ins>
          </w:p>
        </w:tc>
      </w:tr>
      <w:tr w:rsidR="000C0824" w:rsidRPr="00896668" w:rsidTr="00BD7D03">
        <w:tblPrEx>
          <w:tblPrExChange w:id="273" w:author="안세홍" w:date="2019-07-10T10:27:00Z">
            <w:tblPrEx>
              <w:tblW w:w="0" w:type="auto"/>
            </w:tblPrEx>
          </w:tblPrExChange>
        </w:tblPrEx>
        <w:trPr>
          <w:trHeight w:val="1134"/>
          <w:trPrChange w:id="274" w:author="안세홍" w:date="2019-07-10T10:27:00Z">
            <w:trPr>
              <w:trHeight w:hRule="exact" w:val="640"/>
            </w:trPr>
          </w:trPrChange>
        </w:trPr>
        <w:tc>
          <w:tcPr>
            <w:tcW w:w="720" w:type="dxa"/>
            <w:vAlign w:val="center"/>
            <w:tcPrChange w:id="275" w:author="안세홍" w:date="2019-07-10T10:27:00Z">
              <w:tcPr>
                <w:tcW w:w="720" w:type="dxa"/>
                <w:vAlign w:val="center"/>
              </w:tcPr>
            </w:tcPrChange>
          </w:tcPr>
          <w:p w:rsidR="000C0824" w:rsidRPr="00896668" w:rsidRDefault="000C0824" w:rsidP="00BD7D03">
            <w:pPr>
              <w:jc w:val="center"/>
              <w:rPr>
                <w:rFonts w:eastAsia="맑은 고딕"/>
                <w:sz w:val="22"/>
                <w:szCs w:val="22"/>
                <w:rPrChange w:id="276" w:author="Phuong xinh gái" w:date="2019-07-01T21:08:00Z">
                  <w:rPr>
                    <w:rFonts w:ascii="맑은 고딕" w:eastAsia="맑은 고딕" w:hAnsi="맑은 고딕"/>
                    <w:sz w:val="22"/>
                    <w:szCs w:val="22"/>
                  </w:rPr>
                </w:rPrChange>
              </w:rPr>
              <w:pPrChange w:id="277" w:author="안세홍" w:date="2019-07-10T10:27:00Z">
                <w:pPr>
                  <w:jc w:val="center"/>
                </w:pPr>
              </w:pPrChange>
            </w:pPr>
            <w:r w:rsidRPr="00896668">
              <w:rPr>
                <w:rFonts w:eastAsia="맑은 고딕"/>
                <w:sz w:val="22"/>
                <w:szCs w:val="22"/>
                <w:rPrChange w:id="278" w:author="Phuong xinh gái" w:date="2019-07-01T21:08:00Z">
                  <w:rPr>
                    <w:rFonts w:ascii="맑은 고딕" w:eastAsia="맑은 고딕" w:hAnsi="맑은 고딕"/>
                    <w:sz w:val="22"/>
                    <w:szCs w:val="22"/>
                  </w:rPr>
                </w:rPrChange>
              </w:rPr>
              <w:t>Rev.</w:t>
            </w:r>
          </w:p>
        </w:tc>
        <w:tc>
          <w:tcPr>
            <w:tcW w:w="1548" w:type="dxa"/>
            <w:vAlign w:val="center"/>
            <w:tcPrChange w:id="279" w:author="안세홍" w:date="2019-07-10T10:27:00Z">
              <w:tcPr>
                <w:tcW w:w="1440" w:type="dxa"/>
                <w:vAlign w:val="center"/>
              </w:tcPr>
            </w:tcPrChange>
          </w:tcPr>
          <w:p w:rsidR="000C0824" w:rsidRPr="00896668" w:rsidRDefault="000C0824" w:rsidP="00BD7D03">
            <w:pPr>
              <w:jc w:val="center"/>
              <w:rPr>
                <w:ins w:id="280" w:author="Phuong xinh gái" w:date="2019-07-01T20:08:00Z"/>
                <w:rFonts w:eastAsia="맑은 고딕"/>
                <w:sz w:val="22"/>
                <w:szCs w:val="22"/>
              </w:rPr>
              <w:pPrChange w:id="281" w:author="안세홍" w:date="2019-07-10T10:27:00Z">
                <w:pPr>
                  <w:jc w:val="center"/>
                </w:pPr>
              </w:pPrChange>
            </w:pPr>
            <w:ins w:id="282" w:author="Phuong xinh gái" w:date="2019-07-01T20:08:00Z">
              <w:r w:rsidRPr="00896668">
                <w:rPr>
                  <w:rFonts w:eastAsia="맑은 고딕" w:hint="eastAsia"/>
                  <w:sz w:val="22"/>
                  <w:szCs w:val="22"/>
                </w:rPr>
                <w:t>개정</w:t>
              </w:r>
              <w:r w:rsidRPr="00896668">
                <w:rPr>
                  <w:rFonts w:eastAsia="맑은 고딕"/>
                  <w:sz w:val="22"/>
                  <w:szCs w:val="22"/>
                </w:rPr>
                <w:t xml:space="preserve"> </w:t>
              </w:r>
              <w:r w:rsidRPr="00896668">
                <w:rPr>
                  <w:rFonts w:eastAsia="맑은 고딕" w:hint="eastAsia"/>
                  <w:sz w:val="22"/>
                  <w:szCs w:val="22"/>
                </w:rPr>
                <w:t>일자</w:t>
              </w:r>
            </w:ins>
          </w:p>
          <w:p w:rsidR="000C0824" w:rsidRPr="00896668" w:rsidRDefault="000C0824" w:rsidP="00BD7D03">
            <w:pPr>
              <w:jc w:val="center"/>
              <w:rPr>
                <w:rFonts w:eastAsia="맑은 고딕"/>
                <w:sz w:val="22"/>
                <w:szCs w:val="22"/>
                <w:rPrChange w:id="283" w:author="Phuong xinh gái" w:date="2019-07-01T21:08:00Z">
                  <w:rPr>
                    <w:rFonts w:ascii="맑은 고딕" w:eastAsia="맑은 고딕" w:hAnsi="맑은 고딕"/>
                    <w:sz w:val="22"/>
                    <w:szCs w:val="22"/>
                  </w:rPr>
                </w:rPrChange>
              </w:rPr>
              <w:pPrChange w:id="284" w:author="안세홍" w:date="2019-07-10T10:27:00Z">
                <w:pPr>
                  <w:jc w:val="center"/>
                </w:pPr>
              </w:pPrChange>
            </w:pPr>
            <w:ins w:id="285" w:author="Phuong xinh gái" w:date="2019-07-01T20:08:00Z">
              <w:r w:rsidRPr="00896668">
                <w:rPr>
                  <w:rFonts w:eastAsia="맑은 고딕"/>
                  <w:sz w:val="22"/>
                  <w:szCs w:val="22"/>
                </w:rPr>
                <w:t>Ngày sửa đổi</w:t>
              </w:r>
            </w:ins>
            <w:del w:id="286" w:author="Phuong xinh gái" w:date="2019-07-01T20:08:00Z">
              <w:r w:rsidRPr="00896668" w:rsidDel="00B22F1D">
                <w:rPr>
                  <w:rFonts w:eastAsia="맑은 고딕" w:hint="eastAsia"/>
                  <w:sz w:val="22"/>
                  <w:szCs w:val="22"/>
                  <w:rPrChange w:id="287" w:author="Phuong xinh gái" w:date="2019-07-01T21:08:00Z">
                    <w:rPr>
                      <w:rFonts w:ascii="맑은 고딕" w:eastAsia="맑은 고딕" w:hAnsi="맑은 고딕" w:hint="eastAsia"/>
                      <w:sz w:val="22"/>
                      <w:szCs w:val="22"/>
                    </w:rPr>
                  </w:rPrChange>
                </w:rPr>
                <w:delText>개정</w:delText>
              </w:r>
              <w:r w:rsidRPr="00896668" w:rsidDel="00B22F1D">
                <w:rPr>
                  <w:rFonts w:eastAsia="맑은 고딕"/>
                  <w:sz w:val="22"/>
                  <w:szCs w:val="22"/>
                  <w:rPrChange w:id="288" w:author="Phuong xinh gái" w:date="2019-07-01T21:08:00Z">
                    <w:rPr>
                      <w:rFonts w:ascii="맑은 고딕" w:eastAsia="맑은 고딕" w:hAnsi="맑은 고딕"/>
                      <w:sz w:val="22"/>
                      <w:szCs w:val="22"/>
                    </w:rPr>
                  </w:rPrChange>
                </w:rPr>
                <w:delText xml:space="preserve"> </w:delText>
              </w:r>
              <w:r w:rsidRPr="00896668" w:rsidDel="00B22F1D">
                <w:rPr>
                  <w:rFonts w:eastAsia="맑은 고딕" w:hint="eastAsia"/>
                  <w:sz w:val="22"/>
                  <w:szCs w:val="22"/>
                  <w:rPrChange w:id="289" w:author="Phuong xinh gái" w:date="2019-07-01T21:08:00Z">
                    <w:rPr>
                      <w:rFonts w:ascii="맑은 고딕" w:eastAsia="맑은 고딕" w:hAnsi="맑은 고딕" w:hint="eastAsia"/>
                      <w:sz w:val="22"/>
                      <w:szCs w:val="22"/>
                    </w:rPr>
                  </w:rPrChange>
                </w:rPr>
                <w:delText>일자</w:delText>
              </w:r>
            </w:del>
          </w:p>
        </w:tc>
        <w:tc>
          <w:tcPr>
            <w:tcW w:w="5472" w:type="dxa"/>
            <w:gridSpan w:val="5"/>
            <w:vAlign w:val="center"/>
            <w:tcPrChange w:id="290" w:author="안세홍" w:date="2019-07-10T10:27:00Z">
              <w:tcPr>
                <w:tcW w:w="5580" w:type="dxa"/>
                <w:gridSpan w:val="6"/>
                <w:vAlign w:val="center"/>
              </w:tcPr>
            </w:tcPrChange>
          </w:tcPr>
          <w:p w:rsidR="000C0824" w:rsidRPr="00896668" w:rsidRDefault="000C0824" w:rsidP="00BD7D03">
            <w:pPr>
              <w:jc w:val="center"/>
              <w:rPr>
                <w:ins w:id="291" w:author="Phuong xinh gái" w:date="2019-07-01T20:08:00Z"/>
                <w:rFonts w:eastAsia="맑은 고딕"/>
                <w:sz w:val="22"/>
                <w:szCs w:val="22"/>
              </w:rPr>
              <w:pPrChange w:id="292" w:author="안세홍" w:date="2019-07-10T10:27:00Z">
                <w:pPr>
                  <w:jc w:val="center"/>
                </w:pPr>
              </w:pPrChange>
            </w:pPr>
            <w:ins w:id="293" w:author="Phuong xinh gái" w:date="2019-07-01T20:08:00Z">
              <w:r w:rsidRPr="00896668">
                <w:rPr>
                  <w:rFonts w:eastAsia="맑은 고딕" w:hint="eastAsia"/>
                  <w:sz w:val="22"/>
                  <w:szCs w:val="22"/>
                </w:rPr>
                <w:t>개정</w:t>
              </w:r>
              <w:r w:rsidRPr="00896668">
                <w:rPr>
                  <w:rFonts w:eastAsia="맑은 고딕"/>
                  <w:sz w:val="22"/>
                  <w:szCs w:val="22"/>
                </w:rPr>
                <w:t xml:space="preserve"> </w:t>
              </w:r>
              <w:r w:rsidRPr="00896668">
                <w:rPr>
                  <w:rFonts w:eastAsia="맑은 고딕" w:hint="eastAsia"/>
                  <w:sz w:val="22"/>
                  <w:szCs w:val="22"/>
                </w:rPr>
                <w:t>내용</w:t>
              </w:r>
              <w:r w:rsidRPr="00896668">
                <w:rPr>
                  <w:rFonts w:eastAsia="맑은 고딕"/>
                  <w:sz w:val="22"/>
                  <w:szCs w:val="22"/>
                </w:rPr>
                <w:t xml:space="preserve"> </w:t>
              </w:r>
              <w:r w:rsidRPr="00896668">
                <w:rPr>
                  <w:rFonts w:eastAsia="맑은 고딕" w:hint="eastAsia"/>
                  <w:sz w:val="22"/>
                  <w:szCs w:val="22"/>
                </w:rPr>
                <w:t>및</w:t>
              </w:r>
              <w:r w:rsidRPr="00896668">
                <w:rPr>
                  <w:rFonts w:eastAsia="맑은 고딕"/>
                  <w:sz w:val="22"/>
                  <w:szCs w:val="22"/>
                </w:rPr>
                <w:t xml:space="preserve"> </w:t>
              </w:r>
              <w:r w:rsidRPr="00896668">
                <w:rPr>
                  <w:rFonts w:eastAsia="맑은 고딕" w:hint="eastAsia"/>
                  <w:sz w:val="22"/>
                  <w:szCs w:val="22"/>
                </w:rPr>
                <w:t>사유</w:t>
              </w:r>
            </w:ins>
          </w:p>
          <w:p w:rsidR="000C0824" w:rsidRPr="00896668" w:rsidRDefault="000C0824" w:rsidP="00BD7D03">
            <w:pPr>
              <w:jc w:val="center"/>
              <w:rPr>
                <w:rFonts w:eastAsia="맑은 고딕"/>
                <w:sz w:val="22"/>
                <w:szCs w:val="22"/>
                <w:rPrChange w:id="294" w:author="Phuong xinh gái" w:date="2019-07-01T21:08:00Z">
                  <w:rPr>
                    <w:rFonts w:ascii="맑은 고딕" w:eastAsia="맑은 고딕" w:hAnsi="맑은 고딕"/>
                    <w:sz w:val="22"/>
                    <w:szCs w:val="22"/>
                  </w:rPr>
                </w:rPrChange>
              </w:rPr>
              <w:pPrChange w:id="295" w:author="안세홍" w:date="2019-07-10T10:27:00Z">
                <w:pPr>
                  <w:jc w:val="center"/>
                </w:pPr>
              </w:pPrChange>
            </w:pPr>
            <w:ins w:id="296" w:author="Phuong xinh gái" w:date="2019-07-01T20:08:00Z">
              <w:r w:rsidRPr="00896668">
                <w:rPr>
                  <w:rFonts w:eastAsia="맑은 고딕"/>
                  <w:sz w:val="22"/>
                  <w:szCs w:val="22"/>
                </w:rPr>
                <w:t xml:space="preserve">Nội dung và lí do sửa đổi </w:t>
              </w:r>
            </w:ins>
            <w:del w:id="297" w:author="Phuong xinh gái" w:date="2019-07-01T20:08:00Z">
              <w:r w:rsidRPr="00896668" w:rsidDel="00B22F1D">
                <w:rPr>
                  <w:rFonts w:eastAsia="맑은 고딕" w:hint="eastAsia"/>
                  <w:sz w:val="22"/>
                  <w:szCs w:val="22"/>
                  <w:rPrChange w:id="298" w:author="Phuong xinh gái" w:date="2019-07-01T21:08:00Z">
                    <w:rPr>
                      <w:rFonts w:ascii="맑은 고딕" w:eastAsia="맑은 고딕" w:hAnsi="맑은 고딕" w:hint="eastAsia"/>
                      <w:sz w:val="22"/>
                      <w:szCs w:val="22"/>
                    </w:rPr>
                  </w:rPrChange>
                </w:rPr>
                <w:delText>개정</w:delText>
              </w:r>
              <w:r w:rsidRPr="00896668" w:rsidDel="00B22F1D">
                <w:rPr>
                  <w:rFonts w:eastAsia="맑은 고딕"/>
                  <w:sz w:val="22"/>
                  <w:szCs w:val="22"/>
                  <w:rPrChange w:id="299" w:author="Phuong xinh gái" w:date="2019-07-01T21:08:00Z">
                    <w:rPr>
                      <w:rFonts w:ascii="맑은 고딕" w:eastAsia="맑은 고딕" w:hAnsi="맑은 고딕"/>
                      <w:sz w:val="22"/>
                      <w:szCs w:val="22"/>
                    </w:rPr>
                  </w:rPrChange>
                </w:rPr>
                <w:delText xml:space="preserve"> </w:delText>
              </w:r>
              <w:r w:rsidRPr="00896668" w:rsidDel="00B22F1D">
                <w:rPr>
                  <w:rFonts w:eastAsia="맑은 고딕" w:hint="eastAsia"/>
                  <w:sz w:val="22"/>
                  <w:szCs w:val="22"/>
                  <w:rPrChange w:id="300" w:author="Phuong xinh gái" w:date="2019-07-01T21:08:00Z">
                    <w:rPr>
                      <w:rFonts w:ascii="맑은 고딕" w:eastAsia="맑은 고딕" w:hAnsi="맑은 고딕" w:hint="eastAsia"/>
                      <w:sz w:val="22"/>
                      <w:szCs w:val="22"/>
                    </w:rPr>
                  </w:rPrChange>
                </w:rPr>
                <w:delText>내용</w:delText>
              </w:r>
              <w:r w:rsidRPr="00896668" w:rsidDel="00B22F1D">
                <w:rPr>
                  <w:rFonts w:eastAsia="맑은 고딕"/>
                  <w:sz w:val="22"/>
                  <w:szCs w:val="22"/>
                  <w:rPrChange w:id="301" w:author="Phuong xinh gái" w:date="2019-07-01T21:08:00Z">
                    <w:rPr>
                      <w:rFonts w:ascii="맑은 고딕" w:eastAsia="맑은 고딕" w:hAnsi="맑은 고딕"/>
                      <w:sz w:val="22"/>
                      <w:szCs w:val="22"/>
                    </w:rPr>
                  </w:rPrChange>
                </w:rPr>
                <w:delText xml:space="preserve"> </w:delText>
              </w:r>
              <w:r w:rsidRPr="00896668" w:rsidDel="00B22F1D">
                <w:rPr>
                  <w:rFonts w:eastAsia="맑은 고딕" w:hint="eastAsia"/>
                  <w:sz w:val="22"/>
                  <w:szCs w:val="22"/>
                  <w:rPrChange w:id="302" w:author="Phuong xinh gái" w:date="2019-07-01T21:08:00Z">
                    <w:rPr>
                      <w:rFonts w:ascii="맑은 고딕" w:eastAsia="맑은 고딕" w:hAnsi="맑은 고딕" w:hint="eastAsia"/>
                      <w:sz w:val="22"/>
                      <w:szCs w:val="22"/>
                    </w:rPr>
                  </w:rPrChange>
                </w:rPr>
                <w:delText>및</w:delText>
              </w:r>
              <w:r w:rsidRPr="00896668" w:rsidDel="00B22F1D">
                <w:rPr>
                  <w:rFonts w:eastAsia="맑은 고딕"/>
                  <w:sz w:val="22"/>
                  <w:szCs w:val="22"/>
                  <w:rPrChange w:id="303" w:author="Phuong xinh gái" w:date="2019-07-01T21:08:00Z">
                    <w:rPr>
                      <w:rFonts w:ascii="맑은 고딕" w:eastAsia="맑은 고딕" w:hAnsi="맑은 고딕"/>
                      <w:sz w:val="22"/>
                      <w:szCs w:val="22"/>
                    </w:rPr>
                  </w:rPrChange>
                </w:rPr>
                <w:delText xml:space="preserve"> </w:delText>
              </w:r>
              <w:r w:rsidRPr="00896668" w:rsidDel="00B22F1D">
                <w:rPr>
                  <w:rFonts w:eastAsia="맑은 고딕" w:hint="eastAsia"/>
                  <w:sz w:val="22"/>
                  <w:szCs w:val="22"/>
                  <w:rPrChange w:id="304" w:author="Phuong xinh gái" w:date="2019-07-01T21:08:00Z">
                    <w:rPr>
                      <w:rFonts w:ascii="맑은 고딕" w:eastAsia="맑은 고딕" w:hAnsi="맑은 고딕" w:hint="eastAsia"/>
                      <w:sz w:val="22"/>
                      <w:szCs w:val="22"/>
                    </w:rPr>
                  </w:rPrChange>
                </w:rPr>
                <w:delText>사유</w:delText>
              </w:r>
            </w:del>
          </w:p>
        </w:tc>
        <w:tc>
          <w:tcPr>
            <w:tcW w:w="1980" w:type="dxa"/>
            <w:vAlign w:val="center"/>
            <w:tcPrChange w:id="305" w:author="안세홍" w:date="2019-07-10T10:27:00Z">
              <w:tcPr>
                <w:tcW w:w="1980" w:type="dxa"/>
                <w:vAlign w:val="center"/>
              </w:tcPr>
            </w:tcPrChange>
          </w:tcPr>
          <w:p w:rsidR="000C0824" w:rsidRPr="00896668" w:rsidRDefault="000C0824" w:rsidP="00BD7D03">
            <w:pPr>
              <w:jc w:val="center"/>
              <w:rPr>
                <w:ins w:id="306" w:author="Phuong xinh gái" w:date="2019-07-01T20:09:00Z"/>
                <w:rFonts w:eastAsia="맑은 고딕"/>
                <w:sz w:val="22"/>
                <w:szCs w:val="22"/>
              </w:rPr>
              <w:pPrChange w:id="307" w:author="안세홍" w:date="2019-07-10T10:27:00Z">
                <w:pPr>
                  <w:jc w:val="center"/>
                </w:pPr>
              </w:pPrChange>
            </w:pPr>
            <w:ins w:id="308" w:author="Phuong xinh gái" w:date="2019-07-01T20:09:00Z">
              <w:r w:rsidRPr="00896668">
                <w:rPr>
                  <w:rFonts w:eastAsia="맑은 고딕" w:hint="eastAsia"/>
                  <w:sz w:val="22"/>
                  <w:szCs w:val="22"/>
                </w:rPr>
                <w:t>담당자</w:t>
              </w:r>
            </w:ins>
          </w:p>
          <w:p w:rsidR="000C0824" w:rsidRPr="00896668" w:rsidRDefault="000C0824" w:rsidP="00BD7D03">
            <w:pPr>
              <w:jc w:val="center"/>
              <w:rPr>
                <w:rFonts w:eastAsia="맑은 고딕"/>
                <w:sz w:val="22"/>
                <w:szCs w:val="22"/>
                <w:rPrChange w:id="309" w:author="Phuong xinh gái" w:date="2019-07-01T21:08:00Z">
                  <w:rPr>
                    <w:rFonts w:ascii="맑은 고딕" w:eastAsia="맑은 고딕" w:hAnsi="맑은 고딕"/>
                    <w:sz w:val="22"/>
                    <w:szCs w:val="22"/>
                  </w:rPr>
                </w:rPrChange>
              </w:rPr>
              <w:pPrChange w:id="310" w:author="안세홍" w:date="2019-07-10T10:27:00Z">
                <w:pPr>
                  <w:jc w:val="center"/>
                </w:pPr>
              </w:pPrChange>
            </w:pPr>
            <w:ins w:id="311" w:author="Phuong xinh gái" w:date="2019-07-01T20:09:00Z">
              <w:r w:rsidRPr="00896668">
                <w:rPr>
                  <w:rFonts w:eastAsia="맑은 고딕"/>
                  <w:sz w:val="22"/>
                  <w:szCs w:val="22"/>
                </w:rPr>
                <w:t>Người phụ trách</w:t>
              </w:r>
            </w:ins>
            <w:del w:id="312" w:author="Phuong xinh gái" w:date="2019-07-01T20:09:00Z">
              <w:r w:rsidRPr="00896668" w:rsidDel="000C0824">
                <w:rPr>
                  <w:rFonts w:eastAsia="맑은 고딕" w:hint="eastAsia"/>
                  <w:sz w:val="22"/>
                  <w:szCs w:val="22"/>
                  <w:rPrChange w:id="313" w:author="Phuong xinh gái" w:date="2019-07-01T21:08:00Z">
                    <w:rPr>
                      <w:rFonts w:ascii="맑은 고딕" w:eastAsia="맑은 고딕" w:hAnsi="맑은 고딕" w:hint="eastAsia"/>
                      <w:sz w:val="22"/>
                      <w:szCs w:val="22"/>
                    </w:rPr>
                  </w:rPrChange>
                </w:rPr>
                <w:delText>비고</w:delText>
              </w:r>
            </w:del>
            <w:ins w:id="314" w:author="안세홍" w:date="2019-06-14T08:41:00Z">
              <w:del w:id="315" w:author="Phuong xinh gái" w:date="2019-07-01T20:09:00Z">
                <w:r w:rsidRPr="00896668" w:rsidDel="000C0824">
                  <w:rPr>
                    <w:rFonts w:eastAsia="맑은 고딕" w:hint="eastAsia"/>
                    <w:sz w:val="22"/>
                    <w:szCs w:val="22"/>
                    <w:rPrChange w:id="316" w:author="Phuong xinh gái" w:date="2019-07-01T21:08:00Z">
                      <w:rPr>
                        <w:rFonts w:ascii="맑은 고딕" w:eastAsia="맑은 고딕" w:hAnsi="맑은 고딕" w:hint="eastAsia"/>
                        <w:sz w:val="22"/>
                        <w:szCs w:val="22"/>
                      </w:rPr>
                    </w:rPrChange>
                  </w:rPr>
                  <w:delText>담당자</w:delText>
                </w:r>
              </w:del>
            </w:ins>
          </w:p>
        </w:tc>
      </w:tr>
      <w:tr w:rsidR="000355C7" w:rsidRPr="00896668" w:rsidTr="009530F7">
        <w:tblPrEx>
          <w:tblPrExChange w:id="317" w:author="Phuong xinh gái" w:date="2019-07-01T20:09:00Z">
            <w:tblPrEx>
              <w:tblW w:w="0" w:type="auto"/>
            </w:tblPrEx>
          </w:tblPrExChange>
        </w:tblPrEx>
        <w:trPr>
          <w:cantSplit/>
          <w:trHeight w:hRule="exact" w:val="2186"/>
          <w:trPrChange w:id="318" w:author="Phuong xinh gái" w:date="2019-07-01T20:09:00Z">
            <w:trPr>
              <w:cantSplit/>
              <w:trHeight w:hRule="exact" w:val="1287"/>
            </w:trPr>
          </w:trPrChange>
        </w:trPr>
        <w:tc>
          <w:tcPr>
            <w:tcW w:w="720" w:type="dxa"/>
            <w:tcBorders>
              <w:top w:val="single" w:sz="12" w:space="0" w:color="auto"/>
              <w:left w:val="single" w:sz="12" w:space="0" w:color="auto"/>
              <w:bottom w:val="single" w:sz="12" w:space="0" w:color="auto"/>
              <w:right w:val="single" w:sz="6" w:space="0" w:color="auto"/>
            </w:tcBorders>
            <w:vAlign w:val="center"/>
            <w:tcPrChange w:id="319" w:author="Phuong xinh gái" w:date="2019-07-01T20:09:00Z">
              <w:tcPr>
                <w:tcW w:w="720" w:type="dxa"/>
                <w:tcBorders>
                  <w:top w:val="single" w:sz="12" w:space="0" w:color="auto"/>
                  <w:left w:val="single" w:sz="12" w:space="0" w:color="auto"/>
                  <w:bottom w:val="single" w:sz="12" w:space="0" w:color="auto"/>
                  <w:right w:val="single" w:sz="6" w:space="0" w:color="auto"/>
                </w:tcBorders>
                <w:vAlign w:val="center"/>
              </w:tcPr>
            </w:tcPrChange>
          </w:tcPr>
          <w:p w:rsidR="000C0824" w:rsidRPr="00896668" w:rsidDel="00BD7D03" w:rsidRDefault="000C0824" w:rsidP="000C0824">
            <w:pPr>
              <w:spacing w:line="340" w:lineRule="atLeast"/>
              <w:jc w:val="center"/>
              <w:rPr>
                <w:ins w:id="320" w:author="Phuong xinh gái" w:date="2019-07-01T20:09:00Z"/>
                <w:del w:id="321" w:author="안세홍" w:date="2019-07-10T10:27:00Z"/>
                <w:rFonts w:eastAsia="맑은 고딕"/>
                <w:sz w:val="22"/>
                <w:szCs w:val="22"/>
              </w:rPr>
            </w:pPr>
            <w:ins w:id="322" w:author="Phuong xinh gái" w:date="2019-07-01T20:09:00Z">
              <w:r w:rsidRPr="00896668">
                <w:rPr>
                  <w:rFonts w:eastAsia="맑은 고딕" w:hint="eastAsia"/>
                  <w:sz w:val="22"/>
                  <w:szCs w:val="22"/>
                </w:rPr>
                <w:t>부</w:t>
              </w:r>
            </w:ins>
          </w:p>
          <w:p w:rsidR="000C0824" w:rsidRPr="00896668" w:rsidRDefault="000C0824" w:rsidP="000C0824">
            <w:pPr>
              <w:spacing w:line="340" w:lineRule="atLeast"/>
              <w:jc w:val="center"/>
              <w:rPr>
                <w:ins w:id="323" w:author="Phuong xinh gái" w:date="2019-07-01T20:09:00Z"/>
                <w:rFonts w:eastAsia="맑은 고딕"/>
                <w:sz w:val="22"/>
                <w:szCs w:val="22"/>
              </w:rPr>
            </w:pPr>
            <w:ins w:id="324" w:author="Phuong xinh gái" w:date="2019-07-01T20:09:00Z">
              <w:r w:rsidRPr="00896668">
                <w:rPr>
                  <w:rFonts w:eastAsia="맑은 고딕" w:hint="eastAsia"/>
                  <w:sz w:val="22"/>
                  <w:szCs w:val="22"/>
                </w:rPr>
                <w:t>서장</w:t>
              </w:r>
            </w:ins>
          </w:p>
          <w:p w:rsidR="000355C7" w:rsidRPr="00896668" w:rsidDel="000C0824" w:rsidRDefault="000C0824" w:rsidP="000C0824">
            <w:pPr>
              <w:jc w:val="center"/>
              <w:rPr>
                <w:del w:id="325" w:author="Phuong xinh gái" w:date="2019-07-01T20:09:00Z"/>
                <w:rFonts w:eastAsia="맑은 고딕"/>
                <w:rPrChange w:id="326" w:author="Phuong xinh gái" w:date="2019-07-01T21:08:00Z">
                  <w:rPr>
                    <w:del w:id="327" w:author="Phuong xinh gái" w:date="2019-07-01T20:09:00Z"/>
                    <w:rFonts w:ascii="맑은 고딕" w:eastAsia="맑은 고딕" w:hAnsi="맑은 고딕"/>
                  </w:rPr>
                </w:rPrChange>
              </w:rPr>
            </w:pPr>
            <w:ins w:id="328" w:author="Phuong xinh gái" w:date="2019-07-01T20:09:00Z">
              <w:r w:rsidRPr="00896668">
                <w:rPr>
                  <w:rFonts w:eastAsia="맑은 고딕"/>
                  <w:sz w:val="22"/>
                  <w:szCs w:val="22"/>
                </w:rPr>
                <w:t>Trưởng bộ phận</w:t>
              </w:r>
            </w:ins>
            <w:del w:id="329" w:author="Phuong xinh gái" w:date="2019-07-01T20:09:00Z">
              <w:r w:rsidR="000355C7" w:rsidRPr="00896668" w:rsidDel="000C0824">
                <w:rPr>
                  <w:rFonts w:eastAsia="맑은 고딕" w:hint="eastAsia"/>
                  <w:rPrChange w:id="330" w:author="Phuong xinh gái" w:date="2019-07-01T21:08:00Z">
                    <w:rPr>
                      <w:rFonts w:ascii="맑은 고딕" w:eastAsia="맑은 고딕" w:hAnsi="맑은 고딕" w:hint="eastAsia"/>
                    </w:rPr>
                  </w:rPrChange>
                </w:rPr>
                <w:delText>부</w:delText>
              </w:r>
            </w:del>
          </w:p>
          <w:p w:rsidR="000355C7" w:rsidRPr="00896668" w:rsidRDefault="000355C7" w:rsidP="00A15C86">
            <w:pPr>
              <w:jc w:val="center"/>
              <w:rPr>
                <w:rFonts w:eastAsia="맑은 고딕"/>
                <w:rPrChange w:id="331" w:author="Phuong xinh gái" w:date="2019-07-01T21:08:00Z">
                  <w:rPr>
                    <w:rFonts w:ascii="맑은 고딕" w:eastAsia="맑은 고딕" w:hAnsi="맑은 고딕"/>
                  </w:rPr>
                </w:rPrChange>
              </w:rPr>
            </w:pPr>
            <w:del w:id="332" w:author="Phuong xinh gái" w:date="2019-07-01T20:09:00Z">
              <w:r w:rsidRPr="00896668" w:rsidDel="000C0824">
                <w:rPr>
                  <w:rFonts w:eastAsia="맑은 고딕" w:hint="eastAsia"/>
                  <w:rPrChange w:id="333" w:author="Phuong xinh gái" w:date="2019-07-01T21:08:00Z">
                    <w:rPr>
                      <w:rFonts w:ascii="맑은 고딕" w:eastAsia="맑은 고딕" w:hAnsi="맑은 고딕" w:hint="eastAsia"/>
                    </w:rPr>
                  </w:rPrChange>
                </w:rPr>
                <w:delText>서장</w:delText>
              </w:r>
            </w:del>
          </w:p>
        </w:tc>
        <w:tc>
          <w:tcPr>
            <w:tcW w:w="2520" w:type="dxa"/>
            <w:gridSpan w:val="2"/>
            <w:tcBorders>
              <w:top w:val="single" w:sz="12" w:space="0" w:color="auto"/>
              <w:left w:val="single" w:sz="6" w:space="0" w:color="auto"/>
              <w:bottom w:val="single" w:sz="12" w:space="0" w:color="auto"/>
              <w:right w:val="single" w:sz="6" w:space="0" w:color="auto"/>
            </w:tcBorders>
            <w:vAlign w:val="center"/>
            <w:tcPrChange w:id="334" w:author="Phuong xinh gái" w:date="2019-07-01T20:09:00Z">
              <w:tcPr>
                <w:tcW w:w="2520" w:type="dxa"/>
                <w:gridSpan w:val="3"/>
                <w:tcBorders>
                  <w:top w:val="single" w:sz="12" w:space="0" w:color="auto"/>
                  <w:left w:val="single" w:sz="6" w:space="0" w:color="auto"/>
                  <w:bottom w:val="single" w:sz="12" w:space="0" w:color="auto"/>
                  <w:right w:val="single" w:sz="6" w:space="0" w:color="auto"/>
                </w:tcBorders>
                <w:vAlign w:val="center"/>
              </w:tcPr>
            </w:tcPrChange>
          </w:tcPr>
          <w:p w:rsidR="000355C7" w:rsidRPr="00896668" w:rsidRDefault="000355C7" w:rsidP="00A15C86">
            <w:pPr>
              <w:jc w:val="center"/>
              <w:rPr>
                <w:rFonts w:eastAsia="맑은 고딕"/>
                <w:rPrChange w:id="335" w:author="Phuong xinh gái" w:date="2019-07-01T21:08:00Z">
                  <w:rPr>
                    <w:rFonts w:ascii="맑은 고딕" w:eastAsia="맑은 고딕" w:hAnsi="맑은 고딕"/>
                  </w:rPr>
                </w:rPrChange>
              </w:rPr>
            </w:pPr>
            <w:r w:rsidRPr="00896668">
              <w:rPr>
                <w:rFonts w:eastAsia="맑은 고딕"/>
                <w:rPrChange w:id="336" w:author="Phuong xinh gái" w:date="2019-07-01T21:08:00Z">
                  <w:rPr>
                    <w:rFonts w:ascii="맑은 고딕" w:eastAsia="맑은 고딕" w:hAnsi="맑은 고딕"/>
                  </w:rPr>
                </w:rPrChange>
              </w:rPr>
              <w:t xml:space="preserve">    </w:t>
            </w:r>
          </w:p>
          <w:p w:rsidR="000355C7" w:rsidRPr="00896668" w:rsidRDefault="000355C7" w:rsidP="00A15C86">
            <w:pPr>
              <w:jc w:val="center"/>
              <w:rPr>
                <w:rFonts w:eastAsia="맑은 고딕"/>
                <w:rPrChange w:id="337" w:author="Phuong xinh gái" w:date="2019-07-01T21:08:00Z">
                  <w:rPr>
                    <w:rFonts w:ascii="맑은 고딕" w:eastAsia="맑은 고딕" w:hAnsi="맑은 고딕"/>
                  </w:rPr>
                </w:rPrChange>
              </w:rPr>
            </w:pPr>
          </w:p>
          <w:p w:rsidR="000355C7" w:rsidRPr="00896668" w:rsidRDefault="000355C7" w:rsidP="00A15C86">
            <w:pPr>
              <w:jc w:val="center"/>
              <w:rPr>
                <w:rFonts w:eastAsia="맑은 고딕"/>
                <w:rPrChange w:id="338" w:author="Phuong xinh gái" w:date="2019-07-01T21:08:00Z">
                  <w:rPr>
                    <w:rFonts w:ascii="맑은 고딕" w:eastAsia="맑은 고딕" w:hAnsi="맑은 고딕"/>
                  </w:rPr>
                </w:rPrChange>
              </w:rPr>
            </w:pPr>
            <w:r w:rsidRPr="00896668">
              <w:rPr>
                <w:rFonts w:eastAsia="맑은 고딕"/>
                <w:rPrChange w:id="339" w:author="Phuong xinh gái" w:date="2019-07-01T21:08:00Z">
                  <w:rPr>
                    <w:rFonts w:ascii="맑은 고딕" w:eastAsia="맑은 고딕" w:hAnsi="맑은 고딕"/>
                  </w:rPr>
                </w:rPrChange>
              </w:rPr>
              <w:t xml:space="preserve"> .   .    .</w:t>
            </w:r>
          </w:p>
        </w:tc>
        <w:tc>
          <w:tcPr>
            <w:tcW w:w="720" w:type="dxa"/>
            <w:tcBorders>
              <w:top w:val="single" w:sz="12" w:space="0" w:color="auto"/>
              <w:left w:val="single" w:sz="6" w:space="0" w:color="auto"/>
              <w:bottom w:val="single" w:sz="12" w:space="0" w:color="auto"/>
              <w:right w:val="single" w:sz="6" w:space="0" w:color="auto"/>
            </w:tcBorders>
            <w:vAlign w:val="center"/>
            <w:tcPrChange w:id="340" w:author="Phuong xinh gái" w:date="2019-07-01T20:09:00Z">
              <w:tcPr>
                <w:tcW w:w="720" w:type="dxa"/>
                <w:tcBorders>
                  <w:top w:val="single" w:sz="12" w:space="0" w:color="auto"/>
                  <w:left w:val="single" w:sz="6" w:space="0" w:color="auto"/>
                  <w:bottom w:val="single" w:sz="12" w:space="0" w:color="auto"/>
                  <w:right w:val="single" w:sz="6" w:space="0" w:color="auto"/>
                </w:tcBorders>
                <w:vAlign w:val="center"/>
              </w:tcPr>
            </w:tcPrChange>
          </w:tcPr>
          <w:p w:rsidR="000C0824" w:rsidRPr="00896668" w:rsidRDefault="000C0824" w:rsidP="000C0824">
            <w:pPr>
              <w:spacing w:line="340" w:lineRule="atLeast"/>
              <w:jc w:val="center"/>
              <w:rPr>
                <w:ins w:id="341" w:author="Phuong xinh gái" w:date="2019-07-01T20:09:00Z"/>
                <w:rFonts w:eastAsia="맑은 고딕"/>
                <w:sz w:val="22"/>
                <w:szCs w:val="22"/>
              </w:rPr>
            </w:pPr>
            <w:ins w:id="342" w:author="Phuong xinh gái" w:date="2019-07-01T20:09:00Z">
              <w:r w:rsidRPr="00896668">
                <w:rPr>
                  <w:rFonts w:eastAsia="맑은 고딕" w:hint="eastAsia"/>
                  <w:sz w:val="22"/>
                  <w:szCs w:val="22"/>
                </w:rPr>
                <w:t>담당</w:t>
              </w:r>
            </w:ins>
          </w:p>
          <w:p w:rsidR="000C0824" w:rsidRPr="00896668" w:rsidRDefault="000C0824" w:rsidP="000C0824">
            <w:pPr>
              <w:spacing w:line="340" w:lineRule="atLeast"/>
              <w:jc w:val="center"/>
              <w:rPr>
                <w:ins w:id="343" w:author="Phuong xinh gái" w:date="2019-07-01T20:09:00Z"/>
                <w:rFonts w:eastAsia="맑은 고딕"/>
                <w:sz w:val="22"/>
                <w:szCs w:val="22"/>
              </w:rPr>
            </w:pPr>
            <w:ins w:id="344" w:author="Phuong xinh gái" w:date="2019-07-01T20:09:00Z">
              <w:r w:rsidRPr="00896668">
                <w:rPr>
                  <w:rFonts w:eastAsia="맑은 고딕" w:hint="eastAsia"/>
                  <w:sz w:val="22"/>
                  <w:szCs w:val="22"/>
                </w:rPr>
                <w:t>임원</w:t>
              </w:r>
            </w:ins>
          </w:p>
          <w:p w:rsidR="000355C7" w:rsidRPr="00896668" w:rsidDel="000C0824" w:rsidRDefault="000C0824" w:rsidP="000C0824">
            <w:pPr>
              <w:jc w:val="center"/>
              <w:rPr>
                <w:del w:id="345" w:author="Phuong xinh gái" w:date="2019-07-01T20:09:00Z"/>
                <w:rFonts w:eastAsia="맑은 고딕"/>
                <w:rPrChange w:id="346" w:author="Phuong xinh gái" w:date="2019-07-01T21:08:00Z">
                  <w:rPr>
                    <w:del w:id="347" w:author="Phuong xinh gái" w:date="2019-07-01T20:09:00Z"/>
                    <w:rFonts w:ascii="맑은 고딕" w:eastAsia="맑은 고딕" w:hAnsi="맑은 고딕"/>
                  </w:rPr>
                </w:rPrChange>
              </w:rPr>
            </w:pPr>
            <w:ins w:id="348" w:author="Phuong xinh gái" w:date="2019-07-01T20:09:00Z">
              <w:r w:rsidRPr="00896668">
                <w:rPr>
                  <w:rFonts w:eastAsia="맑은 고딕"/>
                  <w:sz w:val="22"/>
                  <w:szCs w:val="22"/>
                </w:rPr>
                <w:t>Lãnh đạo phụ trách</w:t>
              </w:r>
            </w:ins>
            <w:del w:id="349" w:author="Phuong xinh gái" w:date="2019-07-01T20:09:00Z">
              <w:r w:rsidR="000355C7" w:rsidRPr="00896668" w:rsidDel="000C0824">
                <w:rPr>
                  <w:rFonts w:eastAsia="맑은 고딕" w:hint="eastAsia"/>
                  <w:rPrChange w:id="350" w:author="Phuong xinh gái" w:date="2019-07-01T21:08:00Z">
                    <w:rPr>
                      <w:rFonts w:ascii="맑은 고딕" w:eastAsia="맑은 고딕" w:hAnsi="맑은 고딕" w:hint="eastAsia"/>
                    </w:rPr>
                  </w:rPrChange>
                </w:rPr>
                <w:delText>담당</w:delText>
              </w:r>
            </w:del>
          </w:p>
          <w:p w:rsidR="000355C7" w:rsidRPr="00896668" w:rsidRDefault="000355C7" w:rsidP="00A15C86">
            <w:pPr>
              <w:jc w:val="center"/>
              <w:rPr>
                <w:rFonts w:eastAsia="맑은 고딕"/>
                <w:rPrChange w:id="351" w:author="Phuong xinh gái" w:date="2019-07-01T21:08:00Z">
                  <w:rPr>
                    <w:rFonts w:ascii="맑은 고딕" w:eastAsia="맑은 고딕" w:hAnsi="맑은 고딕"/>
                  </w:rPr>
                </w:rPrChange>
              </w:rPr>
            </w:pPr>
            <w:del w:id="352" w:author="Phuong xinh gái" w:date="2019-07-01T20:09:00Z">
              <w:r w:rsidRPr="00896668" w:rsidDel="000C0824">
                <w:rPr>
                  <w:rFonts w:eastAsia="맑은 고딕" w:hint="eastAsia"/>
                  <w:rPrChange w:id="353" w:author="Phuong xinh gái" w:date="2019-07-01T21:08:00Z">
                    <w:rPr>
                      <w:rFonts w:ascii="맑은 고딕" w:eastAsia="맑은 고딕" w:hAnsi="맑은 고딕" w:hint="eastAsia"/>
                    </w:rPr>
                  </w:rPrChange>
                </w:rPr>
                <w:delText>임원</w:delText>
              </w:r>
            </w:del>
          </w:p>
        </w:tc>
        <w:tc>
          <w:tcPr>
            <w:tcW w:w="2520" w:type="dxa"/>
            <w:tcBorders>
              <w:top w:val="single" w:sz="12" w:space="0" w:color="auto"/>
              <w:left w:val="single" w:sz="6" w:space="0" w:color="auto"/>
              <w:bottom w:val="single" w:sz="12" w:space="0" w:color="auto"/>
              <w:right w:val="single" w:sz="6" w:space="0" w:color="auto"/>
            </w:tcBorders>
            <w:vAlign w:val="center"/>
            <w:tcPrChange w:id="354" w:author="Phuong xinh gái" w:date="2019-07-01T20:09:00Z">
              <w:tcPr>
                <w:tcW w:w="2520" w:type="dxa"/>
                <w:tcBorders>
                  <w:top w:val="single" w:sz="12" w:space="0" w:color="auto"/>
                  <w:left w:val="single" w:sz="6" w:space="0" w:color="auto"/>
                  <w:bottom w:val="single" w:sz="12" w:space="0" w:color="auto"/>
                  <w:right w:val="single" w:sz="6" w:space="0" w:color="auto"/>
                </w:tcBorders>
                <w:vAlign w:val="center"/>
              </w:tcPr>
            </w:tcPrChange>
          </w:tcPr>
          <w:p w:rsidR="000355C7" w:rsidRPr="00896668" w:rsidRDefault="000355C7" w:rsidP="00A15C86">
            <w:pPr>
              <w:jc w:val="center"/>
              <w:rPr>
                <w:rFonts w:eastAsia="맑은 고딕"/>
                <w:rPrChange w:id="355" w:author="Phuong xinh gái" w:date="2019-07-01T21:08:00Z">
                  <w:rPr>
                    <w:rFonts w:ascii="맑은 고딕" w:eastAsia="맑은 고딕" w:hAnsi="맑은 고딕"/>
                  </w:rPr>
                </w:rPrChange>
              </w:rPr>
            </w:pPr>
            <w:r w:rsidRPr="00896668">
              <w:rPr>
                <w:rFonts w:eastAsia="맑은 고딕"/>
                <w:rPrChange w:id="356" w:author="Phuong xinh gái" w:date="2019-07-01T21:08:00Z">
                  <w:rPr>
                    <w:rFonts w:ascii="맑은 고딕" w:eastAsia="맑은 고딕" w:hAnsi="맑은 고딕"/>
                  </w:rPr>
                </w:rPrChange>
              </w:rPr>
              <w:t xml:space="preserve">    </w:t>
            </w:r>
          </w:p>
          <w:p w:rsidR="000355C7" w:rsidRPr="00896668" w:rsidRDefault="000355C7" w:rsidP="00A15C86">
            <w:pPr>
              <w:jc w:val="center"/>
              <w:rPr>
                <w:rFonts w:eastAsia="맑은 고딕"/>
                <w:rPrChange w:id="357" w:author="Phuong xinh gái" w:date="2019-07-01T21:08:00Z">
                  <w:rPr>
                    <w:rFonts w:ascii="맑은 고딕" w:eastAsia="맑은 고딕" w:hAnsi="맑은 고딕"/>
                  </w:rPr>
                </w:rPrChange>
              </w:rPr>
            </w:pPr>
          </w:p>
          <w:p w:rsidR="000355C7" w:rsidRPr="00896668" w:rsidRDefault="000355C7" w:rsidP="00A15C86">
            <w:pPr>
              <w:jc w:val="center"/>
              <w:rPr>
                <w:rFonts w:eastAsia="맑은 고딕"/>
                <w:rPrChange w:id="358" w:author="Phuong xinh gái" w:date="2019-07-01T21:08:00Z">
                  <w:rPr>
                    <w:rFonts w:ascii="맑은 고딕" w:eastAsia="맑은 고딕" w:hAnsi="맑은 고딕"/>
                  </w:rPr>
                </w:rPrChange>
              </w:rPr>
            </w:pPr>
            <w:r w:rsidRPr="00896668">
              <w:rPr>
                <w:rFonts w:eastAsia="맑은 고딕"/>
                <w:rPrChange w:id="359" w:author="Phuong xinh gái" w:date="2019-07-01T21:08:00Z">
                  <w:rPr>
                    <w:rFonts w:ascii="맑은 고딕" w:eastAsia="맑은 고딕" w:hAnsi="맑은 고딕"/>
                  </w:rPr>
                </w:rPrChange>
              </w:rPr>
              <w:t>.   .   .</w:t>
            </w:r>
          </w:p>
        </w:tc>
        <w:tc>
          <w:tcPr>
            <w:tcW w:w="720" w:type="dxa"/>
            <w:tcBorders>
              <w:top w:val="single" w:sz="12" w:space="0" w:color="auto"/>
              <w:left w:val="single" w:sz="6" w:space="0" w:color="auto"/>
              <w:bottom w:val="single" w:sz="12" w:space="0" w:color="auto"/>
              <w:right w:val="single" w:sz="6" w:space="0" w:color="auto"/>
            </w:tcBorders>
            <w:vAlign w:val="center"/>
            <w:tcPrChange w:id="360" w:author="Phuong xinh gái" w:date="2019-07-01T20:09:00Z">
              <w:tcPr>
                <w:tcW w:w="720" w:type="dxa"/>
                <w:tcBorders>
                  <w:top w:val="single" w:sz="12" w:space="0" w:color="auto"/>
                  <w:left w:val="single" w:sz="6" w:space="0" w:color="auto"/>
                  <w:bottom w:val="single" w:sz="12" w:space="0" w:color="auto"/>
                  <w:right w:val="single" w:sz="6" w:space="0" w:color="auto"/>
                </w:tcBorders>
                <w:vAlign w:val="center"/>
              </w:tcPr>
            </w:tcPrChange>
          </w:tcPr>
          <w:p w:rsidR="000C0824" w:rsidRPr="00896668" w:rsidRDefault="000C0824" w:rsidP="000C0824">
            <w:pPr>
              <w:jc w:val="center"/>
              <w:rPr>
                <w:ins w:id="361" w:author="Phuong xinh gái" w:date="2019-07-01T20:09:00Z"/>
                <w:rFonts w:eastAsia="맑은 고딕"/>
                <w:sz w:val="22"/>
                <w:szCs w:val="22"/>
              </w:rPr>
            </w:pPr>
            <w:ins w:id="362" w:author="Phuong xinh gái" w:date="2019-07-01T20:09:00Z">
              <w:r w:rsidRPr="00896668">
                <w:rPr>
                  <w:rFonts w:eastAsia="맑은 고딕" w:hint="eastAsia"/>
                  <w:sz w:val="22"/>
                  <w:szCs w:val="22"/>
                </w:rPr>
                <w:t>대표</w:t>
              </w:r>
            </w:ins>
          </w:p>
          <w:p w:rsidR="000C0824" w:rsidRPr="00896668" w:rsidRDefault="000C0824" w:rsidP="000C0824">
            <w:pPr>
              <w:spacing w:line="340" w:lineRule="atLeast"/>
              <w:jc w:val="center"/>
              <w:rPr>
                <w:ins w:id="363" w:author="Phuong xinh gái" w:date="2019-07-01T20:09:00Z"/>
                <w:rFonts w:eastAsia="맑은 고딕"/>
                <w:sz w:val="22"/>
                <w:szCs w:val="22"/>
              </w:rPr>
            </w:pPr>
            <w:ins w:id="364" w:author="Phuong xinh gái" w:date="2019-07-01T20:09:00Z">
              <w:r w:rsidRPr="00896668">
                <w:rPr>
                  <w:rFonts w:eastAsia="맑은 고딕" w:hint="eastAsia"/>
                  <w:sz w:val="22"/>
                  <w:szCs w:val="22"/>
                </w:rPr>
                <w:t>이사</w:t>
              </w:r>
            </w:ins>
          </w:p>
          <w:p w:rsidR="000355C7" w:rsidRPr="00896668" w:rsidDel="000C0824" w:rsidRDefault="000C0824" w:rsidP="000C0824">
            <w:pPr>
              <w:jc w:val="center"/>
              <w:rPr>
                <w:del w:id="365" w:author="Phuong xinh gái" w:date="2019-07-01T20:09:00Z"/>
                <w:rFonts w:eastAsia="맑은 고딕"/>
                <w:rPrChange w:id="366" w:author="Phuong xinh gái" w:date="2019-07-01T21:08:00Z">
                  <w:rPr>
                    <w:del w:id="367" w:author="Phuong xinh gái" w:date="2019-07-01T20:09:00Z"/>
                    <w:rFonts w:ascii="맑은 고딕" w:eastAsia="맑은 고딕" w:hAnsi="맑은 고딕"/>
                  </w:rPr>
                </w:rPrChange>
              </w:rPr>
            </w:pPr>
            <w:ins w:id="368" w:author="Phuong xinh gái" w:date="2019-07-01T20:09:00Z">
              <w:r w:rsidRPr="00896668">
                <w:rPr>
                  <w:rFonts w:eastAsia="맑은 고딕"/>
                  <w:sz w:val="22"/>
                  <w:szCs w:val="22"/>
                </w:rPr>
                <w:t>Giámđốc đại diện</w:t>
              </w:r>
            </w:ins>
            <w:del w:id="369" w:author="Phuong xinh gái" w:date="2019-07-01T20:09:00Z">
              <w:r w:rsidR="000355C7" w:rsidRPr="00896668" w:rsidDel="000C0824">
                <w:rPr>
                  <w:rFonts w:eastAsia="맑은 고딕" w:hint="eastAsia"/>
                  <w:rPrChange w:id="370" w:author="Phuong xinh gái" w:date="2019-07-01T21:08:00Z">
                    <w:rPr>
                      <w:rFonts w:ascii="맑은 고딕" w:eastAsia="맑은 고딕" w:hAnsi="맑은 고딕" w:hint="eastAsia"/>
                    </w:rPr>
                  </w:rPrChange>
                </w:rPr>
                <w:delText>대표</w:delText>
              </w:r>
            </w:del>
          </w:p>
          <w:p w:rsidR="000355C7" w:rsidRPr="00896668" w:rsidRDefault="000355C7" w:rsidP="00A15C86">
            <w:pPr>
              <w:jc w:val="center"/>
              <w:rPr>
                <w:rFonts w:eastAsia="맑은 고딕"/>
                <w:rPrChange w:id="371" w:author="Phuong xinh gái" w:date="2019-07-01T21:08:00Z">
                  <w:rPr>
                    <w:rFonts w:ascii="맑은 고딕" w:eastAsia="맑은 고딕" w:hAnsi="맑은 고딕"/>
                  </w:rPr>
                </w:rPrChange>
              </w:rPr>
            </w:pPr>
            <w:del w:id="372" w:author="Phuong xinh gái" w:date="2019-07-01T20:09:00Z">
              <w:r w:rsidRPr="00896668" w:rsidDel="000C0824">
                <w:rPr>
                  <w:rFonts w:eastAsia="맑은 고딕" w:hint="eastAsia"/>
                  <w:rPrChange w:id="373" w:author="Phuong xinh gái" w:date="2019-07-01T21:08:00Z">
                    <w:rPr>
                      <w:rFonts w:ascii="맑은 고딕" w:eastAsia="맑은 고딕" w:hAnsi="맑은 고딕" w:hint="eastAsia"/>
                    </w:rPr>
                  </w:rPrChange>
                </w:rPr>
                <w:delText>이사</w:delText>
              </w:r>
            </w:del>
          </w:p>
        </w:tc>
        <w:tc>
          <w:tcPr>
            <w:tcW w:w="2520" w:type="dxa"/>
            <w:gridSpan w:val="2"/>
            <w:tcBorders>
              <w:top w:val="single" w:sz="12" w:space="0" w:color="auto"/>
              <w:left w:val="single" w:sz="6" w:space="0" w:color="auto"/>
              <w:bottom w:val="single" w:sz="12" w:space="0" w:color="auto"/>
              <w:right w:val="single" w:sz="12" w:space="0" w:color="auto"/>
            </w:tcBorders>
            <w:vAlign w:val="center"/>
            <w:tcPrChange w:id="374" w:author="Phuong xinh gái" w:date="2019-07-01T20:09:00Z">
              <w:tcPr>
                <w:tcW w:w="2520" w:type="dxa"/>
                <w:gridSpan w:val="2"/>
                <w:tcBorders>
                  <w:top w:val="single" w:sz="12" w:space="0" w:color="auto"/>
                  <w:left w:val="single" w:sz="6" w:space="0" w:color="auto"/>
                  <w:bottom w:val="single" w:sz="12" w:space="0" w:color="auto"/>
                  <w:right w:val="single" w:sz="12" w:space="0" w:color="auto"/>
                </w:tcBorders>
                <w:vAlign w:val="center"/>
              </w:tcPr>
            </w:tcPrChange>
          </w:tcPr>
          <w:p w:rsidR="000355C7" w:rsidRPr="00896668" w:rsidRDefault="000355C7" w:rsidP="00A15C86">
            <w:pPr>
              <w:jc w:val="center"/>
              <w:rPr>
                <w:rFonts w:eastAsia="맑은 고딕"/>
                <w:rPrChange w:id="375" w:author="Phuong xinh gái" w:date="2019-07-01T21:08:00Z">
                  <w:rPr>
                    <w:rFonts w:ascii="맑은 고딕" w:eastAsia="맑은 고딕" w:hAnsi="맑은 고딕"/>
                  </w:rPr>
                </w:rPrChange>
              </w:rPr>
            </w:pPr>
            <w:r w:rsidRPr="00896668">
              <w:rPr>
                <w:rFonts w:eastAsia="맑은 고딕"/>
                <w:rPrChange w:id="376" w:author="Phuong xinh gái" w:date="2019-07-01T21:08:00Z">
                  <w:rPr>
                    <w:rFonts w:ascii="맑은 고딕" w:eastAsia="맑은 고딕" w:hAnsi="맑은 고딕"/>
                  </w:rPr>
                </w:rPrChange>
              </w:rPr>
              <w:t xml:space="preserve">    </w:t>
            </w:r>
          </w:p>
          <w:p w:rsidR="000355C7" w:rsidRPr="00896668" w:rsidRDefault="000355C7" w:rsidP="00A15C86">
            <w:pPr>
              <w:jc w:val="center"/>
              <w:rPr>
                <w:rFonts w:eastAsia="맑은 고딕"/>
                <w:rPrChange w:id="377" w:author="Phuong xinh gái" w:date="2019-07-01T21:08:00Z">
                  <w:rPr>
                    <w:rFonts w:ascii="맑은 고딕" w:eastAsia="맑은 고딕" w:hAnsi="맑은 고딕"/>
                  </w:rPr>
                </w:rPrChange>
              </w:rPr>
            </w:pPr>
          </w:p>
          <w:p w:rsidR="000355C7" w:rsidRPr="00896668" w:rsidRDefault="000355C7" w:rsidP="00A15C86">
            <w:pPr>
              <w:jc w:val="center"/>
              <w:rPr>
                <w:rFonts w:eastAsia="맑은 고딕"/>
                <w:rPrChange w:id="378" w:author="Phuong xinh gái" w:date="2019-07-01T21:08:00Z">
                  <w:rPr>
                    <w:rFonts w:ascii="맑은 고딕" w:eastAsia="맑은 고딕" w:hAnsi="맑은 고딕"/>
                  </w:rPr>
                </w:rPrChange>
              </w:rPr>
            </w:pPr>
            <w:r w:rsidRPr="00896668">
              <w:rPr>
                <w:rFonts w:eastAsia="맑은 고딕"/>
                <w:rPrChange w:id="379" w:author="Phuong xinh gái" w:date="2019-07-01T21:08:00Z">
                  <w:rPr>
                    <w:rFonts w:ascii="맑은 고딕" w:eastAsia="맑은 고딕" w:hAnsi="맑은 고딕"/>
                  </w:rPr>
                </w:rPrChange>
              </w:rPr>
              <w:t>.   .   .</w:t>
            </w:r>
          </w:p>
        </w:tc>
      </w:tr>
    </w:tbl>
    <w:p w:rsidR="009E7867" w:rsidRPr="00896668" w:rsidDel="00BD7D03" w:rsidRDefault="009E7867" w:rsidP="00BD7D03">
      <w:pPr>
        <w:rPr>
          <w:del w:id="380" w:author="안세홍" w:date="2019-07-10T10:27:00Z"/>
          <w:rFonts w:eastAsia="맑은 고딕"/>
          <w:b/>
          <w:sz w:val="22"/>
          <w:szCs w:val="22"/>
          <w:rPrChange w:id="381" w:author="Phuong xinh gái" w:date="2019-07-01T21:08:00Z">
            <w:rPr>
              <w:del w:id="382" w:author="안세홍" w:date="2019-07-10T10:27:00Z"/>
              <w:rFonts w:ascii="맑은 고딕" w:eastAsia="맑은 고딕" w:hAnsi="맑은 고딕"/>
              <w:b/>
              <w:sz w:val="22"/>
              <w:szCs w:val="22"/>
            </w:rPr>
          </w:rPrChange>
        </w:rPr>
        <w:pPrChange w:id="383" w:author="안세홍" w:date="2019-07-10T10:28:00Z">
          <w:pPr/>
        </w:pPrChange>
      </w:pPr>
    </w:p>
    <w:p w:rsidR="000355C7" w:rsidRPr="00896668" w:rsidDel="009E7867" w:rsidRDefault="000355C7" w:rsidP="00BD7D03">
      <w:pPr>
        <w:rPr>
          <w:del w:id="384" w:author="안세홍" w:date="2019-05-23T17:09:00Z"/>
          <w:rFonts w:eastAsia="맑은 고딕"/>
          <w:b/>
          <w:bCs/>
          <w:sz w:val="22"/>
          <w:szCs w:val="22"/>
          <w:rPrChange w:id="385" w:author="Phuong xinh gái" w:date="2019-07-01T21:08:00Z">
            <w:rPr>
              <w:del w:id="386" w:author="안세홍" w:date="2019-05-23T17:09:00Z"/>
              <w:rFonts w:ascii="맑은 고딕" w:eastAsia="맑은 고딕" w:hAnsi="맑은 고딕"/>
              <w:b/>
              <w:bCs/>
              <w:sz w:val="22"/>
              <w:szCs w:val="22"/>
            </w:rPr>
          </w:rPrChange>
        </w:rPr>
        <w:pPrChange w:id="387" w:author="안세홍" w:date="2019-07-10T10:28:00Z">
          <w:pPr>
            <w:ind w:left="360"/>
          </w:pPr>
        </w:pPrChange>
      </w:pPr>
    </w:p>
    <w:p w:rsidR="000D497D" w:rsidRPr="00896668" w:rsidRDefault="009B6A67" w:rsidP="00BD7D03">
      <w:pPr>
        <w:rPr>
          <w:rFonts w:eastAsia="맑은 고딕"/>
          <w:sz w:val="22"/>
          <w:szCs w:val="22"/>
          <w:rPrChange w:id="388" w:author="Phuong xinh gái" w:date="2019-07-01T21:08:00Z">
            <w:rPr>
              <w:rFonts w:ascii="맑은 고딕" w:eastAsia="맑은 고딕" w:hAnsi="맑은 고딕"/>
              <w:sz w:val="22"/>
              <w:szCs w:val="22"/>
            </w:rPr>
          </w:rPrChange>
        </w:rPr>
        <w:pPrChange w:id="389" w:author="안세홍" w:date="2019-07-10T10:28:00Z">
          <w:pPr/>
        </w:pPrChange>
      </w:pPr>
      <w:r w:rsidRPr="00896668">
        <w:rPr>
          <w:rFonts w:eastAsia="맑은 고딕" w:hint="eastAsia"/>
          <w:sz w:val="22"/>
          <w:szCs w:val="22"/>
          <w:rPrChange w:id="390" w:author="Phuong xinh gái" w:date="2019-07-01T21:08:00Z">
            <w:rPr>
              <w:rFonts w:ascii="맑은 고딕" w:eastAsia="맑은 고딕" w:hAnsi="맑은 고딕" w:hint="eastAsia"/>
              <w:sz w:val="22"/>
              <w:szCs w:val="22"/>
            </w:rPr>
          </w:rPrChange>
        </w:rPr>
        <w:t>제</w:t>
      </w:r>
      <w:r w:rsidR="00397998" w:rsidRPr="00896668">
        <w:rPr>
          <w:rFonts w:eastAsia="맑은 고딕"/>
          <w:sz w:val="22"/>
          <w:szCs w:val="22"/>
          <w:rPrChange w:id="391" w:author="Phuong xinh gái" w:date="2019-07-01T21:08:00Z">
            <w:rPr>
              <w:rFonts w:ascii="맑은 고딕" w:eastAsia="맑은 고딕" w:hAnsi="맑은 고딕"/>
              <w:sz w:val="22"/>
              <w:szCs w:val="22"/>
            </w:rPr>
          </w:rPrChange>
        </w:rPr>
        <w:t>1</w:t>
      </w:r>
      <w:r w:rsidRPr="00896668">
        <w:rPr>
          <w:rFonts w:eastAsia="맑은 고딕" w:hint="eastAsia"/>
          <w:sz w:val="22"/>
          <w:szCs w:val="22"/>
          <w:rPrChange w:id="392" w:author="Phuong xinh gái" w:date="2019-07-01T21:08:00Z">
            <w:rPr>
              <w:rFonts w:ascii="맑은 고딕" w:eastAsia="맑은 고딕" w:hAnsi="맑은 고딕" w:hint="eastAsia"/>
              <w:sz w:val="22"/>
              <w:szCs w:val="22"/>
            </w:rPr>
          </w:rPrChange>
        </w:rPr>
        <w:t>조</w:t>
      </w:r>
      <w:r w:rsidR="00397998" w:rsidRPr="00896668">
        <w:rPr>
          <w:rFonts w:eastAsia="맑은 고딕"/>
          <w:sz w:val="22"/>
          <w:szCs w:val="22"/>
          <w:rPrChange w:id="393" w:author="Phuong xinh gái" w:date="2019-07-01T21:08:00Z">
            <w:rPr>
              <w:rFonts w:ascii="맑은 고딕" w:eastAsia="맑은 고딕" w:hAnsi="맑은 고딕"/>
              <w:sz w:val="22"/>
              <w:szCs w:val="22"/>
            </w:rPr>
          </w:rPrChange>
        </w:rPr>
        <w:t xml:space="preserve"> </w:t>
      </w:r>
      <w:r w:rsidRPr="00896668">
        <w:rPr>
          <w:rFonts w:eastAsia="맑은 고딕"/>
          <w:sz w:val="22"/>
          <w:szCs w:val="22"/>
          <w:rPrChange w:id="394" w:author="Phuong xinh gái" w:date="2019-07-01T21:08:00Z">
            <w:rPr>
              <w:rFonts w:ascii="맑은 고딕" w:eastAsia="맑은 고딕" w:hAnsi="맑은 고딕"/>
              <w:sz w:val="22"/>
              <w:szCs w:val="22"/>
            </w:rPr>
          </w:rPrChange>
        </w:rPr>
        <w:t>(</w:t>
      </w:r>
      <w:r w:rsidR="000D497D" w:rsidRPr="00896668">
        <w:rPr>
          <w:rFonts w:eastAsia="맑은 고딕" w:hint="eastAsia"/>
          <w:sz w:val="22"/>
          <w:szCs w:val="22"/>
          <w:rPrChange w:id="395" w:author="Phuong xinh gái" w:date="2019-07-01T21:08:00Z">
            <w:rPr>
              <w:rFonts w:ascii="맑은 고딕" w:eastAsia="맑은 고딕" w:hAnsi="맑은 고딕" w:hint="eastAsia"/>
              <w:sz w:val="22"/>
              <w:szCs w:val="22"/>
            </w:rPr>
          </w:rPrChange>
        </w:rPr>
        <w:t>목적</w:t>
      </w:r>
      <w:r w:rsidRPr="00896668">
        <w:rPr>
          <w:rFonts w:eastAsia="맑은 고딕"/>
          <w:sz w:val="22"/>
          <w:szCs w:val="22"/>
          <w:rPrChange w:id="396" w:author="Phuong xinh gái" w:date="2019-07-01T21:08:00Z">
            <w:rPr>
              <w:rFonts w:ascii="맑은 고딕" w:eastAsia="맑은 고딕" w:hAnsi="맑은 고딕"/>
              <w:sz w:val="22"/>
              <w:szCs w:val="22"/>
            </w:rPr>
          </w:rPrChange>
        </w:rPr>
        <w:t>)</w:t>
      </w:r>
      <w:ins w:id="397" w:author="Phuong xinh gái" w:date="2019-07-01T20:09:00Z">
        <w:r w:rsidR="007E7BF1" w:rsidRPr="00896668">
          <w:rPr>
            <w:rFonts w:eastAsia="맑은 고딕"/>
            <w:sz w:val="22"/>
            <w:szCs w:val="22"/>
            <w:rPrChange w:id="398" w:author="Phuong xinh gái" w:date="2019-07-01T21:08:00Z">
              <w:rPr>
                <w:rFonts w:ascii="맑은 고딕" w:eastAsia="맑은 고딕" w:hAnsi="맑은 고딕"/>
                <w:sz w:val="22"/>
                <w:szCs w:val="22"/>
              </w:rPr>
            </w:rPrChange>
          </w:rPr>
          <w:t xml:space="preserve"> </w:t>
        </w:r>
        <w:r w:rsidR="007E7BF1" w:rsidRPr="00896668">
          <w:t>– Điều 1 (Mục đích)</w:t>
        </w:r>
      </w:ins>
    </w:p>
    <w:p w:rsidR="0083452F" w:rsidRPr="00896668" w:rsidRDefault="00DB5586" w:rsidP="00397998">
      <w:pPr>
        <w:ind w:leftChars="100" w:left="240"/>
        <w:rPr>
          <w:ins w:id="399" w:author="Phuong xinh gái" w:date="2019-07-01T20:11:00Z"/>
          <w:rFonts w:eastAsia="맑은 고딕"/>
          <w:sz w:val="22"/>
          <w:szCs w:val="22"/>
          <w:rPrChange w:id="400" w:author="Phuong xinh gái" w:date="2019-07-01T21:08:00Z">
            <w:rPr>
              <w:ins w:id="401" w:author="Phuong xinh gái" w:date="2019-07-01T20:11:00Z"/>
              <w:rFonts w:ascii="맑은 고딕" w:eastAsia="맑은 고딕" w:hAnsi="맑은 고딕"/>
              <w:sz w:val="22"/>
              <w:szCs w:val="22"/>
            </w:rPr>
          </w:rPrChange>
        </w:rPr>
      </w:pPr>
      <w:r w:rsidRPr="00896668">
        <w:rPr>
          <w:rFonts w:eastAsia="맑은 고딕" w:hint="eastAsia"/>
          <w:sz w:val="22"/>
          <w:szCs w:val="22"/>
          <w:rPrChange w:id="402" w:author="Phuong xinh gái" w:date="2019-07-01T21:08:00Z">
            <w:rPr>
              <w:rFonts w:ascii="맑은 고딕" w:eastAsia="맑은 고딕" w:hAnsi="맑은 고딕" w:hint="eastAsia"/>
              <w:sz w:val="22"/>
              <w:szCs w:val="22"/>
            </w:rPr>
          </w:rPrChange>
        </w:rPr>
        <w:t>본</w:t>
      </w:r>
      <w:r w:rsidR="008357D2" w:rsidRPr="00896668">
        <w:rPr>
          <w:rFonts w:eastAsia="맑은 고딕"/>
          <w:sz w:val="22"/>
          <w:szCs w:val="22"/>
          <w:rPrChange w:id="403" w:author="Phuong xinh gái" w:date="2019-07-01T21:08:00Z">
            <w:rPr>
              <w:rFonts w:ascii="맑은 고딕" w:eastAsia="맑은 고딕" w:hAnsi="맑은 고딕"/>
              <w:sz w:val="22"/>
              <w:szCs w:val="22"/>
            </w:rPr>
          </w:rPrChange>
        </w:rPr>
        <w:t xml:space="preserve"> </w:t>
      </w:r>
      <w:r w:rsidR="008357D2" w:rsidRPr="00896668">
        <w:rPr>
          <w:rFonts w:eastAsia="맑은 고딕" w:hint="eastAsia"/>
          <w:sz w:val="22"/>
          <w:szCs w:val="22"/>
          <w:rPrChange w:id="404" w:author="Phuong xinh gái" w:date="2019-07-01T21:08:00Z">
            <w:rPr>
              <w:rFonts w:ascii="맑은 고딕" w:eastAsia="맑은 고딕" w:hAnsi="맑은 고딕" w:hint="eastAsia"/>
              <w:sz w:val="22"/>
              <w:szCs w:val="22"/>
            </w:rPr>
          </w:rPrChange>
        </w:rPr>
        <w:t>지침은</w:t>
      </w:r>
      <w:r w:rsidR="008357D2" w:rsidRPr="00896668">
        <w:rPr>
          <w:rFonts w:eastAsia="맑은 고딕"/>
          <w:sz w:val="22"/>
          <w:szCs w:val="22"/>
          <w:rPrChange w:id="405" w:author="Phuong xinh gái" w:date="2019-07-01T21:08:00Z">
            <w:rPr>
              <w:rFonts w:ascii="맑은 고딕" w:eastAsia="맑은 고딕" w:hAnsi="맑은 고딕"/>
              <w:sz w:val="22"/>
              <w:szCs w:val="22"/>
            </w:rPr>
          </w:rPrChange>
        </w:rPr>
        <w:t xml:space="preserve"> </w:t>
      </w:r>
      <w:del w:id="406" w:author="안세홍" w:date="2019-06-14T08:42:00Z">
        <w:r w:rsidR="008357D2" w:rsidRPr="00896668" w:rsidDel="009C0844">
          <w:rPr>
            <w:rFonts w:eastAsia="맑은 고딕" w:hint="eastAsia"/>
            <w:sz w:val="22"/>
            <w:szCs w:val="22"/>
            <w:rPrChange w:id="407" w:author="Phuong xinh gái" w:date="2019-07-01T21:08:00Z">
              <w:rPr>
                <w:rFonts w:ascii="맑은 고딕" w:eastAsia="맑은 고딕" w:hAnsi="맑은 고딕" w:hint="eastAsia"/>
                <w:sz w:val="22"/>
                <w:szCs w:val="22"/>
              </w:rPr>
            </w:rPrChange>
          </w:rPr>
          <w:delText>센트랄</w:delText>
        </w:r>
        <w:r w:rsidR="009B6A67" w:rsidRPr="00896668" w:rsidDel="009C0844">
          <w:rPr>
            <w:rFonts w:eastAsia="맑은 고딕" w:hint="eastAsia"/>
            <w:sz w:val="22"/>
            <w:szCs w:val="22"/>
            <w:rPrChange w:id="408" w:author="Phuong xinh gái" w:date="2019-07-01T21:08:00Z">
              <w:rPr>
                <w:rFonts w:ascii="맑은 고딕" w:eastAsia="맑은 고딕" w:hAnsi="맑은 고딕" w:hint="eastAsia"/>
                <w:sz w:val="22"/>
                <w:szCs w:val="22"/>
              </w:rPr>
            </w:rPrChange>
          </w:rPr>
          <w:delText>그룹</w:delText>
        </w:r>
      </w:del>
      <w:ins w:id="409" w:author="정한기" w:date="2019-05-14T13:26:00Z">
        <w:del w:id="410" w:author="안세홍" w:date="2019-06-14T08:42:00Z">
          <w:r w:rsidR="008159DA" w:rsidRPr="00896668" w:rsidDel="009C0844">
            <w:rPr>
              <w:rFonts w:eastAsia="맑은 고딕"/>
              <w:sz w:val="22"/>
              <w:szCs w:val="22"/>
              <w:rPrChange w:id="411" w:author="Phuong xinh gái" w:date="2019-07-01T21:08:00Z">
                <w:rPr>
                  <w:rFonts w:ascii="맑은 고딕" w:eastAsia="맑은 고딕" w:hAnsi="맑은 고딕"/>
                  <w:sz w:val="22"/>
                  <w:szCs w:val="22"/>
                </w:rPr>
              </w:rPrChange>
            </w:rPr>
            <w:delText xml:space="preserve"> </w:delText>
          </w:r>
        </w:del>
        <w:r w:rsidR="008159DA" w:rsidRPr="00896668">
          <w:rPr>
            <w:rFonts w:eastAsia="맑은 고딕"/>
            <w:sz w:val="22"/>
            <w:szCs w:val="22"/>
            <w:rPrChange w:id="412" w:author="Phuong xinh gái" w:date="2019-07-01T21:08:00Z">
              <w:rPr>
                <w:rFonts w:ascii="맑은 고딕" w:eastAsia="맑은 고딕" w:hAnsi="맑은 고딕"/>
                <w:sz w:val="22"/>
                <w:szCs w:val="22"/>
              </w:rPr>
            </w:rPrChange>
          </w:rPr>
          <w:t>CTR</w:t>
        </w:r>
      </w:ins>
      <w:ins w:id="413" w:author="안세홍" w:date="2019-05-23T17:09:00Z">
        <w:r w:rsidR="009E7867" w:rsidRPr="00896668">
          <w:rPr>
            <w:rFonts w:eastAsia="맑은 고딕"/>
            <w:sz w:val="22"/>
            <w:szCs w:val="22"/>
            <w:rPrChange w:id="414" w:author="Phuong xinh gái" w:date="2019-07-01T21:08:00Z">
              <w:rPr>
                <w:rFonts w:ascii="맑은 고딕" w:eastAsia="맑은 고딕" w:hAnsi="맑은 고딕"/>
                <w:color w:val="FF0000"/>
                <w:sz w:val="22"/>
                <w:szCs w:val="22"/>
              </w:rPr>
            </w:rPrChange>
          </w:rPr>
          <w:t xml:space="preserve"> </w:t>
        </w:r>
      </w:ins>
      <w:ins w:id="415" w:author="정한기" w:date="2019-05-14T13:26:00Z">
        <w:r w:rsidR="008159DA" w:rsidRPr="00896668">
          <w:rPr>
            <w:rFonts w:eastAsia="맑은 고딕"/>
            <w:sz w:val="22"/>
            <w:szCs w:val="22"/>
            <w:rPrChange w:id="416" w:author="Phuong xinh gái" w:date="2019-07-01T21:08:00Z">
              <w:rPr>
                <w:rFonts w:ascii="맑은 고딕" w:eastAsia="맑은 고딕" w:hAnsi="맑은 고딕"/>
                <w:sz w:val="22"/>
                <w:szCs w:val="22"/>
              </w:rPr>
            </w:rPrChange>
          </w:rPr>
          <w:t>VINA</w:t>
        </w:r>
      </w:ins>
      <w:ins w:id="417" w:author="안세홍" w:date="2019-05-23T17:09:00Z">
        <w:r w:rsidR="009E7867" w:rsidRPr="00896668">
          <w:rPr>
            <w:rFonts w:eastAsia="맑은 고딕"/>
            <w:color w:val="FF0000"/>
            <w:sz w:val="22"/>
            <w:szCs w:val="22"/>
            <w:rPrChange w:id="418" w:author="Phuong xinh gái" w:date="2019-07-01T21:08:00Z">
              <w:rPr>
                <w:rFonts w:ascii="맑은 고딕" w:eastAsia="맑은 고딕" w:hAnsi="맑은 고딕"/>
                <w:color w:val="FF0000"/>
                <w:sz w:val="22"/>
                <w:szCs w:val="22"/>
              </w:rPr>
            </w:rPrChange>
          </w:rPr>
          <w:t xml:space="preserve"> </w:t>
        </w:r>
      </w:ins>
      <w:r w:rsidR="008357D2" w:rsidRPr="00896668">
        <w:rPr>
          <w:rFonts w:eastAsia="맑은 고딕"/>
          <w:sz w:val="22"/>
          <w:szCs w:val="22"/>
          <w:rPrChange w:id="419" w:author="Phuong xinh gái" w:date="2019-07-01T21:08:00Z">
            <w:rPr>
              <w:rFonts w:ascii="맑은 고딕" w:eastAsia="맑은 고딕" w:hAnsi="맑은 고딕"/>
              <w:sz w:val="22"/>
              <w:szCs w:val="22"/>
            </w:rPr>
          </w:rPrChange>
        </w:rPr>
        <w:t>(</w:t>
      </w:r>
      <w:r w:rsidR="008357D2" w:rsidRPr="00896668">
        <w:rPr>
          <w:rFonts w:eastAsia="맑은 고딕" w:hint="eastAsia"/>
          <w:sz w:val="22"/>
          <w:szCs w:val="22"/>
          <w:rPrChange w:id="420" w:author="Phuong xinh gái" w:date="2019-07-01T21:08:00Z">
            <w:rPr>
              <w:rFonts w:ascii="맑은 고딕" w:eastAsia="맑은 고딕" w:hAnsi="맑은 고딕" w:hint="eastAsia"/>
              <w:sz w:val="22"/>
              <w:szCs w:val="22"/>
            </w:rPr>
          </w:rPrChange>
        </w:rPr>
        <w:t>이하</w:t>
      </w:r>
      <w:r w:rsidR="008357D2" w:rsidRPr="00896668">
        <w:rPr>
          <w:rFonts w:eastAsia="맑은 고딕"/>
          <w:sz w:val="22"/>
          <w:szCs w:val="22"/>
          <w:rPrChange w:id="421" w:author="Phuong xinh gái" w:date="2019-07-01T21:08:00Z">
            <w:rPr>
              <w:rFonts w:ascii="맑은 고딕" w:eastAsia="맑은 고딕" w:hAnsi="맑은 고딕"/>
              <w:sz w:val="22"/>
              <w:szCs w:val="22"/>
            </w:rPr>
          </w:rPrChange>
        </w:rPr>
        <w:t xml:space="preserve"> “</w:t>
      </w:r>
      <w:r w:rsidR="008357D2" w:rsidRPr="00896668">
        <w:rPr>
          <w:rFonts w:eastAsia="맑은 고딕" w:hint="eastAsia"/>
          <w:sz w:val="22"/>
          <w:szCs w:val="22"/>
          <w:rPrChange w:id="422" w:author="Phuong xinh gái" w:date="2019-07-01T21:08:00Z">
            <w:rPr>
              <w:rFonts w:ascii="맑은 고딕" w:eastAsia="맑은 고딕" w:hAnsi="맑은 고딕" w:hint="eastAsia"/>
              <w:sz w:val="22"/>
              <w:szCs w:val="22"/>
            </w:rPr>
          </w:rPrChange>
        </w:rPr>
        <w:t>회사”라</w:t>
      </w:r>
      <w:r w:rsidR="008357D2" w:rsidRPr="00896668">
        <w:rPr>
          <w:rFonts w:eastAsia="맑은 고딕"/>
          <w:sz w:val="22"/>
          <w:szCs w:val="22"/>
          <w:rPrChange w:id="423" w:author="Phuong xinh gái" w:date="2019-07-01T21:08:00Z">
            <w:rPr>
              <w:rFonts w:ascii="맑은 고딕" w:eastAsia="맑은 고딕" w:hAnsi="맑은 고딕"/>
              <w:sz w:val="22"/>
              <w:szCs w:val="22"/>
            </w:rPr>
          </w:rPrChange>
        </w:rPr>
        <w:t xml:space="preserve"> </w:t>
      </w:r>
      <w:r w:rsidR="008357D2" w:rsidRPr="00896668">
        <w:rPr>
          <w:rFonts w:eastAsia="맑은 고딕" w:hint="eastAsia"/>
          <w:sz w:val="22"/>
          <w:szCs w:val="22"/>
          <w:rPrChange w:id="424" w:author="Phuong xinh gái" w:date="2019-07-01T21:08:00Z">
            <w:rPr>
              <w:rFonts w:ascii="맑은 고딕" w:eastAsia="맑은 고딕" w:hAnsi="맑은 고딕" w:hint="eastAsia"/>
              <w:sz w:val="22"/>
              <w:szCs w:val="22"/>
            </w:rPr>
          </w:rPrChange>
        </w:rPr>
        <w:t>한다</w:t>
      </w:r>
      <w:r w:rsidR="008357D2" w:rsidRPr="00896668">
        <w:rPr>
          <w:rFonts w:eastAsia="맑은 고딕"/>
          <w:sz w:val="22"/>
          <w:szCs w:val="22"/>
          <w:rPrChange w:id="425" w:author="Phuong xinh gái" w:date="2019-07-01T21:08:00Z">
            <w:rPr>
              <w:rFonts w:ascii="맑은 고딕" w:eastAsia="맑은 고딕" w:hAnsi="맑은 고딕"/>
              <w:sz w:val="22"/>
              <w:szCs w:val="22"/>
            </w:rPr>
          </w:rPrChange>
        </w:rPr>
        <w:t>)</w:t>
      </w:r>
      <w:ins w:id="426" w:author="안세홍" w:date="2019-05-23T17:09:00Z">
        <w:r w:rsidR="009E7867" w:rsidRPr="00896668">
          <w:rPr>
            <w:rFonts w:eastAsia="맑은 고딕"/>
            <w:sz w:val="22"/>
            <w:szCs w:val="22"/>
            <w:rPrChange w:id="427" w:author="Phuong xinh gái" w:date="2019-07-01T21:08:00Z">
              <w:rPr>
                <w:rFonts w:ascii="맑은 고딕" w:eastAsia="맑은 고딕" w:hAnsi="맑은 고딕"/>
                <w:sz w:val="22"/>
                <w:szCs w:val="22"/>
              </w:rPr>
            </w:rPrChange>
          </w:rPr>
          <w:t xml:space="preserve"> </w:t>
        </w:r>
      </w:ins>
      <w:r w:rsidR="008357D2" w:rsidRPr="00896668">
        <w:rPr>
          <w:rFonts w:eastAsia="맑은 고딕" w:hint="eastAsia"/>
          <w:sz w:val="22"/>
          <w:szCs w:val="22"/>
          <w:rPrChange w:id="428" w:author="Phuong xinh gái" w:date="2019-07-01T21:08:00Z">
            <w:rPr>
              <w:rFonts w:ascii="맑은 고딕" w:eastAsia="맑은 고딕" w:hAnsi="맑은 고딕" w:hint="eastAsia"/>
              <w:sz w:val="22"/>
              <w:szCs w:val="22"/>
            </w:rPr>
          </w:rPrChange>
        </w:rPr>
        <w:t>의</w:t>
      </w:r>
      <w:r w:rsidR="008357D2" w:rsidRPr="00896668">
        <w:rPr>
          <w:rFonts w:eastAsia="맑은 고딕"/>
          <w:sz w:val="22"/>
          <w:szCs w:val="22"/>
          <w:rPrChange w:id="429"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30" w:author="Phuong xinh gái" w:date="2019-07-01T21:08:00Z">
            <w:rPr>
              <w:rFonts w:ascii="맑은 고딕" w:eastAsia="맑은 고딕" w:hAnsi="맑은 고딕" w:hint="eastAsia"/>
              <w:sz w:val="22"/>
              <w:szCs w:val="22"/>
            </w:rPr>
          </w:rPrChange>
        </w:rPr>
        <w:t>정보시스템</w:t>
      </w:r>
      <w:r w:rsidR="00937E0A" w:rsidRPr="00896668">
        <w:rPr>
          <w:rFonts w:eastAsia="맑은 고딕"/>
          <w:sz w:val="22"/>
          <w:szCs w:val="22"/>
          <w:rPrChange w:id="431"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32" w:author="Phuong xinh gái" w:date="2019-07-01T21:08:00Z">
            <w:rPr>
              <w:rFonts w:ascii="맑은 고딕" w:eastAsia="맑은 고딕" w:hAnsi="맑은 고딕" w:hint="eastAsia"/>
              <w:sz w:val="22"/>
              <w:szCs w:val="22"/>
            </w:rPr>
          </w:rPrChange>
        </w:rPr>
        <w:t>장애</w:t>
      </w:r>
      <w:r w:rsidR="00937E0A" w:rsidRPr="00896668">
        <w:rPr>
          <w:rFonts w:eastAsia="맑은 고딕"/>
          <w:sz w:val="22"/>
          <w:szCs w:val="22"/>
          <w:rPrChange w:id="433"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34" w:author="Phuong xinh gái" w:date="2019-07-01T21:08:00Z">
            <w:rPr>
              <w:rFonts w:ascii="맑은 고딕" w:eastAsia="맑은 고딕" w:hAnsi="맑은 고딕" w:hint="eastAsia"/>
              <w:sz w:val="22"/>
              <w:szCs w:val="22"/>
            </w:rPr>
          </w:rPrChange>
        </w:rPr>
        <w:t>및</w:t>
      </w:r>
      <w:r w:rsidR="00937E0A" w:rsidRPr="00896668">
        <w:rPr>
          <w:rFonts w:eastAsia="맑은 고딕"/>
          <w:sz w:val="22"/>
          <w:szCs w:val="22"/>
          <w:rPrChange w:id="435"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36" w:author="Phuong xinh gái" w:date="2019-07-01T21:08:00Z">
            <w:rPr>
              <w:rFonts w:ascii="맑은 고딕" w:eastAsia="맑은 고딕" w:hAnsi="맑은 고딕" w:hint="eastAsia"/>
              <w:sz w:val="22"/>
              <w:szCs w:val="22"/>
            </w:rPr>
          </w:rPrChange>
        </w:rPr>
        <w:t>중단</w:t>
      </w:r>
      <w:r w:rsidR="00937E0A" w:rsidRPr="00896668">
        <w:rPr>
          <w:rFonts w:eastAsia="맑은 고딕"/>
          <w:sz w:val="22"/>
          <w:szCs w:val="22"/>
          <w:rPrChange w:id="437"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38" w:author="Phuong xinh gái" w:date="2019-07-01T21:08:00Z">
            <w:rPr>
              <w:rFonts w:ascii="맑은 고딕" w:eastAsia="맑은 고딕" w:hAnsi="맑은 고딕" w:hint="eastAsia"/>
              <w:sz w:val="22"/>
              <w:szCs w:val="22"/>
            </w:rPr>
          </w:rPrChange>
        </w:rPr>
        <w:t>또는</w:t>
      </w:r>
      <w:r w:rsidR="00937E0A" w:rsidRPr="00896668">
        <w:rPr>
          <w:rFonts w:eastAsia="맑은 고딕"/>
          <w:sz w:val="22"/>
          <w:szCs w:val="22"/>
          <w:rPrChange w:id="439"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40" w:author="Phuong xinh gái" w:date="2019-07-01T21:08:00Z">
            <w:rPr>
              <w:rFonts w:ascii="맑은 고딕" w:eastAsia="맑은 고딕" w:hAnsi="맑은 고딕" w:hint="eastAsia"/>
              <w:sz w:val="22"/>
              <w:szCs w:val="22"/>
            </w:rPr>
          </w:rPrChange>
        </w:rPr>
        <w:t>정보자산</w:t>
      </w:r>
      <w:r w:rsidR="00937E0A" w:rsidRPr="00896668">
        <w:rPr>
          <w:rFonts w:eastAsia="맑은 고딕"/>
          <w:sz w:val="22"/>
          <w:szCs w:val="22"/>
          <w:rPrChange w:id="441"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42" w:author="Phuong xinh gái" w:date="2019-07-01T21:08:00Z">
            <w:rPr>
              <w:rFonts w:ascii="맑은 고딕" w:eastAsia="맑은 고딕" w:hAnsi="맑은 고딕" w:hint="eastAsia"/>
              <w:sz w:val="22"/>
              <w:szCs w:val="22"/>
            </w:rPr>
          </w:rPrChange>
        </w:rPr>
        <w:t>유출</w:t>
      </w:r>
      <w:r w:rsidR="00937E0A" w:rsidRPr="00896668">
        <w:rPr>
          <w:rFonts w:eastAsia="맑은 고딕"/>
          <w:sz w:val="22"/>
          <w:szCs w:val="22"/>
          <w:rPrChange w:id="443"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44" w:author="Phuong xinh gái" w:date="2019-07-01T21:08:00Z">
            <w:rPr>
              <w:rFonts w:ascii="맑은 고딕" w:eastAsia="맑은 고딕" w:hAnsi="맑은 고딕" w:hint="eastAsia"/>
              <w:sz w:val="22"/>
              <w:szCs w:val="22"/>
            </w:rPr>
          </w:rPrChange>
        </w:rPr>
        <w:t>등의</w:t>
      </w:r>
      <w:r w:rsidR="00937E0A" w:rsidRPr="00896668">
        <w:rPr>
          <w:rFonts w:eastAsia="맑은 고딕"/>
          <w:sz w:val="22"/>
          <w:szCs w:val="22"/>
          <w:rPrChange w:id="445"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446" w:author="Phuong xinh gái" w:date="2019-07-01T21:08:00Z">
            <w:rPr>
              <w:rFonts w:ascii="맑은 고딕" w:eastAsia="맑은 고딕" w:hAnsi="맑은 고딕" w:hint="eastAsia"/>
              <w:sz w:val="22"/>
              <w:szCs w:val="22"/>
            </w:rPr>
          </w:rPrChange>
        </w:rPr>
        <w:t>보안</w:t>
      </w:r>
      <w:r w:rsidR="00937E0A" w:rsidRPr="00896668">
        <w:rPr>
          <w:rFonts w:eastAsia="맑은 고딕" w:hint="eastAsia"/>
          <w:sz w:val="22"/>
          <w:szCs w:val="22"/>
          <w:rPrChange w:id="447" w:author="Phuong xinh gái" w:date="2019-07-01T21:08:00Z">
            <w:rPr>
              <w:rFonts w:ascii="맑은 고딕" w:eastAsia="맑은 고딕" w:hAnsi="맑은 고딕" w:hint="eastAsia"/>
              <w:sz w:val="22"/>
              <w:szCs w:val="22"/>
            </w:rPr>
          </w:rPrChange>
        </w:rPr>
        <w:t>사고</w:t>
      </w:r>
      <w:r w:rsidR="00937E0A" w:rsidRPr="00896668">
        <w:rPr>
          <w:rFonts w:eastAsia="맑은 고딕"/>
          <w:sz w:val="22"/>
          <w:szCs w:val="22"/>
          <w:rPrChange w:id="448"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449" w:author="Phuong xinh gái" w:date="2019-07-01T21:08:00Z">
            <w:rPr>
              <w:rFonts w:ascii="맑은 고딕" w:eastAsia="맑은 고딕" w:hAnsi="맑은 고딕" w:hint="eastAsia"/>
              <w:sz w:val="22"/>
              <w:szCs w:val="22"/>
            </w:rPr>
          </w:rPrChange>
        </w:rPr>
        <w:t>예방</w:t>
      </w:r>
      <w:r w:rsidR="008F229D" w:rsidRPr="00896668">
        <w:rPr>
          <w:rFonts w:eastAsia="맑은 고딕"/>
          <w:sz w:val="22"/>
          <w:szCs w:val="22"/>
          <w:rPrChange w:id="450"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451" w:author="Phuong xinh gái" w:date="2019-07-01T21:08:00Z">
            <w:rPr>
              <w:rFonts w:ascii="맑은 고딕" w:eastAsia="맑은 고딕" w:hAnsi="맑은 고딕" w:hint="eastAsia"/>
              <w:sz w:val="22"/>
              <w:szCs w:val="22"/>
            </w:rPr>
          </w:rPrChange>
        </w:rPr>
        <w:t>및</w:t>
      </w:r>
      <w:r w:rsidR="008F229D" w:rsidRPr="00896668">
        <w:rPr>
          <w:rFonts w:eastAsia="맑은 고딕"/>
          <w:sz w:val="22"/>
          <w:szCs w:val="22"/>
          <w:rPrChange w:id="452"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453" w:author="Phuong xinh gái" w:date="2019-07-01T21:08:00Z">
            <w:rPr>
              <w:rFonts w:ascii="맑은 고딕" w:eastAsia="맑은 고딕" w:hAnsi="맑은 고딕" w:hint="eastAsia"/>
              <w:sz w:val="22"/>
              <w:szCs w:val="22"/>
            </w:rPr>
          </w:rPrChange>
        </w:rPr>
        <w:t>사고</w:t>
      </w:r>
      <w:r w:rsidR="00937E0A" w:rsidRPr="00896668">
        <w:rPr>
          <w:rFonts w:eastAsia="맑은 고딕" w:hint="eastAsia"/>
          <w:sz w:val="22"/>
          <w:szCs w:val="22"/>
          <w:rPrChange w:id="454" w:author="Phuong xinh gái" w:date="2019-07-01T21:08:00Z">
            <w:rPr>
              <w:rFonts w:ascii="맑은 고딕" w:eastAsia="맑은 고딕" w:hAnsi="맑은 고딕" w:hint="eastAsia"/>
              <w:sz w:val="22"/>
              <w:szCs w:val="22"/>
            </w:rPr>
          </w:rPrChange>
        </w:rPr>
        <w:t>발생</w:t>
      </w:r>
      <w:r w:rsidR="00937E0A" w:rsidRPr="00896668">
        <w:rPr>
          <w:rFonts w:eastAsia="맑은 고딕"/>
          <w:sz w:val="22"/>
          <w:szCs w:val="22"/>
          <w:rPrChange w:id="455"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56" w:author="Phuong xinh gái" w:date="2019-07-01T21:08:00Z">
            <w:rPr>
              <w:rFonts w:ascii="맑은 고딕" w:eastAsia="맑은 고딕" w:hAnsi="맑은 고딕" w:hint="eastAsia"/>
              <w:sz w:val="22"/>
              <w:szCs w:val="22"/>
            </w:rPr>
          </w:rPrChange>
        </w:rPr>
        <w:t>시</w:t>
      </w:r>
      <w:r w:rsidR="00937E0A" w:rsidRPr="00896668">
        <w:rPr>
          <w:rFonts w:eastAsia="맑은 고딕"/>
          <w:sz w:val="22"/>
          <w:szCs w:val="22"/>
          <w:rPrChange w:id="457"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58" w:author="Phuong xinh gái" w:date="2019-07-01T21:08:00Z">
            <w:rPr>
              <w:rFonts w:ascii="맑은 고딕" w:eastAsia="맑은 고딕" w:hAnsi="맑은 고딕" w:hint="eastAsia"/>
              <w:sz w:val="22"/>
              <w:szCs w:val="22"/>
            </w:rPr>
          </w:rPrChange>
        </w:rPr>
        <w:t>또는</w:t>
      </w:r>
      <w:r w:rsidR="00937E0A" w:rsidRPr="00896668">
        <w:rPr>
          <w:rFonts w:eastAsia="맑은 고딕"/>
          <w:sz w:val="22"/>
          <w:szCs w:val="22"/>
          <w:rPrChange w:id="459"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60" w:author="Phuong xinh gái" w:date="2019-07-01T21:08:00Z">
            <w:rPr>
              <w:rFonts w:ascii="맑은 고딕" w:eastAsia="맑은 고딕" w:hAnsi="맑은 고딕" w:hint="eastAsia"/>
              <w:sz w:val="22"/>
              <w:szCs w:val="22"/>
            </w:rPr>
          </w:rPrChange>
        </w:rPr>
        <w:t>사고</w:t>
      </w:r>
      <w:r w:rsidR="00937E0A" w:rsidRPr="00896668">
        <w:rPr>
          <w:rFonts w:eastAsia="맑은 고딕"/>
          <w:sz w:val="22"/>
          <w:szCs w:val="22"/>
          <w:rPrChange w:id="461"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62" w:author="Phuong xinh gái" w:date="2019-07-01T21:08:00Z">
            <w:rPr>
              <w:rFonts w:ascii="맑은 고딕" w:eastAsia="맑은 고딕" w:hAnsi="맑은 고딕" w:hint="eastAsia"/>
              <w:sz w:val="22"/>
              <w:szCs w:val="22"/>
            </w:rPr>
          </w:rPrChange>
        </w:rPr>
        <w:t>징후</w:t>
      </w:r>
      <w:r w:rsidR="00937E0A" w:rsidRPr="00896668">
        <w:rPr>
          <w:rFonts w:eastAsia="맑은 고딕"/>
          <w:sz w:val="22"/>
          <w:szCs w:val="22"/>
          <w:rPrChange w:id="463"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64" w:author="Phuong xinh gái" w:date="2019-07-01T21:08:00Z">
            <w:rPr>
              <w:rFonts w:ascii="맑은 고딕" w:eastAsia="맑은 고딕" w:hAnsi="맑은 고딕" w:hint="eastAsia"/>
              <w:sz w:val="22"/>
              <w:szCs w:val="22"/>
            </w:rPr>
          </w:rPrChange>
        </w:rPr>
        <w:t>포착</w:t>
      </w:r>
      <w:r w:rsidR="00937E0A" w:rsidRPr="00896668">
        <w:rPr>
          <w:rFonts w:eastAsia="맑은 고딕"/>
          <w:sz w:val="22"/>
          <w:szCs w:val="22"/>
          <w:rPrChange w:id="465"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66" w:author="Phuong xinh gái" w:date="2019-07-01T21:08:00Z">
            <w:rPr>
              <w:rFonts w:ascii="맑은 고딕" w:eastAsia="맑은 고딕" w:hAnsi="맑은 고딕" w:hint="eastAsia"/>
              <w:sz w:val="22"/>
              <w:szCs w:val="22"/>
            </w:rPr>
          </w:rPrChange>
        </w:rPr>
        <w:t>시</w:t>
      </w:r>
      <w:ins w:id="467" w:author="정한기" w:date="2019-05-14T13:26:00Z">
        <w:r w:rsidR="008159DA" w:rsidRPr="00896668">
          <w:rPr>
            <w:rFonts w:eastAsia="맑은 고딕"/>
            <w:sz w:val="22"/>
            <w:szCs w:val="22"/>
            <w:rPrChange w:id="468" w:author="Phuong xinh gái" w:date="2019-07-01T21:08:00Z">
              <w:rPr>
                <w:rFonts w:ascii="맑은 고딕" w:eastAsia="맑은 고딕" w:hAnsi="맑은 고딕"/>
                <w:sz w:val="22"/>
                <w:szCs w:val="22"/>
              </w:rPr>
            </w:rPrChange>
          </w:rPr>
          <w:t xml:space="preserve"> </w:t>
        </w:r>
      </w:ins>
      <w:del w:id="469" w:author="정한기" w:date="2019-05-14T13:26:00Z">
        <w:r w:rsidR="00937E0A" w:rsidRPr="00896668" w:rsidDel="008159DA">
          <w:rPr>
            <w:rFonts w:eastAsia="맑은 고딕"/>
            <w:sz w:val="22"/>
            <w:szCs w:val="22"/>
            <w:rPrChange w:id="470" w:author="Phuong xinh gái" w:date="2019-07-01T21:08:00Z">
              <w:rPr>
                <w:rFonts w:ascii="맑은 고딕" w:eastAsia="맑은 고딕" w:hAnsi="맑은 고딕"/>
                <w:sz w:val="22"/>
                <w:szCs w:val="22"/>
              </w:rPr>
            </w:rPrChange>
          </w:rPr>
          <w:delText xml:space="preserve">  </w:delText>
        </w:r>
      </w:del>
      <w:r w:rsidR="008F229D" w:rsidRPr="00896668">
        <w:rPr>
          <w:rFonts w:eastAsia="맑은 고딕" w:hint="eastAsia"/>
          <w:sz w:val="22"/>
          <w:szCs w:val="22"/>
          <w:rPrChange w:id="471" w:author="Phuong xinh gái" w:date="2019-07-01T21:08:00Z">
            <w:rPr>
              <w:rFonts w:ascii="맑은 고딕" w:eastAsia="맑은 고딕" w:hAnsi="맑은 고딕" w:hint="eastAsia"/>
              <w:sz w:val="22"/>
              <w:szCs w:val="22"/>
            </w:rPr>
          </w:rPrChange>
        </w:rPr>
        <w:t>피해를</w:t>
      </w:r>
      <w:r w:rsidR="008F229D" w:rsidRPr="00896668">
        <w:rPr>
          <w:rFonts w:eastAsia="맑은 고딕"/>
          <w:sz w:val="22"/>
          <w:szCs w:val="22"/>
          <w:rPrChange w:id="472"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473" w:author="Phuong xinh gái" w:date="2019-07-01T21:08:00Z">
            <w:rPr>
              <w:rFonts w:ascii="맑은 고딕" w:eastAsia="맑은 고딕" w:hAnsi="맑은 고딕" w:hint="eastAsia"/>
              <w:sz w:val="22"/>
              <w:szCs w:val="22"/>
            </w:rPr>
          </w:rPrChange>
        </w:rPr>
        <w:t>최소화하고</w:t>
      </w:r>
      <w:r w:rsidR="008F229D" w:rsidRPr="00896668">
        <w:rPr>
          <w:rFonts w:eastAsia="맑은 고딕"/>
          <w:sz w:val="22"/>
          <w:szCs w:val="22"/>
          <w:rPrChange w:id="474"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475" w:author="Phuong xinh gái" w:date="2019-07-01T21:08:00Z">
            <w:rPr>
              <w:rFonts w:ascii="맑은 고딕" w:eastAsia="맑은 고딕" w:hAnsi="맑은 고딕" w:hint="eastAsia"/>
              <w:sz w:val="22"/>
              <w:szCs w:val="22"/>
            </w:rPr>
          </w:rPrChange>
        </w:rPr>
        <w:t>신속한</w:t>
      </w:r>
      <w:r w:rsidR="008F229D" w:rsidRPr="00896668">
        <w:rPr>
          <w:rFonts w:eastAsia="맑은 고딕"/>
          <w:sz w:val="22"/>
          <w:szCs w:val="22"/>
          <w:rPrChange w:id="476"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477" w:author="Phuong xinh gái" w:date="2019-07-01T21:08:00Z">
            <w:rPr>
              <w:rFonts w:ascii="맑은 고딕" w:eastAsia="맑은 고딕" w:hAnsi="맑은 고딕" w:hint="eastAsia"/>
              <w:sz w:val="22"/>
              <w:szCs w:val="22"/>
            </w:rPr>
          </w:rPrChange>
        </w:rPr>
        <w:t>대응을</w:t>
      </w:r>
      <w:r w:rsidR="008F229D" w:rsidRPr="00896668">
        <w:rPr>
          <w:rFonts w:eastAsia="맑은 고딕"/>
          <w:sz w:val="22"/>
          <w:szCs w:val="22"/>
          <w:rPrChange w:id="478"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479" w:author="Phuong xinh gái" w:date="2019-07-01T21:08:00Z">
            <w:rPr>
              <w:rFonts w:ascii="맑은 고딕" w:eastAsia="맑은 고딕" w:hAnsi="맑은 고딕" w:hint="eastAsia"/>
              <w:sz w:val="22"/>
              <w:szCs w:val="22"/>
            </w:rPr>
          </w:rPrChange>
        </w:rPr>
        <w:t>위한</w:t>
      </w:r>
      <w:r w:rsidR="008F229D" w:rsidRPr="00896668">
        <w:rPr>
          <w:rFonts w:eastAsia="맑은 고딕"/>
          <w:sz w:val="22"/>
          <w:szCs w:val="22"/>
          <w:rPrChange w:id="480"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481" w:author="Phuong xinh gái" w:date="2019-07-01T21:08:00Z">
            <w:rPr>
              <w:rFonts w:ascii="맑은 고딕" w:eastAsia="맑은 고딕" w:hAnsi="맑은 고딕" w:hint="eastAsia"/>
              <w:sz w:val="22"/>
              <w:szCs w:val="22"/>
            </w:rPr>
          </w:rPrChange>
        </w:rPr>
        <w:t>절차</w:t>
      </w:r>
      <w:r w:rsidR="008F229D" w:rsidRPr="00896668">
        <w:rPr>
          <w:rFonts w:eastAsia="맑은 고딕"/>
          <w:sz w:val="22"/>
          <w:szCs w:val="22"/>
          <w:rPrChange w:id="482"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483" w:author="Phuong xinh gái" w:date="2019-07-01T21:08:00Z">
            <w:rPr>
              <w:rFonts w:ascii="맑은 고딕" w:eastAsia="맑은 고딕" w:hAnsi="맑은 고딕" w:hint="eastAsia"/>
              <w:sz w:val="22"/>
              <w:szCs w:val="22"/>
            </w:rPr>
          </w:rPrChange>
        </w:rPr>
        <w:t>및</w:t>
      </w:r>
      <w:r w:rsidR="008F229D" w:rsidRPr="00896668">
        <w:rPr>
          <w:rFonts w:eastAsia="맑은 고딕"/>
          <w:sz w:val="22"/>
          <w:szCs w:val="22"/>
          <w:rPrChange w:id="484"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485" w:author="Phuong xinh gái" w:date="2019-07-01T21:08:00Z">
            <w:rPr>
              <w:rFonts w:ascii="맑은 고딕" w:eastAsia="맑은 고딕" w:hAnsi="맑은 고딕" w:hint="eastAsia"/>
              <w:sz w:val="22"/>
              <w:szCs w:val="22"/>
            </w:rPr>
          </w:rPrChange>
        </w:rPr>
        <w:t>보고체계를</w:t>
      </w:r>
      <w:r w:rsidR="008F229D" w:rsidRPr="00896668">
        <w:rPr>
          <w:rFonts w:eastAsia="맑은 고딕"/>
          <w:sz w:val="22"/>
          <w:szCs w:val="22"/>
          <w:rPrChange w:id="486"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487" w:author="Phuong xinh gái" w:date="2019-07-01T21:08:00Z">
            <w:rPr>
              <w:rFonts w:ascii="맑은 고딕" w:eastAsia="맑은 고딕" w:hAnsi="맑은 고딕" w:hint="eastAsia"/>
              <w:sz w:val="22"/>
              <w:szCs w:val="22"/>
            </w:rPr>
          </w:rPrChange>
        </w:rPr>
        <w:t>제시하여</w:t>
      </w:r>
      <w:r w:rsidR="008F229D" w:rsidRPr="00896668">
        <w:rPr>
          <w:rFonts w:eastAsia="맑은 고딕"/>
          <w:sz w:val="22"/>
          <w:szCs w:val="22"/>
          <w:rPrChange w:id="488"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89" w:author="Phuong xinh gái" w:date="2019-07-01T21:08:00Z">
            <w:rPr>
              <w:rFonts w:ascii="맑은 고딕" w:eastAsia="맑은 고딕" w:hAnsi="맑은 고딕" w:hint="eastAsia"/>
              <w:sz w:val="22"/>
              <w:szCs w:val="22"/>
            </w:rPr>
          </w:rPrChange>
        </w:rPr>
        <w:t>보안</w:t>
      </w:r>
      <w:r w:rsidR="00937E0A" w:rsidRPr="00896668">
        <w:rPr>
          <w:rFonts w:eastAsia="맑은 고딕"/>
          <w:sz w:val="22"/>
          <w:szCs w:val="22"/>
          <w:rPrChange w:id="490"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91" w:author="Phuong xinh gái" w:date="2019-07-01T21:08:00Z">
            <w:rPr>
              <w:rFonts w:ascii="맑은 고딕" w:eastAsia="맑은 고딕" w:hAnsi="맑은 고딕" w:hint="eastAsia"/>
              <w:sz w:val="22"/>
              <w:szCs w:val="22"/>
            </w:rPr>
          </w:rPrChange>
        </w:rPr>
        <w:t>사고에</w:t>
      </w:r>
      <w:r w:rsidR="00937E0A" w:rsidRPr="00896668">
        <w:rPr>
          <w:rFonts w:eastAsia="맑은 고딕"/>
          <w:sz w:val="22"/>
          <w:szCs w:val="22"/>
          <w:rPrChange w:id="492"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93" w:author="Phuong xinh gái" w:date="2019-07-01T21:08:00Z">
            <w:rPr>
              <w:rFonts w:ascii="맑은 고딕" w:eastAsia="맑은 고딕" w:hAnsi="맑은 고딕" w:hint="eastAsia"/>
              <w:sz w:val="22"/>
              <w:szCs w:val="22"/>
            </w:rPr>
          </w:rPrChange>
        </w:rPr>
        <w:t>효과적으로</w:t>
      </w:r>
      <w:r w:rsidR="00937E0A" w:rsidRPr="00896668">
        <w:rPr>
          <w:rFonts w:eastAsia="맑은 고딕"/>
          <w:sz w:val="22"/>
          <w:szCs w:val="22"/>
          <w:rPrChange w:id="494"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495" w:author="Phuong xinh gái" w:date="2019-07-01T21:08:00Z">
            <w:rPr>
              <w:rFonts w:ascii="맑은 고딕" w:eastAsia="맑은 고딕" w:hAnsi="맑은 고딕" w:hint="eastAsia"/>
              <w:sz w:val="22"/>
              <w:szCs w:val="22"/>
            </w:rPr>
          </w:rPrChange>
        </w:rPr>
        <w:t>대처하</w:t>
      </w:r>
      <w:r w:rsidR="008F229D" w:rsidRPr="00896668">
        <w:rPr>
          <w:rFonts w:eastAsia="맑은 고딕" w:hint="eastAsia"/>
          <w:sz w:val="22"/>
          <w:szCs w:val="22"/>
          <w:rPrChange w:id="496" w:author="Phuong xinh gái" w:date="2019-07-01T21:08:00Z">
            <w:rPr>
              <w:rFonts w:ascii="맑은 고딕" w:eastAsia="맑은 고딕" w:hAnsi="맑은 고딕" w:hint="eastAsia"/>
              <w:sz w:val="22"/>
              <w:szCs w:val="22"/>
            </w:rPr>
          </w:rPrChange>
        </w:rPr>
        <w:t>고</w:t>
      </w:r>
      <w:r w:rsidR="008F229D" w:rsidRPr="00896668">
        <w:rPr>
          <w:rFonts w:eastAsia="맑은 고딕"/>
          <w:sz w:val="22"/>
          <w:szCs w:val="22"/>
          <w:rPrChange w:id="497"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498" w:author="Phuong xinh gái" w:date="2019-07-01T21:08:00Z">
            <w:rPr>
              <w:rFonts w:ascii="맑은 고딕" w:eastAsia="맑은 고딕" w:hAnsi="맑은 고딕" w:hint="eastAsia"/>
              <w:sz w:val="22"/>
              <w:szCs w:val="22"/>
            </w:rPr>
          </w:rPrChange>
        </w:rPr>
        <w:t>지속적인</w:t>
      </w:r>
      <w:r w:rsidR="008F229D" w:rsidRPr="00896668">
        <w:rPr>
          <w:rFonts w:eastAsia="맑은 고딕"/>
          <w:sz w:val="22"/>
          <w:szCs w:val="22"/>
          <w:rPrChange w:id="499"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500" w:author="Phuong xinh gái" w:date="2019-07-01T21:08:00Z">
            <w:rPr>
              <w:rFonts w:ascii="맑은 고딕" w:eastAsia="맑은 고딕" w:hAnsi="맑은 고딕" w:hint="eastAsia"/>
              <w:sz w:val="22"/>
              <w:szCs w:val="22"/>
            </w:rPr>
          </w:rPrChange>
        </w:rPr>
        <w:t>업무</w:t>
      </w:r>
      <w:r w:rsidR="008F229D" w:rsidRPr="00896668">
        <w:rPr>
          <w:rFonts w:eastAsia="맑은 고딕"/>
          <w:sz w:val="22"/>
          <w:szCs w:val="22"/>
          <w:rPrChange w:id="501"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502" w:author="Phuong xinh gái" w:date="2019-07-01T21:08:00Z">
            <w:rPr>
              <w:rFonts w:ascii="맑은 고딕" w:eastAsia="맑은 고딕" w:hAnsi="맑은 고딕" w:hint="eastAsia"/>
              <w:sz w:val="22"/>
              <w:szCs w:val="22"/>
            </w:rPr>
          </w:rPrChange>
        </w:rPr>
        <w:t>활동을</w:t>
      </w:r>
      <w:r w:rsidR="008F229D" w:rsidRPr="00896668">
        <w:rPr>
          <w:rFonts w:eastAsia="맑은 고딕"/>
          <w:sz w:val="22"/>
          <w:szCs w:val="22"/>
          <w:rPrChange w:id="503"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504" w:author="Phuong xinh gái" w:date="2019-07-01T21:08:00Z">
            <w:rPr>
              <w:rFonts w:ascii="맑은 고딕" w:eastAsia="맑은 고딕" w:hAnsi="맑은 고딕" w:hint="eastAsia"/>
              <w:sz w:val="22"/>
              <w:szCs w:val="22"/>
            </w:rPr>
          </w:rPrChange>
        </w:rPr>
        <w:t>할</w:t>
      </w:r>
      <w:r w:rsidR="008F229D" w:rsidRPr="00896668">
        <w:rPr>
          <w:rFonts w:eastAsia="맑은 고딕"/>
          <w:sz w:val="22"/>
          <w:szCs w:val="22"/>
          <w:rPrChange w:id="505"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506" w:author="Phuong xinh gái" w:date="2019-07-01T21:08:00Z">
            <w:rPr>
              <w:rFonts w:ascii="맑은 고딕" w:eastAsia="맑은 고딕" w:hAnsi="맑은 고딕" w:hint="eastAsia"/>
              <w:sz w:val="22"/>
              <w:szCs w:val="22"/>
            </w:rPr>
          </w:rPrChange>
        </w:rPr>
        <w:t>수</w:t>
      </w:r>
      <w:r w:rsidR="008F229D" w:rsidRPr="00896668">
        <w:rPr>
          <w:rFonts w:eastAsia="맑은 고딕"/>
          <w:sz w:val="22"/>
          <w:szCs w:val="22"/>
          <w:rPrChange w:id="507" w:author="Phuong xinh gái" w:date="2019-07-01T21:08:00Z">
            <w:rPr>
              <w:rFonts w:ascii="맑은 고딕" w:eastAsia="맑은 고딕" w:hAnsi="맑은 고딕"/>
              <w:sz w:val="22"/>
              <w:szCs w:val="22"/>
            </w:rPr>
          </w:rPrChange>
        </w:rPr>
        <w:t xml:space="preserve"> </w:t>
      </w:r>
      <w:r w:rsidR="008F229D" w:rsidRPr="00896668">
        <w:rPr>
          <w:rFonts w:eastAsia="맑은 고딕" w:hint="eastAsia"/>
          <w:sz w:val="22"/>
          <w:szCs w:val="22"/>
          <w:rPrChange w:id="508" w:author="Phuong xinh gái" w:date="2019-07-01T21:08:00Z">
            <w:rPr>
              <w:rFonts w:ascii="맑은 고딕" w:eastAsia="맑은 고딕" w:hAnsi="맑은 고딕" w:hint="eastAsia"/>
              <w:sz w:val="22"/>
              <w:szCs w:val="22"/>
            </w:rPr>
          </w:rPrChange>
        </w:rPr>
        <w:t>있</w:t>
      </w:r>
      <w:r w:rsidR="00937E0A" w:rsidRPr="00896668">
        <w:rPr>
          <w:rFonts w:eastAsia="맑은 고딕" w:hint="eastAsia"/>
          <w:sz w:val="22"/>
          <w:szCs w:val="22"/>
          <w:rPrChange w:id="509" w:author="Phuong xinh gái" w:date="2019-07-01T21:08:00Z">
            <w:rPr>
              <w:rFonts w:ascii="맑은 고딕" w:eastAsia="맑은 고딕" w:hAnsi="맑은 고딕" w:hint="eastAsia"/>
              <w:sz w:val="22"/>
              <w:szCs w:val="22"/>
            </w:rPr>
          </w:rPrChange>
        </w:rPr>
        <w:t>도록</w:t>
      </w:r>
      <w:r w:rsidR="00937E0A" w:rsidRPr="00896668">
        <w:rPr>
          <w:rFonts w:eastAsia="맑은 고딕"/>
          <w:sz w:val="22"/>
          <w:szCs w:val="22"/>
          <w:rPrChange w:id="510"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511" w:author="Phuong xinh gái" w:date="2019-07-01T21:08:00Z">
            <w:rPr>
              <w:rFonts w:ascii="맑은 고딕" w:eastAsia="맑은 고딕" w:hAnsi="맑은 고딕" w:hint="eastAsia"/>
              <w:sz w:val="22"/>
              <w:szCs w:val="22"/>
            </w:rPr>
          </w:rPrChange>
        </w:rPr>
        <w:t>하는데</w:t>
      </w:r>
      <w:r w:rsidR="00937E0A" w:rsidRPr="00896668">
        <w:rPr>
          <w:rFonts w:eastAsia="맑은 고딕"/>
          <w:sz w:val="22"/>
          <w:szCs w:val="22"/>
          <w:rPrChange w:id="512"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513" w:author="Phuong xinh gái" w:date="2019-07-01T21:08:00Z">
            <w:rPr>
              <w:rFonts w:ascii="맑은 고딕" w:eastAsia="맑은 고딕" w:hAnsi="맑은 고딕" w:hint="eastAsia"/>
              <w:sz w:val="22"/>
              <w:szCs w:val="22"/>
            </w:rPr>
          </w:rPrChange>
        </w:rPr>
        <w:t>그</w:t>
      </w:r>
      <w:r w:rsidR="00937E0A" w:rsidRPr="00896668">
        <w:rPr>
          <w:rFonts w:eastAsia="맑은 고딕"/>
          <w:sz w:val="22"/>
          <w:szCs w:val="22"/>
          <w:rPrChange w:id="514"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515" w:author="Phuong xinh gái" w:date="2019-07-01T21:08:00Z">
            <w:rPr>
              <w:rFonts w:ascii="맑은 고딕" w:eastAsia="맑은 고딕" w:hAnsi="맑은 고딕" w:hint="eastAsia"/>
              <w:sz w:val="22"/>
              <w:szCs w:val="22"/>
            </w:rPr>
          </w:rPrChange>
        </w:rPr>
        <w:t>목적이</w:t>
      </w:r>
      <w:r w:rsidR="00937E0A" w:rsidRPr="00896668">
        <w:rPr>
          <w:rFonts w:eastAsia="맑은 고딕"/>
          <w:sz w:val="22"/>
          <w:szCs w:val="22"/>
          <w:rPrChange w:id="516" w:author="Phuong xinh gái" w:date="2019-07-01T21:08:00Z">
            <w:rPr>
              <w:rFonts w:ascii="맑은 고딕" w:eastAsia="맑은 고딕" w:hAnsi="맑은 고딕"/>
              <w:sz w:val="22"/>
              <w:szCs w:val="22"/>
            </w:rPr>
          </w:rPrChange>
        </w:rPr>
        <w:t xml:space="preserve"> </w:t>
      </w:r>
      <w:r w:rsidR="00937E0A" w:rsidRPr="00896668">
        <w:rPr>
          <w:rFonts w:eastAsia="맑은 고딕" w:hint="eastAsia"/>
          <w:sz w:val="22"/>
          <w:szCs w:val="22"/>
          <w:rPrChange w:id="517" w:author="Phuong xinh gái" w:date="2019-07-01T21:08:00Z">
            <w:rPr>
              <w:rFonts w:ascii="맑은 고딕" w:eastAsia="맑은 고딕" w:hAnsi="맑은 고딕" w:hint="eastAsia"/>
              <w:sz w:val="22"/>
              <w:szCs w:val="22"/>
            </w:rPr>
          </w:rPrChange>
        </w:rPr>
        <w:t>있다</w:t>
      </w:r>
      <w:r w:rsidR="00937E0A" w:rsidRPr="00896668">
        <w:rPr>
          <w:rFonts w:eastAsia="맑은 고딕"/>
          <w:sz w:val="22"/>
          <w:szCs w:val="22"/>
          <w:rPrChange w:id="518" w:author="Phuong xinh gái" w:date="2019-07-01T21:08:00Z">
            <w:rPr>
              <w:rFonts w:ascii="맑은 고딕" w:eastAsia="맑은 고딕" w:hAnsi="맑은 고딕"/>
              <w:sz w:val="22"/>
              <w:szCs w:val="22"/>
            </w:rPr>
          </w:rPrChange>
        </w:rPr>
        <w:t>.</w:t>
      </w:r>
    </w:p>
    <w:p w:rsidR="00AC0322" w:rsidRPr="00896668" w:rsidRDefault="00AC0322" w:rsidP="00397998">
      <w:pPr>
        <w:ind w:leftChars="100" w:left="240"/>
        <w:rPr>
          <w:rFonts w:eastAsia="맑은 고딕"/>
          <w:sz w:val="22"/>
          <w:szCs w:val="22"/>
          <w:rPrChange w:id="519" w:author="Phuong xinh gái" w:date="2019-07-01T21:08:00Z">
            <w:rPr>
              <w:rFonts w:ascii="맑은 고딕" w:eastAsia="맑은 고딕" w:hAnsi="맑은 고딕"/>
              <w:sz w:val="22"/>
              <w:szCs w:val="22"/>
            </w:rPr>
          </w:rPrChange>
        </w:rPr>
      </w:pPr>
      <w:ins w:id="520" w:author="Phuong xinh gái" w:date="2019-07-01T20:11:00Z">
        <w:r w:rsidRPr="00896668">
          <w:rPr>
            <w:rFonts w:eastAsia="맑은 고딕"/>
            <w:sz w:val="22"/>
            <w:szCs w:val="22"/>
          </w:rPr>
          <w:t>Bản hướng dẫn này</w:t>
        </w:r>
      </w:ins>
      <w:ins w:id="521" w:author="Phuong xinh gái" w:date="2019-07-01T20:52:00Z">
        <w:r w:rsidR="00904D7E" w:rsidRPr="00896668">
          <w:rPr>
            <w:rFonts w:eastAsia="맑은 고딕"/>
            <w:sz w:val="22"/>
            <w:szCs w:val="22"/>
          </w:rPr>
          <w:t xml:space="preserve"> </w:t>
        </w:r>
      </w:ins>
      <w:ins w:id="522" w:author="Phuong xinh gái" w:date="2019-07-01T21:05:00Z">
        <w:r w:rsidR="00896668" w:rsidRPr="00896668">
          <w:rPr>
            <w:rFonts w:eastAsia="맑은 고딕"/>
            <w:sz w:val="22"/>
            <w:szCs w:val="22"/>
          </w:rPr>
          <w:t xml:space="preserve">có mục đích đưa ra trình tự </w:t>
        </w:r>
      </w:ins>
      <w:ins w:id="523" w:author="Phuong xinh gái" w:date="2019-07-01T21:11:00Z">
        <w:r w:rsidR="00C90E37" w:rsidRPr="00606EDF">
          <w:rPr>
            <w:rFonts w:eastAsia="맑은 고딕"/>
            <w:sz w:val="22"/>
            <w:szCs w:val="22"/>
          </w:rPr>
          <w:t xml:space="preserve">và hệ thống báo cáo </w:t>
        </w:r>
      </w:ins>
      <w:ins w:id="524" w:author="Phuong xinh gái" w:date="2019-07-01T21:12:00Z">
        <w:r w:rsidR="00C90E37">
          <w:rPr>
            <w:rFonts w:eastAsia="맑은 고딕"/>
            <w:sz w:val="22"/>
            <w:szCs w:val="22"/>
          </w:rPr>
          <w:t>để</w:t>
        </w:r>
      </w:ins>
      <w:ins w:id="525" w:author="Phuong xinh gái" w:date="2019-07-01T21:06:00Z">
        <w:r w:rsidR="00896668" w:rsidRPr="00896668">
          <w:rPr>
            <w:rFonts w:eastAsia="맑은 고딕"/>
            <w:sz w:val="22"/>
            <w:szCs w:val="22"/>
          </w:rPr>
          <w:t xml:space="preserve"> dự phòng sự cố bảo an như </w:t>
        </w:r>
      </w:ins>
      <w:ins w:id="526" w:author="Phuong xinh gái" w:date="2019-07-01T21:07:00Z">
        <w:r w:rsidR="00896668" w:rsidRPr="00896668">
          <w:rPr>
            <w:rFonts w:eastAsia="맑은 고딕"/>
            <w:sz w:val="22"/>
            <w:szCs w:val="22"/>
          </w:rPr>
          <w:t>hệ th</w:t>
        </w:r>
      </w:ins>
      <w:r w:rsidR="00296AD5">
        <w:rPr>
          <w:rFonts w:eastAsia="맑은 고딕"/>
          <w:sz w:val="22"/>
          <w:szCs w:val="22"/>
        </w:rPr>
        <w:t>ố</w:t>
      </w:r>
      <w:ins w:id="527" w:author="Phuong xinh gái" w:date="2019-07-01T21:07:00Z">
        <w:r w:rsidR="00896668" w:rsidRPr="00896668">
          <w:rPr>
            <w:rFonts w:eastAsia="맑은 고딕"/>
            <w:sz w:val="22"/>
            <w:szCs w:val="22"/>
          </w:rPr>
          <w:t xml:space="preserve">ng thông tin của </w:t>
        </w:r>
      </w:ins>
      <w:ins w:id="528" w:author="Phuong xinh gái" w:date="2019-07-01T21:08:00Z">
        <w:r w:rsidR="00896668" w:rsidRPr="00896668">
          <w:rPr>
            <w:rFonts w:eastAsia="맑은 고딕"/>
            <w:sz w:val="22"/>
            <w:szCs w:val="22"/>
            <w:rPrChange w:id="529" w:author="Phuong xinh gái" w:date="2019-07-01T21:08:00Z">
              <w:rPr>
                <w:rFonts w:ascii="맑은 고딕" w:eastAsia="맑은 고딕" w:hAnsi="맑은 고딕"/>
                <w:sz w:val="22"/>
                <w:szCs w:val="22"/>
              </w:rPr>
            </w:rPrChange>
          </w:rPr>
          <w:t xml:space="preserve">CTR </w:t>
        </w:r>
      </w:ins>
      <w:r w:rsidR="0085232B">
        <w:rPr>
          <w:rFonts w:eastAsia="맑은 고딕"/>
          <w:sz w:val="22"/>
          <w:szCs w:val="22"/>
        </w:rPr>
        <w:t>VINA (dưới đây gọi là "công ty</w:t>
      </w:r>
      <w:r w:rsidR="00140755">
        <w:rPr>
          <w:rFonts w:eastAsia="맑은 고딕"/>
          <w:sz w:val="22"/>
          <w:szCs w:val="22"/>
        </w:rPr>
        <w:t>”)</w:t>
      </w:r>
      <w:ins w:id="530" w:author="Phuong xinh gái" w:date="2019-07-01T21:08:00Z">
        <w:r w:rsidR="00896668" w:rsidRPr="00896668">
          <w:rPr>
            <w:rFonts w:eastAsia="맑은 고딕"/>
            <w:sz w:val="22"/>
            <w:szCs w:val="22"/>
            <w:rPrChange w:id="531" w:author="Phuong xinh gái" w:date="2019-07-01T21:08:00Z">
              <w:rPr>
                <w:rFonts w:ascii="맑은 고딕" w:eastAsia="맑은 고딕" w:hAnsi="맑은 고딕"/>
                <w:sz w:val="22"/>
                <w:szCs w:val="22"/>
              </w:rPr>
            </w:rPrChange>
          </w:rPr>
          <w:t xml:space="preserve"> </w:t>
        </w:r>
      </w:ins>
      <w:r w:rsidR="0085232B">
        <w:rPr>
          <w:rFonts w:eastAsia="맑은 고딕"/>
          <w:sz w:val="22"/>
          <w:szCs w:val="22"/>
        </w:rPr>
        <w:t>gây trở</w:t>
      </w:r>
      <w:ins w:id="532" w:author="Phuong xinh gái" w:date="2019-07-01T21:08:00Z">
        <w:r w:rsidR="00896668" w:rsidRPr="00896668">
          <w:rPr>
            <w:rFonts w:eastAsia="맑은 고딕"/>
            <w:sz w:val="22"/>
            <w:szCs w:val="22"/>
            <w:rPrChange w:id="533" w:author="Phuong xinh gái" w:date="2019-07-01T21:08:00Z">
              <w:rPr>
                <w:rFonts w:ascii="맑은 고딕" w:eastAsia="맑은 고딕" w:hAnsi="맑은 고딕"/>
                <w:sz w:val="22"/>
                <w:szCs w:val="22"/>
              </w:rPr>
            </w:rPrChange>
          </w:rPr>
          <w:t xml:space="preserve"> ngại và dừng hoặ</w:t>
        </w:r>
        <w:r w:rsidR="00896668">
          <w:rPr>
            <w:rFonts w:eastAsia="맑은 고딕"/>
            <w:sz w:val="22"/>
            <w:szCs w:val="22"/>
          </w:rPr>
          <w:t xml:space="preserve">c </w:t>
        </w:r>
        <w:r w:rsidR="00C90E37">
          <w:rPr>
            <w:rFonts w:eastAsia="맑은 고딕"/>
            <w:sz w:val="22"/>
            <w:szCs w:val="22"/>
          </w:rPr>
          <w:t>r</w:t>
        </w:r>
      </w:ins>
      <w:r w:rsidR="00DF1F73">
        <w:rPr>
          <w:rFonts w:eastAsia="맑은 고딕"/>
          <w:sz w:val="22"/>
          <w:szCs w:val="22"/>
        </w:rPr>
        <w:t>ò</w:t>
      </w:r>
      <w:ins w:id="534" w:author="Phuong xinh gái" w:date="2019-07-01T21:08:00Z">
        <w:r w:rsidR="00C90E37">
          <w:rPr>
            <w:rFonts w:eastAsia="맑은 고딕"/>
            <w:sz w:val="22"/>
            <w:szCs w:val="22"/>
          </w:rPr>
          <w:t xml:space="preserve"> rỉ tài sản thông tin,… và </w:t>
        </w:r>
      </w:ins>
      <w:ins w:id="535" w:author="Phuong xinh gái" w:date="2019-07-01T21:10:00Z">
        <w:r w:rsidR="00C90E37">
          <w:rPr>
            <w:rFonts w:eastAsia="맑은 고딕"/>
            <w:sz w:val="22"/>
            <w:szCs w:val="22"/>
          </w:rPr>
          <w:t>giảm thiểu tối đa thiệt hại cũng như nhanh chóng xử lí khi phát sinh sự cố hoặc khi nắm bắt được dấu hiệu của sự cố</w:t>
        </w:r>
      </w:ins>
      <w:ins w:id="536" w:author="Phuong xinh gái" w:date="2019-07-01T21:07:00Z">
        <w:r w:rsidR="00896668" w:rsidRPr="00896668">
          <w:rPr>
            <w:rFonts w:eastAsia="맑은 고딕"/>
            <w:sz w:val="22"/>
            <w:szCs w:val="22"/>
          </w:rPr>
          <w:t xml:space="preserve"> </w:t>
        </w:r>
      </w:ins>
      <w:ins w:id="537" w:author="Phuong xinh gái" w:date="2019-07-01T21:05:00Z">
        <w:r w:rsidR="00C90E37">
          <w:rPr>
            <w:rFonts w:eastAsia="맑은 고딕"/>
            <w:sz w:val="22"/>
            <w:szCs w:val="22"/>
          </w:rPr>
          <w:t xml:space="preserve">nhằm ứng phó hiệu quả với sự cố </w:t>
        </w:r>
      </w:ins>
      <w:ins w:id="538" w:author="Phuong xinh gái" w:date="2019-07-01T21:12:00Z">
        <w:r w:rsidR="00C90E37">
          <w:rPr>
            <w:rFonts w:eastAsia="맑은 고딕"/>
            <w:sz w:val="22"/>
            <w:szCs w:val="22"/>
          </w:rPr>
          <w:t>để có thể ứng phó hiệu quả với sự cố và tiếp tục hoạt động công việc.</w:t>
        </w:r>
      </w:ins>
    </w:p>
    <w:p w:rsidR="008357D2" w:rsidRPr="00896668" w:rsidRDefault="008357D2" w:rsidP="00397998">
      <w:pPr>
        <w:rPr>
          <w:rFonts w:eastAsia="맑은 고딕"/>
          <w:sz w:val="22"/>
          <w:szCs w:val="22"/>
          <w:rPrChange w:id="539" w:author="Phuong xinh gái" w:date="2019-07-01T21:08:00Z">
            <w:rPr>
              <w:rFonts w:ascii="맑은 고딕" w:eastAsia="맑은 고딕" w:hAnsi="맑은 고딕"/>
              <w:sz w:val="22"/>
              <w:szCs w:val="22"/>
            </w:rPr>
          </w:rPrChange>
        </w:rPr>
      </w:pPr>
    </w:p>
    <w:p w:rsidR="000D497D" w:rsidRPr="00896668" w:rsidRDefault="009B6A67" w:rsidP="00397998">
      <w:pPr>
        <w:rPr>
          <w:rFonts w:eastAsia="맑은 고딕"/>
          <w:color w:val="000000"/>
          <w:sz w:val="22"/>
          <w:szCs w:val="22"/>
          <w:rPrChange w:id="540" w:author="Phuong xinh gái" w:date="2019-07-01T21:08:00Z">
            <w:rPr>
              <w:rFonts w:ascii="맑은 고딕" w:eastAsia="맑은 고딕" w:hAnsi="맑은 고딕"/>
              <w:color w:val="000000"/>
              <w:sz w:val="22"/>
              <w:szCs w:val="22"/>
            </w:rPr>
          </w:rPrChange>
        </w:rPr>
      </w:pPr>
      <w:r w:rsidRPr="00896668">
        <w:rPr>
          <w:rFonts w:eastAsia="맑은 고딕" w:hint="eastAsia"/>
          <w:bCs/>
          <w:sz w:val="22"/>
          <w:szCs w:val="22"/>
          <w:rPrChange w:id="541" w:author="Phuong xinh gái" w:date="2019-07-01T21:08:00Z">
            <w:rPr>
              <w:rFonts w:ascii="맑은 고딕" w:eastAsia="맑은 고딕" w:hAnsi="맑은 고딕" w:hint="eastAsia"/>
              <w:bCs/>
              <w:sz w:val="22"/>
              <w:szCs w:val="22"/>
            </w:rPr>
          </w:rPrChange>
        </w:rPr>
        <w:t>제</w:t>
      </w:r>
      <w:r w:rsidR="000D497D" w:rsidRPr="00896668">
        <w:rPr>
          <w:rFonts w:eastAsia="맑은 고딕"/>
          <w:bCs/>
          <w:sz w:val="22"/>
          <w:szCs w:val="22"/>
          <w:rPrChange w:id="542" w:author="Phuong xinh gái" w:date="2019-07-01T21:08:00Z">
            <w:rPr>
              <w:rFonts w:ascii="맑은 고딕" w:eastAsia="맑은 고딕" w:hAnsi="맑은 고딕"/>
              <w:bCs/>
              <w:sz w:val="22"/>
              <w:szCs w:val="22"/>
            </w:rPr>
          </w:rPrChange>
        </w:rPr>
        <w:t>2</w:t>
      </w:r>
      <w:r w:rsidRPr="00896668">
        <w:rPr>
          <w:rFonts w:eastAsia="맑은 고딕" w:hint="eastAsia"/>
          <w:bCs/>
          <w:sz w:val="22"/>
          <w:szCs w:val="22"/>
          <w:rPrChange w:id="543" w:author="Phuong xinh gái" w:date="2019-07-01T21:08:00Z">
            <w:rPr>
              <w:rFonts w:ascii="맑은 고딕" w:eastAsia="맑은 고딕" w:hAnsi="맑은 고딕" w:hint="eastAsia"/>
              <w:bCs/>
              <w:sz w:val="22"/>
              <w:szCs w:val="22"/>
            </w:rPr>
          </w:rPrChange>
        </w:rPr>
        <w:t>조</w:t>
      </w:r>
      <w:r w:rsidR="00614B33" w:rsidRPr="00896668">
        <w:rPr>
          <w:rFonts w:eastAsia="맑은 고딕"/>
          <w:bCs/>
          <w:sz w:val="22"/>
          <w:szCs w:val="22"/>
          <w:rPrChange w:id="544" w:author="Phuong xinh gái" w:date="2019-07-01T21:08:00Z">
            <w:rPr>
              <w:rFonts w:ascii="맑은 고딕" w:eastAsia="맑은 고딕" w:hAnsi="맑은 고딕"/>
              <w:bCs/>
              <w:sz w:val="22"/>
              <w:szCs w:val="22"/>
            </w:rPr>
          </w:rPrChange>
        </w:rPr>
        <w:t xml:space="preserve"> </w:t>
      </w:r>
      <w:r w:rsidRPr="00896668">
        <w:rPr>
          <w:rFonts w:eastAsia="맑은 고딕"/>
          <w:bCs/>
          <w:sz w:val="22"/>
          <w:szCs w:val="22"/>
          <w:rPrChange w:id="545" w:author="Phuong xinh gái" w:date="2019-07-01T21:08:00Z">
            <w:rPr>
              <w:rFonts w:ascii="맑은 고딕" w:eastAsia="맑은 고딕" w:hAnsi="맑은 고딕"/>
              <w:bCs/>
              <w:sz w:val="22"/>
              <w:szCs w:val="22"/>
            </w:rPr>
          </w:rPrChange>
        </w:rPr>
        <w:t>(</w:t>
      </w:r>
      <w:r w:rsidR="00C744F9" w:rsidRPr="00896668">
        <w:rPr>
          <w:rFonts w:eastAsia="맑은 고딕" w:hint="eastAsia"/>
          <w:color w:val="000000"/>
          <w:sz w:val="22"/>
          <w:szCs w:val="22"/>
          <w:rPrChange w:id="546" w:author="Phuong xinh gái" w:date="2019-07-01T21:08:00Z">
            <w:rPr>
              <w:rFonts w:ascii="맑은 고딕" w:eastAsia="맑은 고딕" w:hAnsi="맑은 고딕" w:hint="eastAsia"/>
              <w:color w:val="000000"/>
              <w:sz w:val="22"/>
              <w:szCs w:val="22"/>
            </w:rPr>
          </w:rPrChange>
        </w:rPr>
        <w:t>적용범</w:t>
      </w:r>
      <w:r w:rsidR="00614B33" w:rsidRPr="00896668">
        <w:rPr>
          <w:rFonts w:eastAsia="맑은 고딕" w:hint="eastAsia"/>
          <w:color w:val="000000"/>
          <w:sz w:val="22"/>
          <w:szCs w:val="22"/>
          <w:rPrChange w:id="547" w:author="Phuong xinh gái" w:date="2019-07-01T21:08:00Z">
            <w:rPr>
              <w:rFonts w:ascii="맑은 고딕" w:eastAsia="맑은 고딕" w:hAnsi="맑은 고딕" w:hint="eastAsia"/>
              <w:color w:val="000000"/>
              <w:sz w:val="22"/>
              <w:szCs w:val="22"/>
            </w:rPr>
          </w:rPrChange>
        </w:rPr>
        <w:t>위</w:t>
      </w:r>
      <w:r w:rsidRPr="00896668">
        <w:rPr>
          <w:rFonts w:eastAsia="맑은 고딕"/>
          <w:color w:val="000000"/>
          <w:sz w:val="22"/>
          <w:szCs w:val="22"/>
          <w:rPrChange w:id="548" w:author="Phuong xinh gái" w:date="2019-07-01T21:08:00Z">
            <w:rPr>
              <w:rFonts w:ascii="맑은 고딕" w:eastAsia="맑은 고딕" w:hAnsi="맑은 고딕"/>
              <w:color w:val="000000"/>
              <w:sz w:val="22"/>
              <w:szCs w:val="22"/>
            </w:rPr>
          </w:rPrChange>
        </w:rPr>
        <w:t>)</w:t>
      </w:r>
      <w:ins w:id="549" w:author="Phuong xinh gái" w:date="2019-07-01T20:10:00Z">
        <w:r w:rsidR="007E7BF1" w:rsidRPr="00896668">
          <w:t xml:space="preserve"> – Điều 2 (Phạm vi áp dụng)</w:t>
        </w:r>
      </w:ins>
    </w:p>
    <w:p w:rsidR="00D5147E" w:rsidRDefault="005845D2" w:rsidP="00937E0A">
      <w:pPr>
        <w:ind w:leftChars="100" w:left="240"/>
        <w:rPr>
          <w:ins w:id="550" w:author="Phuong xinh gái" w:date="2019-07-01T21:13:00Z"/>
          <w:rFonts w:eastAsia="맑은 고딕"/>
          <w:color w:val="000000"/>
          <w:sz w:val="22"/>
          <w:szCs w:val="22"/>
        </w:rPr>
      </w:pPr>
      <w:r w:rsidRPr="00896668">
        <w:rPr>
          <w:rFonts w:eastAsia="맑은 고딕" w:hint="eastAsia"/>
          <w:color w:val="000000"/>
          <w:sz w:val="22"/>
          <w:szCs w:val="22"/>
          <w:rPrChange w:id="551" w:author="Phuong xinh gái" w:date="2019-07-01T21:08:00Z">
            <w:rPr>
              <w:rFonts w:ascii="맑은 고딕" w:eastAsia="맑은 고딕" w:hAnsi="맑은 고딕" w:hint="eastAsia"/>
              <w:color w:val="000000"/>
              <w:sz w:val="22"/>
              <w:szCs w:val="22"/>
            </w:rPr>
          </w:rPrChange>
        </w:rPr>
        <w:t>정보</w:t>
      </w:r>
      <w:r w:rsidR="00937E0A" w:rsidRPr="00896668">
        <w:rPr>
          <w:rFonts w:eastAsia="맑은 고딕" w:hint="eastAsia"/>
          <w:color w:val="000000"/>
          <w:sz w:val="22"/>
          <w:szCs w:val="22"/>
          <w:rPrChange w:id="552" w:author="Phuong xinh gái" w:date="2019-07-01T21:08:00Z">
            <w:rPr>
              <w:rFonts w:ascii="맑은 고딕" w:eastAsia="맑은 고딕" w:hAnsi="맑은 고딕" w:hint="eastAsia"/>
              <w:color w:val="000000"/>
              <w:sz w:val="22"/>
              <w:szCs w:val="22"/>
            </w:rPr>
          </w:rPrChange>
        </w:rPr>
        <w:t>자산목록에</w:t>
      </w:r>
      <w:r w:rsidR="00937E0A" w:rsidRPr="00896668">
        <w:rPr>
          <w:rFonts w:eastAsia="맑은 고딕"/>
          <w:color w:val="000000"/>
          <w:sz w:val="22"/>
          <w:szCs w:val="22"/>
          <w:rPrChange w:id="553" w:author="Phuong xinh gái" w:date="2019-07-01T21:08:00Z">
            <w:rPr>
              <w:rFonts w:ascii="맑은 고딕" w:eastAsia="맑은 고딕" w:hAnsi="맑은 고딕"/>
              <w:color w:val="000000"/>
              <w:sz w:val="22"/>
              <w:szCs w:val="22"/>
            </w:rPr>
          </w:rPrChange>
        </w:rPr>
        <w:t xml:space="preserve"> </w:t>
      </w:r>
      <w:r w:rsidR="00937E0A" w:rsidRPr="00896668">
        <w:rPr>
          <w:rFonts w:eastAsia="맑은 고딕" w:hint="eastAsia"/>
          <w:color w:val="000000"/>
          <w:sz w:val="22"/>
          <w:szCs w:val="22"/>
          <w:rPrChange w:id="554" w:author="Phuong xinh gái" w:date="2019-07-01T21:08:00Z">
            <w:rPr>
              <w:rFonts w:ascii="맑은 고딕" w:eastAsia="맑은 고딕" w:hAnsi="맑은 고딕" w:hint="eastAsia"/>
              <w:color w:val="000000"/>
              <w:sz w:val="22"/>
              <w:szCs w:val="22"/>
            </w:rPr>
          </w:rPrChange>
        </w:rPr>
        <w:t>있는</w:t>
      </w:r>
      <w:r w:rsidR="00937E0A" w:rsidRPr="00896668">
        <w:rPr>
          <w:rFonts w:eastAsia="맑은 고딕"/>
          <w:color w:val="000000"/>
          <w:sz w:val="22"/>
          <w:szCs w:val="22"/>
          <w:rPrChange w:id="555" w:author="Phuong xinh gái" w:date="2019-07-01T21:08:00Z">
            <w:rPr>
              <w:rFonts w:ascii="맑은 고딕" w:eastAsia="맑은 고딕" w:hAnsi="맑은 고딕"/>
              <w:color w:val="000000"/>
              <w:sz w:val="22"/>
              <w:szCs w:val="22"/>
            </w:rPr>
          </w:rPrChange>
        </w:rPr>
        <w:t xml:space="preserve"> </w:t>
      </w:r>
      <w:r w:rsidR="00937E0A" w:rsidRPr="00896668">
        <w:rPr>
          <w:rFonts w:eastAsia="맑은 고딕" w:hint="eastAsia"/>
          <w:color w:val="000000"/>
          <w:sz w:val="22"/>
          <w:szCs w:val="22"/>
          <w:rPrChange w:id="556" w:author="Phuong xinh gái" w:date="2019-07-01T21:08:00Z">
            <w:rPr>
              <w:rFonts w:ascii="맑은 고딕" w:eastAsia="맑은 고딕" w:hAnsi="맑은 고딕" w:hint="eastAsia"/>
              <w:color w:val="000000"/>
              <w:sz w:val="22"/>
              <w:szCs w:val="22"/>
            </w:rPr>
          </w:rPrChange>
        </w:rPr>
        <w:t>모든</w:t>
      </w:r>
      <w:r w:rsidR="00937E0A" w:rsidRPr="00896668">
        <w:rPr>
          <w:rFonts w:eastAsia="맑은 고딕"/>
          <w:color w:val="000000"/>
          <w:sz w:val="22"/>
          <w:szCs w:val="22"/>
          <w:rPrChange w:id="557" w:author="Phuong xinh gái" w:date="2019-07-01T21:08:00Z">
            <w:rPr>
              <w:rFonts w:ascii="맑은 고딕" w:eastAsia="맑은 고딕" w:hAnsi="맑은 고딕"/>
              <w:color w:val="000000"/>
              <w:sz w:val="22"/>
              <w:szCs w:val="22"/>
            </w:rPr>
          </w:rPrChange>
        </w:rPr>
        <w:t xml:space="preserve"> </w:t>
      </w:r>
      <w:r w:rsidR="00937E0A" w:rsidRPr="00896668">
        <w:rPr>
          <w:rFonts w:eastAsia="맑은 고딕" w:hint="eastAsia"/>
          <w:color w:val="000000"/>
          <w:sz w:val="22"/>
          <w:szCs w:val="22"/>
          <w:rPrChange w:id="558" w:author="Phuong xinh gái" w:date="2019-07-01T21:08:00Z">
            <w:rPr>
              <w:rFonts w:ascii="맑은 고딕" w:eastAsia="맑은 고딕" w:hAnsi="맑은 고딕" w:hint="eastAsia"/>
              <w:color w:val="000000"/>
              <w:sz w:val="22"/>
              <w:szCs w:val="22"/>
            </w:rPr>
          </w:rPrChange>
        </w:rPr>
        <w:t>자산을</w:t>
      </w:r>
      <w:r w:rsidR="00937E0A" w:rsidRPr="00896668">
        <w:rPr>
          <w:rFonts w:eastAsia="맑은 고딕"/>
          <w:color w:val="000000"/>
          <w:sz w:val="22"/>
          <w:szCs w:val="22"/>
          <w:rPrChange w:id="559" w:author="Phuong xinh gái" w:date="2019-07-01T21:08:00Z">
            <w:rPr>
              <w:rFonts w:ascii="맑은 고딕" w:eastAsia="맑은 고딕" w:hAnsi="맑은 고딕"/>
              <w:color w:val="000000"/>
              <w:sz w:val="22"/>
              <w:szCs w:val="22"/>
            </w:rPr>
          </w:rPrChange>
        </w:rPr>
        <w:t xml:space="preserve"> </w:t>
      </w:r>
      <w:r w:rsidR="00937E0A" w:rsidRPr="00896668">
        <w:rPr>
          <w:rFonts w:eastAsia="맑은 고딕" w:hint="eastAsia"/>
          <w:color w:val="000000"/>
          <w:sz w:val="22"/>
          <w:szCs w:val="22"/>
          <w:rPrChange w:id="560" w:author="Phuong xinh gái" w:date="2019-07-01T21:08:00Z">
            <w:rPr>
              <w:rFonts w:ascii="맑은 고딕" w:eastAsia="맑은 고딕" w:hAnsi="맑은 고딕" w:hint="eastAsia"/>
              <w:color w:val="000000"/>
              <w:sz w:val="22"/>
              <w:szCs w:val="22"/>
            </w:rPr>
          </w:rPrChange>
        </w:rPr>
        <w:t>대상으로</w:t>
      </w:r>
      <w:r w:rsidR="00937E0A" w:rsidRPr="00896668">
        <w:rPr>
          <w:rFonts w:eastAsia="맑은 고딕"/>
          <w:color w:val="000000"/>
          <w:sz w:val="22"/>
          <w:szCs w:val="22"/>
          <w:rPrChange w:id="561" w:author="Phuong xinh gái" w:date="2019-07-01T21:08:00Z">
            <w:rPr>
              <w:rFonts w:ascii="맑은 고딕" w:eastAsia="맑은 고딕" w:hAnsi="맑은 고딕"/>
              <w:color w:val="000000"/>
              <w:sz w:val="22"/>
              <w:szCs w:val="22"/>
            </w:rPr>
          </w:rPrChange>
        </w:rPr>
        <w:t xml:space="preserve"> </w:t>
      </w:r>
      <w:r w:rsidR="00937E0A" w:rsidRPr="00896668">
        <w:rPr>
          <w:rFonts w:eastAsia="맑은 고딕" w:hint="eastAsia"/>
          <w:color w:val="000000"/>
          <w:sz w:val="22"/>
          <w:szCs w:val="22"/>
          <w:rPrChange w:id="562" w:author="Phuong xinh gái" w:date="2019-07-01T21:08:00Z">
            <w:rPr>
              <w:rFonts w:ascii="맑은 고딕" w:eastAsia="맑은 고딕" w:hAnsi="맑은 고딕" w:hint="eastAsia"/>
              <w:color w:val="000000"/>
              <w:sz w:val="22"/>
              <w:szCs w:val="22"/>
            </w:rPr>
          </w:rPrChange>
        </w:rPr>
        <w:t>하며</w:t>
      </w:r>
      <w:r w:rsidR="00937E0A" w:rsidRPr="00896668">
        <w:rPr>
          <w:rFonts w:eastAsia="맑은 고딕"/>
          <w:color w:val="000000"/>
          <w:sz w:val="22"/>
          <w:szCs w:val="22"/>
          <w:rPrChange w:id="563"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564" w:author="Phuong xinh gái" w:date="2019-07-01T21:08:00Z">
            <w:rPr>
              <w:rFonts w:ascii="맑은 고딕" w:eastAsia="맑은 고딕" w:hAnsi="맑은 고딕" w:hint="eastAsia"/>
              <w:color w:val="000000"/>
              <w:sz w:val="22"/>
              <w:szCs w:val="22"/>
            </w:rPr>
          </w:rPrChange>
        </w:rPr>
        <w:t>이를</w:t>
      </w:r>
      <w:r w:rsidRPr="00896668">
        <w:rPr>
          <w:rFonts w:eastAsia="맑은 고딕"/>
          <w:color w:val="000000"/>
          <w:sz w:val="22"/>
          <w:szCs w:val="22"/>
          <w:rPrChange w:id="565"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566" w:author="Phuong xinh gái" w:date="2019-07-01T21:08:00Z">
            <w:rPr>
              <w:rFonts w:ascii="맑은 고딕" w:eastAsia="맑은 고딕" w:hAnsi="맑은 고딕" w:hint="eastAsia"/>
              <w:color w:val="000000"/>
              <w:sz w:val="22"/>
              <w:szCs w:val="22"/>
            </w:rPr>
          </w:rPrChange>
        </w:rPr>
        <w:t>관리하는</w:t>
      </w:r>
      <w:r w:rsidRPr="00896668">
        <w:rPr>
          <w:rFonts w:eastAsia="맑은 고딕"/>
          <w:color w:val="000000"/>
          <w:sz w:val="22"/>
          <w:szCs w:val="22"/>
          <w:rPrChange w:id="567"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568" w:author="Phuong xinh gái" w:date="2019-07-01T21:08:00Z">
            <w:rPr>
              <w:rFonts w:ascii="맑은 고딕" w:eastAsia="맑은 고딕" w:hAnsi="맑은 고딕" w:hint="eastAsia"/>
              <w:color w:val="000000"/>
              <w:sz w:val="22"/>
              <w:szCs w:val="22"/>
            </w:rPr>
          </w:rPrChange>
        </w:rPr>
        <w:t>부서별</w:t>
      </w:r>
      <w:r w:rsidRPr="00896668">
        <w:rPr>
          <w:rFonts w:eastAsia="맑은 고딕"/>
          <w:color w:val="000000"/>
          <w:sz w:val="22"/>
          <w:szCs w:val="22"/>
          <w:rPrChange w:id="569"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570" w:author="Phuong xinh gái" w:date="2019-07-01T21:08:00Z">
            <w:rPr>
              <w:rFonts w:ascii="맑은 고딕" w:eastAsia="맑은 고딕" w:hAnsi="맑은 고딕" w:hint="eastAsia"/>
              <w:color w:val="000000"/>
              <w:sz w:val="22"/>
              <w:szCs w:val="22"/>
            </w:rPr>
          </w:rPrChange>
        </w:rPr>
        <w:t>보안담당자</w:t>
      </w:r>
      <w:r w:rsidRPr="00896668">
        <w:rPr>
          <w:rFonts w:eastAsia="맑은 고딕"/>
          <w:color w:val="000000"/>
          <w:sz w:val="22"/>
          <w:szCs w:val="22"/>
          <w:rPrChange w:id="571"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572" w:author="Phuong xinh gái" w:date="2019-07-01T21:08:00Z">
            <w:rPr>
              <w:rFonts w:ascii="맑은 고딕" w:eastAsia="맑은 고딕" w:hAnsi="맑은 고딕" w:hint="eastAsia"/>
              <w:color w:val="000000"/>
              <w:sz w:val="22"/>
              <w:szCs w:val="22"/>
            </w:rPr>
          </w:rPrChange>
        </w:rPr>
        <w:t>및</w:t>
      </w:r>
      <w:r w:rsidRPr="00896668">
        <w:rPr>
          <w:rFonts w:eastAsia="맑은 고딕"/>
          <w:color w:val="000000"/>
          <w:sz w:val="22"/>
          <w:szCs w:val="22"/>
          <w:rPrChange w:id="573"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574" w:author="Phuong xinh gái" w:date="2019-07-01T21:08:00Z">
            <w:rPr>
              <w:rFonts w:ascii="맑은 고딕" w:eastAsia="맑은 고딕" w:hAnsi="맑은 고딕" w:hint="eastAsia"/>
              <w:color w:val="000000"/>
              <w:sz w:val="22"/>
              <w:szCs w:val="22"/>
            </w:rPr>
          </w:rPrChange>
        </w:rPr>
        <w:t>정보보안</w:t>
      </w:r>
      <w:r w:rsidRPr="00896668">
        <w:rPr>
          <w:rFonts w:eastAsia="맑은 고딕"/>
          <w:color w:val="000000"/>
          <w:sz w:val="22"/>
          <w:szCs w:val="22"/>
          <w:rPrChange w:id="575"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576" w:author="Phuong xinh gái" w:date="2019-07-01T21:08:00Z">
            <w:rPr>
              <w:rFonts w:ascii="맑은 고딕" w:eastAsia="맑은 고딕" w:hAnsi="맑은 고딕" w:hint="eastAsia"/>
              <w:color w:val="000000"/>
              <w:sz w:val="22"/>
              <w:szCs w:val="22"/>
            </w:rPr>
          </w:rPrChange>
        </w:rPr>
        <w:t>유관부서들을</w:t>
      </w:r>
      <w:r w:rsidRPr="00896668">
        <w:rPr>
          <w:rFonts w:eastAsia="맑은 고딕"/>
          <w:color w:val="000000"/>
          <w:sz w:val="22"/>
          <w:szCs w:val="22"/>
          <w:rPrChange w:id="577"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578" w:author="Phuong xinh gái" w:date="2019-07-01T21:08:00Z">
            <w:rPr>
              <w:rFonts w:ascii="맑은 고딕" w:eastAsia="맑은 고딕" w:hAnsi="맑은 고딕" w:hint="eastAsia"/>
              <w:color w:val="000000"/>
              <w:sz w:val="22"/>
              <w:szCs w:val="22"/>
            </w:rPr>
          </w:rPrChange>
        </w:rPr>
        <w:t>대상으로</w:t>
      </w:r>
      <w:r w:rsidRPr="00896668">
        <w:rPr>
          <w:rFonts w:eastAsia="맑은 고딕"/>
          <w:color w:val="000000"/>
          <w:sz w:val="22"/>
          <w:szCs w:val="22"/>
          <w:rPrChange w:id="579"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580" w:author="Phuong xinh gái" w:date="2019-07-01T21:08:00Z">
            <w:rPr>
              <w:rFonts w:ascii="맑은 고딕" w:eastAsia="맑은 고딕" w:hAnsi="맑은 고딕" w:hint="eastAsia"/>
              <w:color w:val="000000"/>
              <w:sz w:val="22"/>
              <w:szCs w:val="22"/>
            </w:rPr>
          </w:rPrChange>
        </w:rPr>
        <w:t>한다</w:t>
      </w:r>
      <w:r w:rsidRPr="00896668">
        <w:rPr>
          <w:rFonts w:eastAsia="맑은 고딕"/>
          <w:color w:val="000000"/>
          <w:sz w:val="22"/>
          <w:szCs w:val="22"/>
          <w:rPrChange w:id="581" w:author="Phuong xinh gái" w:date="2019-07-01T21:08:00Z">
            <w:rPr>
              <w:rFonts w:ascii="맑은 고딕" w:eastAsia="맑은 고딕" w:hAnsi="맑은 고딕"/>
              <w:color w:val="000000"/>
              <w:sz w:val="22"/>
              <w:szCs w:val="22"/>
            </w:rPr>
          </w:rPrChange>
        </w:rPr>
        <w:t xml:space="preserve">. </w:t>
      </w:r>
      <w:r w:rsidR="00937E0A" w:rsidRPr="00896668">
        <w:rPr>
          <w:rFonts w:eastAsia="맑은 고딕" w:hint="eastAsia"/>
          <w:color w:val="000000"/>
          <w:sz w:val="22"/>
          <w:szCs w:val="22"/>
          <w:rPrChange w:id="582" w:author="Phuong xinh gái" w:date="2019-07-01T21:08:00Z">
            <w:rPr>
              <w:rFonts w:ascii="맑은 고딕" w:eastAsia="맑은 고딕" w:hAnsi="맑은 고딕" w:hint="eastAsia"/>
              <w:color w:val="000000"/>
              <w:sz w:val="22"/>
              <w:szCs w:val="22"/>
            </w:rPr>
          </w:rPrChange>
        </w:rPr>
        <w:t>보안사고</w:t>
      </w:r>
      <w:r w:rsidR="00937E0A" w:rsidRPr="00896668">
        <w:rPr>
          <w:rFonts w:eastAsia="맑은 고딕"/>
          <w:color w:val="000000"/>
          <w:sz w:val="22"/>
          <w:szCs w:val="22"/>
          <w:rPrChange w:id="583" w:author="Phuong xinh gái" w:date="2019-07-01T21:08:00Z">
            <w:rPr>
              <w:rFonts w:ascii="맑은 고딕" w:eastAsia="맑은 고딕" w:hAnsi="맑은 고딕"/>
              <w:color w:val="000000"/>
              <w:sz w:val="22"/>
              <w:szCs w:val="22"/>
            </w:rPr>
          </w:rPrChange>
        </w:rPr>
        <w:t xml:space="preserve"> </w:t>
      </w:r>
      <w:r w:rsidR="00937E0A" w:rsidRPr="00896668">
        <w:rPr>
          <w:rFonts w:eastAsia="맑은 고딕" w:hint="eastAsia"/>
          <w:color w:val="000000"/>
          <w:sz w:val="22"/>
          <w:szCs w:val="22"/>
          <w:rPrChange w:id="584" w:author="Phuong xinh gái" w:date="2019-07-01T21:08:00Z">
            <w:rPr>
              <w:rFonts w:ascii="맑은 고딕" w:eastAsia="맑은 고딕" w:hAnsi="맑은 고딕" w:hint="eastAsia"/>
              <w:color w:val="000000"/>
              <w:sz w:val="22"/>
              <w:szCs w:val="22"/>
            </w:rPr>
          </w:rPrChange>
        </w:rPr>
        <w:t>발생</w:t>
      </w:r>
      <w:r w:rsidR="00937E0A" w:rsidRPr="00896668">
        <w:rPr>
          <w:rFonts w:eastAsia="맑은 고딕"/>
          <w:color w:val="000000"/>
          <w:sz w:val="22"/>
          <w:szCs w:val="22"/>
          <w:rPrChange w:id="585" w:author="Phuong xinh gái" w:date="2019-07-01T21:08:00Z">
            <w:rPr>
              <w:rFonts w:ascii="맑은 고딕" w:eastAsia="맑은 고딕" w:hAnsi="맑은 고딕"/>
              <w:color w:val="000000"/>
              <w:sz w:val="22"/>
              <w:szCs w:val="22"/>
            </w:rPr>
          </w:rPrChange>
        </w:rPr>
        <w:t xml:space="preserve"> </w:t>
      </w:r>
      <w:r w:rsidR="00937E0A" w:rsidRPr="00896668">
        <w:rPr>
          <w:rFonts w:eastAsia="맑은 고딕" w:hint="eastAsia"/>
          <w:color w:val="000000"/>
          <w:sz w:val="22"/>
          <w:szCs w:val="22"/>
          <w:rPrChange w:id="586" w:author="Phuong xinh gái" w:date="2019-07-01T21:08:00Z">
            <w:rPr>
              <w:rFonts w:ascii="맑은 고딕" w:eastAsia="맑은 고딕" w:hAnsi="맑은 고딕" w:hint="eastAsia"/>
              <w:color w:val="000000"/>
              <w:sz w:val="22"/>
              <w:szCs w:val="22"/>
            </w:rPr>
          </w:rPrChange>
        </w:rPr>
        <w:t>시</w:t>
      </w:r>
      <w:r w:rsidR="00937E0A" w:rsidRPr="00896668">
        <w:rPr>
          <w:rFonts w:eastAsia="맑은 고딕"/>
          <w:color w:val="000000"/>
          <w:sz w:val="22"/>
          <w:szCs w:val="22"/>
          <w:rPrChange w:id="587" w:author="Phuong xinh gái" w:date="2019-07-01T21:08:00Z">
            <w:rPr>
              <w:rFonts w:ascii="맑은 고딕" w:eastAsia="맑은 고딕" w:hAnsi="맑은 고딕"/>
              <w:color w:val="000000"/>
              <w:sz w:val="22"/>
              <w:szCs w:val="22"/>
            </w:rPr>
          </w:rPrChange>
        </w:rPr>
        <w:t xml:space="preserve"> </w:t>
      </w:r>
      <w:r w:rsidR="00937E0A" w:rsidRPr="00896668">
        <w:rPr>
          <w:rFonts w:eastAsia="맑은 고딕" w:hint="eastAsia"/>
          <w:color w:val="000000"/>
          <w:sz w:val="22"/>
          <w:szCs w:val="22"/>
          <w:rPrChange w:id="588" w:author="Phuong xinh gái" w:date="2019-07-01T21:08:00Z">
            <w:rPr>
              <w:rFonts w:ascii="맑은 고딕" w:eastAsia="맑은 고딕" w:hAnsi="맑은 고딕" w:hint="eastAsia"/>
              <w:color w:val="000000"/>
              <w:sz w:val="22"/>
              <w:szCs w:val="22"/>
            </w:rPr>
          </w:rPrChange>
        </w:rPr>
        <w:t>회사의</w:t>
      </w:r>
      <w:r w:rsidR="00937E0A" w:rsidRPr="00896668">
        <w:rPr>
          <w:rFonts w:eastAsia="맑은 고딕"/>
          <w:color w:val="000000"/>
          <w:sz w:val="22"/>
          <w:szCs w:val="22"/>
          <w:rPrChange w:id="589" w:author="Phuong xinh gái" w:date="2019-07-01T21:08:00Z">
            <w:rPr>
              <w:rFonts w:ascii="맑은 고딕" w:eastAsia="맑은 고딕" w:hAnsi="맑은 고딕"/>
              <w:color w:val="000000"/>
              <w:sz w:val="22"/>
              <w:szCs w:val="22"/>
            </w:rPr>
          </w:rPrChange>
        </w:rPr>
        <w:t xml:space="preserve"> </w:t>
      </w:r>
      <w:r w:rsidR="00937E0A" w:rsidRPr="00896668">
        <w:rPr>
          <w:rFonts w:eastAsia="맑은 고딕" w:hint="eastAsia"/>
          <w:color w:val="000000"/>
          <w:sz w:val="22"/>
          <w:szCs w:val="22"/>
          <w:rPrChange w:id="590" w:author="Phuong xinh gái" w:date="2019-07-01T21:08:00Z">
            <w:rPr>
              <w:rFonts w:ascii="맑은 고딕" w:eastAsia="맑은 고딕" w:hAnsi="맑은 고딕" w:hint="eastAsia"/>
              <w:color w:val="000000"/>
              <w:sz w:val="22"/>
              <w:szCs w:val="22"/>
            </w:rPr>
          </w:rPrChange>
        </w:rPr>
        <w:t>모든</w:t>
      </w:r>
      <w:r w:rsidR="00937E0A" w:rsidRPr="00896668">
        <w:rPr>
          <w:rFonts w:eastAsia="맑은 고딕"/>
          <w:color w:val="000000"/>
          <w:sz w:val="22"/>
          <w:szCs w:val="22"/>
          <w:rPrChange w:id="591" w:author="Phuong xinh gái" w:date="2019-07-01T21:08:00Z">
            <w:rPr>
              <w:rFonts w:ascii="맑은 고딕" w:eastAsia="맑은 고딕" w:hAnsi="맑은 고딕"/>
              <w:color w:val="000000"/>
              <w:sz w:val="22"/>
              <w:szCs w:val="22"/>
            </w:rPr>
          </w:rPrChange>
        </w:rPr>
        <w:t xml:space="preserve"> </w:t>
      </w:r>
      <w:del w:id="592" w:author="안세홍" w:date="2019-06-14T08:43:00Z">
        <w:r w:rsidR="00937E0A" w:rsidRPr="00896668" w:rsidDel="009C0844">
          <w:rPr>
            <w:rFonts w:eastAsia="맑은 고딕" w:hint="eastAsia"/>
            <w:color w:val="000000"/>
            <w:sz w:val="22"/>
            <w:szCs w:val="22"/>
            <w:rPrChange w:id="593" w:author="Phuong xinh gái" w:date="2019-07-01T21:08:00Z">
              <w:rPr>
                <w:rFonts w:ascii="맑은 고딕" w:eastAsia="맑은 고딕" w:hAnsi="맑은 고딕" w:hint="eastAsia"/>
                <w:color w:val="000000"/>
                <w:sz w:val="22"/>
                <w:szCs w:val="22"/>
              </w:rPr>
            </w:rPrChange>
          </w:rPr>
          <w:delText>임</w:delText>
        </w:r>
      </w:del>
      <w:r w:rsidR="00937E0A" w:rsidRPr="00896668">
        <w:rPr>
          <w:rFonts w:eastAsia="맑은 고딕" w:hint="eastAsia"/>
          <w:color w:val="000000"/>
          <w:sz w:val="22"/>
          <w:szCs w:val="22"/>
          <w:rPrChange w:id="594" w:author="Phuong xinh gái" w:date="2019-07-01T21:08:00Z">
            <w:rPr>
              <w:rFonts w:ascii="맑은 고딕" w:eastAsia="맑은 고딕" w:hAnsi="맑은 고딕" w:hint="eastAsia"/>
              <w:color w:val="000000"/>
              <w:sz w:val="22"/>
              <w:szCs w:val="22"/>
            </w:rPr>
          </w:rPrChange>
        </w:rPr>
        <w:t>직원이</w:t>
      </w:r>
      <w:r w:rsidR="00937E0A" w:rsidRPr="00896668">
        <w:rPr>
          <w:rFonts w:eastAsia="맑은 고딕"/>
          <w:color w:val="000000"/>
          <w:sz w:val="22"/>
          <w:szCs w:val="22"/>
          <w:rPrChange w:id="595" w:author="Phuong xinh gái" w:date="2019-07-01T21:08:00Z">
            <w:rPr>
              <w:rFonts w:ascii="맑은 고딕" w:eastAsia="맑은 고딕" w:hAnsi="맑은 고딕"/>
              <w:color w:val="000000"/>
              <w:sz w:val="22"/>
              <w:szCs w:val="22"/>
            </w:rPr>
          </w:rPrChange>
        </w:rPr>
        <w:t xml:space="preserve"> </w:t>
      </w:r>
      <w:r w:rsidR="00937E0A" w:rsidRPr="00896668">
        <w:rPr>
          <w:rFonts w:eastAsia="맑은 고딕" w:hint="eastAsia"/>
          <w:color w:val="000000"/>
          <w:sz w:val="22"/>
          <w:szCs w:val="22"/>
          <w:rPrChange w:id="596" w:author="Phuong xinh gái" w:date="2019-07-01T21:08:00Z">
            <w:rPr>
              <w:rFonts w:ascii="맑은 고딕" w:eastAsia="맑은 고딕" w:hAnsi="맑은 고딕" w:hint="eastAsia"/>
              <w:color w:val="000000"/>
              <w:sz w:val="22"/>
              <w:szCs w:val="22"/>
            </w:rPr>
          </w:rPrChange>
        </w:rPr>
        <w:t>이를</w:t>
      </w:r>
      <w:r w:rsidR="00937E0A" w:rsidRPr="00896668">
        <w:rPr>
          <w:rFonts w:eastAsia="맑은 고딕"/>
          <w:color w:val="000000"/>
          <w:sz w:val="22"/>
          <w:szCs w:val="22"/>
          <w:rPrChange w:id="597" w:author="Phuong xinh gái" w:date="2019-07-01T21:08:00Z">
            <w:rPr>
              <w:rFonts w:ascii="맑은 고딕" w:eastAsia="맑은 고딕" w:hAnsi="맑은 고딕"/>
              <w:color w:val="000000"/>
              <w:sz w:val="22"/>
              <w:szCs w:val="22"/>
            </w:rPr>
          </w:rPrChange>
        </w:rPr>
        <w:t xml:space="preserve"> </w:t>
      </w:r>
      <w:r w:rsidR="00937E0A" w:rsidRPr="00896668">
        <w:rPr>
          <w:rFonts w:eastAsia="맑은 고딕" w:hint="eastAsia"/>
          <w:color w:val="000000"/>
          <w:sz w:val="22"/>
          <w:szCs w:val="22"/>
          <w:rPrChange w:id="598" w:author="Phuong xinh gái" w:date="2019-07-01T21:08:00Z">
            <w:rPr>
              <w:rFonts w:ascii="맑은 고딕" w:eastAsia="맑은 고딕" w:hAnsi="맑은 고딕" w:hint="eastAsia"/>
              <w:color w:val="000000"/>
              <w:sz w:val="22"/>
              <w:szCs w:val="22"/>
            </w:rPr>
          </w:rPrChange>
        </w:rPr>
        <w:t>숙지하고</w:t>
      </w:r>
      <w:r w:rsidR="00937E0A" w:rsidRPr="00896668">
        <w:rPr>
          <w:rFonts w:eastAsia="맑은 고딕"/>
          <w:color w:val="000000"/>
          <w:sz w:val="22"/>
          <w:szCs w:val="22"/>
          <w:rPrChange w:id="599" w:author="Phuong xinh gái" w:date="2019-07-01T21:08:00Z">
            <w:rPr>
              <w:rFonts w:ascii="맑은 고딕" w:eastAsia="맑은 고딕" w:hAnsi="맑은 고딕"/>
              <w:color w:val="000000"/>
              <w:sz w:val="22"/>
              <w:szCs w:val="22"/>
            </w:rPr>
          </w:rPrChange>
        </w:rPr>
        <w:t xml:space="preserve"> </w:t>
      </w:r>
      <w:r w:rsidR="00937E0A" w:rsidRPr="00896668">
        <w:rPr>
          <w:rFonts w:eastAsia="맑은 고딕" w:hint="eastAsia"/>
          <w:color w:val="000000"/>
          <w:sz w:val="22"/>
          <w:szCs w:val="22"/>
          <w:rPrChange w:id="600" w:author="Phuong xinh gái" w:date="2019-07-01T21:08:00Z">
            <w:rPr>
              <w:rFonts w:ascii="맑은 고딕" w:eastAsia="맑은 고딕" w:hAnsi="맑은 고딕" w:hint="eastAsia"/>
              <w:color w:val="000000"/>
              <w:sz w:val="22"/>
              <w:szCs w:val="22"/>
            </w:rPr>
          </w:rPrChange>
        </w:rPr>
        <w:t>사고</w:t>
      </w:r>
      <w:r w:rsidR="00937E0A" w:rsidRPr="00896668">
        <w:rPr>
          <w:rFonts w:eastAsia="맑은 고딕"/>
          <w:color w:val="000000"/>
          <w:sz w:val="22"/>
          <w:szCs w:val="22"/>
          <w:rPrChange w:id="601" w:author="Phuong xinh gái" w:date="2019-07-01T21:08:00Z">
            <w:rPr>
              <w:rFonts w:ascii="맑은 고딕" w:eastAsia="맑은 고딕" w:hAnsi="맑은 고딕"/>
              <w:color w:val="000000"/>
              <w:sz w:val="22"/>
              <w:szCs w:val="22"/>
            </w:rPr>
          </w:rPrChange>
        </w:rPr>
        <w:t xml:space="preserve"> </w:t>
      </w:r>
      <w:r w:rsidR="00937E0A" w:rsidRPr="00896668">
        <w:rPr>
          <w:rFonts w:eastAsia="맑은 고딕" w:hint="eastAsia"/>
          <w:color w:val="000000"/>
          <w:sz w:val="22"/>
          <w:szCs w:val="22"/>
          <w:rPrChange w:id="602" w:author="Phuong xinh gái" w:date="2019-07-01T21:08:00Z">
            <w:rPr>
              <w:rFonts w:ascii="맑은 고딕" w:eastAsia="맑은 고딕" w:hAnsi="맑은 고딕" w:hint="eastAsia"/>
              <w:color w:val="000000"/>
              <w:sz w:val="22"/>
              <w:szCs w:val="22"/>
            </w:rPr>
          </w:rPrChange>
        </w:rPr>
        <w:t>시</w:t>
      </w:r>
      <w:r w:rsidR="00937E0A" w:rsidRPr="00896668">
        <w:rPr>
          <w:rFonts w:eastAsia="맑은 고딕"/>
          <w:color w:val="000000"/>
          <w:sz w:val="22"/>
          <w:szCs w:val="22"/>
          <w:rPrChange w:id="603" w:author="Phuong xinh gái" w:date="2019-07-01T21:08:00Z">
            <w:rPr>
              <w:rFonts w:ascii="맑은 고딕" w:eastAsia="맑은 고딕" w:hAnsi="맑은 고딕"/>
              <w:color w:val="000000"/>
              <w:sz w:val="22"/>
              <w:szCs w:val="22"/>
            </w:rPr>
          </w:rPrChange>
        </w:rPr>
        <w:t xml:space="preserve"> </w:t>
      </w:r>
      <w:r w:rsidR="00937E0A" w:rsidRPr="00896668">
        <w:rPr>
          <w:rFonts w:eastAsia="맑은 고딕" w:hint="eastAsia"/>
          <w:color w:val="000000"/>
          <w:sz w:val="22"/>
          <w:szCs w:val="22"/>
          <w:rPrChange w:id="604" w:author="Phuong xinh gái" w:date="2019-07-01T21:08:00Z">
            <w:rPr>
              <w:rFonts w:ascii="맑은 고딕" w:eastAsia="맑은 고딕" w:hAnsi="맑은 고딕" w:hint="eastAsia"/>
              <w:color w:val="000000"/>
              <w:sz w:val="22"/>
              <w:szCs w:val="22"/>
            </w:rPr>
          </w:rPrChange>
        </w:rPr>
        <w:t>대처하여야</w:t>
      </w:r>
      <w:r w:rsidR="00937E0A" w:rsidRPr="00896668">
        <w:rPr>
          <w:rFonts w:eastAsia="맑은 고딕"/>
          <w:color w:val="000000"/>
          <w:sz w:val="22"/>
          <w:szCs w:val="22"/>
          <w:rPrChange w:id="605" w:author="Phuong xinh gái" w:date="2019-07-01T21:08:00Z">
            <w:rPr>
              <w:rFonts w:ascii="맑은 고딕" w:eastAsia="맑은 고딕" w:hAnsi="맑은 고딕"/>
              <w:color w:val="000000"/>
              <w:sz w:val="22"/>
              <w:szCs w:val="22"/>
            </w:rPr>
          </w:rPrChange>
        </w:rPr>
        <w:t xml:space="preserve"> </w:t>
      </w:r>
      <w:r w:rsidR="00937E0A" w:rsidRPr="00896668">
        <w:rPr>
          <w:rFonts w:eastAsia="맑은 고딕" w:hint="eastAsia"/>
          <w:color w:val="000000"/>
          <w:sz w:val="22"/>
          <w:szCs w:val="22"/>
          <w:rPrChange w:id="606" w:author="Phuong xinh gái" w:date="2019-07-01T21:08:00Z">
            <w:rPr>
              <w:rFonts w:ascii="맑은 고딕" w:eastAsia="맑은 고딕" w:hAnsi="맑은 고딕" w:hint="eastAsia"/>
              <w:color w:val="000000"/>
              <w:sz w:val="22"/>
              <w:szCs w:val="22"/>
            </w:rPr>
          </w:rPrChange>
        </w:rPr>
        <w:t>한다</w:t>
      </w:r>
      <w:r w:rsidR="00937E0A" w:rsidRPr="00896668">
        <w:rPr>
          <w:rFonts w:eastAsia="맑은 고딕"/>
          <w:color w:val="000000"/>
          <w:sz w:val="22"/>
          <w:szCs w:val="22"/>
          <w:rPrChange w:id="607" w:author="Phuong xinh gái" w:date="2019-07-01T21:08:00Z">
            <w:rPr>
              <w:rFonts w:ascii="맑은 고딕" w:eastAsia="맑은 고딕" w:hAnsi="맑은 고딕"/>
              <w:color w:val="000000"/>
              <w:sz w:val="22"/>
              <w:szCs w:val="22"/>
            </w:rPr>
          </w:rPrChange>
        </w:rPr>
        <w:t>.</w:t>
      </w:r>
    </w:p>
    <w:p w:rsidR="00C90E37" w:rsidRPr="00896668" w:rsidRDefault="00C90E37" w:rsidP="00937E0A">
      <w:pPr>
        <w:ind w:leftChars="100" w:left="240"/>
        <w:rPr>
          <w:rFonts w:eastAsia="맑은 고딕"/>
          <w:color w:val="000000"/>
          <w:sz w:val="22"/>
          <w:szCs w:val="22"/>
          <w:rPrChange w:id="608" w:author="Phuong xinh gái" w:date="2019-07-01T21:08:00Z">
            <w:rPr>
              <w:rFonts w:ascii="맑은 고딕" w:eastAsia="맑은 고딕" w:hAnsi="맑은 고딕"/>
              <w:color w:val="000000"/>
              <w:sz w:val="22"/>
              <w:szCs w:val="22"/>
            </w:rPr>
          </w:rPrChange>
        </w:rPr>
      </w:pPr>
      <w:ins w:id="609" w:author="Phuong xinh gái" w:date="2019-07-01T21:13:00Z">
        <w:r>
          <w:rPr>
            <w:rFonts w:eastAsia="맑은 고딕"/>
            <w:color w:val="000000"/>
            <w:sz w:val="22"/>
            <w:szCs w:val="22"/>
          </w:rPr>
          <w:t xml:space="preserve">Đối tượng áp dụng là tất cả tài sản có trong mục lục tài sản thông tin, và người phụ trách bảo an của từng bộ phận cũng như bộ phận liên quan đến bảo mật thông tin đang quản lí những tài sản đó. </w:t>
        </w:r>
      </w:ins>
      <w:ins w:id="610" w:author="Phuong xinh gái" w:date="2019-07-01T21:16:00Z">
        <w:r>
          <w:rPr>
            <w:rFonts w:eastAsia="맑은 고딕"/>
            <w:color w:val="000000"/>
            <w:sz w:val="22"/>
            <w:szCs w:val="22"/>
          </w:rPr>
          <w:t>Tất cả nhân viên của công ty phải thông thạo nội dung này để ứng phó khi phát sinh sự cố bảo an.</w:t>
        </w:r>
      </w:ins>
    </w:p>
    <w:p w:rsidR="008357D2" w:rsidRPr="00896668" w:rsidRDefault="008357D2" w:rsidP="00397998">
      <w:pPr>
        <w:rPr>
          <w:rFonts w:eastAsia="맑은 고딕"/>
          <w:color w:val="000000"/>
          <w:sz w:val="22"/>
          <w:szCs w:val="22"/>
          <w:rPrChange w:id="611" w:author="Phuong xinh gái" w:date="2019-07-01T21:08:00Z">
            <w:rPr>
              <w:rFonts w:ascii="맑은 고딕" w:eastAsia="맑은 고딕" w:hAnsi="맑은 고딕"/>
              <w:color w:val="000000"/>
              <w:sz w:val="22"/>
              <w:szCs w:val="22"/>
            </w:rPr>
          </w:rPrChange>
        </w:rPr>
      </w:pPr>
    </w:p>
    <w:p w:rsidR="00994BF4" w:rsidRPr="00896668" w:rsidRDefault="009B6A67" w:rsidP="00397998">
      <w:pPr>
        <w:rPr>
          <w:rFonts w:eastAsia="맑은 고딕"/>
          <w:color w:val="000000"/>
          <w:sz w:val="22"/>
          <w:szCs w:val="22"/>
          <w:rPrChange w:id="612" w:author="Phuong xinh gái" w:date="2019-07-01T21:08:00Z">
            <w:rPr>
              <w:rFonts w:ascii="맑은 고딕" w:eastAsia="맑은 고딕" w:hAnsi="맑은 고딕"/>
              <w:color w:val="000000"/>
              <w:sz w:val="22"/>
              <w:szCs w:val="22"/>
            </w:rPr>
          </w:rPrChange>
        </w:rPr>
      </w:pPr>
      <w:r w:rsidRPr="00896668">
        <w:rPr>
          <w:rFonts w:eastAsia="맑은 고딕" w:hint="eastAsia"/>
          <w:bCs/>
          <w:color w:val="000000"/>
          <w:sz w:val="22"/>
          <w:szCs w:val="22"/>
          <w:rPrChange w:id="613" w:author="Phuong xinh gái" w:date="2019-07-01T21:08:00Z">
            <w:rPr>
              <w:rFonts w:ascii="맑은 고딕" w:eastAsia="맑은 고딕" w:hAnsi="맑은 고딕" w:hint="eastAsia"/>
              <w:bCs/>
              <w:color w:val="000000"/>
              <w:sz w:val="22"/>
              <w:szCs w:val="22"/>
            </w:rPr>
          </w:rPrChange>
        </w:rPr>
        <w:t>제</w:t>
      </w:r>
      <w:r w:rsidR="00D5147E" w:rsidRPr="00896668">
        <w:rPr>
          <w:rFonts w:eastAsia="맑은 고딕"/>
          <w:bCs/>
          <w:color w:val="000000"/>
          <w:sz w:val="22"/>
          <w:szCs w:val="22"/>
          <w:rPrChange w:id="614" w:author="Phuong xinh gái" w:date="2019-07-01T21:08:00Z">
            <w:rPr>
              <w:rFonts w:ascii="맑은 고딕" w:eastAsia="맑은 고딕" w:hAnsi="맑은 고딕"/>
              <w:bCs/>
              <w:color w:val="000000"/>
              <w:sz w:val="22"/>
              <w:szCs w:val="22"/>
            </w:rPr>
          </w:rPrChange>
        </w:rPr>
        <w:t>3</w:t>
      </w:r>
      <w:r w:rsidRPr="00896668">
        <w:rPr>
          <w:rFonts w:eastAsia="맑은 고딕" w:hint="eastAsia"/>
          <w:bCs/>
          <w:color w:val="000000"/>
          <w:sz w:val="22"/>
          <w:szCs w:val="22"/>
          <w:rPrChange w:id="615" w:author="Phuong xinh gái" w:date="2019-07-01T21:08:00Z">
            <w:rPr>
              <w:rFonts w:ascii="맑은 고딕" w:eastAsia="맑은 고딕" w:hAnsi="맑은 고딕" w:hint="eastAsia"/>
              <w:bCs/>
              <w:color w:val="000000"/>
              <w:sz w:val="22"/>
              <w:szCs w:val="22"/>
            </w:rPr>
          </w:rPrChange>
        </w:rPr>
        <w:t>조</w:t>
      </w:r>
      <w:r w:rsidR="00D5147E" w:rsidRPr="00896668">
        <w:rPr>
          <w:rFonts w:eastAsia="맑은 고딕"/>
          <w:color w:val="000000"/>
          <w:sz w:val="22"/>
          <w:szCs w:val="22"/>
          <w:rPrChange w:id="616" w:author="Phuong xinh gái" w:date="2019-07-01T21:08:00Z">
            <w:rPr>
              <w:rFonts w:ascii="맑은 고딕" w:eastAsia="맑은 고딕" w:hAnsi="맑은 고딕"/>
              <w:color w:val="000000"/>
              <w:sz w:val="22"/>
              <w:szCs w:val="22"/>
            </w:rPr>
          </w:rPrChange>
        </w:rPr>
        <w:t xml:space="preserve"> </w:t>
      </w:r>
      <w:r w:rsidRPr="00896668">
        <w:rPr>
          <w:rFonts w:eastAsia="맑은 고딕"/>
          <w:color w:val="000000"/>
          <w:sz w:val="22"/>
          <w:szCs w:val="22"/>
          <w:rPrChange w:id="617" w:author="Phuong xinh gái" w:date="2019-07-01T21:08:00Z">
            <w:rPr>
              <w:rFonts w:ascii="맑은 고딕" w:eastAsia="맑은 고딕" w:hAnsi="맑은 고딕"/>
              <w:color w:val="000000"/>
              <w:sz w:val="22"/>
              <w:szCs w:val="22"/>
            </w:rPr>
          </w:rPrChange>
        </w:rPr>
        <w:t>(</w:t>
      </w:r>
      <w:r w:rsidR="00DB5586" w:rsidRPr="00896668">
        <w:rPr>
          <w:rFonts w:eastAsia="맑은 고딕" w:hint="eastAsia"/>
          <w:color w:val="000000"/>
          <w:sz w:val="22"/>
          <w:szCs w:val="22"/>
          <w:rPrChange w:id="618" w:author="Phuong xinh gái" w:date="2019-07-01T21:08:00Z">
            <w:rPr>
              <w:rFonts w:ascii="맑은 고딕" w:eastAsia="맑은 고딕" w:hAnsi="맑은 고딕" w:hint="eastAsia"/>
              <w:color w:val="000000"/>
              <w:sz w:val="22"/>
              <w:szCs w:val="22"/>
            </w:rPr>
          </w:rPrChange>
        </w:rPr>
        <w:t>역할과</w:t>
      </w:r>
      <w:r w:rsidR="00DB5586" w:rsidRPr="00896668">
        <w:rPr>
          <w:rFonts w:eastAsia="맑은 고딕"/>
          <w:color w:val="000000"/>
          <w:sz w:val="22"/>
          <w:szCs w:val="22"/>
          <w:rPrChange w:id="619" w:author="Phuong xinh gái" w:date="2019-07-01T21:08:00Z">
            <w:rPr>
              <w:rFonts w:ascii="맑은 고딕" w:eastAsia="맑은 고딕" w:hAnsi="맑은 고딕"/>
              <w:color w:val="000000"/>
              <w:sz w:val="22"/>
              <w:szCs w:val="22"/>
            </w:rPr>
          </w:rPrChange>
        </w:rPr>
        <w:t xml:space="preserve"> </w:t>
      </w:r>
      <w:r w:rsidR="00DB5586" w:rsidRPr="00896668">
        <w:rPr>
          <w:rFonts w:eastAsia="맑은 고딕" w:hint="eastAsia"/>
          <w:color w:val="000000"/>
          <w:sz w:val="22"/>
          <w:szCs w:val="22"/>
          <w:rPrChange w:id="620" w:author="Phuong xinh gái" w:date="2019-07-01T21:08:00Z">
            <w:rPr>
              <w:rFonts w:ascii="맑은 고딕" w:eastAsia="맑은 고딕" w:hAnsi="맑은 고딕" w:hint="eastAsia"/>
              <w:color w:val="000000"/>
              <w:sz w:val="22"/>
              <w:szCs w:val="22"/>
            </w:rPr>
          </w:rPrChange>
        </w:rPr>
        <w:t>책임</w:t>
      </w:r>
      <w:r w:rsidRPr="00896668">
        <w:rPr>
          <w:rFonts w:eastAsia="맑은 고딕"/>
          <w:color w:val="000000"/>
          <w:sz w:val="22"/>
          <w:szCs w:val="22"/>
          <w:rPrChange w:id="621" w:author="Phuong xinh gái" w:date="2019-07-01T21:08:00Z">
            <w:rPr>
              <w:rFonts w:ascii="맑은 고딕" w:eastAsia="맑은 고딕" w:hAnsi="맑은 고딕"/>
              <w:color w:val="000000"/>
              <w:sz w:val="22"/>
              <w:szCs w:val="22"/>
            </w:rPr>
          </w:rPrChange>
        </w:rPr>
        <w:t>)</w:t>
      </w:r>
      <w:ins w:id="622" w:author="Phuong xinh gái" w:date="2019-07-01T20:10:00Z">
        <w:r w:rsidR="007E7BF1" w:rsidRPr="00896668">
          <w:rPr>
            <w:rFonts w:eastAsia="맑은 고딕"/>
            <w:color w:val="000000"/>
            <w:sz w:val="22"/>
            <w:szCs w:val="22"/>
            <w:rPrChange w:id="623" w:author="Phuong xinh gái" w:date="2019-07-01T21:08:00Z">
              <w:rPr>
                <w:rFonts w:ascii="맑은 고딕" w:eastAsia="맑은 고딕" w:hAnsi="맑은 고딕"/>
                <w:color w:val="000000"/>
                <w:sz w:val="22"/>
                <w:szCs w:val="22"/>
              </w:rPr>
            </w:rPrChange>
          </w:rPr>
          <w:t xml:space="preserve"> </w:t>
        </w:r>
        <w:r w:rsidR="007E7BF1" w:rsidRPr="00896668">
          <w:t>– Điều 3 (Vai trò và trách nhiệm)</w:t>
        </w:r>
      </w:ins>
    </w:p>
    <w:p w:rsidR="007C3EB2" w:rsidRPr="00896668" w:rsidRDefault="007C3EB2" w:rsidP="0079192F">
      <w:pPr>
        <w:numPr>
          <w:ilvl w:val="0"/>
          <w:numId w:val="11"/>
        </w:numPr>
        <w:rPr>
          <w:rFonts w:eastAsia="맑은 고딕"/>
          <w:color w:val="000000"/>
          <w:sz w:val="22"/>
          <w:szCs w:val="22"/>
          <w:rPrChange w:id="624" w:author="Phuong xinh gái" w:date="2019-07-01T21:08:00Z">
            <w:rPr>
              <w:rFonts w:ascii="맑은 고딕" w:eastAsia="맑은 고딕" w:hAnsi="맑은 고딕"/>
              <w:color w:val="000000"/>
              <w:sz w:val="22"/>
              <w:szCs w:val="22"/>
            </w:rPr>
          </w:rPrChange>
        </w:rPr>
      </w:pPr>
      <w:r w:rsidRPr="00896668">
        <w:rPr>
          <w:rFonts w:eastAsia="맑은 고딕" w:hint="eastAsia"/>
          <w:color w:val="000000"/>
          <w:sz w:val="22"/>
          <w:szCs w:val="22"/>
          <w:rPrChange w:id="625" w:author="Phuong xinh gái" w:date="2019-07-01T21:08:00Z">
            <w:rPr>
              <w:rFonts w:ascii="맑은 고딕" w:eastAsia="맑은 고딕" w:hAnsi="맑은 고딕" w:hint="eastAsia"/>
              <w:color w:val="000000"/>
              <w:sz w:val="22"/>
              <w:szCs w:val="22"/>
            </w:rPr>
          </w:rPrChange>
        </w:rPr>
        <w:t>보안</w:t>
      </w:r>
      <w:r w:rsidR="0063162E" w:rsidRPr="00896668">
        <w:rPr>
          <w:rFonts w:eastAsia="맑은 고딕" w:hint="eastAsia"/>
          <w:color w:val="000000"/>
          <w:sz w:val="22"/>
          <w:szCs w:val="22"/>
          <w:rPrChange w:id="626" w:author="Phuong xinh gái" w:date="2019-07-01T21:08:00Z">
            <w:rPr>
              <w:rFonts w:ascii="맑은 고딕" w:eastAsia="맑은 고딕" w:hAnsi="맑은 고딕" w:hint="eastAsia"/>
              <w:color w:val="000000"/>
              <w:sz w:val="22"/>
              <w:szCs w:val="22"/>
            </w:rPr>
          </w:rPrChange>
        </w:rPr>
        <w:t>총괄</w:t>
      </w:r>
      <w:r w:rsidRPr="00896668">
        <w:rPr>
          <w:rFonts w:eastAsia="맑은 고딕" w:hint="eastAsia"/>
          <w:color w:val="000000"/>
          <w:sz w:val="22"/>
          <w:szCs w:val="22"/>
          <w:rPrChange w:id="627" w:author="Phuong xinh gái" w:date="2019-07-01T21:08:00Z">
            <w:rPr>
              <w:rFonts w:ascii="맑은 고딕" w:eastAsia="맑은 고딕" w:hAnsi="맑은 고딕" w:hint="eastAsia"/>
              <w:color w:val="000000"/>
              <w:sz w:val="22"/>
              <w:szCs w:val="22"/>
            </w:rPr>
          </w:rPrChange>
        </w:rPr>
        <w:t>책임자</w:t>
      </w:r>
      <w:ins w:id="628" w:author="안세홍" w:date="2019-05-23T17:09:00Z">
        <w:r w:rsidR="009E7867" w:rsidRPr="00896668">
          <w:rPr>
            <w:rFonts w:eastAsia="맑은 고딕"/>
            <w:color w:val="000000"/>
            <w:sz w:val="22"/>
            <w:szCs w:val="22"/>
            <w:rPrChange w:id="629" w:author="Phuong xinh gái" w:date="2019-07-01T21:08:00Z">
              <w:rPr>
                <w:rFonts w:ascii="맑은 고딕" w:eastAsia="맑은 고딕" w:hAnsi="맑은 고딕"/>
                <w:color w:val="000000"/>
                <w:sz w:val="22"/>
                <w:szCs w:val="22"/>
              </w:rPr>
            </w:rPrChange>
          </w:rPr>
          <w:t xml:space="preserve"> </w:t>
        </w:r>
      </w:ins>
      <w:r w:rsidRPr="00896668">
        <w:rPr>
          <w:rFonts w:eastAsia="맑은 고딕"/>
          <w:color w:val="000000"/>
          <w:sz w:val="22"/>
          <w:szCs w:val="22"/>
          <w:rPrChange w:id="630" w:author="Phuong xinh gái" w:date="2019-07-01T21:08:00Z">
            <w:rPr>
              <w:rFonts w:ascii="맑은 고딕" w:eastAsia="맑은 고딕" w:hAnsi="맑은 고딕"/>
              <w:color w:val="000000"/>
              <w:sz w:val="22"/>
              <w:szCs w:val="22"/>
            </w:rPr>
          </w:rPrChange>
        </w:rPr>
        <w:t>(CSO)</w:t>
      </w:r>
      <w:ins w:id="631" w:author="Phuong xinh gái" w:date="2019-07-01T21:17:00Z">
        <w:r w:rsidR="00C90E37">
          <w:rPr>
            <w:rFonts w:eastAsia="맑은 고딕"/>
            <w:color w:val="000000"/>
            <w:sz w:val="22"/>
            <w:szCs w:val="22"/>
          </w:rPr>
          <w:t xml:space="preserve"> – Người trách nhiệm chung về bảo an (CSO)</w:t>
        </w:r>
      </w:ins>
    </w:p>
    <w:p w:rsidR="007C3EB2" w:rsidRDefault="00D467DD" w:rsidP="0079192F">
      <w:pPr>
        <w:ind w:left="826"/>
        <w:rPr>
          <w:ins w:id="632" w:author="Phuong xinh gái" w:date="2019-07-01T21:17:00Z"/>
          <w:rFonts w:eastAsia="맑은 고딕"/>
          <w:color w:val="000000"/>
          <w:sz w:val="22"/>
          <w:szCs w:val="22"/>
        </w:rPr>
      </w:pPr>
      <w:r w:rsidRPr="00896668">
        <w:rPr>
          <w:rFonts w:eastAsia="맑은 고딕" w:hint="eastAsia"/>
          <w:color w:val="000000"/>
          <w:sz w:val="22"/>
          <w:szCs w:val="22"/>
          <w:rPrChange w:id="633" w:author="Phuong xinh gái" w:date="2019-07-01T21:08:00Z">
            <w:rPr>
              <w:rFonts w:ascii="맑은 고딕" w:eastAsia="맑은 고딕" w:hAnsi="맑은 고딕" w:hint="eastAsia"/>
              <w:color w:val="000000"/>
              <w:sz w:val="22"/>
              <w:szCs w:val="22"/>
            </w:rPr>
          </w:rPrChange>
        </w:rPr>
        <w:t>보안사고</w:t>
      </w:r>
      <w:r w:rsidRPr="00896668">
        <w:rPr>
          <w:rFonts w:eastAsia="맑은 고딕"/>
          <w:color w:val="000000"/>
          <w:sz w:val="22"/>
          <w:szCs w:val="22"/>
          <w:rPrChange w:id="634"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35" w:author="Phuong xinh gái" w:date="2019-07-01T21:08:00Z">
            <w:rPr>
              <w:rFonts w:ascii="맑은 고딕" w:eastAsia="맑은 고딕" w:hAnsi="맑은 고딕" w:hint="eastAsia"/>
              <w:color w:val="000000"/>
              <w:sz w:val="22"/>
              <w:szCs w:val="22"/>
            </w:rPr>
          </w:rPrChange>
        </w:rPr>
        <w:t>점검</w:t>
      </w:r>
      <w:r w:rsidRPr="00896668">
        <w:rPr>
          <w:rFonts w:eastAsia="맑은 고딕"/>
          <w:color w:val="000000"/>
          <w:sz w:val="22"/>
          <w:szCs w:val="22"/>
          <w:rPrChange w:id="636"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37" w:author="Phuong xinh gái" w:date="2019-07-01T21:08:00Z">
            <w:rPr>
              <w:rFonts w:ascii="맑은 고딕" w:eastAsia="맑은 고딕" w:hAnsi="맑은 고딕" w:hint="eastAsia"/>
              <w:color w:val="000000"/>
              <w:sz w:val="22"/>
              <w:szCs w:val="22"/>
            </w:rPr>
          </w:rPrChange>
        </w:rPr>
        <w:t>및</w:t>
      </w:r>
      <w:r w:rsidRPr="00896668">
        <w:rPr>
          <w:rFonts w:eastAsia="맑은 고딕"/>
          <w:color w:val="000000"/>
          <w:sz w:val="22"/>
          <w:szCs w:val="22"/>
          <w:rPrChange w:id="638"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39" w:author="Phuong xinh gái" w:date="2019-07-01T21:08:00Z">
            <w:rPr>
              <w:rFonts w:ascii="맑은 고딕" w:eastAsia="맑은 고딕" w:hAnsi="맑은 고딕" w:hint="eastAsia"/>
              <w:color w:val="000000"/>
              <w:sz w:val="22"/>
              <w:szCs w:val="22"/>
            </w:rPr>
          </w:rPrChange>
        </w:rPr>
        <w:t>보안사고</w:t>
      </w:r>
      <w:r w:rsidRPr="00896668">
        <w:rPr>
          <w:rFonts w:eastAsia="맑은 고딕"/>
          <w:color w:val="000000"/>
          <w:sz w:val="22"/>
          <w:szCs w:val="22"/>
          <w:rPrChange w:id="640"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41" w:author="Phuong xinh gái" w:date="2019-07-01T21:08:00Z">
            <w:rPr>
              <w:rFonts w:ascii="맑은 고딕" w:eastAsia="맑은 고딕" w:hAnsi="맑은 고딕" w:hint="eastAsia"/>
              <w:color w:val="000000"/>
              <w:sz w:val="22"/>
              <w:szCs w:val="22"/>
            </w:rPr>
          </w:rPrChange>
        </w:rPr>
        <w:t>대응에</w:t>
      </w:r>
      <w:r w:rsidRPr="00896668">
        <w:rPr>
          <w:rFonts w:eastAsia="맑은 고딕"/>
          <w:color w:val="000000"/>
          <w:sz w:val="22"/>
          <w:szCs w:val="22"/>
          <w:rPrChange w:id="642"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43" w:author="Phuong xinh gái" w:date="2019-07-01T21:08:00Z">
            <w:rPr>
              <w:rFonts w:ascii="맑은 고딕" w:eastAsia="맑은 고딕" w:hAnsi="맑은 고딕" w:hint="eastAsia"/>
              <w:color w:val="000000"/>
              <w:sz w:val="22"/>
              <w:szCs w:val="22"/>
            </w:rPr>
          </w:rPrChange>
        </w:rPr>
        <w:t>대한</w:t>
      </w:r>
      <w:r w:rsidRPr="00896668">
        <w:rPr>
          <w:rFonts w:eastAsia="맑은 고딕"/>
          <w:color w:val="000000"/>
          <w:sz w:val="22"/>
          <w:szCs w:val="22"/>
          <w:rPrChange w:id="644"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45" w:author="Phuong xinh gái" w:date="2019-07-01T21:08:00Z">
            <w:rPr>
              <w:rFonts w:ascii="맑은 고딕" w:eastAsia="맑은 고딕" w:hAnsi="맑은 고딕" w:hint="eastAsia"/>
              <w:color w:val="000000"/>
              <w:sz w:val="22"/>
              <w:szCs w:val="22"/>
            </w:rPr>
          </w:rPrChange>
        </w:rPr>
        <w:t>지휘</w:t>
      </w:r>
      <w:r w:rsidRPr="00896668">
        <w:rPr>
          <w:rFonts w:eastAsia="맑은 고딕"/>
          <w:color w:val="000000"/>
          <w:sz w:val="22"/>
          <w:szCs w:val="22"/>
          <w:rPrChange w:id="646"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47" w:author="Phuong xinh gái" w:date="2019-07-01T21:08:00Z">
            <w:rPr>
              <w:rFonts w:ascii="맑은 고딕" w:eastAsia="맑은 고딕" w:hAnsi="맑은 고딕" w:hint="eastAsia"/>
              <w:color w:val="000000"/>
              <w:sz w:val="22"/>
              <w:szCs w:val="22"/>
            </w:rPr>
          </w:rPrChange>
        </w:rPr>
        <w:t>및</w:t>
      </w:r>
      <w:r w:rsidRPr="00896668">
        <w:rPr>
          <w:rFonts w:eastAsia="맑은 고딕"/>
          <w:color w:val="000000"/>
          <w:sz w:val="22"/>
          <w:szCs w:val="22"/>
          <w:rPrChange w:id="648"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49" w:author="Phuong xinh gái" w:date="2019-07-01T21:08:00Z">
            <w:rPr>
              <w:rFonts w:ascii="맑은 고딕" w:eastAsia="맑은 고딕" w:hAnsi="맑은 고딕" w:hint="eastAsia"/>
              <w:color w:val="000000"/>
              <w:sz w:val="22"/>
              <w:szCs w:val="22"/>
            </w:rPr>
          </w:rPrChange>
        </w:rPr>
        <w:t>관리</w:t>
      </w:r>
      <w:r w:rsidRPr="00896668">
        <w:rPr>
          <w:rFonts w:eastAsia="맑은 고딕"/>
          <w:color w:val="000000"/>
          <w:sz w:val="22"/>
          <w:szCs w:val="22"/>
          <w:rPrChange w:id="650"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51" w:author="Phuong xinh gái" w:date="2019-07-01T21:08:00Z">
            <w:rPr>
              <w:rFonts w:ascii="맑은 고딕" w:eastAsia="맑은 고딕" w:hAnsi="맑은 고딕" w:hint="eastAsia"/>
              <w:color w:val="000000"/>
              <w:sz w:val="22"/>
              <w:szCs w:val="22"/>
            </w:rPr>
          </w:rPrChange>
        </w:rPr>
        <w:t>보안사고</w:t>
      </w:r>
      <w:r w:rsidRPr="00896668">
        <w:rPr>
          <w:rFonts w:eastAsia="맑은 고딕"/>
          <w:color w:val="000000"/>
          <w:sz w:val="22"/>
          <w:szCs w:val="22"/>
          <w:rPrChange w:id="652"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53" w:author="Phuong xinh gái" w:date="2019-07-01T21:08:00Z">
            <w:rPr>
              <w:rFonts w:ascii="맑은 고딕" w:eastAsia="맑은 고딕" w:hAnsi="맑은 고딕" w:hint="eastAsia"/>
              <w:color w:val="000000"/>
              <w:sz w:val="22"/>
              <w:szCs w:val="22"/>
            </w:rPr>
          </w:rPrChange>
        </w:rPr>
        <w:t>재발방지조치를</w:t>
      </w:r>
      <w:r w:rsidRPr="00896668">
        <w:rPr>
          <w:rFonts w:eastAsia="맑은 고딕"/>
          <w:color w:val="000000"/>
          <w:sz w:val="22"/>
          <w:szCs w:val="22"/>
          <w:rPrChange w:id="654"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55" w:author="Phuong xinh gái" w:date="2019-07-01T21:08:00Z">
            <w:rPr>
              <w:rFonts w:ascii="맑은 고딕" w:eastAsia="맑은 고딕" w:hAnsi="맑은 고딕" w:hint="eastAsia"/>
              <w:color w:val="000000"/>
              <w:sz w:val="22"/>
              <w:szCs w:val="22"/>
            </w:rPr>
          </w:rPrChange>
        </w:rPr>
        <w:t>수행할</w:t>
      </w:r>
      <w:r w:rsidRPr="00896668">
        <w:rPr>
          <w:rFonts w:eastAsia="맑은 고딕"/>
          <w:color w:val="000000"/>
          <w:sz w:val="22"/>
          <w:szCs w:val="22"/>
          <w:rPrChange w:id="656"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57" w:author="Phuong xinh gái" w:date="2019-07-01T21:08:00Z">
            <w:rPr>
              <w:rFonts w:ascii="맑은 고딕" w:eastAsia="맑은 고딕" w:hAnsi="맑은 고딕" w:hint="eastAsia"/>
              <w:color w:val="000000"/>
              <w:sz w:val="22"/>
              <w:szCs w:val="22"/>
            </w:rPr>
          </w:rPrChange>
        </w:rPr>
        <w:t>책임을</w:t>
      </w:r>
      <w:r w:rsidRPr="00896668">
        <w:rPr>
          <w:rFonts w:eastAsia="맑은 고딕"/>
          <w:color w:val="000000"/>
          <w:sz w:val="22"/>
          <w:szCs w:val="22"/>
          <w:rPrChange w:id="658"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59" w:author="Phuong xinh gái" w:date="2019-07-01T21:08:00Z">
            <w:rPr>
              <w:rFonts w:ascii="맑은 고딕" w:eastAsia="맑은 고딕" w:hAnsi="맑은 고딕" w:hint="eastAsia"/>
              <w:color w:val="000000"/>
              <w:sz w:val="22"/>
              <w:szCs w:val="22"/>
            </w:rPr>
          </w:rPrChange>
        </w:rPr>
        <w:t>가진다</w:t>
      </w:r>
      <w:r w:rsidRPr="00896668">
        <w:rPr>
          <w:rFonts w:eastAsia="맑은 고딕"/>
          <w:color w:val="000000"/>
          <w:sz w:val="22"/>
          <w:szCs w:val="22"/>
          <w:rPrChange w:id="660" w:author="Phuong xinh gái" w:date="2019-07-01T21:08:00Z">
            <w:rPr>
              <w:rFonts w:ascii="맑은 고딕" w:eastAsia="맑은 고딕" w:hAnsi="맑은 고딕"/>
              <w:color w:val="000000"/>
              <w:sz w:val="22"/>
              <w:szCs w:val="22"/>
            </w:rPr>
          </w:rPrChange>
        </w:rPr>
        <w:t>.</w:t>
      </w:r>
    </w:p>
    <w:p w:rsidR="00C90E37" w:rsidRPr="00896668" w:rsidRDefault="00C90E37" w:rsidP="0079192F">
      <w:pPr>
        <w:ind w:left="826"/>
        <w:rPr>
          <w:rFonts w:eastAsia="맑은 고딕"/>
          <w:color w:val="000000"/>
          <w:sz w:val="22"/>
          <w:szCs w:val="22"/>
          <w:rPrChange w:id="661" w:author="Phuong xinh gái" w:date="2019-07-01T21:08:00Z">
            <w:rPr>
              <w:rFonts w:ascii="맑은 고딕" w:eastAsia="맑은 고딕" w:hAnsi="맑은 고딕"/>
              <w:color w:val="000000"/>
              <w:sz w:val="22"/>
              <w:szCs w:val="22"/>
            </w:rPr>
          </w:rPrChange>
        </w:rPr>
      </w:pPr>
      <w:ins w:id="662" w:author="Phuong xinh gái" w:date="2019-07-01T21:18:00Z">
        <w:r>
          <w:rPr>
            <w:rFonts w:eastAsia="맑은 고딕"/>
            <w:color w:val="000000"/>
            <w:sz w:val="22"/>
            <w:szCs w:val="22"/>
          </w:rPr>
          <w:t>Có trách nhiệm chỉ huy và quản lí về việc kiểm tra sự cố bảo an và đối ứng với sự cố bảo an</w:t>
        </w:r>
      </w:ins>
      <w:ins w:id="663" w:author="Phuong xinh gái" w:date="2019-07-01T21:19:00Z">
        <w:r>
          <w:rPr>
            <w:rFonts w:eastAsia="맑은 고딕"/>
            <w:color w:val="000000"/>
            <w:sz w:val="22"/>
            <w:szCs w:val="22"/>
          </w:rPr>
          <w:t xml:space="preserve">, đồng thời thực hiện </w:t>
        </w:r>
        <w:r w:rsidR="009C7EA8">
          <w:rPr>
            <w:rFonts w:eastAsia="맑은 고딕"/>
            <w:color w:val="000000"/>
            <w:sz w:val="22"/>
            <w:szCs w:val="22"/>
          </w:rPr>
          <w:t xml:space="preserve">các biện pháp phòng tránh tái phát sinh </w:t>
        </w:r>
      </w:ins>
      <w:ins w:id="664" w:author="Phuong xinh gái" w:date="2019-07-01T21:20:00Z">
        <w:r w:rsidR="009C7EA8">
          <w:rPr>
            <w:rFonts w:eastAsia="맑은 고딕"/>
            <w:color w:val="000000"/>
            <w:sz w:val="22"/>
            <w:szCs w:val="22"/>
          </w:rPr>
          <w:t>sự cố bảo an</w:t>
        </w:r>
      </w:ins>
    </w:p>
    <w:p w:rsidR="00F3314F" w:rsidRPr="00896668" w:rsidRDefault="00F3314F" w:rsidP="0079192F">
      <w:pPr>
        <w:numPr>
          <w:ilvl w:val="0"/>
          <w:numId w:val="11"/>
        </w:numPr>
        <w:rPr>
          <w:rFonts w:eastAsia="맑은 고딕"/>
          <w:color w:val="000000"/>
          <w:sz w:val="22"/>
          <w:szCs w:val="22"/>
          <w:rPrChange w:id="665" w:author="Phuong xinh gái" w:date="2019-07-01T21:08:00Z">
            <w:rPr>
              <w:rFonts w:ascii="맑은 고딕" w:eastAsia="맑은 고딕" w:hAnsi="맑은 고딕"/>
              <w:color w:val="000000"/>
              <w:sz w:val="22"/>
              <w:szCs w:val="22"/>
            </w:rPr>
          </w:rPrChange>
        </w:rPr>
      </w:pPr>
      <w:r w:rsidRPr="00896668">
        <w:rPr>
          <w:rFonts w:eastAsia="맑은 고딕" w:hint="eastAsia"/>
          <w:color w:val="000000"/>
          <w:sz w:val="22"/>
          <w:szCs w:val="22"/>
          <w:rPrChange w:id="666" w:author="Phuong xinh gái" w:date="2019-07-01T21:08:00Z">
            <w:rPr>
              <w:rFonts w:ascii="맑은 고딕" w:eastAsia="맑은 고딕" w:hAnsi="맑은 고딕" w:hint="eastAsia"/>
              <w:color w:val="000000"/>
              <w:sz w:val="22"/>
              <w:szCs w:val="22"/>
            </w:rPr>
          </w:rPrChange>
        </w:rPr>
        <w:t>전사보안담당부서</w:t>
      </w:r>
      <w:ins w:id="667" w:author="Phuong xinh gái" w:date="2019-07-01T21:20:00Z">
        <w:r w:rsidR="009C7EA8">
          <w:rPr>
            <w:rFonts w:eastAsia="맑은 고딕" w:hint="eastAsia"/>
            <w:color w:val="000000"/>
            <w:sz w:val="22"/>
            <w:szCs w:val="22"/>
          </w:rPr>
          <w:t xml:space="preserve"> </w:t>
        </w:r>
        <w:r w:rsidR="009C7EA8">
          <w:rPr>
            <w:rFonts w:eastAsia="맑은 고딕"/>
            <w:color w:val="000000"/>
            <w:sz w:val="22"/>
            <w:szCs w:val="22"/>
          </w:rPr>
          <w:t>–</w:t>
        </w:r>
        <w:r w:rsidR="009C7EA8">
          <w:rPr>
            <w:rFonts w:eastAsia="맑은 고딕" w:hint="eastAsia"/>
            <w:color w:val="000000"/>
            <w:sz w:val="22"/>
            <w:szCs w:val="22"/>
          </w:rPr>
          <w:t xml:space="preserve"> Bộ phận phụ trách bảo an công ty</w:t>
        </w:r>
      </w:ins>
    </w:p>
    <w:p w:rsidR="001F18AB" w:rsidRDefault="001F18AB" w:rsidP="00D61295">
      <w:pPr>
        <w:numPr>
          <w:ilvl w:val="0"/>
          <w:numId w:val="26"/>
        </w:numPr>
        <w:rPr>
          <w:ins w:id="668" w:author="Phuong xinh gái" w:date="2019-07-01T21:20:00Z"/>
          <w:rFonts w:eastAsia="맑은 고딕"/>
          <w:color w:val="000000"/>
          <w:sz w:val="22"/>
          <w:szCs w:val="22"/>
        </w:rPr>
      </w:pPr>
      <w:r w:rsidRPr="00896668">
        <w:rPr>
          <w:rFonts w:eastAsia="맑은 고딕" w:hint="eastAsia"/>
          <w:color w:val="000000"/>
          <w:sz w:val="22"/>
          <w:szCs w:val="22"/>
          <w:rPrChange w:id="669" w:author="Phuong xinh gái" w:date="2019-07-01T21:08:00Z">
            <w:rPr>
              <w:rFonts w:ascii="맑은 고딕" w:eastAsia="맑은 고딕" w:hAnsi="맑은 고딕" w:hint="eastAsia"/>
              <w:color w:val="000000"/>
              <w:sz w:val="22"/>
              <w:szCs w:val="22"/>
            </w:rPr>
          </w:rPrChange>
        </w:rPr>
        <w:t>보안사고</w:t>
      </w:r>
      <w:r w:rsidRPr="00896668">
        <w:rPr>
          <w:rFonts w:eastAsia="맑은 고딕"/>
          <w:color w:val="000000"/>
          <w:sz w:val="22"/>
          <w:szCs w:val="22"/>
          <w:rPrChange w:id="670"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71" w:author="Phuong xinh gái" w:date="2019-07-01T21:08:00Z">
            <w:rPr>
              <w:rFonts w:ascii="맑은 고딕" w:eastAsia="맑은 고딕" w:hAnsi="맑은 고딕" w:hint="eastAsia"/>
              <w:color w:val="000000"/>
              <w:sz w:val="22"/>
              <w:szCs w:val="22"/>
            </w:rPr>
          </w:rPrChange>
        </w:rPr>
        <w:t>발생</w:t>
      </w:r>
      <w:r w:rsidRPr="00896668">
        <w:rPr>
          <w:rFonts w:eastAsia="맑은 고딕"/>
          <w:color w:val="000000"/>
          <w:sz w:val="22"/>
          <w:szCs w:val="22"/>
          <w:rPrChange w:id="672"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73" w:author="Phuong xinh gái" w:date="2019-07-01T21:08:00Z">
            <w:rPr>
              <w:rFonts w:ascii="맑은 고딕" w:eastAsia="맑은 고딕" w:hAnsi="맑은 고딕" w:hint="eastAsia"/>
              <w:color w:val="000000"/>
              <w:sz w:val="22"/>
              <w:szCs w:val="22"/>
            </w:rPr>
          </w:rPrChange>
        </w:rPr>
        <w:t>시</w:t>
      </w:r>
      <w:r w:rsidRPr="00896668">
        <w:rPr>
          <w:rFonts w:eastAsia="맑은 고딕"/>
          <w:color w:val="000000"/>
          <w:sz w:val="22"/>
          <w:szCs w:val="22"/>
          <w:rPrChange w:id="674"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75" w:author="Phuong xinh gái" w:date="2019-07-01T21:08:00Z">
            <w:rPr>
              <w:rFonts w:ascii="맑은 고딕" w:eastAsia="맑은 고딕" w:hAnsi="맑은 고딕" w:hint="eastAsia"/>
              <w:color w:val="000000"/>
              <w:sz w:val="22"/>
              <w:szCs w:val="22"/>
            </w:rPr>
          </w:rPrChange>
        </w:rPr>
        <w:t>점검</w:t>
      </w:r>
      <w:r w:rsidRPr="00896668">
        <w:rPr>
          <w:rFonts w:eastAsia="맑은 고딕"/>
          <w:color w:val="000000"/>
          <w:sz w:val="22"/>
          <w:szCs w:val="22"/>
          <w:rPrChange w:id="676"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77" w:author="Phuong xinh gái" w:date="2019-07-01T21:08:00Z">
            <w:rPr>
              <w:rFonts w:ascii="맑은 고딕" w:eastAsia="맑은 고딕" w:hAnsi="맑은 고딕" w:hint="eastAsia"/>
              <w:color w:val="000000"/>
              <w:sz w:val="22"/>
              <w:szCs w:val="22"/>
            </w:rPr>
          </w:rPrChange>
        </w:rPr>
        <w:t>및</w:t>
      </w:r>
      <w:r w:rsidRPr="00896668">
        <w:rPr>
          <w:rFonts w:eastAsia="맑은 고딕"/>
          <w:color w:val="000000"/>
          <w:sz w:val="22"/>
          <w:szCs w:val="22"/>
          <w:rPrChange w:id="678"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79" w:author="Phuong xinh gái" w:date="2019-07-01T21:08:00Z">
            <w:rPr>
              <w:rFonts w:ascii="맑은 고딕" w:eastAsia="맑은 고딕" w:hAnsi="맑은 고딕" w:hint="eastAsia"/>
              <w:color w:val="000000"/>
              <w:sz w:val="22"/>
              <w:szCs w:val="22"/>
            </w:rPr>
          </w:rPrChange>
        </w:rPr>
        <w:t>분석결과를</w:t>
      </w:r>
      <w:r w:rsidRPr="00896668">
        <w:rPr>
          <w:rFonts w:eastAsia="맑은 고딕"/>
          <w:color w:val="000000"/>
          <w:sz w:val="22"/>
          <w:szCs w:val="22"/>
          <w:rPrChange w:id="680"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81" w:author="Phuong xinh gái" w:date="2019-07-01T21:08:00Z">
            <w:rPr>
              <w:rFonts w:ascii="맑은 고딕" w:eastAsia="맑은 고딕" w:hAnsi="맑은 고딕" w:hint="eastAsia"/>
              <w:color w:val="000000"/>
              <w:sz w:val="22"/>
              <w:szCs w:val="22"/>
            </w:rPr>
          </w:rPrChange>
        </w:rPr>
        <w:t>확인하고</w:t>
      </w:r>
      <w:r w:rsidRPr="00896668">
        <w:rPr>
          <w:rFonts w:eastAsia="맑은 고딕"/>
          <w:color w:val="000000"/>
          <w:sz w:val="22"/>
          <w:szCs w:val="22"/>
          <w:rPrChange w:id="682"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83" w:author="Phuong xinh gái" w:date="2019-07-01T21:08:00Z">
            <w:rPr>
              <w:rFonts w:ascii="맑은 고딕" w:eastAsia="맑은 고딕" w:hAnsi="맑은 고딕" w:hint="eastAsia"/>
              <w:color w:val="000000"/>
              <w:sz w:val="22"/>
              <w:szCs w:val="22"/>
            </w:rPr>
          </w:rPrChange>
        </w:rPr>
        <w:t>보안사고</w:t>
      </w:r>
      <w:r w:rsidRPr="00896668">
        <w:rPr>
          <w:rFonts w:eastAsia="맑은 고딕"/>
          <w:color w:val="000000"/>
          <w:sz w:val="22"/>
          <w:szCs w:val="22"/>
          <w:rPrChange w:id="684"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85" w:author="Phuong xinh gái" w:date="2019-07-01T21:08:00Z">
            <w:rPr>
              <w:rFonts w:ascii="맑은 고딕" w:eastAsia="맑은 고딕" w:hAnsi="맑은 고딕" w:hint="eastAsia"/>
              <w:color w:val="000000"/>
              <w:sz w:val="22"/>
              <w:szCs w:val="22"/>
            </w:rPr>
          </w:rPrChange>
        </w:rPr>
        <w:t>처리를</w:t>
      </w:r>
      <w:r w:rsidRPr="00896668">
        <w:rPr>
          <w:rFonts w:eastAsia="맑은 고딕"/>
          <w:color w:val="000000"/>
          <w:sz w:val="22"/>
          <w:szCs w:val="22"/>
          <w:rPrChange w:id="686"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87" w:author="Phuong xinh gái" w:date="2019-07-01T21:08:00Z">
            <w:rPr>
              <w:rFonts w:ascii="맑은 고딕" w:eastAsia="맑은 고딕" w:hAnsi="맑은 고딕" w:hint="eastAsia"/>
              <w:color w:val="000000"/>
              <w:sz w:val="22"/>
              <w:szCs w:val="22"/>
            </w:rPr>
          </w:rPrChange>
        </w:rPr>
        <w:t>주관한다</w:t>
      </w:r>
      <w:r w:rsidRPr="00896668">
        <w:rPr>
          <w:rFonts w:eastAsia="맑은 고딕"/>
          <w:color w:val="000000"/>
          <w:sz w:val="22"/>
          <w:szCs w:val="22"/>
          <w:rPrChange w:id="688" w:author="Phuong xinh gái" w:date="2019-07-01T21:08:00Z">
            <w:rPr>
              <w:rFonts w:ascii="맑은 고딕" w:eastAsia="맑은 고딕" w:hAnsi="맑은 고딕"/>
              <w:color w:val="000000"/>
              <w:sz w:val="22"/>
              <w:szCs w:val="22"/>
            </w:rPr>
          </w:rPrChange>
        </w:rPr>
        <w:t>.</w:t>
      </w:r>
    </w:p>
    <w:p w:rsidR="009C7EA8" w:rsidRPr="00896668" w:rsidRDefault="009C7EA8">
      <w:pPr>
        <w:ind w:left="1109"/>
        <w:rPr>
          <w:rFonts w:eastAsia="맑은 고딕"/>
          <w:color w:val="000000"/>
          <w:sz w:val="22"/>
          <w:szCs w:val="22"/>
          <w:rPrChange w:id="689" w:author="Phuong xinh gái" w:date="2019-07-01T21:08:00Z">
            <w:rPr>
              <w:rFonts w:ascii="맑은 고딕" w:eastAsia="맑은 고딕" w:hAnsi="맑은 고딕"/>
              <w:color w:val="000000"/>
              <w:sz w:val="22"/>
              <w:szCs w:val="22"/>
            </w:rPr>
          </w:rPrChange>
        </w:rPr>
        <w:pPrChange w:id="690" w:author="Phuong xinh gái" w:date="2019-07-01T21:20:00Z">
          <w:pPr>
            <w:numPr>
              <w:numId w:val="26"/>
            </w:numPr>
            <w:ind w:left="1109" w:hanging="400"/>
          </w:pPr>
        </w:pPrChange>
      </w:pPr>
      <w:ins w:id="691" w:author="Phuong xinh gái" w:date="2019-07-01T21:21:00Z">
        <w:r>
          <w:rPr>
            <w:rFonts w:eastAsia="맑은 고딕"/>
            <w:color w:val="000000"/>
            <w:sz w:val="22"/>
            <w:szCs w:val="22"/>
          </w:rPr>
          <w:t>Chủ quản thực hiện k</w:t>
        </w:r>
      </w:ins>
      <w:ins w:id="692" w:author="Phuong xinh gái" w:date="2019-07-01T21:20:00Z">
        <w:r>
          <w:rPr>
            <w:rFonts w:eastAsia="맑은 고딕"/>
            <w:color w:val="000000"/>
            <w:sz w:val="22"/>
            <w:szCs w:val="22"/>
          </w:rPr>
          <w:t xml:space="preserve">iểm tra va xác nhận kết quả phân tích khi </w:t>
        </w:r>
      </w:ins>
      <w:ins w:id="693" w:author="Phuong xinh gái" w:date="2019-07-01T21:21:00Z">
        <w:r>
          <w:rPr>
            <w:rFonts w:eastAsia="맑은 고딕"/>
            <w:color w:val="000000"/>
            <w:sz w:val="22"/>
            <w:szCs w:val="22"/>
          </w:rPr>
          <w:t xml:space="preserve">phát sinh sự cố bảo an và xử lí </w:t>
        </w:r>
      </w:ins>
      <w:ins w:id="694" w:author="Phuong xinh gái" w:date="2019-07-01T21:22:00Z">
        <w:r>
          <w:rPr>
            <w:rFonts w:eastAsia="맑은 고딕"/>
            <w:color w:val="000000"/>
            <w:sz w:val="22"/>
            <w:szCs w:val="22"/>
          </w:rPr>
          <w:t>sự cố bảo an.</w:t>
        </w:r>
      </w:ins>
    </w:p>
    <w:p w:rsidR="001F18AB" w:rsidRDefault="001F18AB" w:rsidP="00D61295">
      <w:pPr>
        <w:numPr>
          <w:ilvl w:val="0"/>
          <w:numId w:val="26"/>
        </w:numPr>
        <w:rPr>
          <w:ins w:id="695" w:author="Phuong xinh gái" w:date="2019-07-01T21:22:00Z"/>
          <w:rFonts w:eastAsia="맑은 고딕"/>
          <w:color w:val="000000"/>
          <w:sz w:val="22"/>
          <w:szCs w:val="22"/>
        </w:rPr>
      </w:pPr>
      <w:r w:rsidRPr="00896668">
        <w:rPr>
          <w:rFonts w:eastAsia="맑은 고딕" w:hint="eastAsia"/>
          <w:color w:val="000000"/>
          <w:sz w:val="22"/>
          <w:szCs w:val="22"/>
          <w:rPrChange w:id="696" w:author="Phuong xinh gái" w:date="2019-07-01T21:08:00Z">
            <w:rPr>
              <w:rFonts w:ascii="맑은 고딕" w:eastAsia="맑은 고딕" w:hAnsi="맑은 고딕" w:hint="eastAsia"/>
              <w:color w:val="000000"/>
              <w:sz w:val="22"/>
              <w:szCs w:val="22"/>
            </w:rPr>
          </w:rPrChange>
        </w:rPr>
        <w:t>보안사고</w:t>
      </w:r>
      <w:r w:rsidRPr="00896668">
        <w:rPr>
          <w:rFonts w:eastAsia="맑은 고딕"/>
          <w:color w:val="000000"/>
          <w:sz w:val="22"/>
          <w:szCs w:val="22"/>
          <w:rPrChange w:id="697"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698" w:author="Phuong xinh gái" w:date="2019-07-01T21:08:00Z">
            <w:rPr>
              <w:rFonts w:ascii="맑은 고딕" w:eastAsia="맑은 고딕" w:hAnsi="맑은 고딕" w:hint="eastAsia"/>
              <w:color w:val="000000"/>
              <w:sz w:val="22"/>
              <w:szCs w:val="22"/>
            </w:rPr>
          </w:rPrChange>
        </w:rPr>
        <w:t>목록을</w:t>
      </w:r>
      <w:r w:rsidRPr="00896668">
        <w:rPr>
          <w:rFonts w:eastAsia="맑은 고딕"/>
          <w:color w:val="000000"/>
          <w:sz w:val="22"/>
          <w:szCs w:val="22"/>
          <w:rPrChange w:id="699"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00" w:author="Phuong xinh gái" w:date="2019-07-01T21:08:00Z">
            <w:rPr>
              <w:rFonts w:ascii="맑은 고딕" w:eastAsia="맑은 고딕" w:hAnsi="맑은 고딕" w:hint="eastAsia"/>
              <w:color w:val="000000"/>
              <w:sz w:val="22"/>
              <w:szCs w:val="22"/>
            </w:rPr>
          </w:rPrChange>
        </w:rPr>
        <w:t>유지</w:t>
      </w:r>
      <w:r w:rsidRPr="00896668">
        <w:rPr>
          <w:rFonts w:eastAsia="맑은 고딕"/>
          <w:color w:val="000000"/>
          <w:sz w:val="22"/>
          <w:szCs w:val="22"/>
          <w:rPrChange w:id="701"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02" w:author="Phuong xinh gái" w:date="2019-07-01T21:08:00Z">
            <w:rPr>
              <w:rFonts w:ascii="맑은 고딕" w:eastAsia="맑은 고딕" w:hAnsi="맑은 고딕" w:hint="eastAsia"/>
              <w:color w:val="000000"/>
              <w:sz w:val="22"/>
              <w:szCs w:val="22"/>
            </w:rPr>
          </w:rPrChange>
        </w:rPr>
        <w:t>관리하며</w:t>
      </w:r>
      <w:r w:rsidRPr="00896668">
        <w:rPr>
          <w:rFonts w:eastAsia="맑은 고딕"/>
          <w:color w:val="000000"/>
          <w:sz w:val="22"/>
          <w:szCs w:val="22"/>
          <w:rPrChange w:id="703"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04" w:author="Phuong xinh gái" w:date="2019-07-01T21:08:00Z">
            <w:rPr>
              <w:rFonts w:ascii="맑은 고딕" w:eastAsia="맑은 고딕" w:hAnsi="맑은 고딕" w:hint="eastAsia"/>
              <w:color w:val="000000"/>
              <w:sz w:val="22"/>
              <w:szCs w:val="22"/>
            </w:rPr>
          </w:rPrChange>
        </w:rPr>
        <w:t>예방을</w:t>
      </w:r>
      <w:r w:rsidRPr="00896668">
        <w:rPr>
          <w:rFonts w:eastAsia="맑은 고딕"/>
          <w:color w:val="000000"/>
          <w:sz w:val="22"/>
          <w:szCs w:val="22"/>
          <w:rPrChange w:id="705"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06" w:author="Phuong xinh gái" w:date="2019-07-01T21:08:00Z">
            <w:rPr>
              <w:rFonts w:ascii="맑은 고딕" w:eastAsia="맑은 고딕" w:hAnsi="맑은 고딕" w:hint="eastAsia"/>
              <w:color w:val="000000"/>
              <w:sz w:val="22"/>
              <w:szCs w:val="22"/>
            </w:rPr>
          </w:rPrChange>
        </w:rPr>
        <w:t>위한</w:t>
      </w:r>
      <w:r w:rsidRPr="00896668">
        <w:rPr>
          <w:rFonts w:eastAsia="맑은 고딕"/>
          <w:color w:val="000000"/>
          <w:sz w:val="22"/>
          <w:szCs w:val="22"/>
          <w:rPrChange w:id="707"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08" w:author="Phuong xinh gái" w:date="2019-07-01T21:08:00Z">
            <w:rPr>
              <w:rFonts w:ascii="맑은 고딕" w:eastAsia="맑은 고딕" w:hAnsi="맑은 고딕" w:hint="eastAsia"/>
              <w:color w:val="000000"/>
              <w:sz w:val="22"/>
              <w:szCs w:val="22"/>
            </w:rPr>
          </w:rPrChange>
        </w:rPr>
        <w:t>정기적인</w:t>
      </w:r>
      <w:r w:rsidRPr="00896668">
        <w:rPr>
          <w:rFonts w:eastAsia="맑은 고딕"/>
          <w:color w:val="000000"/>
          <w:sz w:val="22"/>
          <w:szCs w:val="22"/>
          <w:rPrChange w:id="709"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10" w:author="Phuong xinh gái" w:date="2019-07-01T21:08:00Z">
            <w:rPr>
              <w:rFonts w:ascii="맑은 고딕" w:eastAsia="맑은 고딕" w:hAnsi="맑은 고딕" w:hint="eastAsia"/>
              <w:color w:val="000000"/>
              <w:sz w:val="22"/>
              <w:szCs w:val="22"/>
            </w:rPr>
          </w:rPrChange>
        </w:rPr>
        <w:t>교육을</w:t>
      </w:r>
      <w:r w:rsidRPr="00896668">
        <w:rPr>
          <w:rFonts w:eastAsia="맑은 고딕"/>
          <w:color w:val="000000"/>
          <w:sz w:val="22"/>
          <w:szCs w:val="22"/>
          <w:rPrChange w:id="711"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12" w:author="Phuong xinh gái" w:date="2019-07-01T21:08:00Z">
            <w:rPr>
              <w:rFonts w:ascii="맑은 고딕" w:eastAsia="맑은 고딕" w:hAnsi="맑은 고딕" w:hint="eastAsia"/>
              <w:color w:val="000000"/>
              <w:sz w:val="22"/>
              <w:szCs w:val="22"/>
            </w:rPr>
          </w:rPrChange>
        </w:rPr>
        <w:t>실시한다</w:t>
      </w:r>
      <w:r w:rsidRPr="00896668">
        <w:rPr>
          <w:rFonts w:eastAsia="맑은 고딕"/>
          <w:color w:val="000000"/>
          <w:sz w:val="22"/>
          <w:szCs w:val="22"/>
          <w:rPrChange w:id="713" w:author="Phuong xinh gái" w:date="2019-07-01T21:08:00Z">
            <w:rPr>
              <w:rFonts w:ascii="맑은 고딕" w:eastAsia="맑은 고딕" w:hAnsi="맑은 고딕"/>
              <w:color w:val="000000"/>
              <w:sz w:val="22"/>
              <w:szCs w:val="22"/>
            </w:rPr>
          </w:rPrChange>
        </w:rPr>
        <w:t>.</w:t>
      </w:r>
    </w:p>
    <w:p w:rsidR="009C7EA8" w:rsidRPr="00896668" w:rsidRDefault="009C7EA8">
      <w:pPr>
        <w:ind w:left="1109"/>
        <w:rPr>
          <w:rFonts w:eastAsia="맑은 고딕"/>
          <w:color w:val="000000"/>
          <w:sz w:val="22"/>
          <w:szCs w:val="22"/>
          <w:rPrChange w:id="714" w:author="Phuong xinh gái" w:date="2019-07-01T21:08:00Z">
            <w:rPr>
              <w:rFonts w:ascii="맑은 고딕" w:eastAsia="맑은 고딕" w:hAnsi="맑은 고딕"/>
              <w:color w:val="000000"/>
              <w:sz w:val="22"/>
              <w:szCs w:val="22"/>
            </w:rPr>
          </w:rPrChange>
        </w:rPr>
        <w:pPrChange w:id="715" w:author="Phuong xinh gái" w:date="2019-07-01T21:22:00Z">
          <w:pPr>
            <w:numPr>
              <w:numId w:val="26"/>
            </w:numPr>
            <w:ind w:left="1109" w:hanging="400"/>
          </w:pPr>
        </w:pPrChange>
      </w:pPr>
      <w:ins w:id="716" w:author="Phuong xinh gái" w:date="2019-07-01T21:22:00Z">
        <w:r>
          <w:rPr>
            <w:rFonts w:eastAsia="맑은 고딕"/>
            <w:color w:val="000000"/>
            <w:sz w:val="22"/>
            <w:szCs w:val="22"/>
          </w:rPr>
          <w:t>Duy trì, quản lí mục lục sự cố bảo an và thực hiện đào tạo định kì để dự phòng.</w:t>
        </w:r>
      </w:ins>
    </w:p>
    <w:p w:rsidR="001F18AB" w:rsidRDefault="001F18AB" w:rsidP="00D61295">
      <w:pPr>
        <w:numPr>
          <w:ilvl w:val="0"/>
          <w:numId w:val="26"/>
        </w:numPr>
        <w:rPr>
          <w:ins w:id="717" w:author="Phuong xinh gái" w:date="2019-07-01T21:23:00Z"/>
          <w:rFonts w:eastAsia="맑은 고딕"/>
          <w:color w:val="000000"/>
          <w:sz w:val="22"/>
          <w:szCs w:val="22"/>
        </w:rPr>
      </w:pPr>
      <w:r w:rsidRPr="00896668">
        <w:rPr>
          <w:rFonts w:eastAsia="맑은 고딕" w:hint="eastAsia"/>
          <w:color w:val="000000"/>
          <w:sz w:val="22"/>
          <w:szCs w:val="22"/>
          <w:rPrChange w:id="718" w:author="Phuong xinh gái" w:date="2019-07-01T21:08:00Z">
            <w:rPr>
              <w:rFonts w:ascii="맑은 고딕" w:eastAsia="맑은 고딕" w:hAnsi="맑은 고딕" w:hint="eastAsia"/>
              <w:color w:val="000000"/>
              <w:sz w:val="22"/>
              <w:szCs w:val="22"/>
            </w:rPr>
          </w:rPrChange>
        </w:rPr>
        <w:t>시스템의</w:t>
      </w:r>
      <w:r w:rsidRPr="00896668">
        <w:rPr>
          <w:rFonts w:eastAsia="맑은 고딕"/>
          <w:color w:val="000000"/>
          <w:sz w:val="22"/>
          <w:szCs w:val="22"/>
          <w:rPrChange w:id="719"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20" w:author="Phuong xinh gái" w:date="2019-07-01T21:08:00Z">
            <w:rPr>
              <w:rFonts w:ascii="맑은 고딕" w:eastAsia="맑은 고딕" w:hAnsi="맑은 고딕" w:hint="eastAsia"/>
              <w:color w:val="000000"/>
              <w:sz w:val="22"/>
              <w:szCs w:val="22"/>
            </w:rPr>
          </w:rPrChange>
        </w:rPr>
        <w:t>주기적인</w:t>
      </w:r>
      <w:r w:rsidRPr="00896668">
        <w:rPr>
          <w:rFonts w:eastAsia="맑은 고딕"/>
          <w:color w:val="000000"/>
          <w:sz w:val="22"/>
          <w:szCs w:val="22"/>
          <w:rPrChange w:id="721"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22" w:author="Phuong xinh gái" w:date="2019-07-01T21:08:00Z">
            <w:rPr>
              <w:rFonts w:ascii="맑은 고딕" w:eastAsia="맑은 고딕" w:hAnsi="맑은 고딕" w:hint="eastAsia"/>
              <w:color w:val="000000"/>
              <w:sz w:val="22"/>
              <w:szCs w:val="22"/>
            </w:rPr>
          </w:rPrChange>
        </w:rPr>
        <w:t>모니터링</w:t>
      </w:r>
      <w:r w:rsidRPr="00896668">
        <w:rPr>
          <w:rFonts w:eastAsia="맑은 고딕"/>
          <w:color w:val="000000"/>
          <w:sz w:val="22"/>
          <w:szCs w:val="22"/>
          <w:rPrChange w:id="723"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24" w:author="Phuong xinh gái" w:date="2019-07-01T21:08:00Z">
            <w:rPr>
              <w:rFonts w:ascii="맑은 고딕" w:eastAsia="맑은 고딕" w:hAnsi="맑은 고딕" w:hint="eastAsia"/>
              <w:color w:val="000000"/>
              <w:sz w:val="22"/>
              <w:szCs w:val="22"/>
            </w:rPr>
          </w:rPrChange>
        </w:rPr>
        <w:t>및</w:t>
      </w:r>
      <w:r w:rsidRPr="00896668">
        <w:rPr>
          <w:rFonts w:eastAsia="맑은 고딕"/>
          <w:color w:val="000000"/>
          <w:sz w:val="22"/>
          <w:szCs w:val="22"/>
          <w:rPrChange w:id="725"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26" w:author="Phuong xinh gái" w:date="2019-07-01T21:08:00Z">
            <w:rPr>
              <w:rFonts w:ascii="맑은 고딕" w:eastAsia="맑은 고딕" w:hAnsi="맑은 고딕" w:hint="eastAsia"/>
              <w:color w:val="000000"/>
              <w:sz w:val="22"/>
              <w:szCs w:val="22"/>
            </w:rPr>
          </w:rPrChange>
        </w:rPr>
        <w:t>침입흔적을</w:t>
      </w:r>
      <w:r w:rsidRPr="00896668">
        <w:rPr>
          <w:rFonts w:eastAsia="맑은 고딕"/>
          <w:color w:val="000000"/>
          <w:sz w:val="22"/>
          <w:szCs w:val="22"/>
          <w:rPrChange w:id="727"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28" w:author="Phuong xinh gái" w:date="2019-07-01T21:08:00Z">
            <w:rPr>
              <w:rFonts w:ascii="맑은 고딕" w:eastAsia="맑은 고딕" w:hAnsi="맑은 고딕" w:hint="eastAsia"/>
              <w:color w:val="000000"/>
              <w:sz w:val="22"/>
              <w:szCs w:val="22"/>
            </w:rPr>
          </w:rPrChange>
        </w:rPr>
        <w:t>조사한다</w:t>
      </w:r>
      <w:r w:rsidRPr="00896668">
        <w:rPr>
          <w:rFonts w:eastAsia="맑은 고딕"/>
          <w:color w:val="000000"/>
          <w:sz w:val="22"/>
          <w:szCs w:val="22"/>
          <w:rPrChange w:id="729" w:author="Phuong xinh gái" w:date="2019-07-01T21:08:00Z">
            <w:rPr>
              <w:rFonts w:ascii="맑은 고딕" w:eastAsia="맑은 고딕" w:hAnsi="맑은 고딕"/>
              <w:color w:val="000000"/>
              <w:sz w:val="22"/>
              <w:szCs w:val="22"/>
            </w:rPr>
          </w:rPrChange>
        </w:rPr>
        <w:t>.</w:t>
      </w:r>
    </w:p>
    <w:p w:rsidR="009C7EA8" w:rsidRPr="00896668" w:rsidRDefault="009C7EA8">
      <w:pPr>
        <w:ind w:left="1109"/>
        <w:rPr>
          <w:rFonts w:eastAsia="맑은 고딕"/>
          <w:color w:val="000000"/>
          <w:sz w:val="22"/>
          <w:szCs w:val="22"/>
          <w:rPrChange w:id="730" w:author="Phuong xinh gái" w:date="2019-07-01T21:08:00Z">
            <w:rPr>
              <w:rFonts w:ascii="맑은 고딕" w:eastAsia="맑은 고딕" w:hAnsi="맑은 고딕"/>
              <w:color w:val="000000"/>
              <w:sz w:val="22"/>
              <w:szCs w:val="22"/>
            </w:rPr>
          </w:rPrChange>
        </w:rPr>
        <w:pPrChange w:id="731" w:author="Phuong xinh gái" w:date="2019-07-01T21:24:00Z">
          <w:pPr>
            <w:numPr>
              <w:numId w:val="26"/>
            </w:numPr>
            <w:ind w:left="1109" w:hanging="400"/>
          </w:pPr>
        </w:pPrChange>
      </w:pPr>
      <w:ins w:id="732" w:author="Phuong xinh gái" w:date="2019-07-01T21:24:00Z">
        <w:r>
          <w:rPr>
            <w:rFonts w:eastAsia="맑은 고딕"/>
            <w:color w:val="000000"/>
            <w:sz w:val="22"/>
            <w:szCs w:val="22"/>
          </w:rPr>
          <w:t>Monitoring định kì hệ thống và điều tra dấu vết xâm phạm.</w:t>
        </w:r>
      </w:ins>
    </w:p>
    <w:p w:rsidR="001F18AB" w:rsidRDefault="001F18AB" w:rsidP="00D61295">
      <w:pPr>
        <w:numPr>
          <w:ilvl w:val="0"/>
          <w:numId w:val="26"/>
        </w:numPr>
        <w:rPr>
          <w:ins w:id="733" w:author="Phuong xinh gái" w:date="2019-07-01T21:24:00Z"/>
          <w:rFonts w:eastAsia="맑은 고딕"/>
          <w:color w:val="000000"/>
          <w:sz w:val="22"/>
          <w:szCs w:val="22"/>
        </w:rPr>
      </w:pPr>
      <w:r w:rsidRPr="00896668">
        <w:rPr>
          <w:rFonts w:eastAsia="맑은 고딕" w:hint="eastAsia"/>
          <w:color w:val="000000"/>
          <w:sz w:val="22"/>
          <w:szCs w:val="22"/>
          <w:rPrChange w:id="734" w:author="Phuong xinh gái" w:date="2019-07-01T21:08:00Z">
            <w:rPr>
              <w:rFonts w:ascii="맑은 고딕" w:eastAsia="맑은 고딕" w:hAnsi="맑은 고딕" w:hint="eastAsia"/>
              <w:color w:val="000000"/>
              <w:sz w:val="22"/>
              <w:szCs w:val="22"/>
            </w:rPr>
          </w:rPrChange>
        </w:rPr>
        <w:t>정기적인</w:t>
      </w:r>
      <w:r w:rsidRPr="00896668">
        <w:rPr>
          <w:rFonts w:eastAsia="맑은 고딕"/>
          <w:color w:val="000000"/>
          <w:sz w:val="22"/>
          <w:szCs w:val="22"/>
          <w:rPrChange w:id="735"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36" w:author="Phuong xinh gái" w:date="2019-07-01T21:08:00Z">
            <w:rPr>
              <w:rFonts w:ascii="맑은 고딕" w:eastAsia="맑은 고딕" w:hAnsi="맑은 고딕" w:hint="eastAsia"/>
              <w:color w:val="000000"/>
              <w:sz w:val="22"/>
              <w:szCs w:val="22"/>
            </w:rPr>
          </w:rPrChange>
        </w:rPr>
        <w:t>취약점분석</w:t>
      </w:r>
      <w:r w:rsidRPr="00896668">
        <w:rPr>
          <w:rFonts w:eastAsia="맑은 고딕"/>
          <w:color w:val="000000"/>
          <w:sz w:val="22"/>
          <w:szCs w:val="22"/>
          <w:rPrChange w:id="737"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38" w:author="Phuong xinh gái" w:date="2019-07-01T21:08:00Z">
            <w:rPr>
              <w:rFonts w:ascii="맑은 고딕" w:eastAsia="맑은 고딕" w:hAnsi="맑은 고딕" w:hint="eastAsia"/>
              <w:color w:val="000000"/>
              <w:sz w:val="22"/>
              <w:szCs w:val="22"/>
            </w:rPr>
          </w:rPrChange>
        </w:rPr>
        <w:t>및</w:t>
      </w:r>
      <w:r w:rsidRPr="00896668">
        <w:rPr>
          <w:rFonts w:eastAsia="맑은 고딕"/>
          <w:color w:val="000000"/>
          <w:sz w:val="22"/>
          <w:szCs w:val="22"/>
          <w:rPrChange w:id="739"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40" w:author="Phuong xinh gái" w:date="2019-07-01T21:08:00Z">
            <w:rPr>
              <w:rFonts w:ascii="맑은 고딕" w:eastAsia="맑은 고딕" w:hAnsi="맑은 고딕" w:hint="eastAsia"/>
              <w:color w:val="000000"/>
              <w:sz w:val="22"/>
              <w:szCs w:val="22"/>
            </w:rPr>
          </w:rPrChange>
        </w:rPr>
        <w:t>보안불시점검</w:t>
      </w:r>
      <w:del w:id="741" w:author="안세홍" w:date="2019-06-14T08:45:00Z">
        <w:r w:rsidRPr="00896668" w:rsidDel="009C0844">
          <w:rPr>
            <w:rFonts w:eastAsia="맑은 고딕"/>
            <w:color w:val="000000"/>
            <w:sz w:val="22"/>
            <w:szCs w:val="22"/>
            <w:rPrChange w:id="742" w:author="Phuong xinh gái" w:date="2019-07-01T21:08:00Z">
              <w:rPr>
                <w:rFonts w:ascii="맑은 고딕" w:eastAsia="맑은 고딕" w:hAnsi="맑은 고딕"/>
                <w:color w:val="000000"/>
                <w:sz w:val="22"/>
                <w:szCs w:val="22"/>
              </w:rPr>
            </w:rPrChange>
          </w:rPr>
          <w:delText xml:space="preserve">, </w:delText>
        </w:r>
        <w:r w:rsidRPr="00896668" w:rsidDel="009C0844">
          <w:rPr>
            <w:rFonts w:eastAsia="맑은 고딕" w:hint="eastAsia"/>
            <w:color w:val="000000"/>
            <w:sz w:val="22"/>
            <w:szCs w:val="22"/>
            <w:rPrChange w:id="743" w:author="Phuong xinh gái" w:date="2019-07-01T21:08:00Z">
              <w:rPr>
                <w:rFonts w:ascii="맑은 고딕" w:eastAsia="맑은 고딕" w:hAnsi="맑은 고딕" w:hint="eastAsia"/>
                <w:color w:val="000000"/>
                <w:sz w:val="22"/>
                <w:szCs w:val="22"/>
              </w:rPr>
            </w:rPrChange>
          </w:rPr>
          <w:delText>모의침투테스트</w:delText>
        </w:r>
      </w:del>
      <w:r w:rsidRPr="00896668">
        <w:rPr>
          <w:rFonts w:eastAsia="맑은 고딕"/>
          <w:color w:val="000000"/>
          <w:sz w:val="22"/>
          <w:szCs w:val="22"/>
          <w:rPrChange w:id="744"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45" w:author="Phuong xinh gái" w:date="2019-07-01T21:08:00Z">
            <w:rPr>
              <w:rFonts w:ascii="맑은 고딕" w:eastAsia="맑은 고딕" w:hAnsi="맑은 고딕" w:hint="eastAsia"/>
              <w:color w:val="000000"/>
              <w:sz w:val="22"/>
              <w:szCs w:val="22"/>
            </w:rPr>
          </w:rPrChange>
        </w:rPr>
        <w:t>등</w:t>
      </w:r>
      <w:r w:rsidRPr="00896668">
        <w:rPr>
          <w:rFonts w:eastAsia="맑은 고딕"/>
          <w:color w:val="000000"/>
          <w:sz w:val="22"/>
          <w:szCs w:val="22"/>
          <w:rPrChange w:id="746"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47" w:author="Phuong xinh gái" w:date="2019-07-01T21:08:00Z">
            <w:rPr>
              <w:rFonts w:ascii="맑은 고딕" w:eastAsia="맑은 고딕" w:hAnsi="맑은 고딕" w:hint="eastAsia"/>
              <w:color w:val="000000"/>
              <w:sz w:val="22"/>
              <w:szCs w:val="22"/>
            </w:rPr>
          </w:rPrChange>
        </w:rPr>
        <w:t>보안사고</w:t>
      </w:r>
      <w:r w:rsidRPr="00896668">
        <w:rPr>
          <w:rFonts w:eastAsia="맑은 고딕"/>
          <w:color w:val="000000"/>
          <w:sz w:val="22"/>
          <w:szCs w:val="22"/>
          <w:rPrChange w:id="748"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49" w:author="Phuong xinh gái" w:date="2019-07-01T21:08:00Z">
            <w:rPr>
              <w:rFonts w:ascii="맑은 고딕" w:eastAsia="맑은 고딕" w:hAnsi="맑은 고딕" w:hint="eastAsia"/>
              <w:color w:val="000000"/>
              <w:sz w:val="22"/>
              <w:szCs w:val="22"/>
            </w:rPr>
          </w:rPrChange>
        </w:rPr>
        <w:t>예방활동을</w:t>
      </w:r>
      <w:r w:rsidRPr="00896668">
        <w:rPr>
          <w:rFonts w:eastAsia="맑은 고딕"/>
          <w:color w:val="000000"/>
          <w:sz w:val="22"/>
          <w:szCs w:val="22"/>
          <w:rPrChange w:id="750"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51" w:author="Phuong xinh gái" w:date="2019-07-01T21:08:00Z">
            <w:rPr>
              <w:rFonts w:ascii="맑은 고딕" w:eastAsia="맑은 고딕" w:hAnsi="맑은 고딕" w:hint="eastAsia"/>
              <w:color w:val="000000"/>
              <w:sz w:val="22"/>
              <w:szCs w:val="22"/>
            </w:rPr>
          </w:rPrChange>
        </w:rPr>
        <w:t>한다</w:t>
      </w:r>
      <w:r w:rsidRPr="00896668">
        <w:rPr>
          <w:rFonts w:eastAsia="맑은 고딕"/>
          <w:color w:val="000000"/>
          <w:sz w:val="22"/>
          <w:szCs w:val="22"/>
          <w:rPrChange w:id="752" w:author="Phuong xinh gái" w:date="2019-07-01T21:08:00Z">
            <w:rPr>
              <w:rFonts w:ascii="맑은 고딕" w:eastAsia="맑은 고딕" w:hAnsi="맑은 고딕"/>
              <w:color w:val="000000"/>
              <w:sz w:val="22"/>
              <w:szCs w:val="22"/>
            </w:rPr>
          </w:rPrChange>
        </w:rPr>
        <w:t>.</w:t>
      </w:r>
    </w:p>
    <w:p w:rsidR="009C7EA8" w:rsidRPr="00896668" w:rsidRDefault="009C7EA8">
      <w:pPr>
        <w:ind w:left="1109"/>
        <w:rPr>
          <w:rFonts w:eastAsia="맑은 고딕"/>
          <w:color w:val="000000"/>
          <w:sz w:val="22"/>
          <w:szCs w:val="22"/>
          <w:rPrChange w:id="753" w:author="Phuong xinh gái" w:date="2019-07-01T21:08:00Z">
            <w:rPr>
              <w:rFonts w:ascii="맑은 고딕" w:eastAsia="맑은 고딕" w:hAnsi="맑은 고딕"/>
              <w:color w:val="000000"/>
              <w:sz w:val="22"/>
              <w:szCs w:val="22"/>
            </w:rPr>
          </w:rPrChange>
        </w:rPr>
        <w:pPrChange w:id="754" w:author="Phuong xinh gái" w:date="2019-07-01T21:24:00Z">
          <w:pPr>
            <w:numPr>
              <w:numId w:val="26"/>
            </w:numPr>
            <w:ind w:left="1109" w:hanging="400"/>
          </w:pPr>
        </w:pPrChange>
      </w:pPr>
      <w:ins w:id="755" w:author="Phuong xinh gái" w:date="2019-07-01T21:25:00Z">
        <w:r>
          <w:rPr>
            <w:rFonts w:eastAsia="맑은 고딕"/>
            <w:color w:val="000000"/>
            <w:sz w:val="22"/>
            <w:szCs w:val="22"/>
          </w:rPr>
          <w:lastRenderedPageBreak/>
          <w:t xml:space="preserve">Tiến hành các hoạt động dự phòng như phân tích điểm yếu định kì và kiểm tra </w:t>
        </w:r>
      </w:ins>
      <w:ins w:id="756" w:author="Phuong xinh gái" w:date="2019-07-01T21:26:00Z">
        <w:r>
          <w:rPr>
            <w:rFonts w:eastAsia="맑은 고딕"/>
            <w:color w:val="000000"/>
            <w:sz w:val="22"/>
            <w:szCs w:val="22"/>
          </w:rPr>
          <w:t>bảo an bất thường.</w:t>
        </w:r>
      </w:ins>
    </w:p>
    <w:p w:rsidR="00F3314F" w:rsidRDefault="001F18AB" w:rsidP="00D61295">
      <w:pPr>
        <w:numPr>
          <w:ilvl w:val="0"/>
          <w:numId w:val="26"/>
        </w:numPr>
        <w:rPr>
          <w:ins w:id="757" w:author="Phuong xinh gái" w:date="2019-07-01T21:26:00Z"/>
          <w:rFonts w:eastAsia="맑은 고딕"/>
          <w:color w:val="000000"/>
          <w:sz w:val="22"/>
          <w:szCs w:val="22"/>
        </w:rPr>
      </w:pPr>
      <w:r w:rsidRPr="00896668">
        <w:rPr>
          <w:rFonts w:eastAsia="맑은 고딕" w:hint="eastAsia"/>
          <w:color w:val="000000"/>
          <w:sz w:val="22"/>
          <w:szCs w:val="22"/>
          <w:rPrChange w:id="758" w:author="Phuong xinh gái" w:date="2019-07-01T21:08:00Z">
            <w:rPr>
              <w:rFonts w:ascii="맑은 고딕" w:eastAsia="맑은 고딕" w:hAnsi="맑은 고딕" w:hint="eastAsia"/>
              <w:color w:val="000000"/>
              <w:sz w:val="22"/>
              <w:szCs w:val="22"/>
            </w:rPr>
          </w:rPrChange>
        </w:rPr>
        <w:t>필요</w:t>
      </w:r>
      <w:r w:rsidRPr="00896668">
        <w:rPr>
          <w:rFonts w:eastAsia="맑은 고딕"/>
          <w:color w:val="000000"/>
          <w:sz w:val="22"/>
          <w:szCs w:val="22"/>
          <w:rPrChange w:id="759"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60" w:author="Phuong xinh gái" w:date="2019-07-01T21:08:00Z">
            <w:rPr>
              <w:rFonts w:ascii="맑은 고딕" w:eastAsia="맑은 고딕" w:hAnsi="맑은 고딕" w:hint="eastAsia"/>
              <w:color w:val="000000"/>
              <w:sz w:val="22"/>
              <w:szCs w:val="22"/>
            </w:rPr>
          </w:rPrChange>
        </w:rPr>
        <w:t>시</w:t>
      </w:r>
      <w:r w:rsidRPr="00896668">
        <w:rPr>
          <w:rFonts w:eastAsia="맑은 고딕"/>
          <w:color w:val="000000"/>
          <w:sz w:val="22"/>
          <w:szCs w:val="22"/>
          <w:rPrChange w:id="761"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62" w:author="Phuong xinh gái" w:date="2019-07-01T21:08:00Z">
            <w:rPr>
              <w:rFonts w:ascii="맑은 고딕" w:eastAsia="맑은 고딕" w:hAnsi="맑은 고딕" w:hint="eastAsia"/>
              <w:color w:val="000000"/>
              <w:sz w:val="22"/>
              <w:szCs w:val="22"/>
            </w:rPr>
          </w:rPrChange>
        </w:rPr>
        <w:t>대외기관에</w:t>
      </w:r>
      <w:r w:rsidRPr="00896668">
        <w:rPr>
          <w:rFonts w:eastAsia="맑은 고딕"/>
          <w:color w:val="000000"/>
          <w:sz w:val="22"/>
          <w:szCs w:val="22"/>
          <w:rPrChange w:id="763"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64" w:author="Phuong xinh gái" w:date="2019-07-01T21:08:00Z">
            <w:rPr>
              <w:rFonts w:ascii="맑은 고딕" w:eastAsia="맑은 고딕" w:hAnsi="맑은 고딕" w:hint="eastAsia"/>
              <w:color w:val="000000"/>
              <w:sz w:val="22"/>
              <w:szCs w:val="22"/>
            </w:rPr>
          </w:rPrChange>
        </w:rPr>
        <w:t>통보</w:t>
      </w:r>
      <w:r w:rsidRPr="00896668">
        <w:rPr>
          <w:rFonts w:eastAsia="맑은 고딕"/>
          <w:color w:val="000000"/>
          <w:sz w:val="22"/>
          <w:szCs w:val="22"/>
          <w:rPrChange w:id="765"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66" w:author="Phuong xinh gái" w:date="2019-07-01T21:08:00Z">
            <w:rPr>
              <w:rFonts w:ascii="맑은 고딕" w:eastAsia="맑은 고딕" w:hAnsi="맑은 고딕" w:hint="eastAsia"/>
              <w:color w:val="000000"/>
              <w:sz w:val="22"/>
              <w:szCs w:val="22"/>
            </w:rPr>
          </w:rPrChange>
        </w:rPr>
        <w:t>및</w:t>
      </w:r>
      <w:r w:rsidRPr="00896668">
        <w:rPr>
          <w:rFonts w:eastAsia="맑은 고딕"/>
          <w:color w:val="000000"/>
          <w:sz w:val="22"/>
          <w:szCs w:val="22"/>
          <w:rPrChange w:id="767"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68" w:author="Phuong xinh gái" w:date="2019-07-01T21:08:00Z">
            <w:rPr>
              <w:rFonts w:ascii="맑은 고딕" w:eastAsia="맑은 고딕" w:hAnsi="맑은 고딕" w:hint="eastAsia"/>
              <w:color w:val="000000"/>
              <w:sz w:val="22"/>
              <w:szCs w:val="22"/>
            </w:rPr>
          </w:rPrChange>
        </w:rPr>
        <w:t>협력한다</w:t>
      </w:r>
      <w:r w:rsidRPr="00896668">
        <w:rPr>
          <w:rFonts w:eastAsia="맑은 고딕"/>
          <w:color w:val="000000"/>
          <w:sz w:val="22"/>
          <w:szCs w:val="22"/>
          <w:rPrChange w:id="769" w:author="Phuong xinh gái" w:date="2019-07-01T21:08:00Z">
            <w:rPr>
              <w:rFonts w:ascii="맑은 고딕" w:eastAsia="맑은 고딕" w:hAnsi="맑은 고딕"/>
              <w:color w:val="000000"/>
              <w:sz w:val="22"/>
              <w:szCs w:val="22"/>
            </w:rPr>
          </w:rPrChange>
        </w:rPr>
        <w:t>.</w:t>
      </w:r>
    </w:p>
    <w:p w:rsidR="009C7EA8" w:rsidRPr="00896668" w:rsidRDefault="009C7EA8">
      <w:pPr>
        <w:ind w:left="1109"/>
        <w:rPr>
          <w:rFonts w:eastAsia="맑은 고딕"/>
          <w:color w:val="000000"/>
          <w:sz w:val="22"/>
          <w:szCs w:val="22"/>
          <w:rPrChange w:id="770" w:author="Phuong xinh gái" w:date="2019-07-01T21:08:00Z">
            <w:rPr>
              <w:rFonts w:ascii="맑은 고딕" w:eastAsia="맑은 고딕" w:hAnsi="맑은 고딕"/>
              <w:color w:val="000000"/>
              <w:sz w:val="22"/>
              <w:szCs w:val="22"/>
            </w:rPr>
          </w:rPrChange>
        </w:rPr>
        <w:pPrChange w:id="771" w:author="Phuong xinh gái" w:date="2019-07-01T21:26:00Z">
          <w:pPr>
            <w:numPr>
              <w:numId w:val="26"/>
            </w:numPr>
            <w:ind w:left="1109" w:hanging="400"/>
          </w:pPr>
        </w:pPrChange>
      </w:pPr>
      <w:ins w:id="772" w:author="Phuong xinh gái" w:date="2019-07-01T21:26:00Z">
        <w:r>
          <w:rPr>
            <w:rFonts w:eastAsia="맑은 고딕"/>
            <w:color w:val="000000"/>
            <w:sz w:val="22"/>
            <w:szCs w:val="22"/>
          </w:rPr>
          <w:t xml:space="preserve">Thông báo </w:t>
        </w:r>
      </w:ins>
      <w:ins w:id="773" w:author="Phuong xinh gái" w:date="2019-07-01T21:28:00Z">
        <w:r>
          <w:rPr>
            <w:rFonts w:eastAsia="맑은 고딕"/>
            <w:color w:val="000000"/>
            <w:sz w:val="22"/>
            <w:szCs w:val="22"/>
          </w:rPr>
          <w:t>v</w:t>
        </w:r>
      </w:ins>
      <w:ins w:id="774" w:author="Phuong xinh gái" w:date="2019-07-01T21:26:00Z">
        <w:r>
          <w:rPr>
            <w:rFonts w:eastAsia="맑은 고딕"/>
            <w:color w:val="000000"/>
            <w:sz w:val="22"/>
            <w:szCs w:val="22"/>
          </w:rPr>
          <w:t>à hợp tác với cơ quan bên ngoài khi cần</w:t>
        </w:r>
      </w:ins>
      <w:ins w:id="775" w:author="Phuong xinh gái" w:date="2019-07-01T21:28:00Z">
        <w:r>
          <w:rPr>
            <w:rFonts w:eastAsia="맑은 고딕"/>
            <w:color w:val="000000"/>
            <w:sz w:val="22"/>
            <w:szCs w:val="22"/>
          </w:rPr>
          <w:t>.</w:t>
        </w:r>
      </w:ins>
    </w:p>
    <w:p w:rsidR="006862B7" w:rsidRPr="00896668" w:rsidRDefault="006862B7" w:rsidP="0079192F">
      <w:pPr>
        <w:numPr>
          <w:ilvl w:val="0"/>
          <w:numId w:val="11"/>
        </w:numPr>
        <w:rPr>
          <w:rFonts w:eastAsia="맑은 고딕"/>
          <w:color w:val="000000"/>
          <w:sz w:val="22"/>
          <w:szCs w:val="22"/>
          <w:rPrChange w:id="776" w:author="Phuong xinh gái" w:date="2019-07-01T21:08:00Z">
            <w:rPr>
              <w:rFonts w:ascii="맑은 고딕" w:eastAsia="맑은 고딕" w:hAnsi="맑은 고딕"/>
              <w:color w:val="000000"/>
              <w:sz w:val="22"/>
              <w:szCs w:val="22"/>
            </w:rPr>
          </w:rPrChange>
        </w:rPr>
      </w:pPr>
      <w:del w:id="777" w:author="안세홍" w:date="2019-06-14T08:43:00Z">
        <w:r w:rsidRPr="00896668" w:rsidDel="009C0844">
          <w:rPr>
            <w:rFonts w:eastAsia="맑은 고딕" w:hint="eastAsia"/>
            <w:color w:val="000000"/>
            <w:sz w:val="22"/>
            <w:szCs w:val="22"/>
            <w:rPrChange w:id="778" w:author="Phuong xinh gái" w:date="2019-07-01T21:08:00Z">
              <w:rPr>
                <w:rFonts w:ascii="맑은 고딕" w:eastAsia="맑은 고딕" w:hAnsi="맑은 고딕" w:hint="eastAsia"/>
                <w:color w:val="000000"/>
                <w:sz w:val="22"/>
                <w:szCs w:val="22"/>
              </w:rPr>
            </w:rPrChange>
          </w:rPr>
          <w:delText>임</w:delText>
        </w:r>
      </w:del>
      <w:r w:rsidRPr="00896668">
        <w:rPr>
          <w:rFonts w:eastAsia="맑은 고딕" w:hint="eastAsia"/>
          <w:color w:val="000000"/>
          <w:sz w:val="22"/>
          <w:szCs w:val="22"/>
          <w:rPrChange w:id="779" w:author="Phuong xinh gái" w:date="2019-07-01T21:08:00Z">
            <w:rPr>
              <w:rFonts w:ascii="맑은 고딕" w:eastAsia="맑은 고딕" w:hAnsi="맑은 고딕" w:hint="eastAsia"/>
              <w:color w:val="000000"/>
              <w:sz w:val="22"/>
              <w:szCs w:val="22"/>
            </w:rPr>
          </w:rPrChange>
        </w:rPr>
        <w:t>직원</w:t>
      </w:r>
      <w:ins w:id="780" w:author="Phuong xinh gái" w:date="2019-07-01T21:28:00Z">
        <w:r w:rsidR="009C7EA8">
          <w:rPr>
            <w:rFonts w:eastAsia="맑은 고딕" w:hint="eastAsia"/>
            <w:color w:val="000000"/>
            <w:sz w:val="22"/>
            <w:szCs w:val="22"/>
          </w:rPr>
          <w:t xml:space="preserve"> </w:t>
        </w:r>
        <w:r w:rsidR="009C7EA8">
          <w:rPr>
            <w:rFonts w:eastAsia="맑은 고딕"/>
            <w:color w:val="000000"/>
            <w:sz w:val="22"/>
            <w:szCs w:val="22"/>
          </w:rPr>
          <w:t>–</w:t>
        </w:r>
        <w:r w:rsidR="009C7EA8">
          <w:rPr>
            <w:rFonts w:eastAsia="맑은 고딕" w:hint="eastAsia"/>
            <w:color w:val="000000"/>
            <w:sz w:val="22"/>
            <w:szCs w:val="22"/>
          </w:rPr>
          <w:t xml:space="preserve"> Nhân </w:t>
        </w:r>
        <w:r w:rsidR="009C7EA8">
          <w:rPr>
            <w:rFonts w:eastAsia="맑은 고딕"/>
            <w:color w:val="000000"/>
            <w:sz w:val="22"/>
            <w:szCs w:val="22"/>
          </w:rPr>
          <w:t>viên</w:t>
        </w:r>
      </w:ins>
    </w:p>
    <w:p w:rsidR="001F18AB" w:rsidRDefault="001F18AB" w:rsidP="0079192F">
      <w:pPr>
        <w:numPr>
          <w:ilvl w:val="0"/>
          <w:numId w:val="13"/>
        </w:numPr>
        <w:rPr>
          <w:ins w:id="781" w:author="Phuong xinh gái" w:date="2019-07-01T21:28:00Z"/>
          <w:rFonts w:eastAsia="맑은 고딕"/>
          <w:color w:val="000000"/>
          <w:sz w:val="22"/>
          <w:szCs w:val="22"/>
        </w:rPr>
      </w:pPr>
      <w:r w:rsidRPr="00896668">
        <w:rPr>
          <w:rFonts w:eastAsia="맑은 고딕" w:hint="eastAsia"/>
          <w:color w:val="000000"/>
          <w:sz w:val="22"/>
          <w:szCs w:val="22"/>
          <w:rPrChange w:id="782" w:author="Phuong xinh gái" w:date="2019-07-01T21:08:00Z">
            <w:rPr>
              <w:rFonts w:ascii="맑은 고딕" w:eastAsia="맑은 고딕" w:hAnsi="맑은 고딕" w:hint="eastAsia"/>
              <w:color w:val="000000"/>
              <w:sz w:val="22"/>
              <w:szCs w:val="22"/>
            </w:rPr>
          </w:rPrChange>
        </w:rPr>
        <w:t>회사에</w:t>
      </w:r>
      <w:r w:rsidRPr="00896668">
        <w:rPr>
          <w:rFonts w:eastAsia="맑은 고딕"/>
          <w:color w:val="000000"/>
          <w:sz w:val="22"/>
          <w:szCs w:val="22"/>
          <w:rPrChange w:id="783"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84" w:author="Phuong xinh gái" w:date="2019-07-01T21:08:00Z">
            <w:rPr>
              <w:rFonts w:ascii="맑은 고딕" w:eastAsia="맑은 고딕" w:hAnsi="맑은 고딕" w:hint="eastAsia"/>
              <w:color w:val="000000"/>
              <w:sz w:val="22"/>
              <w:szCs w:val="22"/>
            </w:rPr>
          </w:rPrChange>
        </w:rPr>
        <w:t>근무하는</w:t>
      </w:r>
      <w:r w:rsidRPr="00896668">
        <w:rPr>
          <w:rFonts w:eastAsia="맑은 고딕"/>
          <w:color w:val="000000"/>
          <w:sz w:val="22"/>
          <w:szCs w:val="22"/>
          <w:rPrChange w:id="785"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86" w:author="Phuong xinh gái" w:date="2019-07-01T21:08:00Z">
            <w:rPr>
              <w:rFonts w:ascii="맑은 고딕" w:eastAsia="맑은 고딕" w:hAnsi="맑은 고딕" w:hint="eastAsia"/>
              <w:color w:val="000000"/>
              <w:sz w:val="22"/>
              <w:szCs w:val="22"/>
            </w:rPr>
          </w:rPrChange>
        </w:rPr>
        <w:t>모든</w:t>
      </w:r>
      <w:r w:rsidRPr="00896668">
        <w:rPr>
          <w:rFonts w:eastAsia="맑은 고딕"/>
          <w:color w:val="000000"/>
          <w:sz w:val="22"/>
          <w:szCs w:val="22"/>
          <w:rPrChange w:id="787" w:author="Phuong xinh gái" w:date="2019-07-01T21:08:00Z">
            <w:rPr>
              <w:rFonts w:ascii="맑은 고딕" w:eastAsia="맑은 고딕" w:hAnsi="맑은 고딕"/>
              <w:color w:val="000000"/>
              <w:sz w:val="22"/>
              <w:szCs w:val="22"/>
            </w:rPr>
          </w:rPrChange>
        </w:rPr>
        <w:t xml:space="preserve"> </w:t>
      </w:r>
      <w:del w:id="788" w:author="안세홍" w:date="2019-06-14T08:43:00Z">
        <w:r w:rsidRPr="00896668" w:rsidDel="009C0844">
          <w:rPr>
            <w:rFonts w:eastAsia="맑은 고딕" w:hint="eastAsia"/>
            <w:color w:val="000000"/>
            <w:sz w:val="22"/>
            <w:szCs w:val="22"/>
            <w:rPrChange w:id="789" w:author="Phuong xinh gái" w:date="2019-07-01T21:08:00Z">
              <w:rPr>
                <w:rFonts w:ascii="맑은 고딕" w:eastAsia="맑은 고딕" w:hAnsi="맑은 고딕" w:hint="eastAsia"/>
                <w:color w:val="000000"/>
                <w:sz w:val="22"/>
                <w:szCs w:val="22"/>
              </w:rPr>
            </w:rPrChange>
          </w:rPr>
          <w:delText>임</w:delText>
        </w:r>
      </w:del>
      <w:r w:rsidRPr="00896668">
        <w:rPr>
          <w:rFonts w:eastAsia="맑은 고딕" w:hint="eastAsia"/>
          <w:color w:val="000000"/>
          <w:sz w:val="22"/>
          <w:szCs w:val="22"/>
          <w:rPrChange w:id="790" w:author="Phuong xinh gái" w:date="2019-07-01T21:08:00Z">
            <w:rPr>
              <w:rFonts w:ascii="맑은 고딕" w:eastAsia="맑은 고딕" w:hAnsi="맑은 고딕" w:hint="eastAsia"/>
              <w:color w:val="000000"/>
              <w:sz w:val="22"/>
              <w:szCs w:val="22"/>
            </w:rPr>
          </w:rPrChange>
        </w:rPr>
        <w:t>직원은</w:t>
      </w:r>
      <w:r w:rsidRPr="00896668">
        <w:rPr>
          <w:rFonts w:eastAsia="맑은 고딕"/>
          <w:color w:val="000000"/>
          <w:sz w:val="22"/>
          <w:szCs w:val="22"/>
          <w:rPrChange w:id="791"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92" w:author="Phuong xinh gái" w:date="2019-07-01T21:08:00Z">
            <w:rPr>
              <w:rFonts w:ascii="맑은 고딕" w:eastAsia="맑은 고딕" w:hAnsi="맑은 고딕" w:hint="eastAsia"/>
              <w:color w:val="000000"/>
              <w:sz w:val="22"/>
              <w:szCs w:val="22"/>
            </w:rPr>
          </w:rPrChange>
        </w:rPr>
        <w:t>허가된</w:t>
      </w:r>
      <w:r w:rsidRPr="00896668">
        <w:rPr>
          <w:rFonts w:eastAsia="맑은 고딕"/>
          <w:color w:val="000000"/>
          <w:sz w:val="22"/>
          <w:szCs w:val="22"/>
          <w:rPrChange w:id="793"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94" w:author="Phuong xinh gái" w:date="2019-07-01T21:08:00Z">
            <w:rPr>
              <w:rFonts w:ascii="맑은 고딕" w:eastAsia="맑은 고딕" w:hAnsi="맑은 고딕" w:hint="eastAsia"/>
              <w:color w:val="000000"/>
              <w:sz w:val="22"/>
              <w:szCs w:val="22"/>
            </w:rPr>
          </w:rPrChange>
        </w:rPr>
        <w:t>범위</w:t>
      </w:r>
      <w:r w:rsidRPr="00896668">
        <w:rPr>
          <w:rFonts w:eastAsia="맑은 고딕"/>
          <w:color w:val="000000"/>
          <w:sz w:val="22"/>
          <w:szCs w:val="22"/>
          <w:rPrChange w:id="795"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96" w:author="Phuong xinh gái" w:date="2019-07-01T21:08:00Z">
            <w:rPr>
              <w:rFonts w:ascii="맑은 고딕" w:eastAsia="맑은 고딕" w:hAnsi="맑은 고딕" w:hint="eastAsia"/>
              <w:color w:val="000000"/>
              <w:sz w:val="22"/>
              <w:szCs w:val="22"/>
            </w:rPr>
          </w:rPrChange>
        </w:rPr>
        <w:t>내에서</w:t>
      </w:r>
      <w:r w:rsidRPr="00896668">
        <w:rPr>
          <w:rFonts w:eastAsia="맑은 고딕"/>
          <w:color w:val="000000"/>
          <w:sz w:val="22"/>
          <w:szCs w:val="22"/>
          <w:rPrChange w:id="797"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798" w:author="Phuong xinh gái" w:date="2019-07-01T21:08:00Z">
            <w:rPr>
              <w:rFonts w:ascii="맑은 고딕" w:eastAsia="맑은 고딕" w:hAnsi="맑은 고딕" w:hint="eastAsia"/>
              <w:color w:val="000000"/>
              <w:sz w:val="22"/>
              <w:szCs w:val="22"/>
            </w:rPr>
          </w:rPrChange>
        </w:rPr>
        <w:t>정보자산을</w:t>
      </w:r>
      <w:r w:rsidRPr="00896668">
        <w:rPr>
          <w:rFonts w:eastAsia="맑은 고딕"/>
          <w:color w:val="000000"/>
          <w:sz w:val="22"/>
          <w:szCs w:val="22"/>
          <w:rPrChange w:id="799"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00" w:author="Phuong xinh gái" w:date="2019-07-01T21:08:00Z">
            <w:rPr>
              <w:rFonts w:ascii="맑은 고딕" w:eastAsia="맑은 고딕" w:hAnsi="맑은 고딕" w:hint="eastAsia"/>
              <w:color w:val="000000"/>
              <w:sz w:val="22"/>
              <w:szCs w:val="22"/>
            </w:rPr>
          </w:rPrChange>
        </w:rPr>
        <w:t>이용할</w:t>
      </w:r>
      <w:r w:rsidRPr="00896668">
        <w:rPr>
          <w:rFonts w:eastAsia="맑은 고딕"/>
          <w:color w:val="000000"/>
          <w:sz w:val="22"/>
          <w:szCs w:val="22"/>
          <w:rPrChange w:id="801"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02" w:author="Phuong xinh gái" w:date="2019-07-01T21:08:00Z">
            <w:rPr>
              <w:rFonts w:ascii="맑은 고딕" w:eastAsia="맑은 고딕" w:hAnsi="맑은 고딕" w:hint="eastAsia"/>
              <w:color w:val="000000"/>
              <w:sz w:val="22"/>
              <w:szCs w:val="22"/>
            </w:rPr>
          </w:rPrChange>
        </w:rPr>
        <w:t>수</w:t>
      </w:r>
      <w:r w:rsidRPr="00896668">
        <w:rPr>
          <w:rFonts w:eastAsia="맑은 고딕"/>
          <w:color w:val="000000"/>
          <w:sz w:val="22"/>
          <w:szCs w:val="22"/>
          <w:rPrChange w:id="803"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04" w:author="Phuong xinh gái" w:date="2019-07-01T21:08:00Z">
            <w:rPr>
              <w:rFonts w:ascii="맑은 고딕" w:eastAsia="맑은 고딕" w:hAnsi="맑은 고딕" w:hint="eastAsia"/>
              <w:color w:val="000000"/>
              <w:sz w:val="22"/>
              <w:szCs w:val="22"/>
            </w:rPr>
          </w:rPrChange>
        </w:rPr>
        <w:t>있는</w:t>
      </w:r>
      <w:r w:rsidRPr="00896668">
        <w:rPr>
          <w:rFonts w:eastAsia="맑은 고딕"/>
          <w:color w:val="000000"/>
          <w:sz w:val="22"/>
          <w:szCs w:val="22"/>
          <w:rPrChange w:id="805"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06" w:author="Phuong xinh gái" w:date="2019-07-01T21:08:00Z">
            <w:rPr>
              <w:rFonts w:ascii="맑은 고딕" w:eastAsia="맑은 고딕" w:hAnsi="맑은 고딕" w:hint="eastAsia"/>
              <w:color w:val="000000"/>
              <w:sz w:val="22"/>
              <w:szCs w:val="22"/>
            </w:rPr>
          </w:rPrChange>
        </w:rPr>
        <w:t>권한이</w:t>
      </w:r>
      <w:r w:rsidRPr="00896668">
        <w:rPr>
          <w:rFonts w:eastAsia="맑은 고딕"/>
          <w:color w:val="000000"/>
          <w:sz w:val="22"/>
          <w:szCs w:val="22"/>
          <w:rPrChange w:id="807"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08" w:author="Phuong xinh gái" w:date="2019-07-01T21:08:00Z">
            <w:rPr>
              <w:rFonts w:ascii="맑은 고딕" w:eastAsia="맑은 고딕" w:hAnsi="맑은 고딕" w:hint="eastAsia"/>
              <w:color w:val="000000"/>
              <w:sz w:val="22"/>
              <w:szCs w:val="22"/>
            </w:rPr>
          </w:rPrChange>
        </w:rPr>
        <w:t>있으며</w:t>
      </w:r>
      <w:r w:rsidRPr="00896668">
        <w:rPr>
          <w:rFonts w:eastAsia="맑은 고딕"/>
          <w:color w:val="000000"/>
          <w:sz w:val="22"/>
          <w:szCs w:val="22"/>
          <w:rPrChange w:id="809"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10" w:author="Phuong xinh gái" w:date="2019-07-01T21:08:00Z">
            <w:rPr>
              <w:rFonts w:ascii="맑은 고딕" w:eastAsia="맑은 고딕" w:hAnsi="맑은 고딕" w:hint="eastAsia"/>
              <w:color w:val="000000"/>
              <w:sz w:val="22"/>
              <w:szCs w:val="22"/>
            </w:rPr>
          </w:rPrChange>
        </w:rPr>
        <w:t>불법사용에</w:t>
      </w:r>
      <w:r w:rsidRPr="00896668">
        <w:rPr>
          <w:rFonts w:eastAsia="맑은 고딕"/>
          <w:color w:val="000000"/>
          <w:sz w:val="22"/>
          <w:szCs w:val="22"/>
          <w:rPrChange w:id="811"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12" w:author="Phuong xinh gái" w:date="2019-07-01T21:08:00Z">
            <w:rPr>
              <w:rFonts w:ascii="맑은 고딕" w:eastAsia="맑은 고딕" w:hAnsi="맑은 고딕" w:hint="eastAsia"/>
              <w:color w:val="000000"/>
              <w:sz w:val="22"/>
              <w:szCs w:val="22"/>
            </w:rPr>
          </w:rPrChange>
        </w:rPr>
        <w:t>의한</w:t>
      </w:r>
      <w:r w:rsidRPr="00896668">
        <w:rPr>
          <w:rFonts w:eastAsia="맑은 고딕"/>
          <w:color w:val="000000"/>
          <w:sz w:val="22"/>
          <w:szCs w:val="22"/>
          <w:rPrChange w:id="813"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14" w:author="Phuong xinh gái" w:date="2019-07-01T21:08:00Z">
            <w:rPr>
              <w:rFonts w:ascii="맑은 고딕" w:eastAsia="맑은 고딕" w:hAnsi="맑은 고딕" w:hint="eastAsia"/>
              <w:color w:val="000000"/>
              <w:sz w:val="22"/>
              <w:szCs w:val="22"/>
            </w:rPr>
          </w:rPrChange>
        </w:rPr>
        <w:t>보안사고의</w:t>
      </w:r>
      <w:r w:rsidRPr="00896668">
        <w:rPr>
          <w:rFonts w:eastAsia="맑은 고딕"/>
          <w:color w:val="000000"/>
          <w:sz w:val="22"/>
          <w:szCs w:val="22"/>
          <w:rPrChange w:id="815"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16" w:author="Phuong xinh gái" w:date="2019-07-01T21:08:00Z">
            <w:rPr>
              <w:rFonts w:ascii="맑은 고딕" w:eastAsia="맑은 고딕" w:hAnsi="맑은 고딕" w:hint="eastAsia"/>
              <w:color w:val="000000"/>
              <w:sz w:val="22"/>
              <w:szCs w:val="22"/>
            </w:rPr>
          </w:rPrChange>
        </w:rPr>
        <w:t>최종책임은</w:t>
      </w:r>
      <w:r w:rsidRPr="00896668">
        <w:rPr>
          <w:rFonts w:eastAsia="맑은 고딕"/>
          <w:color w:val="000000"/>
          <w:sz w:val="22"/>
          <w:szCs w:val="22"/>
          <w:rPrChange w:id="817"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18" w:author="Phuong xinh gái" w:date="2019-07-01T21:08:00Z">
            <w:rPr>
              <w:rFonts w:ascii="맑은 고딕" w:eastAsia="맑은 고딕" w:hAnsi="맑은 고딕" w:hint="eastAsia"/>
              <w:color w:val="000000"/>
              <w:sz w:val="22"/>
              <w:szCs w:val="22"/>
            </w:rPr>
          </w:rPrChange>
        </w:rPr>
        <w:t>해당직원에게</w:t>
      </w:r>
      <w:r w:rsidRPr="00896668">
        <w:rPr>
          <w:rFonts w:eastAsia="맑은 고딕"/>
          <w:color w:val="000000"/>
          <w:sz w:val="22"/>
          <w:szCs w:val="22"/>
          <w:rPrChange w:id="819"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20" w:author="Phuong xinh gái" w:date="2019-07-01T21:08:00Z">
            <w:rPr>
              <w:rFonts w:ascii="맑은 고딕" w:eastAsia="맑은 고딕" w:hAnsi="맑은 고딕" w:hint="eastAsia"/>
              <w:color w:val="000000"/>
              <w:sz w:val="22"/>
              <w:szCs w:val="22"/>
            </w:rPr>
          </w:rPrChange>
        </w:rPr>
        <w:t>있다</w:t>
      </w:r>
      <w:r w:rsidRPr="00896668">
        <w:rPr>
          <w:rFonts w:eastAsia="맑은 고딕"/>
          <w:color w:val="000000"/>
          <w:sz w:val="22"/>
          <w:szCs w:val="22"/>
          <w:rPrChange w:id="821" w:author="Phuong xinh gái" w:date="2019-07-01T21:08:00Z">
            <w:rPr>
              <w:rFonts w:ascii="맑은 고딕" w:eastAsia="맑은 고딕" w:hAnsi="맑은 고딕"/>
              <w:color w:val="000000"/>
              <w:sz w:val="22"/>
              <w:szCs w:val="22"/>
            </w:rPr>
          </w:rPrChange>
        </w:rPr>
        <w:t>.</w:t>
      </w:r>
    </w:p>
    <w:p w:rsidR="009C7EA8" w:rsidRPr="00896668" w:rsidRDefault="009C7EA8">
      <w:pPr>
        <w:ind w:left="1109"/>
        <w:rPr>
          <w:rFonts w:eastAsia="맑은 고딕"/>
          <w:color w:val="000000"/>
          <w:sz w:val="22"/>
          <w:szCs w:val="22"/>
          <w:rPrChange w:id="822" w:author="Phuong xinh gái" w:date="2019-07-01T21:08:00Z">
            <w:rPr>
              <w:rFonts w:ascii="맑은 고딕" w:eastAsia="맑은 고딕" w:hAnsi="맑은 고딕"/>
              <w:color w:val="000000"/>
              <w:sz w:val="22"/>
              <w:szCs w:val="22"/>
            </w:rPr>
          </w:rPrChange>
        </w:rPr>
        <w:pPrChange w:id="823" w:author="Phuong xinh gái" w:date="2019-07-01T21:28:00Z">
          <w:pPr>
            <w:numPr>
              <w:numId w:val="13"/>
            </w:numPr>
            <w:ind w:left="1109" w:hanging="400"/>
          </w:pPr>
        </w:pPrChange>
      </w:pPr>
      <w:ins w:id="824" w:author="Phuong xinh gái" w:date="2019-07-01T21:29:00Z">
        <w:r>
          <w:rPr>
            <w:rFonts w:eastAsia="맑은 고딕"/>
            <w:color w:val="000000"/>
            <w:sz w:val="22"/>
            <w:szCs w:val="22"/>
          </w:rPr>
          <w:t xml:space="preserve">Tất cả nhân viên đang làm việc tại công ty có quyền </w:t>
        </w:r>
        <w:r w:rsidR="003B2E27">
          <w:rPr>
            <w:rFonts w:eastAsia="맑은 고딕"/>
            <w:color w:val="000000"/>
            <w:sz w:val="22"/>
            <w:szCs w:val="22"/>
          </w:rPr>
          <w:t xml:space="preserve">sử dụng tài sản thông tin trong phạm vi cho phép, trách nhiệm cuối cùng cho sự cố bảo an do sử dụng trái phép sẽ </w:t>
        </w:r>
      </w:ins>
      <w:ins w:id="825" w:author="Phuong xinh gái" w:date="2019-07-01T21:31:00Z">
        <w:r w:rsidR="003B2E27">
          <w:rPr>
            <w:rFonts w:eastAsia="맑은 고딕"/>
            <w:color w:val="000000"/>
            <w:sz w:val="22"/>
            <w:szCs w:val="22"/>
          </w:rPr>
          <w:t>thuộc về nhân viên đó.</w:t>
        </w:r>
      </w:ins>
    </w:p>
    <w:p w:rsidR="006862B7" w:rsidRDefault="00D467DD" w:rsidP="00D61295">
      <w:pPr>
        <w:numPr>
          <w:ilvl w:val="0"/>
          <w:numId w:val="13"/>
        </w:numPr>
        <w:rPr>
          <w:ins w:id="826" w:author="Phuong xinh gái" w:date="2019-07-01T21:31:00Z"/>
          <w:rFonts w:eastAsia="맑은 고딕"/>
          <w:color w:val="000000"/>
          <w:sz w:val="22"/>
          <w:szCs w:val="22"/>
        </w:rPr>
      </w:pPr>
      <w:r w:rsidRPr="00896668">
        <w:rPr>
          <w:rFonts w:eastAsia="맑은 고딕" w:hint="eastAsia"/>
          <w:color w:val="000000"/>
          <w:sz w:val="22"/>
          <w:szCs w:val="22"/>
          <w:rPrChange w:id="827" w:author="Phuong xinh gái" w:date="2019-07-01T21:08:00Z">
            <w:rPr>
              <w:rFonts w:ascii="맑은 고딕" w:eastAsia="맑은 고딕" w:hAnsi="맑은 고딕" w:hint="eastAsia"/>
              <w:color w:val="000000"/>
              <w:sz w:val="22"/>
              <w:szCs w:val="22"/>
            </w:rPr>
          </w:rPrChange>
        </w:rPr>
        <w:t>보안사고</w:t>
      </w:r>
      <w:r w:rsidRPr="00896668">
        <w:rPr>
          <w:rFonts w:eastAsia="맑은 고딕"/>
          <w:color w:val="000000"/>
          <w:sz w:val="22"/>
          <w:szCs w:val="22"/>
          <w:rPrChange w:id="828"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29" w:author="Phuong xinh gái" w:date="2019-07-01T21:08:00Z">
            <w:rPr>
              <w:rFonts w:ascii="맑은 고딕" w:eastAsia="맑은 고딕" w:hAnsi="맑은 고딕" w:hint="eastAsia"/>
              <w:color w:val="000000"/>
              <w:sz w:val="22"/>
              <w:szCs w:val="22"/>
            </w:rPr>
          </w:rPrChange>
        </w:rPr>
        <w:t>발생</w:t>
      </w:r>
      <w:r w:rsidRPr="00896668">
        <w:rPr>
          <w:rFonts w:eastAsia="맑은 고딕"/>
          <w:color w:val="000000"/>
          <w:sz w:val="22"/>
          <w:szCs w:val="22"/>
          <w:rPrChange w:id="830"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31" w:author="Phuong xinh gái" w:date="2019-07-01T21:08:00Z">
            <w:rPr>
              <w:rFonts w:ascii="맑은 고딕" w:eastAsia="맑은 고딕" w:hAnsi="맑은 고딕" w:hint="eastAsia"/>
              <w:color w:val="000000"/>
              <w:sz w:val="22"/>
              <w:szCs w:val="22"/>
            </w:rPr>
          </w:rPrChange>
        </w:rPr>
        <w:t>또는</w:t>
      </w:r>
      <w:r w:rsidRPr="00896668">
        <w:rPr>
          <w:rFonts w:eastAsia="맑은 고딕"/>
          <w:color w:val="000000"/>
          <w:sz w:val="22"/>
          <w:szCs w:val="22"/>
          <w:rPrChange w:id="832"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33" w:author="Phuong xinh gái" w:date="2019-07-01T21:08:00Z">
            <w:rPr>
              <w:rFonts w:ascii="맑은 고딕" w:eastAsia="맑은 고딕" w:hAnsi="맑은 고딕" w:hint="eastAsia"/>
              <w:color w:val="000000"/>
              <w:sz w:val="22"/>
              <w:szCs w:val="22"/>
            </w:rPr>
          </w:rPrChange>
        </w:rPr>
        <w:t>사고징후</w:t>
      </w:r>
      <w:r w:rsidRPr="00896668">
        <w:rPr>
          <w:rFonts w:eastAsia="맑은 고딕"/>
          <w:color w:val="000000"/>
          <w:sz w:val="22"/>
          <w:szCs w:val="22"/>
          <w:rPrChange w:id="834"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35" w:author="Phuong xinh gái" w:date="2019-07-01T21:08:00Z">
            <w:rPr>
              <w:rFonts w:ascii="맑은 고딕" w:eastAsia="맑은 고딕" w:hAnsi="맑은 고딕" w:hint="eastAsia"/>
              <w:color w:val="000000"/>
              <w:sz w:val="22"/>
              <w:szCs w:val="22"/>
            </w:rPr>
          </w:rPrChange>
        </w:rPr>
        <w:t>발견</w:t>
      </w:r>
      <w:r w:rsidRPr="00896668">
        <w:rPr>
          <w:rFonts w:eastAsia="맑은 고딕"/>
          <w:color w:val="000000"/>
          <w:sz w:val="22"/>
          <w:szCs w:val="22"/>
          <w:rPrChange w:id="836"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37" w:author="Phuong xinh gái" w:date="2019-07-01T21:08:00Z">
            <w:rPr>
              <w:rFonts w:ascii="맑은 고딕" w:eastAsia="맑은 고딕" w:hAnsi="맑은 고딕" w:hint="eastAsia"/>
              <w:color w:val="000000"/>
              <w:sz w:val="22"/>
              <w:szCs w:val="22"/>
            </w:rPr>
          </w:rPrChange>
        </w:rPr>
        <w:t>시</w:t>
      </w:r>
      <w:r w:rsidRPr="00896668">
        <w:rPr>
          <w:rFonts w:eastAsia="맑은 고딕"/>
          <w:color w:val="000000"/>
          <w:sz w:val="22"/>
          <w:szCs w:val="22"/>
          <w:rPrChange w:id="838"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39" w:author="Phuong xinh gái" w:date="2019-07-01T21:08:00Z">
            <w:rPr>
              <w:rFonts w:ascii="맑은 고딕" w:eastAsia="맑은 고딕" w:hAnsi="맑은 고딕" w:hint="eastAsia"/>
              <w:color w:val="000000"/>
              <w:sz w:val="22"/>
              <w:szCs w:val="22"/>
            </w:rPr>
          </w:rPrChange>
        </w:rPr>
        <w:t>임의로</w:t>
      </w:r>
      <w:r w:rsidRPr="00896668">
        <w:rPr>
          <w:rFonts w:eastAsia="맑은 고딕"/>
          <w:color w:val="000000"/>
          <w:sz w:val="22"/>
          <w:szCs w:val="22"/>
          <w:rPrChange w:id="840"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41" w:author="Phuong xinh gái" w:date="2019-07-01T21:08:00Z">
            <w:rPr>
              <w:rFonts w:ascii="맑은 고딕" w:eastAsia="맑은 고딕" w:hAnsi="맑은 고딕" w:hint="eastAsia"/>
              <w:color w:val="000000"/>
              <w:sz w:val="22"/>
              <w:szCs w:val="22"/>
            </w:rPr>
          </w:rPrChange>
        </w:rPr>
        <w:t>문제해결을</w:t>
      </w:r>
      <w:r w:rsidRPr="00896668">
        <w:rPr>
          <w:rFonts w:eastAsia="맑은 고딕"/>
          <w:color w:val="000000"/>
          <w:sz w:val="22"/>
          <w:szCs w:val="22"/>
          <w:rPrChange w:id="842"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43" w:author="Phuong xinh gái" w:date="2019-07-01T21:08:00Z">
            <w:rPr>
              <w:rFonts w:ascii="맑은 고딕" w:eastAsia="맑은 고딕" w:hAnsi="맑은 고딕" w:hint="eastAsia"/>
              <w:color w:val="000000"/>
              <w:sz w:val="22"/>
              <w:szCs w:val="22"/>
            </w:rPr>
          </w:rPrChange>
        </w:rPr>
        <w:t>시도해서는</w:t>
      </w:r>
      <w:r w:rsidRPr="00896668">
        <w:rPr>
          <w:rFonts w:eastAsia="맑은 고딕"/>
          <w:color w:val="000000"/>
          <w:sz w:val="22"/>
          <w:szCs w:val="22"/>
          <w:rPrChange w:id="844"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45" w:author="Phuong xinh gái" w:date="2019-07-01T21:08:00Z">
            <w:rPr>
              <w:rFonts w:ascii="맑은 고딕" w:eastAsia="맑은 고딕" w:hAnsi="맑은 고딕" w:hint="eastAsia"/>
              <w:color w:val="000000"/>
              <w:sz w:val="22"/>
              <w:szCs w:val="22"/>
            </w:rPr>
          </w:rPrChange>
        </w:rPr>
        <w:t>안되며</w:t>
      </w:r>
      <w:r w:rsidRPr="00896668">
        <w:rPr>
          <w:rFonts w:eastAsia="맑은 고딕"/>
          <w:color w:val="000000"/>
          <w:sz w:val="22"/>
          <w:szCs w:val="22"/>
          <w:rPrChange w:id="846"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47" w:author="Phuong xinh gái" w:date="2019-07-01T21:08:00Z">
            <w:rPr>
              <w:rFonts w:ascii="맑은 고딕" w:eastAsia="맑은 고딕" w:hAnsi="맑은 고딕" w:hint="eastAsia"/>
              <w:color w:val="000000"/>
              <w:sz w:val="22"/>
              <w:szCs w:val="22"/>
            </w:rPr>
          </w:rPrChange>
        </w:rPr>
        <w:t>해당부서의</w:t>
      </w:r>
      <w:r w:rsidRPr="00896668">
        <w:rPr>
          <w:rFonts w:eastAsia="맑은 고딕"/>
          <w:color w:val="000000"/>
          <w:sz w:val="22"/>
          <w:szCs w:val="22"/>
          <w:rPrChange w:id="848"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49" w:author="Phuong xinh gái" w:date="2019-07-01T21:08:00Z">
            <w:rPr>
              <w:rFonts w:ascii="맑은 고딕" w:eastAsia="맑은 고딕" w:hAnsi="맑은 고딕" w:hint="eastAsia"/>
              <w:color w:val="000000"/>
              <w:sz w:val="22"/>
              <w:szCs w:val="22"/>
            </w:rPr>
          </w:rPrChange>
        </w:rPr>
        <w:t>보안담당자</w:t>
      </w:r>
      <w:r w:rsidRPr="00896668">
        <w:rPr>
          <w:rFonts w:eastAsia="맑은 고딕"/>
          <w:color w:val="000000"/>
          <w:sz w:val="22"/>
          <w:szCs w:val="22"/>
          <w:rPrChange w:id="850"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51" w:author="Phuong xinh gái" w:date="2019-07-01T21:08:00Z">
            <w:rPr>
              <w:rFonts w:ascii="맑은 고딕" w:eastAsia="맑은 고딕" w:hAnsi="맑은 고딕" w:hint="eastAsia"/>
              <w:color w:val="000000"/>
              <w:sz w:val="22"/>
              <w:szCs w:val="22"/>
            </w:rPr>
          </w:rPrChange>
        </w:rPr>
        <w:t>또는</w:t>
      </w:r>
      <w:r w:rsidRPr="00896668">
        <w:rPr>
          <w:rFonts w:eastAsia="맑은 고딕"/>
          <w:color w:val="000000"/>
          <w:sz w:val="22"/>
          <w:szCs w:val="22"/>
          <w:rPrChange w:id="852"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53" w:author="Phuong xinh gái" w:date="2019-07-01T21:08:00Z">
            <w:rPr>
              <w:rFonts w:ascii="맑은 고딕" w:eastAsia="맑은 고딕" w:hAnsi="맑은 고딕" w:hint="eastAsia"/>
              <w:color w:val="000000"/>
              <w:sz w:val="22"/>
              <w:szCs w:val="22"/>
            </w:rPr>
          </w:rPrChange>
        </w:rPr>
        <w:t>전사보안담당부서에</w:t>
      </w:r>
      <w:r w:rsidRPr="00896668">
        <w:rPr>
          <w:rFonts w:eastAsia="맑은 고딕"/>
          <w:color w:val="000000"/>
          <w:sz w:val="22"/>
          <w:szCs w:val="22"/>
          <w:rPrChange w:id="854"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55" w:author="Phuong xinh gái" w:date="2019-07-01T21:08:00Z">
            <w:rPr>
              <w:rFonts w:ascii="맑은 고딕" w:eastAsia="맑은 고딕" w:hAnsi="맑은 고딕" w:hint="eastAsia"/>
              <w:color w:val="000000"/>
              <w:sz w:val="22"/>
              <w:szCs w:val="22"/>
            </w:rPr>
          </w:rPrChange>
        </w:rPr>
        <w:t>즉시</w:t>
      </w:r>
      <w:r w:rsidRPr="00896668">
        <w:rPr>
          <w:rFonts w:eastAsia="맑은 고딕"/>
          <w:color w:val="000000"/>
          <w:sz w:val="22"/>
          <w:szCs w:val="22"/>
          <w:rPrChange w:id="856"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57" w:author="Phuong xinh gái" w:date="2019-07-01T21:08:00Z">
            <w:rPr>
              <w:rFonts w:ascii="맑은 고딕" w:eastAsia="맑은 고딕" w:hAnsi="맑은 고딕" w:hint="eastAsia"/>
              <w:color w:val="000000"/>
              <w:sz w:val="22"/>
              <w:szCs w:val="22"/>
            </w:rPr>
          </w:rPrChange>
        </w:rPr>
        <w:t>통보하여야</w:t>
      </w:r>
      <w:r w:rsidRPr="00896668">
        <w:rPr>
          <w:rFonts w:eastAsia="맑은 고딕"/>
          <w:color w:val="000000"/>
          <w:sz w:val="22"/>
          <w:szCs w:val="22"/>
          <w:rPrChange w:id="858"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859" w:author="Phuong xinh gái" w:date="2019-07-01T21:08:00Z">
            <w:rPr>
              <w:rFonts w:ascii="맑은 고딕" w:eastAsia="맑은 고딕" w:hAnsi="맑은 고딕" w:hint="eastAsia"/>
              <w:color w:val="000000"/>
              <w:sz w:val="22"/>
              <w:szCs w:val="22"/>
            </w:rPr>
          </w:rPrChange>
        </w:rPr>
        <w:t>한다</w:t>
      </w:r>
      <w:r w:rsidRPr="00896668">
        <w:rPr>
          <w:rFonts w:eastAsia="맑은 고딕"/>
          <w:color w:val="000000"/>
          <w:sz w:val="22"/>
          <w:szCs w:val="22"/>
          <w:rPrChange w:id="860" w:author="Phuong xinh gái" w:date="2019-07-01T21:08:00Z">
            <w:rPr>
              <w:rFonts w:ascii="맑은 고딕" w:eastAsia="맑은 고딕" w:hAnsi="맑은 고딕"/>
              <w:color w:val="000000"/>
              <w:sz w:val="22"/>
              <w:szCs w:val="22"/>
            </w:rPr>
          </w:rPrChange>
        </w:rPr>
        <w:t>.</w:t>
      </w:r>
    </w:p>
    <w:p w:rsidR="003B2E27" w:rsidRPr="00896668" w:rsidRDefault="003B2E27">
      <w:pPr>
        <w:ind w:left="1109"/>
        <w:rPr>
          <w:rFonts w:eastAsia="맑은 고딕"/>
          <w:color w:val="000000"/>
          <w:sz w:val="22"/>
          <w:szCs w:val="22"/>
          <w:rPrChange w:id="861" w:author="Phuong xinh gái" w:date="2019-07-01T21:08:00Z">
            <w:rPr>
              <w:rFonts w:ascii="맑은 고딕" w:eastAsia="맑은 고딕" w:hAnsi="맑은 고딕"/>
              <w:color w:val="000000"/>
              <w:sz w:val="22"/>
              <w:szCs w:val="22"/>
            </w:rPr>
          </w:rPrChange>
        </w:rPr>
        <w:pPrChange w:id="862" w:author="Phuong xinh gái" w:date="2019-07-01T21:31:00Z">
          <w:pPr>
            <w:numPr>
              <w:numId w:val="13"/>
            </w:numPr>
            <w:ind w:left="1109" w:hanging="400"/>
          </w:pPr>
        </w:pPrChange>
      </w:pPr>
      <w:ins w:id="863" w:author="Phuong xinh gái" w:date="2019-07-01T21:31:00Z">
        <w:r>
          <w:rPr>
            <w:rFonts w:eastAsia="맑은 고딕"/>
            <w:color w:val="000000"/>
            <w:sz w:val="22"/>
            <w:szCs w:val="22"/>
          </w:rPr>
          <w:t>Không được tự ý giải quyết khi có phát sinh sự cố bảo an hoặc phát hiện dấu hiệu của sự cố, phải thông báo ngay cho nhân viên phụ trách bảo an của bộ phận hoặc báo cho bộ phận phụ tách bảo an của toàn công ty.</w:t>
        </w:r>
      </w:ins>
    </w:p>
    <w:p w:rsidR="00B74E4B" w:rsidRPr="00896668" w:rsidRDefault="00B74E4B" w:rsidP="00397998">
      <w:pPr>
        <w:rPr>
          <w:rFonts w:eastAsia="맑은 고딕"/>
          <w:bCs/>
          <w:sz w:val="22"/>
          <w:szCs w:val="22"/>
          <w:rPrChange w:id="864" w:author="Phuong xinh gái" w:date="2019-07-01T21:08:00Z">
            <w:rPr>
              <w:rFonts w:ascii="맑은 고딕" w:eastAsia="맑은 고딕" w:hAnsi="맑은 고딕"/>
              <w:bCs/>
              <w:sz w:val="22"/>
              <w:szCs w:val="22"/>
            </w:rPr>
          </w:rPrChange>
        </w:rPr>
      </w:pPr>
    </w:p>
    <w:p w:rsidR="00257FD3" w:rsidRPr="00896668" w:rsidRDefault="00257FD3" w:rsidP="00397998">
      <w:pPr>
        <w:rPr>
          <w:rFonts w:eastAsia="맑은 고딕"/>
          <w:bCs/>
          <w:sz w:val="22"/>
          <w:szCs w:val="22"/>
          <w:rPrChange w:id="865" w:author="Phuong xinh gái" w:date="2019-07-01T21:08:00Z">
            <w:rPr>
              <w:rFonts w:ascii="맑은 고딕" w:eastAsia="맑은 고딕" w:hAnsi="맑은 고딕"/>
              <w:bCs/>
              <w:sz w:val="22"/>
              <w:szCs w:val="22"/>
            </w:rPr>
          </w:rPrChange>
        </w:rPr>
      </w:pPr>
      <w:r w:rsidRPr="00896668">
        <w:rPr>
          <w:rFonts w:eastAsia="맑은 고딕" w:hint="eastAsia"/>
          <w:bCs/>
          <w:sz w:val="22"/>
          <w:szCs w:val="22"/>
          <w:rPrChange w:id="866" w:author="Phuong xinh gái" w:date="2019-07-01T21:08:00Z">
            <w:rPr>
              <w:rFonts w:ascii="맑은 고딕" w:eastAsia="맑은 고딕" w:hAnsi="맑은 고딕" w:hint="eastAsia"/>
              <w:bCs/>
              <w:sz w:val="22"/>
              <w:szCs w:val="22"/>
            </w:rPr>
          </w:rPrChange>
        </w:rPr>
        <w:t>제</w:t>
      </w:r>
      <w:r w:rsidRPr="00896668">
        <w:rPr>
          <w:rFonts w:eastAsia="맑은 고딕"/>
          <w:bCs/>
          <w:sz w:val="22"/>
          <w:szCs w:val="22"/>
          <w:rPrChange w:id="867" w:author="Phuong xinh gái" w:date="2019-07-01T21:08:00Z">
            <w:rPr>
              <w:rFonts w:ascii="맑은 고딕" w:eastAsia="맑은 고딕" w:hAnsi="맑은 고딕"/>
              <w:bCs/>
              <w:sz w:val="22"/>
              <w:szCs w:val="22"/>
            </w:rPr>
          </w:rPrChange>
        </w:rPr>
        <w:t>4</w:t>
      </w:r>
      <w:r w:rsidRPr="00896668">
        <w:rPr>
          <w:rFonts w:eastAsia="맑은 고딕" w:hint="eastAsia"/>
          <w:bCs/>
          <w:sz w:val="22"/>
          <w:szCs w:val="22"/>
          <w:rPrChange w:id="868" w:author="Phuong xinh gái" w:date="2019-07-01T21:08:00Z">
            <w:rPr>
              <w:rFonts w:ascii="맑은 고딕" w:eastAsia="맑은 고딕" w:hAnsi="맑은 고딕" w:hint="eastAsia"/>
              <w:bCs/>
              <w:sz w:val="22"/>
              <w:szCs w:val="22"/>
            </w:rPr>
          </w:rPrChange>
        </w:rPr>
        <w:t>조</w:t>
      </w:r>
      <w:r w:rsidRPr="00896668">
        <w:rPr>
          <w:rFonts w:eastAsia="맑은 고딕"/>
          <w:bCs/>
          <w:sz w:val="22"/>
          <w:szCs w:val="22"/>
          <w:rPrChange w:id="869"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870" w:author="Phuong xinh gái" w:date="2019-07-01T21:08:00Z">
            <w:rPr>
              <w:rFonts w:ascii="맑은 고딕" w:eastAsia="맑은 고딕" w:hAnsi="맑은 고딕" w:hint="eastAsia"/>
              <w:bCs/>
              <w:sz w:val="22"/>
              <w:szCs w:val="22"/>
            </w:rPr>
          </w:rPrChange>
        </w:rPr>
        <w:t>용어의</w:t>
      </w:r>
      <w:r w:rsidRPr="00896668">
        <w:rPr>
          <w:rFonts w:eastAsia="맑은 고딕"/>
          <w:bCs/>
          <w:sz w:val="22"/>
          <w:szCs w:val="22"/>
          <w:rPrChange w:id="871"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872" w:author="Phuong xinh gái" w:date="2019-07-01T21:08:00Z">
            <w:rPr>
              <w:rFonts w:ascii="맑은 고딕" w:eastAsia="맑은 고딕" w:hAnsi="맑은 고딕" w:hint="eastAsia"/>
              <w:bCs/>
              <w:sz w:val="22"/>
              <w:szCs w:val="22"/>
            </w:rPr>
          </w:rPrChange>
        </w:rPr>
        <w:t>정의</w:t>
      </w:r>
      <w:r w:rsidRPr="00896668">
        <w:rPr>
          <w:rFonts w:eastAsia="맑은 고딕"/>
          <w:bCs/>
          <w:sz w:val="22"/>
          <w:szCs w:val="22"/>
          <w:rPrChange w:id="873" w:author="Phuong xinh gái" w:date="2019-07-01T21:08:00Z">
            <w:rPr>
              <w:rFonts w:ascii="맑은 고딕" w:eastAsia="맑은 고딕" w:hAnsi="맑은 고딕"/>
              <w:bCs/>
              <w:sz w:val="22"/>
              <w:szCs w:val="22"/>
            </w:rPr>
          </w:rPrChange>
        </w:rPr>
        <w:t>)</w:t>
      </w:r>
      <w:ins w:id="874" w:author="Phuong xinh gái" w:date="2019-07-01T20:10:00Z">
        <w:r w:rsidR="007E7BF1" w:rsidRPr="00896668">
          <w:t xml:space="preserve"> – Điều 4 (Định nghĩa thuật ngữ)</w:t>
        </w:r>
      </w:ins>
    </w:p>
    <w:p w:rsidR="00257FD3" w:rsidRPr="00896668" w:rsidRDefault="00D467DD" w:rsidP="00D61295">
      <w:pPr>
        <w:numPr>
          <w:ilvl w:val="0"/>
          <w:numId w:val="27"/>
        </w:numPr>
        <w:rPr>
          <w:rFonts w:eastAsia="맑은 고딕"/>
          <w:bCs/>
          <w:sz w:val="22"/>
          <w:szCs w:val="22"/>
          <w:rPrChange w:id="875" w:author="Phuong xinh gái" w:date="2019-07-01T21:08:00Z">
            <w:rPr>
              <w:rFonts w:ascii="맑은 고딕" w:eastAsia="맑은 고딕" w:hAnsi="맑은 고딕"/>
              <w:bCs/>
              <w:sz w:val="22"/>
              <w:szCs w:val="22"/>
            </w:rPr>
          </w:rPrChange>
        </w:rPr>
      </w:pPr>
      <w:r w:rsidRPr="00896668">
        <w:rPr>
          <w:rFonts w:eastAsia="맑은 고딕" w:hint="eastAsia"/>
          <w:bCs/>
          <w:sz w:val="22"/>
          <w:szCs w:val="22"/>
          <w:rPrChange w:id="876" w:author="Phuong xinh gái" w:date="2019-07-01T21:08:00Z">
            <w:rPr>
              <w:rFonts w:ascii="맑은 고딕" w:eastAsia="맑은 고딕" w:hAnsi="맑은 고딕" w:hint="eastAsia"/>
              <w:bCs/>
              <w:sz w:val="22"/>
              <w:szCs w:val="22"/>
            </w:rPr>
          </w:rPrChange>
        </w:rPr>
        <w:t>보안사고</w:t>
      </w:r>
      <w:ins w:id="877" w:author="Phuong xinh gái" w:date="2019-07-01T21:33:00Z">
        <w:r w:rsidR="003B2E27">
          <w:rPr>
            <w:rFonts w:eastAsia="맑은 고딕" w:hint="eastAsia"/>
            <w:bCs/>
            <w:sz w:val="22"/>
            <w:szCs w:val="22"/>
          </w:rPr>
          <w:t xml:space="preserve"> </w:t>
        </w:r>
        <w:r w:rsidR="003B2E27">
          <w:rPr>
            <w:rFonts w:eastAsia="맑은 고딕"/>
            <w:bCs/>
            <w:sz w:val="22"/>
            <w:szCs w:val="22"/>
          </w:rPr>
          <w:t>–</w:t>
        </w:r>
        <w:r w:rsidR="003B2E27">
          <w:rPr>
            <w:rFonts w:eastAsia="맑은 고딕" w:hint="eastAsia"/>
            <w:bCs/>
            <w:sz w:val="22"/>
            <w:szCs w:val="22"/>
          </w:rPr>
          <w:t xml:space="preserve"> Sự</w:t>
        </w:r>
        <w:r w:rsidR="003B2E27">
          <w:rPr>
            <w:rFonts w:eastAsia="맑은 고딕"/>
            <w:bCs/>
            <w:sz w:val="22"/>
            <w:szCs w:val="22"/>
          </w:rPr>
          <w:t xml:space="preserve"> cố bảo an</w:t>
        </w:r>
      </w:ins>
    </w:p>
    <w:p w:rsidR="001E4865" w:rsidRDefault="00CB6D28" w:rsidP="00D61295">
      <w:pPr>
        <w:numPr>
          <w:ilvl w:val="0"/>
          <w:numId w:val="29"/>
        </w:numPr>
        <w:rPr>
          <w:ins w:id="878" w:author="Phuong xinh gái" w:date="2019-07-01T21:33:00Z"/>
          <w:rFonts w:eastAsia="맑은 고딕"/>
          <w:bCs/>
          <w:sz w:val="22"/>
          <w:szCs w:val="22"/>
        </w:rPr>
      </w:pPr>
      <w:r w:rsidRPr="00896668">
        <w:rPr>
          <w:rFonts w:eastAsia="맑은 고딕" w:hint="eastAsia"/>
          <w:bCs/>
          <w:sz w:val="22"/>
          <w:szCs w:val="22"/>
          <w:rPrChange w:id="879" w:author="Phuong xinh gái" w:date="2019-07-01T21:08:00Z">
            <w:rPr>
              <w:rFonts w:ascii="맑은 고딕" w:eastAsia="맑은 고딕" w:hAnsi="맑은 고딕" w:hint="eastAsia"/>
              <w:bCs/>
              <w:sz w:val="22"/>
              <w:szCs w:val="22"/>
            </w:rPr>
          </w:rPrChange>
        </w:rPr>
        <w:t>정보시스템에</w:t>
      </w:r>
      <w:r w:rsidRPr="00896668">
        <w:rPr>
          <w:rFonts w:eastAsia="맑은 고딕"/>
          <w:bCs/>
          <w:sz w:val="22"/>
          <w:szCs w:val="22"/>
          <w:rPrChange w:id="880"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881" w:author="Phuong xinh gái" w:date="2019-07-01T21:08:00Z">
            <w:rPr>
              <w:rFonts w:ascii="맑은 고딕" w:eastAsia="맑은 고딕" w:hAnsi="맑은 고딕" w:hint="eastAsia"/>
              <w:bCs/>
              <w:sz w:val="22"/>
              <w:szCs w:val="22"/>
            </w:rPr>
          </w:rPrChange>
        </w:rPr>
        <w:t>대한</w:t>
      </w:r>
      <w:r w:rsidRPr="00896668">
        <w:rPr>
          <w:rFonts w:eastAsia="맑은 고딕"/>
          <w:bCs/>
          <w:sz w:val="22"/>
          <w:szCs w:val="22"/>
          <w:rPrChange w:id="882"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883" w:author="Phuong xinh gái" w:date="2019-07-01T21:08:00Z">
            <w:rPr>
              <w:rFonts w:ascii="맑은 고딕" w:eastAsia="맑은 고딕" w:hAnsi="맑은 고딕" w:hint="eastAsia"/>
              <w:bCs/>
              <w:sz w:val="22"/>
              <w:szCs w:val="22"/>
            </w:rPr>
          </w:rPrChange>
        </w:rPr>
        <w:t>비인가</w:t>
      </w:r>
      <w:r w:rsidRPr="00896668">
        <w:rPr>
          <w:rFonts w:eastAsia="맑은 고딕"/>
          <w:bCs/>
          <w:sz w:val="22"/>
          <w:szCs w:val="22"/>
          <w:rPrChange w:id="884"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885" w:author="Phuong xinh gái" w:date="2019-07-01T21:08:00Z">
            <w:rPr>
              <w:rFonts w:ascii="맑은 고딕" w:eastAsia="맑은 고딕" w:hAnsi="맑은 고딕" w:hint="eastAsia"/>
              <w:bCs/>
              <w:sz w:val="22"/>
              <w:szCs w:val="22"/>
            </w:rPr>
          </w:rPrChange>
        </w:rPr>
        <w:t>된</w:t>
      </w:r>
      <w:r w:rsidRPr="00896668">
        <w:rPr>
          <w:rFonts w:eastAsia="맑은 고딕"/>
          <w:bCs/>
          <w:sz w:val="22"/>
          <w:szCs w:val="22"/>
          <w:rPrChange w:id="886"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887" w:author="Phuong xinh gái" w:date="2019-07-01T21:08:00Z">
            <w:rPr>
              <w:rFonts w:ascii="맑은 고딕" w:eastAsia="맑은 고딕" w:hAnsi="맑은 고딕" w:hint="eastAsia"/>
              <w:bCs/>
              <w:sz w:val="22"/>
              <w:szCs w:val="22"/>
            </w:rPr>
          </w:rPrChange>
        </w:rPr>
        <w:t>행위</w:t>
      </w:r>
      <w:r w:rsidRPr="00896668">
        <w:rPr>
          <w:rFonts w:eastAsia="맑은 고딕"/>
          <w:bCs/>
          <w:sz w:val="22"/>
          <w:szCs w:val="22"/>
          <w:rPrChange w:id="888"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889" w:author="Phuong xinh gái" w:date="2019-07-01T21:08:00Z">
            <w:rPr>
              <w:rFonts w:ascii="맑은 고딕" w:eastAsia="맑은 고딕" w:hAnsi="맑은 고딕" w:hint="eastAsia"/>
              <w:bCs/>
              <w:sz w:val="22"/>
              <w:szCs w:val="22"/>
            </w:rPr>
          </w:rPrChange>
        </w:rPr>
        <w:t>또는</w:t>
      </w:r>
      <w:r w:rsidRPr="00896668">
        <w:rPr>
          <w:rFonts w:eastAsia="맑은 고딕"/>
          <w:bCs/>
          <w:sz w:val="22"/>
          <w:szCs w:val="22"/>
          <w:rPrChange w:id="890"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891" w:author="Phuong xinh gái" w:date="2019-07-01T21:08:00Z">
            <w:rPr>
              <w:rFonts w:ascii="맑은 고딕" w:eastAsia="맑은 고딕" w:hAnsi="맑은 고딕" w:hint="eastAsia"/>
              <w:bCs/>
              <w:sz w:val="22"/>
              <w:szCs w:val="22"/>
            </w:rPr>
          </w:rPrChange>
        </w:rPr>
        <w:t>위협의</w:t>
      </w:r>
      <w:r w:rsidRPr="00896668">
        <w:rPr>
          <w:rFonts w:eastAsia="맑은 고딕"/>
          <w:bCs/>
          <w:sz w:val="22"/>
          <w:szCs w:val="22"/>
          <w:rPrChange w:id="892"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893" w:author="Phuong xinh gái" w:date="2019-07-01T21:08:00Z">
            <w:rPr>
              <w:rFonts w:ascii="맑은 고딕" w:eastAsia="맑은 고딕" w:hAnsi="맑은 고딕" w:hint="eastAsia"/>
              <w:bCs/>
              <w:sz w:val="22"/>
              <w:szCs w:val="22"/>
            </w:rPr>
          </w:rPrChange>
        </w:rPr>
        <w:t>발생을</w:t>
      </w:r>
      <w:r w:rsidRPr="00896668">
        <w:rPr>
          <w:rFonts w:eastAsia="맑은 고딕"/>
          <w:bCs/>
          <w:sz w:val="22"/>
          <w:szCs w:val="22"/>
          <w:rPrChange w:id="894"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895" w:author="Phuong xinh gái" w:date="2019-07-01T21:08:00Z">
            <w:rPr>
              <w:rFonts w:ascii="맑은 고딕" w:eastAsia="맑은 고딕" w:hAnsi="맑은 고딕" w:hint="eastAsia"/>
              <w:bCs/>
              <w:sz w:val="22"/>
              <w:szCs w:val="22"/>
            </w:rPr>
          </w:rPrChange>
        </w:rPr>
        <w:t>의미한다</w:t>
      </w:r>
      <w:r w:rsidRPr="00896668">
        <w:rPr>
          <w:rFonts w:eastAsia="맑은 고딕"/>
          <w:bCs/>
          <w:sz w:val="22"/>
          <w:szCs w:val="22"/>
          <w:rPrChange w:id="896"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897" w:author="Phuong xinh gái" w:date="2019-07-01T21:08:00Z">
            <w:rPr>
              <w:rFonts w:ascii="맑은 고딕" w:eastAsia="맑은 고딕" w:hAnsi="맑은 고딕" w:hint="eastAsia"/>
              <w:bCs/>
              <w:sz w:val="22"/>
              <w:szCs w:val="22"/>
            </w:rPr>
          </w:rPrChange>
        </w:rPr>
        <w:t>예를</w:t>
      </w:r>
      <w:r w:rsidRPr="00896668">
        <w:rPr>
          <w:rFonts w:eastAsia="맑은 고딕"/>
          <w:bCs/>
          <w:sz w:val="22"/>
          <w:szCs w:val="22"/>
          <w:rPrChange w:id="898"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899" w:author="Phuong xinh gái" w:date="2019-07-01T21:08:00Z">
            <w:rPr>
              <w:rFonts w:ascii="맑은 고딕" w:eastAsia="맑은 고딕" w:hAnsi="맑은 고딕" w:hint="eastAsia"/>
              <w:bCs/>
              <w:sz w:val="22"/>
              <w:szCs w:val="22"/>
            </w:rPr>
          </w:rPrChange>
        </w:rPr>
        <w:t>들면</w:t>
      </w:r>
      <w:r w:rsidRPr="00896668">
        <w:rPr>
          <w:rFonts w:eastAsia="맑은 고딕"/>
          <w:bCs/>
          <w:sz w:val="22"/>
          <w:szCs w:val="22"/>
          <w:rPrChange w:id="900"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01" w:author="Phuong xinh gái" w:date="2019-07-01T21:08:00Z">
            <w:rPr>
              <w:rFonts w:ascii="맑은 고딕" w:eastAsia="맑은 고딕" w:hAnsi="맑은 고딕" w:hint="eastAsia"/>
              <w:bCs/>
              <w:sz w:val="22"/>
              <w:szCs w:val="22"/>
            </w:rPr>
          </w:rPrChange>
        </w:rPr>
        <w:t>비인가된</w:t>
      </w:r>
      <w:r w:rsidRPr="00896668">
        <w:rPr>
          <w:rFonts w:eastAsia="맑은 고딕"/>
          <w:bCs/>
          <w:sz w:val="22"/>
          <w:szCs w:val="22"/>
          <w:rPrChange w:id="902"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03" w:author="Phuong xinh gái" w:date="2019-07-01T21:08:00Z">
            <w:rPr>
              <w:rFonts w:ascii="맑은 고딕" w:eastAsia="맑은 고딕" w:hAnsi="맑은 고딕" w:hint="eastAsia"/>
              <w:bCs/>
              <w:sz w:val="22"/>
              <w:szCs w:val="22"/>
            </w:rPr>
          </w:rPrChange>
        </w:rPr>
        <w:t>시스템</w:t>
      </w:r>
      <w:r w:rsidRPr="00896668">
        <w:rPr>
          <w:rFonts w:eastAsia="맑은 고딕"/>
          <w:bCs/>
          <w:sz w:val="22"/>
          <w:szCs w:val="22"/>
          <w:rPrChange w:id="904"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05" w:author="Phuong xinh gái" w:date="2019-07-01T21:08:00Z">
            <w:rPr>
              <w:rFonts w:ascii="맑은 고딕" w:eastAsia="맑은 고딕" w:hAnsi="맑은 고딕" w:hint="eastAsia"/>
              <w:bCs/>
              <w:sz w:val="22"/>
              <w:szCs w:val="22"/>
            </w:rPr>
          </w:rPrChange>
        </w:rPr>
        <w:t>사용</w:t>
      </w:r>
      <w:r w:rsidRPr="00896668">
        <w:rPr>
          <w:rFonts w:eastAsia="맑은 고딕"/>
          <w:bCs/>
          <w:sz w:val="22"/>
          <w:szCs w:val="22"/>
          <w:rPrChange w:id="906"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07" w:author="Phuong xinh gái" w:date="2019-07-01T21:08:00Z">
            <w:rPr>
              <w:rFonts w:ascii="맑은 고딕" w:eastAsia="맑은 고딕" w:hAnsi="맑은 고딕" w:hint="eastAsia"/>
              <w:bCs/>
              <w:sz w:val="22"/>
              <w:szCs w:val="22"/>
            </w:rPr>
          </w:rPrChange>
        </w:rPr>
        <w:t>또는</w:t>
      </w:r>
      <w:r w:rsidRPr="00896668">
        <w:rPr>
          <w:rFonts w:eastAsia="맑은 고딕"/>
          <w:bCs/>
          <w:sz w:val="22"/>
          <w:szCs w:val="22"/>
          <w:rPrChange w:id="908"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09" w:author="Phuong xinh gái" w:date="2019-07-01T21:08:00Z">
            <w:rPr>
              <w:rFonts w:ascii="맑은 고딕" w:eastAsia="맑은 고딕" w:hAnsi="맑은 고딕" w:hint="eastAsia"/>
              <w:bCs/>
              <w:sz w:val="22"/>
              <w:szCs w:val="22"/>
            </w:rPr>
          </w:rPrChange>
        </w:rPr>
        <w:t>사용자의</w:t>
      </w:r>
      <w:r w:rsidRPr="00896668">
        <w:rPr>
          <w:rFonts w:eastAsia="맑은 고딕"/>
          <w:bCs/>
          <w:sz w:val="22"/>
          <w:szCs w:val="22"/>
          <w:rPrChange w:id="910"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11" w:author="Phuong xinh gái" w:date="2019-07-01T21:08:00Z">
            <w:rPr>
              <w:rFonts w:ascii="맑은 고딕" w:eastAsia="맑은 고딕" w:hAnsi="맑은 고딕" w:hint="eastAsia"/>
              <w:bCs/>
              <w:sz w:val="22"/>
              <w:szCs w:val="22"/>
            </w:rPr>
          </w:rPrChange>
        </w:rPr>
        <w:t>계정</w:t>
      </w:r>
      <w:r w:rsidRPr="00896668">
        <w:rPr>
          <w:rFonts w:eastAsia="맑은 고딕"/>
          <w:bCs/>
          <w:sz w:val="22"/>
          <w:szCs w:val="22"/>
          <w:rPrChange w:id="912"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13" w:author="Phuong xinh gái" w:date="2019-07-01T21:08:00Z">
            <w:rPr>
              <w:rFonts w:ascii="맑은 고딕" w:eastAsia="맑은 고딕" w:hAnsi="맑은 고딕" w:hint="eastAsia"/>
              <w:bCs/>
              <w:sz w:val="22"/>
              <w:szCs w:val="22"/>
            </w:rPr>
          </w:rPrChange>
        </w:rPr>
        <w:t>도용</w:t>
      </w:r>
      <w:r w:rsidRPr="00896668">
        <w:rPr>
          <w:rFonts w:eastAsia="맑은 고딕"/>
          <w:bCs/>
          <w:sz w:val="22"/>
          <w:szCs w:val="22"/>
          <w:rPrChange w:id="914"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15" w:author="Phuong xinh gái" w:date="2019-07-01T21:08:00Z">
            <w:rPr>
              <w:rFonts w:ascii="맑은 고딕" w:eastAsia="맑은 고딕" w:hAnsi="맑은 고딕" w:hint="eastAsia"/>
              <w:bCs/>
              <w:sz w:val="22"/>
              <w:szCs w:val="22"/>
            </w:rPr>
          </w:rPrChange>
        </w:rPr>
        <w:t>악성코드</w:t>
      </w:r>
      <w:r w:rsidRPr="00896668">
        <w:rPr>
          <w:rFonts w:eastAsia="맑은 고딕"/>
          <w:bCs/>
          <w:sz w:val="22"/>
          <w:szCs w:val="22"/>
          <w:rPrChange w:id="916"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17" w:author="Phuong xinh gái" w:date="2019-07-01T21:08:00Z">
            <w:rPr>
              <w:rFonts w:ascii="맑은 고딕" w:eastAsia="맑은 고딕" w:hAnsi="맑은 고딕" w:hint="eastAsia"/>
              <w:bCs/>
              <w:sz w:val="22"/>
              <w:szCs w:val="22"/>
            </w:rPr>
          </w:rPrChange>
        </w:rPr>
        <w:t>유입</w:t>
      </w:r>
      <w:r w:rsidRPr="00896668">
        <w:rPr>
          <w:rFonts w:eastAsia="맑은 고딕"/>
          <w:bCs/>
          <w:sz w:val="22"/>
          <w:szCs w:val="22"/>
          <w:rPrChange w:id="918"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19" w:author="Phuong xinh gái" w:date="2019-07-01T21:08:00Z">
            <w:rPr>
              <w:rFonts w:ascii="맑은 고딕" w:eastAsia="맑은 고딕" w:hAnsi="맑은 고딕" w:hint="eastAsia"/>
              <w:bCs/>
              <w:sz w:val="22"/>
              <w:szCs w:val="22"/>
            </w:rPr>
          </w:rPrChange>
        </w:rPr>
        <w:t>및</w:t>
      </w:r>
      <w:r w:rsidRPr="00896668">
        <w:rPr>
          <w:rFonts w:eastAsia="맑은 고딕"/>
          <w:bCs/>
          <w:sz w:val="22"/>
          <w:szCs w:val="22"/>
          <w:rPrChange w:id="920"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21" w:author="Phuong xinh gái" w:date="2019-07-01T21:08:00Z">
            <w:rPr>
              <w:rFonts w:ascii="맑은 고딕" w:eastAsia="맑은 고딕" w:hAnsi="맑은 고딕" w:hint="eastAsia"/>
              <w:bCs/>
              <w:sz w:val="22"/>
              <w:szCs w:val="22"/>
            </w:rPr>
          </w:rPrChange>
        </w:rPr>
        <w:t>실행</w:t>
      </w:r>
      <w:r w:rsidRPr="00896668">
        <w:rPr>
          <w:rFonts w:eastAsia="맑은 고딕"/>
          <w:bCs/>
          <w:sz w:val="22"/>
          <w:szCs w:val="22"/>
          <w:rPrChange w:id="922"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23" w:author="Phuong xinh gái" w:date="2019-07-01T21:08:00Z">
            <w:rPr>
              <w:rFonts w:ascii="맑은 고딕" w:eastAsia="맑은 고딕" w:hAnsi="맑은 고딕" w:hint="eastAsia"/>
              <w:bCs/>
              <w:sz w:val="22"/>
              <w:szCs w:val="22"/>
            </w:rPr>
          </w:rPrChange>
        </w:rPr>
        <w:t>정보</w:t>
      </w:r>
      <w:r w:rsidRPr="00896668">
        <w:rPr>
          <w:rFonts w:eastAsia="맑은 고딕"/>
          <w:bCs/>
          <w:sz w:val="22"/>
          <w:szCs w:val="22"/>
          <w:rPrChange w:id="924"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25" w:author="Phuong xinh gái" w:date="2019-07-01T21:08:00Z">
            <w:rPr>
              <w:rFonts w:ascii="맑은 고딕" w:eastAsia="맑은 고딕" w:hAnsi="맑은 고딕" w:hint="eastAsia"/>
              <w:bCs/>
              <w:sz w:val="22"/>
              <w:szCs w:val="22"/>
            </w:rPr>
          </w:rPrChange>
        </w:rPr>
        <w:t>서비스</w:t>
      </w:r>
      <w:r w:rsidRPr="00896668">
        <w:rPr>
          <w:rFonts w:eastAsia="맑은 고딕"/>
          <w:bCs/>
          <w:sz w:val="22"/>
          <w:szCs w:val="22"/>
          <w:rPrChange w:id="926"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27" w:author="Phuong xinh gái" w:date="2019-07-01T21:08:00Z">
            <w:rPr>
              <w:rFonts w:ascii="맑은 고딕" w:eastAsia="맑은 고딕" w:hAnsi="맑은 고딕" w:hint="eastAsia"/>
              <w:bCs/>
              <w:sz w:val="22"/>
              <w:szCs w:val="22"/>
            </w:rPr>
          </w:rPrChange>
        </w:rPr>
        <w:t>방해</w:t>
      </w:r>
      <w:r w:rsidRPr="00896668">
        <w:rPr>
          <w:rFonts w:eastAsia="맑은 고딕"/>
          <w:bCs/>
          <w:sz w:val="22"/>
          <w:szCs w:val="22"/>
          <w:rPrChange w:id="928"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29" w:author="Phuong xinh gái" w:date="2019-07-01T21:08:00Z">
            <w:rPr>
              <w:rFonts w:ascii="맑은 고딕" w:eastAsia="맑은 고딕" w:hAnsi="맑은 고딕" w:hint="eastAsia"/>
              <w:bCs/>
              <w:sz w:val="22"/>
              <w:szCs w:val="22"/>
            </w:rPr>
          </w:rPrChange>
        </w:rPr>
        <w:t>등을</w:t>
      </w:r>
      <w:r w:rsidRPr="00896668">
        <w:rPr>
          <w:rFonts w:eastAsia="맑은 고딕"/>
          <w:bCs/>
          <w:sz w:val="22"/>
          <w:szCs w:val="22"/>
          <w:rPrChange w:id="930"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31" w:author="Phuong xinh gái" w:date="2019-07-01T21:08:00Z">
            <w:rPr>
              <w:rFonts w:ascii="맑은 고딕" w:eastAsia="맑은 고딕" w:hAnsi="맑은 고딕" w:hint="eastAsia"/>
              <w:bCs/>
              <w:sz w:val="22"/>
              <w:szCs w:val="22"/>
            </w:rPr>
          </w:rPrChange>
        </w:rPr>
        <w:t>포함</w:t>
      </w:r>
      <w:r w:rsidR="001E4865" w:rsidRPr="00896668">
        <w:rPr>
          <w:rFonts w:eastAsia="맑은 고딕" w:hint="eastAsia"/>
          <w:bCs/>
          <w:sz w:val="22"/>
          <w:szCs w:val="22"/>
          <w:rPrChange w:id="932" w:author="Phuong xinh gái" w:date="2019-07-01T21:08:00Z">
            <w:rPr>
              <w:rFonts w:ascii="맑은 고딕" w:eastAsia="맑은 고딕" w:hAnsi="맑은 고딕" w:hint="eastAsia"/>
              <w:bCs/>
              <w:sz w:val="22"/>
              <w:szCs w:val="22"/>
            </w:rPr>
          </w:rPrChange>
        </w:rPr>
        <w:t>한다</w:t>
      </w:r>
      <w:r w:rsidR="001E4865" w:rsidRPr="00896668">
        <w:rPr>
          <w:rFonts w:eastAsia="맑은 고딕"/>
          <w:bCs/>
          <w:sz w:val="22"/>
          <w:szCs w:val="22"/>
          <w:rPrChange w:id="933" w:author="Phuong xinh gái" w:date="2019-07-01T21:08:00Z">
            <w:rPr>
              <w:rFonts w:ascii="맑은 고딕" w:eastAsia="맑은 고딕" w:hAnsi="맑은 고딕"/>
              <w:bCs/>
              <w:sz w:val="22"/>
              <w:szCs w:val="22"/>
            </w:rPr>
          </w:rPrChange>
        </w:rPr>
        <w:t>.</w:t>
      </w:r>
    </w:p>
    <w:p w:rsidR="003B2E27" w:rsidRPr="00896668" w:rsidRDefault="003B2E27">
      <w:pPr>
        <w:ind w:left="1109"/>
        <w:rPr>
          <w:rFonts w:eastAsia="맑은 고딕"/>
          <w:bCs/>
          <w:sz w:val="22"/>
          <w:szCs w:val="22"/>
          <w:rPrChange w:id="934" w:author="Phuong xinh gái" w:date="2019-07-01T21:08:00Z">
            <w:rPr>
              <w:rFonts w:ascii="맑은 고딕" w:eastAsia="맑은 고딕" w:hAnsi="맑은 고딕"/>
              <w:bCs/>
              <w:sz w:val="22"/>
              <w:szCs w:val="22"/>
            </w:rPr>
          </w:rPrChange>
        </w:rPr>
        <w:pPrChange w:id="935" w:author="Phuong xinh gái" w:date="2019-07-01T21:33:00Z">
          <w:pPr>
            <w:numPr>
              <w:numId w:val="29"/>
            </w:numPr>
            <w:ind w:left="1109" w:hanging="400"/>
          </w:pPr>
        </w:pPrChange>
      </w:pPr>
      <w:ins w:id="936" w:author="Phuong xinh gái" w:date="2019-07-01T21:33:00Z">
        <w:r>
          <w:rPr>
            <w:rFonts w:eastAsia="맑은 고딕"/>
            <w:bCs/>
            <w:sz w:val="22"/>
            <w:szCs w:val="22"/>
          </w:rPr>
          <w:t>Nghĩa là việc phát sinh hành vi không cho phép hoặc sự uy hiếp đối với hệ thống</w:t>
        </w:r>
      </w:ins>
      <w:ins w:id="937" w:author="Phuong xinh gái" w:date="2019-07-01T21:36:00Z">
        <w:r>
          <w:rPr>
            <w:rFonts w:eastAsia="맑은 고딕"/>
            <w:bCs/>
            <w:sz w:val="22"/>
            <w:szCs w:val="22"/>
          </w:rPr>
          <w:t xml:space="preserve"> thông tin. V</w:t>
        </w:r>
      </w:ins>
      <w:ins w:id="938" w:author="Phuong xinh gái" w:date="2019-07-01T21:37:00Z">
        <w:r>
          <w:rPr>
            <w:rFonts w:eastAsia="맑은 고딕"/>
            <w:bCs/>
            <w:sz w:val="22"/>
            <w:szCs w:val="22"/>
          </w:rPr>
          <w:t>í như bao gồm các hàn</w:t>
        </w:r>
      </w:ins>
      <w:ins w:id="939" w:author="Phuong xinh gái" w:date="2019-07-01T21:33:00Z">
        <w:r>
          <w:rPr>
            <w:rFonts w:eastAsia="맑은 고딕"/>
            <w:bCs/>
            <w:sz w:val="22"/>
            <w:szCs w:val="22"/>
          </w:rPr>
          <w:t xml:space="preserve">h vi sử dụng hệ thống mà không được phép hoặc ăn cáp tài khoản của người sử dụng, </w:t>
        </w:r>
      </w:ins>
      <w:ins w:id="940" w:author="Phuong xinh gái" w:date="2019-07-01T21:38:00Z">
        <w:r>
          <w:rPr>
            <w:rFonts w:eastAsia="맑은 고딕"/>
            <w:bCs/>
            <w:sz w:val="22"/>
            <w:szCs w:val="22"/>
          </w:rPr>
          <w:t xml:space="preserve">nhập và thực hiện </w:t>
        </w:r>
      </w:ins>
      <w:ins w:id="941" w:author="Phuong xinh gái" w:date="2019-07-01T21:33:00Z">
        <w:r>
          <w:rPr>
            <w:rFonts w:eastAsia="맑은 고딕"/>
            <w:bCs/>
            <w:sz w:val="22"/>
            <w:szCs w:val="22"/>
          </w:rPr>
          <w:t>mã code độc hại, gây cản trở service thông tin,</w:t>
        </w:r>
      </w:ins>
      <w:ins w:id="942" w:author="Phuong xinh gái" w:date="2019-07-01T21:39:00Z">
        <w:r>
          <w:rPr>
            <w:rFonts w:eastAsia="맑은 고딕"/>
            <w:bCs/>
            <w:sz w:val="22"/>
            <w:szCs w:val="22"/>
          </w:rPr>
          <w:t>…</w:t>
        </w:r>
      </w:ins>
    </w:p>
    <w:p w:rsidR="00524060" w:rsidRPr="00896668" w:rsidDel="009E7867" w:rsidRDefault="00524060" w:rsidP="00D61295">
      <w:pPr>
        <w:rPr>
          <w:del w:id="943" w:author="안세홍" w:date="2019-05-23T17:09:00Z"/>
          <w:rFonts w:eastAsia="맑은 고딕"/>
          <w:bCs/>
          <w:sz w:val="22"/>
          <w:szCs w:val="22"/>
          <w:rPrChange w:id="944" w:author="Phuong xinh gái" w:date="2019-07-01T21:08:00Z">
            <w:rPr>
              <w:del w:id="945" w:author="안세홍" w:date="2019-05-23T17:09:00Z"/>
              <w:rFonts w:ascii="맑은 고딕" w:eastAsia="맑은 고딕" w:hAnsi="맑은 고딕"/>
              <w:bCs/>
              <w:sz w:val="22"/>
              <w:szCs w:val="22"/>
            </w:rPr>
          </w:rPrChange>
        </w:rPr>
      </w:pPr>
    </w:p>
    <w:p w:rsidR="00524060" w:rsidRPr="00896668" w:rsidDel="009E7867" w:rsidRDefault="00524060" w:rsidP="00D61295">
      <w:pPr>
        <w:rPr>
          <w:del w:id="946" w:author="안세홍" w:date="2019-05-23T17:09:00Z"/>
          <w:rFonts w:eastAsia="맑은 고딕"/>
          <w:bCs/>
          <w:sz w:val="22"/>
          <w:szCs w:val="22"/>
          <w:rPrChange w:id="947" w:author="Phuong xinh gái" w:date="2019-07-01T21:08:00Z">
            <w:rPr>
              <w:del w:id="948" w:author="안세홍" w:date="2019-05-23T17:09:00Z"/>
              <w:rFonts w:ascii="맑은 고딕" w:eastAsia="맑은 고딕" w:hAnsi="맑은 고딕"/>
              <w:bCs/>
              <w:sz w:val="22"/>
              <w:szCs w:val="22"/>
            </w:rPr>
          </w:rPrChange>
        </w:rPr>
      </w:pPr>
    </w:p>
    <w:p w:rsidR="00E6097D" w:rsidRDefault="001E4865" w:rsidP="00D61295">
      <w:pPr>
        <w:numPr>
          <w:ilvl w:val="0"/>
          <w:numId w:val="29"/>
        </w:numPr>
        <w:rPr>
          <w:ins w:id="949" w:author="Phuong xinh gái" w:date="2019-07-01T21:39:00Z"/>
          <w:rFonts w:eastAsia="맑은 고딕"/>
          <w:bCs/>
          <w:sz w:val="22"/>
          <w:szCs w:val="22"/>
        </w:rPr>
      </w:pPr>
      <w:r w:rsidRPr="00896668">
        <w:rPr>
          <w:rFonts w:eastAsia="맑은 고딕" w:hint="eastAsia"/>
          <w:bCs/>
          <w:sz w:val="22"/>
          <w:szCs w:val="22"/>
          <w:rPrChange w:id="950" w:author="Phuong xinh gái" w:date="2019-07-01T21:08:00Z">
            <w:rPr>
              <w:rFonts w:ascii="맑은 고딕" w:eastAsia="맑은 고딕" w:hAnsi="맑은 고딕" w:hint="eastAsia"/>
              <w:bCs/>
              <w:sz w:val="22"/>
              <w:szCs w:val="22"/>
            </w:rPr>
          </w:rPrChange>
        </w:rPr>
        <w:t>자연</w:t>
      </w:r>
      <w:r w:rsidRPr="00896668">
        <w:rPr>
          <w:rFonts w:eastAsia="맑은 고딕"/>
          <w:bCs/>
          <w:sz w:val="22"/>
          <w:szCs w:val="22"/>
          <w:rPrChange w:id="951"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52" w:author="Phuong xinh gái" w:date="2019-07-01T21:08:00Z">
            <w:rPr>
              <w:rFonts w:ascii="맑은 고딕" w:eastAsia="맑은 고딕" w:hAnsi="맑은 고딕" w:hint="eastAsia"/>
              <w:bCs/>
              <w:sz w:val="22"/>
              <w:szCs w:val="22"/>
            </w:rPr>
          </w:rPrChange>
        </w:rPr>
        <w:t>재해</w:t>
      </w:r>
      <w:r w:rsidRPr="00896668">
        <w:rPr>
          <w:rFonts w:eastAsia="맑은 고딕"/>
          <w:bCs/>
          <w:sz w:val="22"/>
          <w:szCs w:val="22"/>
          <w:rPrChange w:id="953"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54" w:author="Phuong xinh gái" w:date="2019-07-01T21:08:00Z">
            <w:rPr>
              <w:rFonts w:ascii="맑은 고딕" w:eastAsia="맑은 고딕" w:hAnsi="맑은 고딕" w:hint="eastAsia"/>
              <w:bCs/>
              <w:sz w:val="22"/>
              <w:szCs w:val="22"/>
            </w:rPr>
          </w:rPrChange>
        </w:rPr>
        <w:t>정전</w:t>
      </w:r>
      <w:r w:rsidRPr="00896668">
        <w:rPr>
          <w:rFonts w:eastAsia="맑은 고딕"/>
          <w:bCs/>
          <w:sz w:val="22"/>
          <w:szCs w:val="22"/>
          <w:rPrChange w:id="955"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56" w:author="Phuong xinh gái" w:date="2019-07-01T21:08:00Z">
            <w:rPr>
              <w:rFonts w:ascii="맑은 고딕" w:eastAsia="맑은 고딕" w:hAnsi="맑은 고딕" w:hint="eastAsia"/>
              <w:bCs/>
              <w:sz w:val="22"/>
              <w:szCs w:val="22"/>
            </w:rPr>
          </w:rPrChange>
        </w:rPr>
        <w:t>절전과</w:t>
      </w:r>
      <w:r w:rsidRPr="00896668">
        <w:rPr>
          <w:rFonts w:eastAsia="맑은 고딕"/>
          <w:bCs/>
          <w:sz w:val="22"/>
          <w:szCs w:val="22"/>
          <w:rPrChange w:id="957"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58" w:author="Phuong xinh gái" w:date="2019-07-01T21:08:00Z">
            <w:rPr>
              <w:rFonts w:ascii="맑은 고딕" w:eastAsia="맑은 고딕" w:hAnsi="맑은 고딕" w:hint="eastAsia"/>
              <w:bCs/>
              <w:sz w:val="22"/>
              <w:szCs w:val="22"/>
            </w:rPr>
          </w:rPrChange>
        </w:rPr>
        <w:t>같은</w:t>
      </w:r>
      <w:r w:rsidRPr="00896668">
        <w:rPr>
          <w:rFonts w:eastAsia="맑은 고딕"/>
          <w:bCs/>
          <w:sz w:val="22"/>
          <w:szCs w:val="22"/>
          <w:rPrChange w:id="959"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60" w:author="Phuong xinh gái" w:date="2019-07-01T21:08:00Z">
            <w:rPr>
              <w:rFonts w:ascii="맑은 고딕" w:eastAsia="맑은 고딕" w:hAnsi="맑은 고딕" w:hint="eastAsia"/>
              <w:bCs/>
              <w:sz w:val="22"/>
              <w:szCs w:val="22"/>
            </w:rPr>
          </w:rPrChange>
        </w:rPr>
        <w:t>물리적</w:t>
      </w:r>
      <w:r w:rsidRPr="00896668">
        <w:rPr>
          <w:rFonts w:eastAsia="맑은 고딕"/>
          <w:bCs/>
          <w:sz w:val="22"/>
          <w:szCs w:val="22"/>
          <w:rPrChange w:id="961"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62" w:author="Phuong xinh gái" w:date="2019-07-01T21:08:00Z">
            <w:rPr>
              <w:rFonts w:ascii="맑은 고딕" w:eastAsia="맑은 고딕" w:hAnsi="맑은 고딕" w:hint="eastAsia"/>
              <w:bCs/>
              <w:sz w:val="22"/>
              <w:szCs w:val="22"/>
            </w:rPr>
          </w:rPrChange>
        </w:rPr>
        <w:t>사고와</w:t>
      </w:r>
      <w:r w:rsidRPr="00896668">
        <w:rPr>
          <w:rFonts w:eastAsia="맑은 고딕"/>
          <w:bCs/>
          <w:sz w:val="22"/>
          <w:szCs w:val="22"/>
          <w:rPrChange w:id="963"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64" w:author="Phuong xinh gái" w:date="2019-07-01T21:08:00Z">
            <w:rPr>
              <w:rFonts w:ascii="맑은 고딕" w:eastAsia="맑은 고딕" w:hAnsi="맑은 고딕" w:hint="eastAsia"/>
              <w:bCs/>
              <w:sz w:val="22"/>
              <w:szCs w:val="22"/>
            </w:rPr>
          </w:rPrChange>
        </w:rPr>
        <w:t>시스템</w:t>
      </w:r>
      <w:r w:rsidRPr="00896668">
        <w:rPr>
          <w:rFonts w:eastAsia="맑은 고딕"/>
          <w:bCs/>
          <w:sz w:val="22"/>
          <w:szCs w:val="22"/>
          <w:rPrChange w:id="965"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66" w:author="Phuong xinh gái" w:date="2019-07-01T21:08:00Z">
            <w:rPr>
              <w:rFonts w:ascii="맑은 고딕" w:eastAsia="맑은 고딕" w:hAnsi="맑은 고딕" w:hint="eastAsia"/>
              <w:bCs/>
              <w:sz w:val="22"/>
              <w:szCs w:val="22"/>
            </w:rPr>
          </w:rPrChange>
        </w:rPr>
        <w:t>네트워크</w:t>
      </w:r>
      <w:r w:rsidRPr="00896668">
        <w:rPr>
          <w:rFonts w:eastAsia="맑은 고딕"/>
          <w:bCs/>
          <w:sz w:val="22"/>
          <w:szCs w:val="22"/>
          <w:rPrChange w:id="967"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968" w:author="Phuong xinh gái" w:date="2019-07-01T21:08:00Z">
            <w:rPr>
              <w:rFonts w:ascii="맑은 고딕" w:eastAsia="맑은 고딕" w:hAnsi="맑은 고딕" w:hint="eastAsia"/>
              <w:bCs/>
              <w:sz w:val="22"/>
              <w:szCs w:val="22"/>
            </w:rPr>
          </w:rPrChange>
        </w:rPr>
        <w:t>등</w:t>
      </w:r>
      <w:r w:rsidRPr="00896668">
        <w:rPr>
          <w:rFonts w:eastAsia="맑은 고딕"/>
          <w:bCs/>
          <w:sz w:val="22"/>
          <w:szCs w:val="22"/>
          <w:rPrChange w:id="969" w:author="Phuong xinh gái" w:date="2019-07-01T21:08:00Z">
            <w:rPr>
              <w:rFonts w:ascii="맑은 고딕" w:eastAsia="맑은 고딕" w:hAnsi="맑은 고딕"/>
              <w:bCs/>
              <w:sz w:val="22"/>
              <w:szCs w:val="22"/>
            </w:rPr>
          </w:rPrChange>
        </w:rPr>
        <w:t xml:space="preserve"> </w:t>
      </w:r>
      <w:r w:rsidR="00CB6D28" w:rsidRPr="00896668">
        <w:rPr>
          <w:rFonts w:eastAsia="맑은 고딕" w:hint="eastAsia"/>
          <w:bCs/>
          <w:sz w:val="22"/>
          <w:szCs w:val="22"/>
          <w:rPrChange w:id="970" w:author="Phuong xinh gái" w:date="2019-07-01T21:08:00Z">
            <w:rPr>
              <w:rFonts w:ascii="맑은 고딕" w:eastAsia="맑은 고딕" w:hAnsi="맑은 고딕" w:hint="eastAsia"/>
              <w:bCs/>
              <w:sz w:val="22"/>
              <w:szCs w:val="22"/>
            </w:rPr>
          </w:rPrChange>
        </w:rPr>
        <w:t>일반적인</w:t>
      </w:r>
      <w:r w:rsidR="00CB6D28" w:rsidRPr="00896668">
        <w:rPr>
          <w:rFonts w:eastAsia="맑은 고딕"/>
          <w:bCs/>
          <w:sz w:val="22"/>
          <w:szCs w:val="22"/>
          <w:rPrChange w:id="971" w:author="Phuong xinh gái" w:date="2019-07-01T21:08:00Z">
            <w:rPr>
              <w:rFonts w:ascii="맑은 고딕" w:eastAsia="맑은 고딕" w:hAnsi="맑은 고딕"/>
              <w:bCs/>
              <w:sz w:val="22"/>
              <w:szCs w:val="22"/>
            </w:rPr>
          </w:rPrChange>
        </w:rPr>
        <w:t xml:space="preserve"> </w:t>
      </w:r>
      <w:r w:rsidR="00CB6D28" w:rsidRPr="00896668">
        <w:rPr>
          <w:rFonts w:eastAsia="맑은 고딕" w:hint="eastAsia"/>
          <w:bCs/>
          <w:sz w:val="22"/>
          <w:szCs w:val="22"/>
          <w:rPrChange w:id="972" w:author="Phuong xinh gái" w:date="2019-07-01T21:08:00Z">
            <w:rPr>
              <w:rFonts w:ascii="맑은 고딕" w:eastAsia="맑은 고딕" w:hAnsi="맑은 고딕" w:hint="eastAsia"/>
              <w:bCs/>
              <w:sz w:val="22"/>
              <w:szCs w:val="22"/>
            </w:rPr>
          </w:rPrChange>
        </w:rPr>
        <w:t>정보시스템</w:t>
      </w:r>
      <w:r w:rsidR="00CB6D28" w:rsidRPr="00896668">
        <w:rPr>
          <w:rFonts w:eastAsia="맑은 고딕"/>
          <w:bCs/>
          <w:sz w:val="22"/>
          <w:szCs w:val="22"/>
          <w:rPrChange w:id="973" w:author="Phuong xinh gái" w:date="2019-07-01T21:08:00Z">
            <w:rPr>
              <w:rFonts w:ascii="맑은 고딕" w:eastAsia="맑은 고딕" w:hAnsi="맑은 고딕"/>
              <w:bCs/>
              <w:sz w:val="22"/>
              <w:szCs w:val="22"/>
            </w:rPr>
          </w:rPrChange>
        </w:rPr>
        <w:t xml:space="preserve"> </w:t>
      </w:r>
      <w:r w:rsidR="00CB6D28" w:rsidRPr="00896668">
        <w:rPr>
          <w:rFonts w:eastAsia="맑은 고딕" w:hint="eastAsia"/>
          <w:bCs/>
          <w:sz w:val="22"/>
          <w:szCs w:val="22"/>
          <w:rPrChange w:id="974" w:author="Phuong xinh gái" w:date="2019-07-01T21:08:00Z">
            <w:rPr>
              <w:rFonts w:ascii="맑은 고딕" w:eastAsia="맑은 고딕" w:hAnsi="맑은 고딕" w:hint="eastAsia"/>
              <w:bCs/>
              <w:sz w:val="22"/>
              <w:szCs w:val="22"/>
            </w:rPr>
          </w:rPrChange>
        </w:rPr>
        <w:t>장애는</w:t>
      </w:r>
      <w:r w:rsidR="00CB6D28" w:rsidRPr="00896668">
        <w:rPr>
          <w:rFonts w:eastAsia="맑은 고딕"/>
          <w:bCs/>
          <w:sz w:val="22"/>
          <w:szCs w:val="22"/>
          <w:rPrChange w:id="975" w:author="Phuong xinh gái" w:date="2019-07-01T21:08:00Z">
            <w:rPr>
              <w:rFonts w:ascii="맑은 고딕" w:eastAsia="맑은 고딕" w:hAnsi="맑은 고딕"/>
              <w:bCs/>
              <w:sz w:val="22"/>
              <w:szCs w:val="22"/>
            </w:rPr>
          </w:rPrChange>
        </w:rPr>
        <w:t xml:space="preserve"> </w:t>
      </w:r>
      <w:r w:rsidR="00CB6D28" w:rsidRPr="00896668">
        <w:rPr>
          <w:rFonts w:eastAsia="맑은 고딕" w:hint="eastAsia"/>
          <w:bCs/>
          <w:sz w:val="22"/>
          <w:szCs w:val="22"/>
          <w:rPrChange w:id="976" w:author="Phuong xinh gái" w:date="2019-07-01T21:08:00Z">
            <w:rPr>
              <w:rFonts w:ascii="맑은 고딕" w:eastAsia="맑은 고딕" w:hAnsi="맑은 고딕" w:hint="eastAsia"/>
              <w:bCs/>
              <w:sz w:val="22"/>
              <w:szCs w:val="22"/>
            </w:rPr>
          </w:rPrChange>
        </w:rPr>
        <w:t>보안사고에</w:t>
      </w:r>
      <w:r w:rsidR="00CB6D28" w:rsidRPr="00896668">
        <w:rPr>
          <w:rFonts w:eastAsia="맑은 고딕"/>
          <w:bCs/>
          <w:sz w:val="22"/>
          <w:szCs w:val="22"/>
          <w:rPrChange w:id="977" w:author="Phuong xinh gái" w:date="2019-07-01T21:08:00Z">
            <w:rPr>
              <w:rFonts w:ascii="맑은 고딕" w:eastAsia="맑은 고딕" w:hAnsi="맑은 고딕"/>
              <w:bCs/>
              <w:sz w:val="22"/>
              <w:szCs w:val="22"/>
            </w:rPr>
          </w:rPrChange>
        </w:rPr>
        <w:t xml:space="preserve"> </w:t>
      </w:r>
      <w:r w:rsidR="00CB6D28" w:rsidRPr="00896668">
        <w:rPr>
          <w:rFonts w:eastAsia="맑은 고딕" w:hint="eastAsia"/>
          <w:bCs/>
          <w:sz w:val="22"/>
          <w:szCs w:val="22"/>
          <w:rPrChange w:id="978" w:author="Phuong xinh gái" w:date="2019-07-01T21:08:00Z">
            <w:rPr>
              <w:rFonts w:ascii="맑은 고딕" w:eastAsia="맑은 고딕" w:hAnsi="맑은 고딕" w:hint="eastAsia"/>
              <w:bCs/>
              <w:sz w:val="22"/>
              <w:szCs w:val="22"/>
            </w:rPr>
          </w:rPrChange>
        </w:rPr>
        <w:t>포함되지</w:t>
      </w:r>
      <w:r w:rsidR="00CB6D28" w:rsidRPr="00896668">
        <w:rPr>
          <w:rFonts w:eastAsia="맑은 고딕"/>
          <w:bCs/>
          <w:sz w:val="22"/>
          <w:szCs w:val="22"/>
          <w:rPrChange w:id="979" w:author="Phuong xinh gái" w:date="2019-07-01T21:08:00Z">
            <w:rPr>
              <w:rFonts w:ascii="맑은 고딕" w:eastAsia="맑은 고딕" w:hAnsi="맑은 고딕"/>
              <w:bCs/>
              <w:sz w:val="22"/>
              <w:szCs w:val="22"/>
            </w:rPr>
          </w:rPrChange>
        </w:rPr>
        <w:t xml:space="preserve"> </w:t>
      </w:r>
      <w:r w:rsidR="00CB6D28" w:rsidRPr="00896668">
        <w:rPr>
          <w:rFonts w:eastAsia="맑은 고딕" w:hint="eastAsia"/>
          <w:bCs/>
          <w:sz w:val="22"/>
          <w:szCs w:val="22"/>
          <w:rPrChange w:id="980" w:author="Phuong xinh gái" w:date="2019-07-01T21:08:00Z">
            <w:rPr>
              <w:rFonts w:ascii="맑은 고딕" w:eastAsia="맑은 고딕" w:hAnsi="맑은 고딕" w:hint="eastAsia"/>
              <w:bCs/>
              <w:sz w:val="22"/>
              <w:szCs w:val="22"/>
            </w:rPr>
          </w:rPrChange>
        </w:rPr>
        <w:t>않는다</w:t>
      </w:r>
      <w:r w:rsidR="00CB6D28" w:rsidRPr="00896668">
        <w:rPr>
          <w:rFonts w:eastAsia="맑은 고딕"/>
          <w:bCs/>
          <w:sz w:val="22"/>
          <w:szCs w:val="22"/>
          <w:rPrChange w:id="981" w:author="Phuong xinh gái" w:date="2019-07-01T21:08:00Z">
            <w:rPr>
              <w:rFonts w:ascii="맑은 고딕" w:eastAsia="맑은 고딕" w:hAnsi="맑은 고딕"/>
              <w:bCs/>
              <w:sz w:val="22"/>
              <w:szCs w:val="22"/>
            </w:rPr>
          </w:rPrChange>
        </w:rPr>
        <w:t>.</w:t>
      </w:r>
    </w:p>
    <w:p w:rsidR="003B2E27" w:rsidRPr="00896668" w:rsidRDefault="005028EC">
      <w:pPr>
        <w:ind w:left="1109"/>
        <w:rPr>
          <w:ins w:id="982" w:author="안세홍" w:date="2019-06-14T08:49:00Z"/>
          <w:rFonts w:eastAsia="맑은 고딕"/>
          <w:bCs/>
          <w:sz w:val="22"/>
          <w:szCs w:val="22"/>
          <w:rPrChange w:id="983" w:author="Phuong xinh gái" w:date="2019-07-01T21:08:00Z">
            <w:rPr>
              <w:ins w:id="984" w:author="안세홍" w:date="2019-06-14T08:49:00Z"/>
              <w:rFonts w:ascii="맑은 고딕" w:eastAsia="맑은 고딕" w:hAnsi="맑은 고딕"/>
              <w:bCs/>
              <w:sz w:val="22"/>
              <w:szCs w:val="22"/>
            </w:rPr>
          </w:rPrChange>
        </w:rPr>
        <w:pPrChange w:id="985" w:author="Phuong xinh gái" w:date="2019-07-01T21:39:00Z">
          <w:pPr>
            <w:numPr>
              <w:numId w:val="29"/>
            </w:numPr>
            <w:ind w:left="1109" w:hanging="400"/>
          </w:pPr>
        </w:pPrChange>
      </w:pPr>
      <w:ins w:id="986" w:author="Phuong xinh gái" w:date="2019-07-01T21:45:00Z">
        <w:r>
          <w:rPr>
            <w:rFonts w:eastAsia="맑은 고딕"/>
            <w:bCs/>
            <w:sz w:val="22"/>
            <w:szCs w:val="22"/>
          </w:rPr>
          <w:t xml:space="preserve">Trường hợp hệ thống bị cản trở </w:t>
        </w:r>
      </w:ins>
      <w:ins w:id="987" w:author="Phuong xinh gái" w:date="2019-07-01T21:46:00Z">
        <w:r>
          <w:rPr>
            <w:rFonts w:eastAsia="맑은 고딕"/>
            <w:bCs/>
            <w:sz w:val="22"/>
            <w:szCs w:val="22"/>
          </w:rPr>
          <w:t xml:space="preserve">một cách </w:t>
        </w:r>
      </w:ins>
      <w:ins w:id="988" w:author="Phuong xinh gái" w:date="2019-07-01T21:45:00Z">
        <w:r>
          <w:rPr>
            <w:rFonts w:eastAsia="맑은 고딕"/>
            <w:bCs/>
            <w:sz w:val="22"/>
            <w:szCs w:val="22"/>
          </w:rPr>
          <w:t xml:space="preserve">bình thường như </w:t>
        </w:r>
      </w:ins>
      <w:ins w:id="989" w:author="Phuong xinh gái" w:date="2019-07-01T21:43:00Z">
        <w:r>
          <w:rPr>
            <w:rFonts w:eastAsia="맑은 고딕"/>
            <w:bCs/>
            <w:sz w:val="22"/>
            <w:szCs w:val="22"/>
          </w:rPr>
          <w:t xml:space="preserve">sự cố mang tính vật lí như thiên tai, cúp điện, tiết kiệm điện và </w:t>
        </w:r>
      </w:ins>
      <w:ins w:id="990" w:author="Phuong xinh gái" w:date="2019-07-01T21:46:00Z">
        <w:r>
          <w:rPr>
            <w:rFonts w:eastAsia="맑은 고딕"/>
            <w:bCs/>
            <w:sz w:val="22"/>
            <w:szCs w:val="22"/>
          </w:rPr>
          <w:t xml:space="preserve">do </w:t>
        </w:r>
      </w:ins>
      <w:ins w:id="991" w:author="Phuong xinh gái" w:date="2019-07-01T21:42:00Z">
        <w:r>
          <w:rPr>
            <w:rFonts w:eastAsia="맑은 고딕"/>
            <w:bCs/>
            <w:sz w:val="22"/>
            <w:szCs w:val="22"/>
          </w:rPr>
          <w:t>hệ thống, network,</w:t>
        </w:r>
      </w:ins>
      <w:ins w:id="992" w:author="Phuong xinh gái" w:date="2019-07-01T21:44:00Z">
        <w:r>
          <w:rPr>
            <w:rFonts w:eastAsia="맑은 고딕"/>
            <w:bCs/>
            <w:sz w:val="22"/>
            <w:szCs w:val="22"/>
          </w:rPr>
          <w:t>… không bị tính là sự cố bảo an.</w:t>
        </w:r>
      </w:ins>
      <w:ins w:id="993" w:author="Phuong xinh gái" w:date="2019-07-01T21:42:00Z">
        <w:r>
          <w:rPr>
            <w:rFonts w:eastAsia="맑은 고딕"/>
            <w:bCs/>
            <w:sz w:val="22"/>
            <w:szCs w:val="22"/>
          </w:rPr>
          <w:t xml:space="preserve"> </w:t>
        </w:r>
      </w:ins>
    </w:p>
    <w:p w:rsidR="00666535" w:rsidRPr="00896668" w:rsidRDefault="00666535">
      <w:pPr>
        <w:ind w:left="1109"/>
        <w:rPr>
          <w:ins w:id="994" w:author="안세홍" w:date="2019-05-23T17:10:00Z"/>
          <w:rFonts w:eastAsia="맑은 고딕"/>
          <w:bCs/>
          <w:sz w:val="22"/>
          <w:szCs w:val="22"/>
          <w:rPrChange w:id="995" w:author="Phuong xinh gái" w:date="2019-07-01T21:08:00Z">
            <w:rPr>
              <w:ins w:id="996" w:author="안세홍" w:date="2019-05-23T17:10:00Z"/>
              <w:rFonts w:ascii="맑은 고딕" w:eastAsia="맑은 고딕" w:hAnsi="맑은 고딕"/>
              <w:bCs/>
              <w:sz w:val="22"/>
              <w:szCs w:val="22"/>
            </w:rPr>
          </w:rPrChange>
        </w:rPr>
        <w:pPrChange w:id="997" w:author="안세홍" w:date="2019-06-14T08:49:00Z">
          <w:pPr>
            <w:numPr>
              <w:numId w:val="29"/>
            </w:numPr>
            <w:ind w:left="1109" w:hanging="400"/>
          </w:pPr>
        </w:pPrChange>
      </w:pPr>
    </w:p>
    <w:p w:rsidR="009E7867" w:rsidRPr="00896668" w:rsidDel="009E7867" w:rsidRDefault="009E7867">
      <w:pPr>
        <w:rPr>
          <w:del w:id="998" w:author="안세홍" w:date="2019-05-23T17:10:00Z"/>
          <w:rFonts w:eastAsia="맑은 고딕"/>
          <w:bCs/>
          <w:sz w:val="22"/>
          <w:szCs w:val="22"/>
          <w:rPrChange w:id="999" w:author="Phuong xinh gái" w:date="2019-07-01T21:08:00Z">
            <w:rPr>
              <w:del w:id="1000" w:author="안세홍" w:date="2019-05-23T17:10:00Z"/>
              <w:rFonts w:ascii="맑은 고딕" w:eastAsia="맑은 고딕" w:hAnsi="맑은 고딕"/>
              <w:bCs/>
              <w:sz w:val="22"/>
              <w:szCs w:val="22"/>
            </w:rPr>
          </w:rPrChange>
        </w:rPr>
        <w:pPrChange w:id="1001" w:author="안세홍" w:date="2019-05-23T17:10:00Z">
          <w:pPr>
            <w:numPr>
              <w:numId w:val="29"/>
            </w:numPr>
            <w:ind w:left="1109" w:hanging="400"/>
          </w:pPr>
        </w:pPrChange>
      </w:pPr>
    </w:p>
    <w:p w:rsidR="00D467DD" w:rsidRPr="00896668" w:rsidRDefault="00D467DD">
      <w:pPr>
        <w:numPr>
          <w:ilvl w:val="0"/>
          <w:numId w:val="27"/>
        </w:numPr>
        <w:rPr>
          <w:rFonts w:eastAsia="맑은 고딕"/>
          <w:bCs/>
          <w:sz w:val="22"/>
          <w:szCs w:val="22"/>
          <w:rPrChange w:id="1002" w:author="Phuong xinh gái" w:date="2019-07-01T21:08:00Z">
            <w:rPr>
              <w:rFonts w:ascii="맑은 고딕" w:eastAsia="맑은 고딕" w:hAnsi="맑은 고딕"/>
              <w:bCs/>
              <w:sz w:val="22"/>
              <w:szCs w:val="22"/>
            </w:rPr>
          </w:rPrChange>
        </w:rPr>
      </w:pPr>
      <w:r w:rsidRPr="00896668">
        <w:rPr>
          <w:rFonts w:eastAsia="맑은 고딕" w:hint="eastAsia"/>
          <w:bCs/>
          <w:sz w:val="22"/>
          <w:szCs w:val="22"/>
          <w:rPrChange w:id="1003" w:author="Phuong xinh gái" w:date="2019-07-01T21:08:00Z">
            <w:rPr>
              <w:rFonts w:ascii="맑은 고딕" w:eastAsia="맑은 고딕" w:hAnsi="맑은 고딕" w:hint="eastAsia"/>
              <w:bCs/>
              <w:sz w:val="22"/>
              <w:szCs w:val="22"/>
            </w:rPr>
          </w:rPrChange>
        </w:rPr>
        <w:t>보안사고</w:t>
      </w:r>
      <w:r w:rsidRPr="00896668">
        <w:rPr>
          <w:rFonts w:eastAsia="맑은 고딕"/>
          <w:bCs/>
          <w:sz w:val="22"/>
          <w:szCs w:val="22"/>
          <w:rPrChange w:id="1004"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05" w:author="Phuong xinh gái" w:date="2019-07-01T21:08:00Z">
            <w:rPr>
              <w:rFonts w:ascii="맑은 고딕" w:eastAsia="맑은 고딕" w:hAnsi="맑은 고딕" w:hint="eastAsia"/>
              <w:bCs/>
              <w:sz w:val="22"/>
              <w:szCs w:val="22"/>
            </w:rPr>
          </w:rPrChange>
        </w:rPr>
        <w:t>대응</w:t>
      </w:r>
      <w:ins w:id="1006" w:author="Phuong xinh gái" w:date="2019-07-01T21:46:00Z">
        <w:r w:rsidR="005028EC">
          <w:rPr>
            <w:rFonts w:eastAsia="맑은 고딕" w:hint="eastAsia"/>
            <w:bCs/>
            <w:sz w:val="22"/>
            <w:szCs w:val="22"/>
          </w:rPr>
          <w:t xml:space="preserve"> </w:t>
        </w:r>
        <w:r w:rsidR="005028EC">
          <w:rPr>
            <w:rFonts w:eastAsia="맑은 고딕"/>
            <w:bCs/>
            <w:sz w:val="22"/>
            <w:szCs w:val="22"/>
          </w:rPr>
          <w:t>–</w:t>
        </w:r>
        <w:r w:rsidR="005028EC">
          <w:rPr>
            <w:rFonts w:eastAsia="맑은 고딕" w:hint="eastAsia"/>
            <w:bCs/>
            <w:sz w:val="22"/>
            <w:szCs w:val="22"/>
          </w:rPr>
          <w:t xml:space="preserve"> Đối ứng</w:t>
        </w:r>
      </w:ins>
      <w:ins w:id="1007" w:author="Phuong xinh gái" w:date="2019-07-01T21:47:00Z">
        <w:r w:rsidR="005028EC">
          <w:rPr>
            <w:rFonts w:eastAsia="맑은 고딕"/>
            <w:bCs/>
            <w:sz w:val="22"/>
            <w:szCs w:val="22"/>
          </w:rPr>
          <w:t xml:space="preserve"> khi có sự cố bảo an</w:t>
        </w:r>
      </w:ins>
      <w:ins w:id="1008" w:author="Phuong xinh gái" w:date="2019-07-01T21:46:00Z">
        <w:r w:rsidR="005028EC">
          <w:rPr>
            <w:rFonts w:eastAsia="맑은 고딕" w:hint="eastAsia"/>
            <w:bCs/>
            <w:sz w:val="22"/>
            <w:szCs w:val="22"/>
          </w:rPr>
          <w:t xml:space="preserve"> </w:t>
        </w:r>
      </w:ins>
    </w:p>
    <w:p w:rsidR="00CB6D28" w:rsidRDefault="00CB6D28" w:rsidP="00D61295">
      <w:pPr>
        <w:ind w:left="800"/>
        <w:rPr>
          <w:ins w:id="1009" w:author="Phuong xinh gái" w:date="2019-07-01T21:47:00Z"/>
          <w:rFonts w:eastAsia="맑은 고딕"/>
          <w:bCs/>
          <w:sz w:val="22"/>
          <w:szCs w:val="22"/>
        </w:rPr>
      </w:pPr>
      <w:r w:rsidRPr="00896668">
        <w:rPr>
          <w:rFonts w:eastAsia="맑은 고딕" w:hint="eastAsia"/>
          <w:bCs/>
          <w:sz w:val="22"/>
          <w:szCs w:val="22"/>
          <w:rPrChange w:id="1010" w:author="Phuong xinh gái" w:date="2019-07-01T21:08:00Z">
            <w:rPr>
              <w:rFonts w:ascii="맑은 고딕" w:eastAsia="맑은 고딕" w:hAnsi="맑은 고딕" w:hint="eastAsia"/>
              <w:bCs/>
              <w:sz w:val="22"/>
              <w:szCs w:val="22"/>
            </w:rPr>
          </w:rPrChange>
        </w:rPr>
        <w:t>보안침해사고에</w:t>
      </w:r>
      <w:r w:rsidRPr="00896668">
        <w:rPr>
          <w:rFonts w:eastAsia="맑은 고딕"/>
          <w:bCs/>
          <w:sz w:val="22"/>
          <w:szCs w:val="22"/>
          <w:rPrChange w:id="1011"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12" w:author="Phuong xinh gái" w:date="2019-07-01T21:08:00Z">
            <w:rPr>
              <w:rFonts w:ascii="맑은 고딕" w:eastAsia="맑은 고딕" w:hAnsi="맑은 고딕" w:hint="eastAsia"/>
              <w:bCs/>
              <w:sz w:val="22"/>
              <w:szCs w:val="22"/>
            </w:rPr>
          </w:rPrChange>
        </w:rPr>
        <w:t>대한</w:t>
      </w:r>
      <w:r w:rsidRPr="00896668">
        <w:rPr>
          <w:rFonts w:eastAsia="맑은 고딕"/>
          <w:bCs/>
          <w:sz w:val="22"/>
          <w:szCs w:val="22"/>
          <w:rPrChange w:id="1013"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14" w:author="Phuong xinh gái" w:date="2019-07-01T21:08:00Z">
            <w:rPr>
              <w:rFonts w:ascii="맑은 고딕" w:eastAsia="맑은 고딕" w:hAnsi="맑은 고딕" w:hint="eastAsia"/>
              <w:bCs/>
              <w:sz w:val="22"/>
              <w:szCs w:val="22"/>
            </w:rPr>
          </w:rPrChange>
        </w:rPr>
        <w:t>대응절차</w:t>
      </w:r>
      <w:r w:rsidRPr="00896668">
        <w:rPr>
          <w:rFonts w:eastAsia="맑은 고딕"/>
          <w:bCs/>
          <w:sz w:val="22"/>
          <w:szCs w:val="22"/>
          <w:rPrChange w:id="1015"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16" w:author="Phuong xinh gái" w:date="2019-07-01T21:08:00Z">
            <w:rPr>
              <w:rFonts w:ascii="맑은 고딕" w:eastAsia="맑은 고딕" w:hAnsi="맑은 고딕" w:hint="eastAsia"/>
              <w:bCs/>
              <w:sz w:val="22"/>
              <w:szCs w:val="22"/>
            </w:rPr>
          </w:rPrChange>
        </w:rPr>
        <w:t>침해사고</w:t>
      </w:r>
      <w:r w:rsidRPr="00896668">
        <w:rPr>
          <w:rFonts w:eastAsia="맑은 고딕"/>
          <w:bCs/>
          <w:sz w:val="22"/>
          <w:szCs w:val="22"/>
          <w:rPrChange w:id="1017"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18" w:author="Phuong xinh gái" w:date="2019-07-01T21:08:00Z">
            <w:rPr>
              <w:rFonts w:ascii="맑은 고딕" w:eastAsia="맑은 고딕" w:hAnsi="맑은 고딕" w:hint="eastAsia"/>
              <w:bCs/>
              <w:sz w:val="22"/>
              <w:szCs w:val="22"/>
            </w:rPr>
          </w:rPrChange>
        </w:rPr>
        <w:t>조사</w:t>
      </w:r>
      <w:r w:rsidRPr="00896668">
        <w:rPr>
          <w:rFonts w:eastAsia="맑은 고딕"/>
          <w:bCs/>
          <w:sz w:val="22"/>
          <w:szCs w:val="22"/>
          <w:rPrChange w:id="1019"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20" w:author="Phuong xinh gái" w:date="2019-07-01T21:08:00Z">
            <w:rPr>
              <w:rFonts w:ascii="맑은 고딕" w:eastAsia="맑은 고딕" w:hAnsi="맑은 고딕" w:hint="eastAsia"/>
              <w:bCs/>
              <w:sz w:val="22"/>
              <w:szCs w:val="22"/>
            </w:rPr>
          </w:rPrChange>
        </w:rPr>
        <w:t>및</w:t>
      </w:r>
      <w:r w:rsidRPr="00896668">
        <w:rPr>
          <w:rFonts w:eastAsia="맑은 고딕"/>
          <w:bCs/>
          <w:sz w:val="22"/>
          <w:szCs w:val="22"/>
          <w:rPrChange w:id="1021"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22" w:author="Phuong xinh gái" w:date="2019-07-01T21:08:00Z">
            <w:rPr>
              <w:rFonts w:ascii="맑은 고딕" w:eastAsia="맑은 고딕" w:hAnsi="맑은 고딕" w:hint="eastAsia"/>
              <w:bCs/>
              <w:sz w:val="22"/>
              <w:szCs w:val="22"/>
            </w:rPr>
          </w:rPrChange>
        </w:rPr>
        <w:t>처리에</w:t>
      </w:r>
      <w:r w:rsidRPr="00896668">
        <w:rPr>
          <w:rFonts w:eastAsia="맑은 고딕"/>
          <w:bCs/>
          <w:sz w:val="22"/>
          <w:szCs w:val="22"/>
          <w:rPrChange w:id="1023"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24" w:author="Phuong xinh gái" w:date="2019-07-01T21:08:00Z">
            <w:rPr>
              <w:rFonts w:ascii="맑은 고딕" w:eastAsia="맑은 고딕" w:hAnsi="맑은 고딕" w:hint="eastAsia"/>
              <w:bCs/>
              <w:sz w:val="22"/>
              <w:szCs w:val="22"/>
            </w:rPr>
          </w:rPrChange>
        </w:rPr>
        <w:t>대한</w:t>
      </w:r>
      <w:r w:rsidRPr="00896668">
        <w:rPr>
          <w:rFonts w:eastAsia="맑은 고딕"/>
          <w:bCs/>
          <w:sz w:val="22"/>
          <w:szCs w:val="22"/>
          <w:rPrChange w:id="1025"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26" w:author="Phuong xinh gái" w:date="2019-07-01T21:08:00Z">
            <w:rPr>
              <w:rFonts w:ascii="맑은 고딕" w:eastAsia="맑은 고딕" w:hAnsi="맑은 고딕" w:hint="eastAsia"/>
              <w:bCs/>
              <w:sz w:val="22"/>
              <w:szCs w:val="22"/>
            </w:rPr>
          </w:rPrChange>
        </w:rPr>
        <w:t>대응절차를</w:t>
      </w:r>
      <w:r w:rsidRPr="00896668">
        <w:rPr>
          <w:rFonts w:eastAsia="맑은 고딕"/>
          <w:bCs/>
          <w:sz w:val="22"/>
          <w:szCs w:val="22"/>
          <w:rPrChange w:id="1027"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28" w:author="Phuong xinh gái" w:date="2019-07-01T21:08:00Z">
            <w:rPr>
              <w:rFonts w:ascii="맑은 고딕" w:eastAsia="맑은 고딕" w:hAnsi="맑은 고딕" w:hint="eastAsia"/>
              <w:bCs/>
              <w:sz w:val="22"/>
              <w:szCs w:val="22"/>
            </w:rPr>
          </w:rPrChange>
        </w:rPr>
        <w:t>의미한다</w:t>
      </w:r>
      <w:r w:rsidRPr="00896668">
        <w:rPr>
          <w:rFonts w:eastAsia="맑은 고딕"/>
          <w:bCs/>
          <w:sz w:val="22"/>
          <w:szCs w:val="22"/>
          <w:rPrChange w:id="1029" w:author="Phuong xinh gái" w:date="2019-07-01T21:08:00Z">
            <w:rPr>
              <w:rFonts w:ascii="맑은 고딕" w:eastAsia="맑은 고딕" w:hAnsi="맑은 고딕"/>
              <w:bCs/>
              <w:sz w:val="22"/>
              <w:szCs w:val="22"/>
            </w:rPr>
          </w:rPrChange>
        </w:rPr>
        <w:t>.</w:t>
      </w:r>
    </w:p>
    <w:p w:rsidR="005028EC" w:rsidRPr="00896668" w:rsidRDefault="005028EC" w:rsidP="00D61295">
      <w:pPr>
        <w:ind w:left="800"/>
        <w:rPr>
          <w:rFonts w:eastAsia="맑은 고딕"/>
          <w:bCs/>
          <w:sz w:val="22"/>
          <w:szCs w:val="22"/>
          <w:rPrChange w:id="1030" w:author="Phuong xinh gái" w:date="2019-07-01T21:08:00Z">
            <w:rPr>
              <w:rFonts w:ascii="맑은 고딕" w:eastAsia="맑은 고딕" w:hAnsi="맑은 고딕"/>
              <w:bCs/>
              <w:sz w:val="22"/>
              <w:szCs w:val="22"/>
            </w:rPr>
          </w:rPrChange>
        </w:rPr>
      </w:pPr>
      <w:ins w:id="1031" w:author="Phuong xinh gái" w:date="2019-07-01T21:48:00Z">
        <w:r>
          <w:rPr>
            <w:rFonts w:eastAsia="맑은 고딕"/>
            <w:bCs/>
            <w:sz w:val="22"/>
            <w:szCs w:val="22"/>
          </w:rPr>
          <w:t>Là trình tự đối ứng với sự cố xâm</w:t>
        </w:r>
      </w:ins>
      <w:ins w:id="1032" w:author="Phuong xinh gái" w:date="2019-07-01T21:50:00Z">
        <w:r w:rsidR="00AC3704">
          <w:rPr>
            <w:rFonts w:eastAsia="맑은 고딕"/>
            <w:bCs/>
            <w:sz w:val="22"/>
            <w:szCs w:val="22"/>
          </w:rPr>
          <w:t xml:space="preserve"> phạm</w:t>
        </w:r>
      </w:ins>
      <w:ins w:id="1033" w:author="Phuong xinh gái" w:date="2019-07-01T21:48:00Z">
        <w:r>
          <w:rPr>
            <w:rFonts w:eastAsia="맑은 고딕"/>
            <w:bCs/>
            <w:sz w:val="22"/>
            <w:szCs w:val="22"/>
          </w:rPr>
          <w:t xml:space="preserve"> bảo an, </w:t>
        </w:r>
      </w:ins>
      <w:ins w:id="1034" w:author="Phuong xinh gái" w:date="2019-07-01T21:49:00Z">
        <w:r>
          <w:rPr>
            <w:rFonts w:eastAsia="맑은 고딕"/>
            <w:bCs/>
            <w:sz w:val="22"/>
            <w:szCs w:val="22"/>
          </w:rPr>
          <w:t xml:space="preserve">trình tự đối ứng cho việc điều tra </w:t>
        </w:r>
      </w:ins>
      <w:ins w:id="1035" w:author="Phuong xinh gái" w:date="2019-07-01T21:50:00Z">
        <w:r w:rsidR="00AC3704">
          <w:rPr>
            <w:rFonts w:eastAsia="맑은 고딕"/>
            <w:bCs/>
            <w:sz w:val="22"/>
            <w:szCs w:val="22"/>
          </w:rPr>
          <w:t>và xử lí sự cố xâm phạm bảo an.</w:t>
        </w:r>
      </w:ins>
    </w:p>
    <w:p w:rsidR="00CB6D28" w:rsidRPr="00896668" w:rsidRDefault="00CB6D28" w:rsidP="00D61295">
      <w:pPr>
        <w:numPr>
          <w:ilvl w:val="0"/>
          <w:numId w:val="27"/>
        </w:numPr>
        <w:rPr>
          <w:rFonts w:eastAsia="맑은 고딕"/>
          <w:bCs/>
          <w:sz w:val="22"/>
          <w:szCs w:val="22"/>
          <w:rPrChange w:id="1036" w:author="Phuong xinh gái" w:date="2019-07-01T21:08:00Z">
            <w:rPr>
              <w:rFonts w:ascii="맑은 고딕" w:eastAsia="맑은 고딕" w:hAnsi="맑은 고딕"/>
              <w:bCs/>
              <w:sz w:val="22"/>
              <w:szCs w:val="22"/>
            </w:rPr>
          </w:rPrChange>
        </w:rPr>
      </w:pPr>
      <w:r w:rsidRPr="00896668">
        <w:rPr>
          <w:rFonts w:eastAsia="맑은 고딕" w:hint="eastAsia"/>
          <w:bCs/>
          <w:sz w:val="22"/>
          <w:szCs w:val="22"/>
          <w:rPrChange w:id="1037" w:author="Phuong xinh gái" w:date="2019-07-01T21:08:00Z">
            <w:rPr>
              <w:rFonts w:ascii="맑은 고딕" w:eastAsia="맑은 고딕" w:hAnsi="맑은 고딕" w:hint="eastAsia"/>
              <w:bCs/>
              <w:sz w:val="22"/>
              <w:szCs w:val="22"/>
            </w:rPr>
          </w:rPrChange>
        </w:rPr>
        <w:t>보안사고</w:t>
      </w:r>
      <w:r w:rsidRPr="00896668">
        <w:rPr>
          <w:rFonts w:eastAsia="맑은 고딕"/>
          <w:bCs/>
          <w:sz w:val="22"/>
          <w:szCs w:val="22"/>
          <w:rPrChange w:id="1038"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39" w:author="Phuong xinh gái" w:date="2019-07-01T21:08:00Z">
            <w:rPr>
              <w:rFonts w:ascii="맑은 고딕" w:eastAsia="맑은 고딕" w:hAnsi="맑은 고딕" w:hint="eastAsia"/>
              <w:bCs/>
              <w:sz w:val="22"/>
              <w:szCs w:val="22"/>
            </w:rPr>
          </w:rPrChange>
        </w:rPr>
        <w:t>감시</w:t>
      </w:r>
      <w:ins w:id="1040" w:author="Phuong xinh gái" w:date="2019-07-01T21:50:00Z">
        <w:r w:rsidR="00AC3704">
          <w:rPr>
            <w:rFonts w:eastAsia="맑은 고딕" w:hint="eastAsia"/>
            <w:bCs/>
            <w:sz w:val="22"/>
            <w:szCs w:val="22"/>
          </w:rPr>
          <w:t xml:space="preserve"> </w:t>
        </w:r>
        <w:r w:rsidR="00AC3704">
          <w:rPr>
            <w:rFonts w:eastAsia="맑은 고딕"/>
            <w:bCs/>
            <w:sz w:val="22"/>
            <w:szCs w:val="22"/>
          </w:rPr>
          <w:t>–</w:t>
        </w:r>
        <w:r w:rsidR="00AC3704">
          <w:rPr>
            <w:rFonts w:eastAsia="맑은 고딕" w:hint="eastAsia"/>
            <w:bCs/>
            <w:sz w:val="22"/>
            <w:szCs w:val="22"/>
          </w:rPr>
          <w:t xml:space="preserve"> giám </w:t>
        </w:r>
        <w:r w:rsidR="00AC3704">
          <w:rPr>
            <w:rFonts w:eastAsia="맑은 고딕"/>
            <w:bCs/>
            <w:sz w:val="22"/>
            <w:szCs w:val="22"/>
          </w:rPr>
          <w:t xml:space="preserve">sát </w:t>
        </w:r>
      </w:ins>
      <w:ins w:id="1041" w:author="Phuong xinh gái" w:date="2019-07-01T21:51:00Z">
        <w:r w:rsidR="00AC3704">
          <w:rPr>
            <w:rFonts w:eastAsia="맑은 고딕"/>
            <w:bCs/>
            <w:sz w:val="22"/>
            <w:szCs w:val="22"/>
          </w:rPr>
          <w:t>sự cố bảo an</w:t>
        </w:r>
      </w:ins>
    </w:p>
    <w:p w:rsidR="00CB6D28" w:rsidRDefault="00CB6D28" w:rsidP="00D61295">
      <w:pPr>
        <w:ind w:left="800"/>
        <w:rPr>
          <w:ins w:id="1042" w:author="Phuong xinh gái" w:date="2019-07-01T21:51:00Z"/>
          <w:rFonts w:eastAsia="맑은 고딕"/>
          <w:bCs/>
          <w:sz w:val="22"/>
          <w:szCs w:val="22"/>
        </w:rPr>
      </w:pPr>
      <w:r w:rsidRPr="00896668">
        <w:rPr>
          <w:rFonts w:eastAsia="맑은 고딕" w:hint="eastAsia"/>
          <w:bCs/>
          <w:sz w:val="22"/>
          <w:szCs w:val="22"/>
          <w:rPrChange w:id="1043" w:author="Phuong xinh gái" w:date="2019-07-01T21:08:00Z">
            <w:rPr>
              <w:rFonts w:ascii="맑은 고딕" w:eastAsia="맑은 고딕" w:hAnsi="맑은 고딕" w:hint="eastAsia"/>
              <w:bCs/>
              <w:sz w:val="22"/>
              <w:szCs w:val="22"/>
            </w:rPr>
          </w:rPrChange>
        </w:rPr>
        <w:t>사용자</w:t>
      </w:r>
      <w:r w:rsidRPr="00896668">
        <w:rPr>
          <w:rFonts w:eastAsia="맑은 고딕"/>
          <w:bCs/>
          <w:sz w:val="22"/>
          <w:szCs w:val="22"/>
          <w:rPrChange w:id="1044"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45" w:author="Phuong xinh gái" w:date="2019-07-01T21:08:00Z">
            <w:rPr>
              <w:rFonts w:ascii="맑은 고딕" w:eastAsia="맑은 고딕" w:hAnsi="맑은 고딕" w:hint="eastAsia"/>
              <w:bCs/>
              <w:sz w:val="22"/>
              <w:szCs w:val="22"/>
            </w:rPr>
          </w:rPrChange>
        </w:rPr>
        <w:t>로그인</w:t>
      </w:r>
      <w:r w:rsidRPr="00896668">
        <w:rPr>
          <w:rFonts w:eastAsia="맑은 고딕"/>
          <w:bCs/>
          <w:sz w:val="22"/>
          <w:szCs w:val="22"/>
          <w:rPrChange w:id="1046"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47" w:author="Phuong xinh gái" w:date="2019-07-01T21:08:00Z">
            <w:rPr>
              <w:rFonts w:ascii="맑은 고딕" w:eastAsia="맑은 고딕" w:hAnsi="맑은 고딕" w:hint="eastAsia"/>
              <w:bCs/>
              <w:sz w:val="22"/>
              <w:szCs w:val="22"/>
            </w:rPr>
          </w:rPrChange>
        </w:rPr>
        <w:t>외부로부터의</w:t>
      </w:r>
      <w:r w:rsidRPr="00896668">
        <w:rPr>
          <w:rFonts w:eastAsia="맑은 고딕"/>
          <w:bCs/>
          <w:sz w:val="22"/>
          <w:szCs w:val="22"/>
          <w:rPrChange w:id="1048"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49" w:author="Phuong xinh gái" w:date="2019-07-01T21:08:00Z">
            <w:rPr>
              <w:rFonts w:ascii="맑은 고딕" w:eastAsia="맑은 고딕" w:hAnsi="맑은 고딕" w:hint="eastAsia"/>
              <w:bCs/>
              <w:sz w:val="22"/>
              <w:szCs w:val="22"/>
            </w:rPr>
          </w:rPrChange>
        </w:rPr>
        <w:t>접속로그</w:t>
      </w:r>
      <w:r w:rsidRPr="00896668">
        <w:rPr>
          <w:rFonts w:eastAsia="맑은 고딕"/>
          <w:bCs/>
          <w:sz w:val="22"/>
          <w:szCs w:val="22"/>
          <w:rPrChange w:id="1050"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51" w:author="Phuong xinh gái" w:date="2019-07-01T21:08:00Z">
            <w:rPr>
              <w:rFonts w:ascii="맑은 고딕" w:eastAsia="맑은 고딕" w:hAnsi="맑은 고딕" w:hint="eastAsia"/>
              <w:bCs/>
              <w:sz w:val="22"/>
              <w:szCs w:val="22"/>
            </w:rPr>
          </w:rPrChange>
        </w:rPr>
        <w:t>침입차단시스템</w:t>
      </w:r>
      <w:r w:rsidRPr="00896668">
        <w:rPr>
          <w:rFonts w:eastAsia="맑은 고딕"/>
          <w:bCs/>
          <w:sz w:val="22"/>
          <w:szCs w:val="22"/>
          <w:rPrChange w:id="1052"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53" w:author="Phuong xinh gái" w:date="2019-07-01T21:08:00Z">
            <w:rPr>
              <w:rFonts w:ascii="맑은 고딕" w:eastAsia="맑은 고딕" w:hAnsi="맑은 고딕" w:hint="eastAsia"/>
              <w:bCs/>
              <w:sz w:val="22"/>
              <w:szCs w:val="22"/>
            </w:rPr>
          </w:rPrChange>
        </w:rPr>
        <w:t>등</w:t>
      </w:r>
      <w:r w:rsidRPr="00896668">
        <w:rPr>
          <w:rFonts w:eastAsia="맑은 고딕"/>
          <w:bCs/>
          <w:sz w:val="22"/>
          <w:szCs w:val="22"/>
          <w:rPrChange w:id="1054"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55" w:author="Phuong xinh gái" w:date="2019-07-01T21:08:00Z">
            <w:rPr>
              <w:rFonts w:ascii="맑은 고딕" w:eastAsia="맑은 고딕" w:hAnsi="맑은 고딕" w:hint="eastAsia"/>
              <w:bCs/>
              <w:sz w:val="22"/>
              <w:szCs w:val="22"/>
            </w:rPr>
          </w:rPrChange>
        </w:rPr>
        <w:t>보안시스템</w:t>
      </w:r>
      <w:r w:rsidRPr="00896668">
        <w:rPr>
          <w:rFonts w:eastAsia="맑은 고딕"/>
          <w:bCs/>
          <w:sz w:val="22"/>
          <w:szCs w:val="22"/>
          <w:rPrChange w:id="1056"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57" w:author="Phuong xinh gái" w:date="2019-07-01T21:08:00Z">
            <w:rPr>
              <w:rFonts w:ascii="맑은 고딕" w:eastAsia="맑은 고딕" w:hAnsi="맑은 고딕" w:hint="eastAsia"/>
              <w:bCs/>
              <w:sz w:val="22"/>
              <w:szCs w:val="22"/>
            </w:rPr>
          </w:rPrChange>
        </w:rPr>
        <w:t>로그를</w:t>
      </w:r>
      <w:r w:rsidRPr="00896668">
        <w:rPr>
          <w:rFonts w:eastAsia="맑은 고딕"/>
          <w:bCs/>
          <w:sz w:val="22"/>
          <w:szCs w:val="22"/>
          <w:rPrChange w:id="1058"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59" w:author="Phuong xinh gái" w:date="2019-07-01T21:08:00Z">
            <w:rPr>
              <w:rFonts w:ascii="맑은 고딕" w:eastAsia="맑은 고딕" w:hAnsi="맑은 고딕" w:hint="eastAsia"/>
              <w:bCs/>
              <w:sz w:val="22"/>
              <w:szCs w:val="22"/>
            </w:rPr>
          </w:rPrChange>
        </w:rPr>
        <w:t>분석하고</w:t>
      </w:r>
      <w:r w:rsidRPr="00896668">
        <w:rPr>
          <w:rFonts w:eastAsia="맑은 고딕"/>
          <w:bCs/>
          <w:sz w:val="22"/>
          <w:szCs w:val="22"/>
          <w:rPrChange w:id="1060"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61" w:author="Phuong xinh gái" w:date="2019-07-01T21:08:00Z">
            <w:rPr>
              <w:rFonts w:ascii="맑은 고딕" w:eastAsia="맑은 고딕" w:hAnsi="맑은 고딕" w:hint="eastAsia"/>
              <w:bCs/>
              <w:sz w:val="22"/>
              <w:szCs w:val="22"/>
            </w:rPr>
          </w:rPrChange>
        </w:rPr>
        <w:t>바이러스</w:t>
      </w:r>
      <w:r w:rsidRPr="00896668">
        <w:rPr>
          <w:rFonts w:eastAsia="맑은 고딕"/>
          <w:bCs/>
          <w:sz w:val="22"/>
          <w:szCs w:val="22"/>
          <w:rPrChange w:id="1062"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63" w:author="Phuong xinh gái" w:date="2019-07-01T21:08:00Z">
            <w:rPr>
              <w:rFonts w:ascii="맑은 고딕" w:eastAsia="맑은 고딕" w:hAnsi="맑은 고딕" w:hint="eastAsia"/>
              <w:bCs/>
              <w:sz w:val="22"/>
              <w:szCs w:val="22"/>
            </w:rPr>
          </w:rPrChange>
        </w:rPr>
        <w:t>감염실태를</w:t>
      </w:r>
      <w:r w:rsidRPr="00896668">
        <w:rPr>
          <w:rFonts w:eastAsia="맑은 고딕"/>
          <w:bCs/>
          <w:sz w:val="22"/>
          <w:szCs w:val="22"/>
          <w:rPrChange w:id="1064"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65" w:author="Phuong xinh gái" w:date="2019-07-01T21:08:00Z">
            <w:rPr>
              <w:rFonts w:ascii="맑은 고딕" w:eastAsia="맑은 고딕" w:hAnsi="맑은 고딕" w:hint="eastAsia"/>
              <w:bCs/>
              <w:sz w:val="22"/>
              <w:szCs w:val="22"/>
            </w:rPr>
          </w:rPrChange>
        </w:rPr>
        <w:t>파악하며</w:t>
      </w:r>
      <w:r w:rsidRPr="00896668">
        <w:rPr>
          <w:rFonts w:eastAsia="맑은 고딕"/>
          <w:bCs/>
          <w:sz w:val="22"/>
          <w:szCs w:val="22"/>
          <w:rPrChange w:id="1066"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67" w:author="Phuong xinh gái" w:date="2019-07-01T21:08:00Z">
            <w:rPr>
              <w:rFonts w:ascii="맑은 고딕" w:eastAsia="맑은 고딕" w:hAnsi="맑은 고딕" w:hint="eastAsia"/>
              <w:bCs/>
              <w:sz w:val="22"/>
              <w:szCs w:val="22"/>
            </w:rPr>
          </w:rPrChange>
        </w:rPr>
        <w:t>시스템</w:t>
      </w:r>
      <w:r w:rsidRPr="00896668">
        <w:rPr>
          <w:rFonts w:eastAsia="맑은 고딕"/>
          <w:bCs/>
          <w:sz w:val="22"/>
          <w:szCs w:val="22"/>
          <w:rPrChange w:id="1068"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69" w:author="Phuong xinh gái" w:date="2019-07-01T21:08:00Z">
            <w:rPr>
              <w:rFonts w:ascii="맑은 고딕" w:eastAsia="맑은 고딕" w:hAnsi="맑은 고딕" w:hint="eastAsia"/>
              <w:bCs/>
              <w:sz w:val="22"/>
              <w:szCs w:val="22"/>
            </w:rPr>
          </w:rPrChange>
        </w:rPr>
        <w:t>상의</w:t>
      </w:r>
      <w:r w:rsidRPr="00896668">
        <w:rPr>
          <w:rFonts w:eastAsia="맑은 고딕"/>
          <w:bCs/>
          <w:sz w:val="22"/>
          <w:szCs w:val="22"/>
          <w:rPrChange w:id="1070"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71" w:author="Phuong xinh gái" w:date="2019-07-01T21:08:00Z">
            <w:rPr>
              <w:rFonts w:ascii="맑은 고딕" w:eastAsia="맑은 고딕" w:hAnsi="맑은 고딕" w:hint="eastAsia"/>
              <w:bCs/>
              <w:sz w:val="22"/>
              <w:szCs w:val="22"/>
            </w:rPr>
          </w:rPrChange>
        </w:rPr>
        <w:t>보안사고</w:t>
      </w:r>
      <w:r w:rsidRPr="00896668">
        <w:rPr>
          <w:rFonts w:eastAsia="맑은 고딕"/>
          <w:bCs/>
          <w:sz w:val="22"/>
          <w:szCs w:val="22"/>
          <w:rPrChange w:id="1072"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73" w:author="Phuong xinh gái" w:date="2019-07-01T21:08:00Z">
            <w:rPr>
              <w:rFonts w:ascii="맑은 고딕" w:eastAsia="맑은 고딕" w:hAnsi="맑은 고딕" w:hint="eastAsia"/>
              <w:bCs/>
              <w:sz w:val="22"/>
              <w:szCs w:val="22"/>
            </w:rPr>
          </w:rPrChange>
        </w:rPr>
        <w:t>징후를</w:t>
      </w:r>
      <w:r w:rsidRPr="00896668">
        <w:rPr>
          <w:rFonts w:eastAsia="맑은 고딕"/>
          <w:bCs/>
          <w:sz w:val="22"/>
          <w:szCs w:val="22"/>
          <w:rPrChange w:id="1074"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75" w:author="Phuong xinh gái" w:date="2019-07-01T21:08:00Z">
            <w:rPr>
              <w:rFonts w:ascii="맑은 고딕" w:eastAsia="맑은 고딕" w:hAnsi="맑은 고딕" w:hint="eastAsia"/>
              <w:bCs/>
              <w:sz w:val="22"/>
              <w:szCs w:val="22"/>
            </w:rPr>
          </w:rPrChange>
        </w:rPr>
        <w:t>감시하는</w:t>
      </w:r>
      <w:r w:rsidRPr="00896668">
        <w:rPr>
          <w:rFonts w:eastAsia="맑은 고딕"/>
          <w:bCs/>
          <w:sz w:val="22"/>
          <w:szCs w:val="22"/>
          <w:rPrChange w:id="1076"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77" w:author="Phuong xinh gái" w:date="2019-07-01T21:08:00Z">
            <w:rPr>
              <w:rFonts w:ascii="맑은 고딕" w:eastAsia="맑은 고딕" w:hAnsi="맑은 고딕" w:hint="eastAsia"/>
              <w:bCs/>
              <w:sz w:val="22"/>
              <w:szCs w:val="22"/>
            </w:rPr>
          </w:rPrChange>
        </w:rPr>
        <w:t>등의</w:t>
      </w:r>
      <w:r w:rsidRPr="00896668">
        <w:rPr>
          <w:rFonts w:eastAsia="맑은 고딕"/>
          <w:bCs/>
          <w:sz w:val="22"/>
          <w:szCs w:val="22"/>
          <w:rPrChange w:id="1078"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79" w:author="Phuong xinh gái" w:date="2019-07-01T21:08:00Z">
            <w:rPr>
              <w:rFonts w:ascii="맑은 고딕" w:eastAsia="맑은 고딕" w:hAnsi="맑은 고딕" w:hint="eastAsia"/>
              <w:bCs/>
              <w:sz w:val="22"/>
              <w:szCs w:val="22"/>
            </w:rPr>
          </w:rPrChange>
        </w:rPr>
        <w:t>업무</w:t>
      </w:r>
      <w:r w:rsidRPr="00896668">
        <w:rPr>
          <w:rFonts w:eastAsia="맑은 고딕" w:hint="eastAsia"/>
          <w:bCs/>
          <w:sz w:val="22"/>
          <w:szCs w:val="22"/>
          <w:rPrChange w:id="1080" w:author="Phuong xinh gái" w:date="2019-07-01T21:08:00Z">
            <w:rPr>
              <w:rFonts w:ascii="맑은 고딕" w:eastAsia="맑은 고딕" w:hAnsi="맑은 고딕" w:hint="eastAsia"/>
              <w:bCs/>
              <w:sz w:val="22"/>
              <w:szCs w:val="22"/>
            </w:rPr>
          </w:rPrChange>
        </w:rPr>
        <w:lastRenderedPageBreak/>
        <w:t>를</w:t>
      </w:r>
      <w:r w:rsidRPr="00896668">
        <w:rPr>
          <w:rFonts w:eastAsia="맑은 고딕"/>
          <w:bCs/>
          <w:sz w:val="22"/>
          <w:szCs w:val="22"/>
          <w:rPrChange w:id="1081"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082" w:author="Phuong xinh gái" w:date="2019-07-01T21:08:00Z">
            <w:rPr>
              <w:rFonts w:ascii="맑은 고딕" w:eastAsia="맑은 고딕" w:hAnsi="맑은 고딕" w:hint="eastAsia"/>
              <w:bCs/>
              <w:sz w:val="22"/>
              <w:szCs w:val="22"/>
            </w:rPr>
          </w:rPrChange>
        </w:rPr>
        <w:t>의미한다</w:t>
      </w:r>
      <w:r w:rsidRPr="00896668">
        <w:rPr>
          <w:rFonts w:eastAsia="맑은 고딕"/>
          <w:bCs/>
          <w:sz w:val="22"/>
          <w:szCs w:val="22"/>
          <w:rPrChange w:id="1083" w:author="Phuong xinh gái" w:date="2019-07-01T21:08:00Z">
            <w:rPr>
              <w:rFonts w:ascii="맑은 고딕" w:eastAsia="맑은 고딕" w:hAnsi="맑은 고딕"/>
              <w:bCs/>
              <w:sz w:val="22"/>
              <w:szCs w:val="22"/>
            </w:rPr>
          </w:rPrChange>
        </w:rPr>
        <w:t>.</w:t>
      </w:r>
    </w:p>
    <w:p w:rsidR="00AC3704" w:rsidRPr="00896668" w:rsidRDefault="00AC3704" w:rsidP="00D61295">
      <w:pPr>
        <w:ind w:left="800"/>
        <w:rPr>
          <w:rFonts w:eastAsia="맑은 고딕"/>
          <w:bCs/>
          <w:sz w:val="22"/>
          <w:szCs w:val="22"/>
          <w:rPrChange w:id="1084" w:author="Phuong xinh gái" w:date="2019-07-01T21:08:00Z">
            <w:rPr>
              <w:rFonts w:ascii="맑은 고딕" w:eastAsia="맑은 고딕" w:hAnsi="맑은 고딕"/>
              <w:bCs/>
              <w:sz w:val="22"/>
              <w:szCs w:val="22"/>
            </w:rPr>
          </w:rPrChange>
        </w:rPr>
      </w:pPr>
      <w:ins w:id="1085" w:author="Phuong xinh gái" w:date="2019-07-01T21:51:00Z">
        <w:r>
          <w:rPr>
            <w:rFonts w:eastAsia="맑은 고딕"/>
            <w:bCs/>
            <w:sz w:val="22"/>
            <w:szCs w:val="22"/>
          </w:rPr>
          <w:t>Là công việc phân tích log hệ thống bảo an như người sử dụng đăng nhập, log truy cập từ bên ngoài, hệ thống ngăn chặn việc xâm nhập,</w:t>
        </w:r>
      </w:ins>
      <w:ins w:id="1086" w:author="Phuong xinh gái" w:date="2019-07-01T21:54:00Z">
        <w:r>
          <w:rPr>
            <w:rFonts w:eastAsia="맑은 고딕"/>
            <w:bCs/>
            <w:sz w:val="22"/>
            <w:szCs w:val="22"/>
          </w:rPr>
          <w:t xml:space="preserve">… và nắm bắt tình trạng nhiễm vi-rút, giám sát các dấu hiệu của sự cố bảo an trên hệ thống. </w:t>
        </w:r>
      </w:ins>
    </w:p>
    <w:p w:rsidR="00CB6D28" w:rsidRPr="00896668" w:rsidRDefault="00CB6D28" w:rsidP="00D61295">
      <w:pPr>
        <w:ind w:left="800"/>
        <w:rPr>
          <w:rFonts w:eastAsia="맑은 고딕"/>
          <w:bCs/>
          <w:sz w:val="22"/>
          <w:szCs w:val="22"/>
          <w:rPrChange w:id="1087" w:author="Phuong xinh gái" w:date="2019-07-01T21:08:00Z">
            <w:rPr>
              <w:rFonts w:ascii="맑은 고딕" w:eastAsia="맑은 고딕" w:hAnsi="맑은 고딕"/>
              <w:bCs/>
              <w:sz w:val="22"/>
              <w:szCs w:val="22"/>
            </w:rPr>
          </w:rPrChange>
        </w:rPr>
      </w:pPr>
    </w:p>
    <w:p w:rsidR="00B74E4B" w:rsidRPr="00896668" w:rsidRDefault="00B74E4B" w:rsidP="00397998">
      <w:pPr>
        <w:rPr>
          <w:rFonts w:eastAsia="맑은 고딕"/>
          <w:bCs/>
          <w:sz w:val="22"/>
          <w:szCs w:val="22"/>
          <w:rPrChange w:id="1088" w:author="Phuong xinh gái" w:date="2019-07-01T21:08:00Z">
            <w:rPr>
              <w:rFonts w:ascii="맑은 고딕" w:eastAsia="맑은 고딕" w:hAnsi="맑은 고딕"/>
              <w:bCs/>
              <w:sz w:val="22"/>
              <w:szCs w:val="22"/>
            </w:rPr>
          </w:rPrChange>
        </w:rPr>
      </w:pPr>
      <w:r w:rsidRPr="00896668">
        <w:rPr>
          <w:rFonts w:eastAsia="맑은 고딕" w:hint="eastAsia"/>
          <w:bCs/>
          <w:sz w:val="22"/>
          <w:szCs w:val="22"/>
          <w:rPrChange w:id="1089" w:author="Phuong xinh gái" w:date="2019-07-01T21:08:00Z">
            <w:rPr>
              <w:rFonts w:ascii="맑은 고딕" w:eastAsia="맑은 고딕" w:hAnsi="맑은 고딕" w:hint="eastAsia"/>
              <w:bCs/>
              <w:sz w:val="22"/>
              <w:szCs w:val="22"/>
            </w:rPr>
          </w:rPrChange>
        </w:rPr>
        <w:t>제</w:t>
      </w:r>
      <w:r w:rsidR="00CB6D28" w:rsidRPr="00896668">
        <w:rPr>
          <w:rFonts w:eastAsia="맑은 고딕"/>
          <w:bCs/>
          <w:sz w:val="22"/>
          <w:szCs w:val="22"/>
          <w:rPrChange w:id="1090" w:author="Phuong xinh gái" w:date="2019-07-01T21:08:00Z">
            <w:rPr>
              <w:rFonts w:ascii="맑은 고딕" w:eastAsia="맑은 고딕" w:hAnsi="맑은 고딕"/>
              <w:bCs/>
              <w:sz w:val="22"/>
              <w:szCs w:val="22"/>
            </w:rPr>
          </w:rPrChange>
        </w:rPr>
        <w:t>5</w:t>
      </w:r>
      <w:r w:rsidRPr="00896668">
        <w:rPr>
          <w:rFonts w:eastAsia="맑은 고딕" w:hint="eastAsia"/>
          <w:bCs/>
          <w:sz w:val="22"/>
          <w:szCs w:val="22"/>
          <w:rPrChange w:id="1091" w:author="Phuong xinh gái" w:date="2019-07-01T21:08:00Z">
            <w:rPr>
              <w:rFonts w:ascii="맑은 고딕" w:eastAsia="맑은 고딕" w:hAnsi="맑은 고딕" w:hint="eastAsia"/>
              <w:bCs/>
              <w:sz w:val="22"/>
              <w:szCs w:val="22"/>
            </w:rPr>
          </w:rPrChange>
        </w:rPr>
        <w:t>조</w:t>
      </w:r>
      <w:r w:rsidRPr="00896668">
        <w:rPr>
          <w:rFonts w:eastAsia="맑은 고딕"/>
          <w:bCs/>
          <w:sz w:val="22"/>
          <w:szCs w:val="22"/>
          <w:rPrChange w:id="1092" w:author="Phuong xinh gái" w:date="2019-07-01T21:08:00Z">
            <w:rPr>
              <w:rFonts w:ascii="맑은 고딕" w:eastAsia="맑은 고딕" w:hAnsi="맑은 고딕"/>
              <w:bCs/>
              <w:sz w:val="22"/>
              <w:szCs w:val="22"/>
            </w:rPr>
          </w:rPrChange>
        </w:rPr>
        <w:t xml:space="preserve"> (</w:t>
      </w:r>
      <w:r w:rsidR="00CA03EC" w:rsidRPr="00896668">
        <w:rPr>
          <w:rFonts w:eastAsia="맑은 고딕" w:hint="eastAsia"/>
          <w:bCs/>
          <w:sz w:val="22"/>
          <w:szCs w:val="22"/>
          <w:rPrChange w:id="1093" w:author="Phuong xinh gái" w:date="2019-07-01T21:08:00Z">
            <w:rPr>
              <w:rFonts w:ascii="맑은 고딕" w:eastAsia="맑은 고딕" w:hAnsi="맑은 고딕" w:hint="eastAsia"/>
              <w:bCs/>
              <w:sz w:val="22"/>
              <w:szCs w:val="22"/>
            </w:rPr>
          </w:rPrChange>
        </w:rPr>
        <w:t>보안</w:t>
      </w:r>
      <w:r w:rsidR="00937E0A" w:rsidRPr="00896668">
        <w:rPr>
          <w:rFonts w:eastAsia="맑은 고딕" w:hint="eastAsia"/>
          <w:bCs/>
          <w:sz w:val="22"/>
          <w:szCs w:val="22"/>
          <w:rPrChange w:id="1094" w:author="Phuong xinh gái" w:date="2019-07-01T21:08:00Z">
            <w:rPr>
              <w:rFonts w:ascii="맑은 고딕" w:eastAsia="맑은 고딕" w:hAnsi="맑은 고딕" w:hint="eastAsia"/>
              <w:bCs/>
              <w:sz w:val="22"/>
              <w:szCs w:val="22"/>
            </w:rPr>
          </w:rPrChange>
        </w:rPr>
        <w:t>사고의</w:t>
      </w:r>
      <w:r w:rsidR="00937E0A" w:rsidRPr="00896668">
        <w:rPr>
          <w:rFonts w:eastAsia="맑은 고딕"/>
          <w:bCs/>
          <w:sz w:val="22"/>
          <w:szCs w:val="22"/>
          <w:rPrChange w:id="1095" w:author="Phuong xinh gái" w:date="2019-07-01T21:08:00Z">
            <w:rPr>
              <w:rFonts w:ascii="맑은 고딕" w:eastAsia="맑은 고딕" w:hAnsi="맑은 고딕"/>
              <w:bCs/>
              <w:sz w:val="22"/>
              <w:szCs w:val="22"/>
            </w:rPr>
          </w:rPrChange>
        </w:rPr>
        <w:t xml:space="preserve"> </w:t>
      </w:r>
      <w:r w:rsidR="00937E0A" w:rsidRPr="00896668">
        <w:rPr>
          <w:rFonts w:eastAsia="맑은 고딕" w:hint="eastAsia"/>
          <w:bCs/>
          <w:sz w:val="22"/>
          <w:szCs w:val="22"/>
          <w:rPrChange w:id="1096" w:author="Phuong xinh gái" w:date="2019-07-01T21:08:00Z">
            <w:rPr>
              <w:rFonts w:ascii="맑은 고딕" w:eastAsia="맑은 고딕" w:hAnsi="맑은 고딕" w:hint="eastAsia"/>
              <w:bCs/>
              <w:sz w:val="22"/>
              <w:szCs w:val="22"/>
            </w:rPr>
          </w:rPrChange>
        </w:rPr>
        <w:t>정의</w:t>
      </w:r>
      <w:r w:rsidRPr="00896668">
        <w:rPr>
          <w:rFonts w:eastAsia="맑은 고딕"/>
          <w:bCs/>
          <w:sz w:val="22"/>
          <w:szCs w:val="22"/>
          <w:rPrChange w:id="1097" w:author="Phuong xinh gái" w:date="2019-07-01T21:08:00Z">
            <w:rPr>
              <w:rFonts w:ascii="맑은 고딕" w:eastAsia="맑은 고딕" w:hAnsi="맑은 고딕"/>
              <w:bCs/>
              <w:sz w:val="22"/>
              <w:szCs w:val="22"/>
            </w:rPr>
          </w:rPrChange>
        </w:rPr>
        <w:t>)</w:t>
      </w:r>
      <w:ins w:id="1098" w:author="Phuong xinh gái" w:date="2019-07-01T21:57:00Z">
        <w:r w:rsidR="00AC3704">
          <w:rPr>
            <w:rFonts w:eastAsia="맑은 고딕"/>
            <w:bCs/>
            <w:sz w:val="22"/>
            <w:szCs w:val="22"/>
          </w:rPr>
          <w:t xml:space="preserve"> </w:t>
        </w:r>
        <w:r w:rsidR="00AC3704" w:rsidRPr="00606EDF">
          <w:t>– Điề</w:t>
        </w:r>
        <w:r w:rsidR="00AC3704">
          <w:t>u 5</w:t>
        </w:r>
        <w:r w:rsidR="00AC3704" w:rsidRPr="00606EDF">
          <w:t xml:space="preserve"> (</w:t>
        </w:r>
        <w:r w:rsidR="00AC3704">
          <w:t>Định nghĩa sự cố bảo an)</w:t>
        </w:r>
      </w:ins>
    </w:p>
    <w:p w:rsidR="00937E0A" w:rsidRDefault="00937E0A" w:rsidP="00937E0A">
      <w:pPr>
        <w:ind w:leftChars="200" w:left="480"/>
        <w:rPr>
          <w:ins w:id="1099" w:author="Phuong xinh gái" w:date="2019-07-01T21:58:00Z"/>
          <w:rFonts w:eastAsia="맑은 고딕"/>
          <w:bCs/>
          <w:sz w:val="22"/>
          <w:szCs w:val="22"/>
        </w:rPr>
      </w:pPr>
      <w:r w:rsidRPr="00896668">
        <w:rPr>
          <w:rFonts w:eastAsia="맑은 고딕" w:hint="eastAsia"/>
          <w:bCs/>
          <w:sz w:val="22"/>
          <w:szCs w:val="22"/>
          <w:rPrChange w:id="1100" w:author="Phuong xinh gái" w:date="2019-07-01T21:08:00Z">
            <w:rPr>
              <w:rFonts w:ascii="맑은 고딕" w:eastAsia="맑은 고딕" w:hAnsi="맑은 고딕" w:hint="eastAsia"/>
              <w:bCs/>
              <w:sz w:val="22"/>
              <w:szCs w:val="22"/>
            </w:rPr>
          </w:rPrChange>
        </w:rPr>
        <w:t>보안사고의</w:t>
      </w:r>
      <w:r w:rsidRPr="00896668">
        <w:rPr>
          <w:rFonts w:eastAsia="맑은 고딕"/>
          <w:bCs/>
          <w:sz w:val="22"/>
          <w:szCs w:val="22"/>
          <w:rPrChange w:id="1101"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02" w:author="Phuong xinh gái" w:date="2019-07-01T21:08:00Z">
            <w:rPr>
              <w:rFonts w:ascii="맑은 고딕" w:eastAsia="맑은 고딕" w:hAnsi="맑은 고딕" w:hint="eastAsia"/>
              <w:bCs/>
              <w:sz w:val="22"/>
              <w:szCs w:val="22"/>
            </w:rPr>
          </w:rPrChange>
        </w:rPr>
        <w:t>유형을</w:t>
      </w:r>
      <w:r w:rsidRPr="00896668">
        <w:rPr>
          <w:rFonts w:eastAsia="맑은 고딕"/>
          <w:bCs/>
          <w:sz w:val="22"/>
          <w:szCs w:val="22"/>
          <w:rPrChange w:id="1103"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04" w:author="Phuong xinh gái" w:date="2019-07-01T21:08:00Z">
            <w:rPr>
              <w:rFonts w:ascii="맑은 고딕" w:eastAsia="맑은 고딕" w:hAnsi="맑은 고딕" w:hint="eastAsia"/>
              <w:bCs/>
              <w:sz w:val="22"/>
              <w:szCs w:val="22"/>
            </w:rPr>
          </w:rPrChange>
        </w:rPr>
        <w:t>구분하면</w:t>
      </w:r>
      <w:r w:rsidRPr="00896668">
        <w:rPr>
          <w:rFonts w:eastAsia="맑은 고딕"/>
          <w:bCs/>
          <w:sz w:val="22"/>
          <w:szCs w:val="22"/>
          <w:rPrChange w:id="1105"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06" w:author="Phuong xinh gái" w:date="2019-07-01T21:08:00Z">
            <w:rPr>
              <w:rFonts w:ascii="맑은 고딕" w:eastAsia="맑은 고딕" w:hAnsi="맑은 고딕" w:hint="eastAsia"/>
              <w:bCs/>
              <w:sz w:val="22"/>
              <w:szCs w:val="22"/>
            </w:rPr>
          </w:rPrChange>
        </w:rPr>
        <w:t>다음과</w:t>
      </w:r>
      <w:r w:rsidRPr="00896668">
        <w:rPr>
          <w:rFonts w:eastAsia="맑은 고딕"/>
          <w:bCs/>
          <w:sz w:val="22"/>
          <w:szCs w:val="22"/>
          <w:rPrChange w:id="1107"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08" w:author="Phuong xinh gái" w:date="2019-07-01T21:08:00Z">
            <w:rPr>
              <w:rFonts w:ascii="맑은 고딕" w:eastAsia="맑은 고딕" w:hAnsi="맑은 고딕" w:hint="eastAsia"/>
              <w:bCs/>
              <w:sz w:val="22"/>
              <w:szCs w:val="22"/>
            </w:rPr>
          </w:rPrChange>
        </w:rPr>
        <w:t>같다</w:t>
      </w:r>
      <w:r w:rsidRPr="00896668">
        <w:rPr>
          <w:rFonts w:eastAsia="맑은 고딕"/>
          <w:bCs/>
          <w:sz w:val="22"/>
          <w:szCs w:val="22"/>
          <w:rPrChange w:id="1109" w:author="Phuong xinh gái" w:date="2019-07-01T21:08:00Z">
            <w:rPr>
              <w:rFonts w:ascii="맑은 고딕" w:eastAsia="맑은 고딕" w:hAnsi="맑은 고딕"/>
              <w:bCs/>
              <w:sz w:val="22"/>
              <w:szCs w:val="22"/>
            </w:rPr>
          </w:rPrChange>
        </w:rPr>
        <w:t>.</w:t>
      </w:r>
    </w:p>
    <w:p w:rsidR="00AC3704" w:rsidRPr="00896668" w:rsidRDefault="00AC3704" w:rsidP="00937E0A">
      <w:pPr>
        <w:ind w:leftChars="200" w:left="480"/>
        <w:rPr>
          <w:rFonts w:eastAsia="맑은 고딕"/>
          <w:bCs/>
          <w:sz w:val="22"/>
          <w:szCs w:val="22"/>
          <w:rPrChange w:id="1110" w:author="Phuong xinh gái" w:date="2019-07-01T21:08:00Z">
            <w:rPr>
              <w:rFonts w:ascii="맑은 고딕" w:eastAsia="맑은 고딕" w:hAnsi="맑은 고딕"/>
              <w:bCs/>
              <w:sz w:val="22"/>
              <w:szCs w:val="22"/>
            </w:rPr>
          </w:rPrChange>
        </w:rPr>
      </w:pPr>
      <w:ins w:id="1111" w:author="Phuong xinh gái" w:date="2019-07-01T21:58:00Z">
        <w:r>
          <w:rPr>
            <w:rFonts w:eastAsia="맑은 고딕"/>
            <w:bCs/>
            <w:sz w:val="22"/>
            <w:szCs w:val="22"/>
          </w:rPr>
          <w:t>Phân loại các loại h</w:t>
        </w:r>
      </w:ins>
      <w:r w:rsidR="00485F91">
        <w:rPr>
          <w:rFonts w:eastAsia="맑은 고딕"/>
          <w:bCs/>
          <w:sz w:val="22"/>
          <w:szCs w:val="22"/>
        </w:rPr>
        <w:t>ình</w:t>
      </w:r>
      <w:ins w:id="1112" w:author="Phuong xinh gái" w:date="2019-07-01T21:58:00Z">
        <w:r>
          <w:rPr>
            <w:rFonts w:eastAsia="맑은 고딕"/>
            <w:bCs/>
            <w:sz w:val="22"/>
            <w:szCs w:val="22"/>
          </w:rPr>
          <w:t xml:space="preserve"> của sự cố bảo an như sau:</w:t>
        </w:r>
      </w:ins>
    </w:p>
    <w:p w:rsidR="0050222F" w:rsidRDefault="00937E0A" w:rsidP="0079192F">
      <w:pPr>
        <w:numPr>
          <w:ilvl w:val="0"/>
          <w:numId w:val="15"/>
        </w:numPr>
        <w:rPr>
          <w:ins w:id="1113" w:author="Phuong xinh gái" w:date="2019-07-01T21:58:00Z"/>
          <w:rFonts w:eastAsia="맑은 고딕"/>
          <w:bCs/>
          <w:sz w:val="22"/>
          <w:szCs w:val="22"/>
        </w:rPr>
      </w:pPr>
      <w:r w:rsidRPr="00896668">
        <w:rPr>
          <w:rFonts w:eastAsia="맑은 고딕" w:hint="eastAsia"/>
          <w:bCs/>
          <w:sz w:val="22"/>
          <w:szCs w:val="22"/>
          <w:rPrChange w:id="1114" w:author="Phuong xinh gái" w:date="2019-07-01T21:08:00Z">
            <w:rPr>
              <w:rFonts w:ascii="맑은 고딕" w:eastAsia="맑은 고딕" w:hAnsi="맑은 고딕" w:hint="eastAsia"/>
              <w:bCs/>
              <w:sz w:val="22"/>
              <w:szCs w:val="22"/>
            </w:rPr>
          </w:rPrChange>
        </w:rPr>
        <w:t>악성</w:t>
      </w:r>
      <w:r w:rsidRPr="00896668">
        <w:rPr>
          <w:rFonts w:eastAsia="맑은 고딕"/>
          <w:bCs/>
          <w:sz w:val="22"/>
          <w:szCs w:val="22"/>
          <w:rPrChange w:id="1115"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16" w:author="Phuong xinh gái" w:date="2019-07-01T21:08:00Z">
            <w:rPr>
              <w:rFonts w:ascii="맑은 고딕" w:eastAsia="맑은 고딕" w:hAnsi="맑은 고딕" w:hint="eastAsia"/>
              <w:bCs/>
              <w:sz w:val="22"/>
              <w:szCs w:val="22"/>
            </w:rPr>
          </w:rPrChange>
        </w:rPr>
        <w:t>소프트웨어</w:t>
      </w:r>
      <w:ins w:id="1117" w:author="안세홍" w:date="2019-05-23T17:10:00Z">
        <w:r w:rsidR="009E7867" w:rsidRPr="00896668">
          <w:rPr>
            <w:rFonts w:eastAsia="맑은 고딕"/>
            <w:bCs/>
            <w:sz w:val="22"/>
            <w:szCs w:val="22"/>
            <w:rPrChange w:id="1118" w:author="Phuong xinh gái" w:date="2019-07-01T21:08:00Z">
              <w:rPr>
                <w:rFonts w:ascii="맑은 고딕" w:eastAsia="맑은 고딕" w:hAnsi="맑은 고딕"/>
                <w:bCs/>
                <w:sz w:val="22"/>
                <w:szCs w:val="22"/>
              </w:rPr>
            </w:rPrChange>
          </w:rPr>
          <w:t xml:space="preserve"> </w:t>
        </w:r>
      </w:ins>
      <w:r w:rsidRPr="00896668">
        <w:rPr>
          <w:rFonts w:eastAsia="맑은 고딕"/>
          <w:bCs/>
          <w:sz w:val="22"/>
          <w:szCs w:val="22"/>
          <w:rPrChange w:id="1119" w:author="Phuong xinh gái" w:date="2019-07-01T21:08:00Z">
            <w:rPr>
              <w:rFonts w:ascii="맑은 고딕" w:eastAsia="맑은 고딕" w:hAnsi="맑은 고딕"/>
              <w:bCs/>
              <w:sz w:val="22"/>
              <w:szCs w:val="22"/>
            </w:rPr>
          </w:rPrChange>
        </w:rPr>
        <w:t>(</w:t>
      </w:r>
      <w:r w:rsidRPr="00896668">
        <w:rPr>
          <w:rFonts w:eastAsia="맑은 고딕" w:hint="eastAsia"/>
          <w:bCs/>
          <w:sz w:val="22"/>
          <w:szCs w:val="22"/>
          <w:rPrChange w:id="1120" w:author="Phuong xinh gái" w:date="2019-07-01T21:08:00Z">
            <w:rPr>
              <w:rFonts w:ascii="맑은 고딕" w:eastAsia="맑은 고딕" w:hAnsi="맑은 고딕" w:hint="eastAsia"/>
              <w:bCs/>
              <w:sz w:val="22"/>
              <w:szCs w:val="22"/>
            </w:rPr>
          </w:rPrChange>
        </w:rPr>
        <w:t>바이러스</w:t>
      </w:r>
      <w:r w:rsidRPr="00896668">
        <w:rPr>
          <w:rFonts w:eastAsia="맑은 고딕"/>
          <w:bCs/>
          <w:sz w:val="22"/>
          <w:szCs w:val="22"/>
          <w:rPrChange w:id="1121"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22" w:author="Phuong xinh gái" w:date="2019-07-01T21:08:00Z">
            <w:rPr>
              <w:rFonts w:ascii="맑은 고딕" w:eastAsia="맑은 고딕" w:hAnsi="맑은 고딕" w:hint="eastAsia"/>
              <w:bCs/>
              <w:sz w:val="22"/>
              <w:szCs w:val="22"/>
            </w:rPr>
          </w:rPrChange>
        </w:rPr>
        <w:t>백도어</w:t>
      </w:r>
      <w:r w:rsidRPr="00896668">
        <w:rPr>
          <w:rFonts w:eastAsia="맑은 고딕"/>
          <w:bCs/>
          <w:sz w:val="22"/>
          <w:szCs w:val="22"/>
          <w:rPrChange w:id="1123"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24" w:author="Phuong xinh gái" w:date="2019-07-01T21:08:00Z">
            <w:rPr>
              <w:rFonts w:ascii="맑은 고딕" w:eastAsia="맑은 고딕" w:hAnsi="맑은 고딕" w:hint="eastAsia"/>
              <w:bCs/>
              <w:sz w:val="22"/>
              <w:szCs w:val="22"/>
            </w:rPr>
          </w:rPrChange>
        </w:rPr>
        <w:t>트로이</w:t>
      </w:r>
      <w:r w:rsidRPr="00896668">
        <w:rPr>
          <w:rFonts w:eastAsia="맑은 고딕"/>
          <w:bCs/>
          <w:sz w:val="22"/>
          <w:szCs w:val="22"/>
          <w:rPrChange w:id="1125"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26" w:author="Phuong xinh gái" w:date="2019-07-01T21:08:00Z">
            <w:rPr>
              <w:rFonts w:ascii="맑은 고딕" w:eastAsia="맑은 고딕" w:hAnsi="맑은 고딕" w:hint="eastAsia"/>
              <w:bCs/>
              <w:sz w:val="22"/>
              <w:szCs w:val="22"/>
            </w:rPr>
          </w:rPrChange>
        </w:rPr>
        <w:t>목마</w:t>
      </w:r>
      <w:r w:rsidRPr="00896668">
        <w:rPr>
          <w:rFonts w:eastAsia="맑은 고딕"/>
          <w:bCs/>
          <w:sz w:val="22"/>
          <w:szCs w:val="22"/>
          <w:rPrChange w:id="1127"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28" w:author="Phuong xinh gái" w:date="2019-07-01T21:08:00Z">
            <w:rPr>
              <w:rFonts w:ascii="맑은 고딕" w:eastAsia="맑은 고딕" w:hAnsi="맑은 고딕" w:hint="eastAsia"/>
              <w:bCs/>
              <w:sz w:val="22"/>
              <w:szCs w:val="22"/>
            </w:rPr>
          </w:rPrChange>
        </w:rPr>
        <w:t>백오리피스</w:t>
      </w:r>
      <w:r w:rsidRPr="00896668">
        <w:rPr>
          <w:rFonts w:eastAsia="맑은 고딕"/>
          <w:bCs/>
          <w:sz w:val="22"/>
          <w:szCs w:val="22"/>
          <w:rPrChange w:id="1129"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30" w:author="Phuong xinh gái" w:date="2019-07-01T21:08:00Z">
            <w:rPr>
              <w:rFonts w:ascii="맑은 고딕" w:eastAsia="맑은 고딕" w:hAnsi="맑은 고딕" w:hint="eastAsia"/>
              <w:bCs/>
              <w:sz w:val="22"/>
              <w:szCs w:val="22"/>
            </w:rPr>
          </w:rPrChange>
        </w:rPr>
        <w:t>등</w:t>
      </w:r>
      <w:r w:rsidRPr="00896668">
        <w:rPr>
          <w:rFonts w:eastAsia="맑은 고딕"/>
          <w:bCs/>
          <w:sz w:val="22"/>
          <w:szCs w:val="22"/>
          <w:rPrChange w:id="1131" w:author="Phuong xinh gái" w:date="2019-07-01T21:08:00Z">
            <w:rPr>
              <w:rFonts w:ascii="맑은 고딕" w:eastAsia="맑은 고딕" w:hAnsi="맑은 고딕"/>
              <w:bCs/>
              <w:sz w:val="22"/>
              <w:szCs w:val="22"/>
            </w:rPr>
          </w:rPrChange>
        </w:rPr>
        <w:t>)</w:t>
      </w:r>
      <w:ins w:id="1132" w:author="안세홍" w:date="2019-05-23T17:10:00Z">
        <w:r w:rsidR="009E7867" w:rsidRPr="00896668">
          <w:rPr>
            <w:rFonts w:eastAsia="맑은 고딕"/>
            <w:bCs/>
            <w:sz w:val="22"/>
            <w:szCs w:val="22"/>
            <w:rPrChange w:id="1133" w:author="Phuong xinh gái" w:date="2019-07-01T21:08:00Z">
              <w:rPr>
                <w:rFonts w:ascii="맑은 고딕" w:eastAsia="맑은 고딕" w:hAnsi="맑은 고딕"/>
                <w:bCs/>
                <w:sz w:val="22"/>
                <w:szCs w:val="22"/>
              </w:rPr>
            </w:rPrChange>
          </w:rPr>
          <w:t xml:space="preserve"> </w:t>
        </w:r>
      </w:ins>
      <w:r w:rsidRPr="00896668">
        <w:rPr>
          <w:rFonts w:eastAsia="맑은 고딕" w:hint="eastAsia"/>
          <w:bCs/>
          <w:sz w:val="22"/>
          <w:szCs w:val="22"/>
          <w:rPrChange w:id="1134" w:author="Phuong xinh gái" w:date="2019-07-01T21:08:00Z">
            <w:rPr>
              <w:rFonts w:ascii="맑은 고딕" w:eastAsia="맑은 고딕" w:hAnsi="맑은 고딕" w:hint="eastAsia"/>
              <w:bCs/>
              <w:sz w:val="22"/>
              <w:szCs w:val="22"/>
            </w:rPr>
          </w:rPrChange>
        </w:rPr>
        <w:t>에</w:t>
      </w:r>
      <w:r w:rsidRPr="00896668">
        <w:rPr>
          <w:rFonts w:eastAsia="맑은 고딕"/>
          <w:bCs/>
          <w:sz w:val="22"/>
          <w:szCs w:val="22"/>
          <w:rPrChange w:id="1135"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36" w:author="Phuong xinh gái" w:date="2019-07-01T21:08:00Z">
            <w:rPr>
              <w:rFonts w:ascii="맑은 고딕" w:eastAsia="맑은 고딕" w:hAnsi="맑은 고딕" w:hint="eastAsia"/>
              <w:bCs/>
              <w:sz w:val="22"/>
              <w:szCs w:val="22"/>
            </w:rPr>
          </w:rPrChange>
        </w:rPr>
        <w:t>의한</w:t>
      </w:r>
      <w:r w:rsidRPr="00896668">
        <w:rPr>
          <w:rFonts w:eastAsia="맑은 고딕"/>
          <w:bCs/>
          <w:sz w:val="22"/>
          <w:szCs w:val="22"/>
          <w:rPrChange w:id="1137"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38" w:author="Phuong xinh gái" w:date="2019-07-01T21:08:00Z">
            <w:rPr>
              <w:rFonts w:ascii="맑은 고딕" w:eastAsia="맑은 고딕" w:hAnsi="맑은 고딕" w:hint="eastAsia"/>
              <w:bCs/>
              <w:sz w:val="22"/>
              <w:szCs w:val="22"/>
            </w:rPr>
          </w:rPrChange>
        </w:rPr>
        <w:t>침해</w:t>
      </w:r>
    </w:p>
    <w:p w:rsidR="00AC3704" w:rsidRPr="00896668" w:rsidRDefault="00AC3704">
      <w:pPr>
        <w:ind w:left="1109"/>
        <w:rPr>
          <w:rFonts w:eastAsia="맑은 고딕"/>
          <w:bCs/>
          <w:sz w:val="22"/>
          <w:szCs w:val="22"/>
          <w:rPrChange w:id="1139" w:author="Phuong xinh gái" w:date="2019-07-01T21:08:00Z">
            <w:rPr>
              <w:rFonts w:ascii="맑은 고딕" w:eastAsia="맑은 고딕" w:hAnsi="맑은 고딕"/>
              <w:bCs/>
              <w:sz w:val="22"/>
              <w:szCs w:val="22"/>
            </w:rPr>
          </w:rPrChange>
        </w:rPr>
        <w:pPrChange w:id="1140" w:author="Phuong xinh gái" w:date="2019-07-01T21:58:00Z">
          <w:pPr>
            <w:numPr>
              <w:numId w:val="15"/>
            </w:numPr>
            <w:ind w:left="1109" w:hanging="400"/>
          </w:pPr>
        </w:pPrChange>
      </w:pPr>
      <w:ins w:id="1141" w:author="Phuong xinh gái" w:date="2019-07-01T21:58:00Z">
        <w:r>
          <w:rPr>
            <w:rFonts w:eastAsia="맑은 고딕"/>
            <w:bCs/>
            <w:sz w:val="22"/>
            <w:szCs w:val="22"/>
          </w:rPr>
          <w:t>Bị xâm phạm do phần mềm đ</w:t>
        </w:r>
      </w:ins>
      <w:r w:rsidR="003864CB">
        <w:rPr>
          <w:rFonts w:eastAsia="맑은 고딕"/>
          <w:bCs/>
          <w:sz w:val="22"/>
          <w:szCs w:val="22"/>
        </w:rPr>
        <w:t>ộ</w:t>
      </w:r>
      <w:ins w:id="1142" w:author="Phuong xinh gái" w:date="2019-07-01T21:58:00Z">
        <w:r>
          <w:rPr>
            <w:rFonts w:eastAsia="맑은 고딕"/>
            <w:bCs/>
            <w:sz w:val="22"/>
            <w:szCs w:val="22"/>
          </w:rPr>
          <w:t>c hạ</w:t>
        </w:r>
        <w:r w:rsidR="00357D58">
          <w:rPr>
            <w:rFonts w:eastAsia="맑은 고딕"/>
            <w:bCs/>
            <w:sz w:val="22"/>
            <w:szCs w:val="22"/>
          </w:rPr>
          <w:t>i (như vi-rút, B</w:t>
        </w:r>
        <w:r>
          <w:rPr>
            <w:rFonts w:eastAsia="맑은 고딕"/>
            <w:bCs/>
            <w:sz w:val="22"/>
            <w:szCs w:val="22"/>
          </w:rPr>
          <w:t xml:space="preserve">ackdoor, </w:t>
        </w:r>
      </w:ins>
      <w:ins w:id="1143" w:author="Phuong xinh gái" w:date="2019-07-01T22:02:00Z">
        <w:r w:rsidR="00357D58">
          <w:rPr>
            <w:rFonts w:eastAsia="맑은 고딕"/>
            <w:bCs/>
            <w:sz w:val="22"/>
            <w:szCs w:val="22"/>
          </w:rPr>
          <w:t xml:space="preserve">Trojan horse, Back </w:t>
        </w:r>
      </w:ins>
      <w:ins w:id="1144" w:author="Phuong xinh gái" w:date="2019-07-01T22:03:00Z">
        <w:r w:rsidR="00357D58">
          <w:rPr>
            <w:rFonts w:eastAsia="맑은 고딕"/>
            <w:bCs/>
            <w:sz w:val="22"/>
            <w:szCs w:val="22"/>
          </w:rPr>
          <w:t>orifice</w:t>
        </w:r>
      </w:ins>
      <w:ins w:id="1145" w:author="Phuong xinh gái" w:date="2019-07-01T22:04:00Z">
        <w:r w:rsidR="00357D58" w:rsidRPr="00357D58">
          <w:rPr>
            <w:rFonts w:eastAsia="맑은 고딕"/>
            <w:bCs/>
            <w:sz w:val="22"/>
            <w:szCs w:val="22"/>
            <w:vertAlign w:val="superscript"/>
            <w:rPrChange w:id="1146" w:author="Phuong xinh gái" w:date="2019-07-01T22:04:00Z">
              <w:rPr>
                <w:rFonts w:eastAsia="맑은 고딕"/>
                <w:bCs/>
                <w:sz w:val="22"/>
                <w:szCs w:val="22"/>
              </w:rPr>
            </w:rPrChange>
          </w:rPr>
          <w:t>*</w:t>
        </w:r>
        <w:r w:rsidR="00357D58">
          <w:rPr>
            <w:rFonts w:eastAsia="맑은 고딕"/>
            <w:bCs/>
            <w:sz w:val="22"/>
            <w:szCs w:val="22"/>
          </w:rPr>
          <w:t xml:space="preserve"> </w:t>
        </w:r>
        <w:r w:rsidR="00357D58" w:rsidRPr="00357D58">
          <w:rPr>
            <w:rFonts w:eastAsia="맑은 고딕"/>
            <w:bCs/>
            <w:sz w:val="16"/>
            <w:szCs w:val="16"/>
            <w:rPrChange w:id="1147" w:author="Phuong xinh gái" w:date="2019-07-01T22:05:00Z">
              <w:rPr>
                <w:rFonts w:eastAsia="맑은 고딕"/>
                <w:bCs/>
                <w:sz w:val="22"/>
                <w:szCs w:val="22"/>
              </w:rPr>
            </w:rPrChange>
          </w:rPr>
          <w:t>(</w:t>
        </w:r>
        <w:r w:rsidR="00357D58" w:rsidRPr="00357D58">
          <w:rPr>
            <w:rFonts w:eastAsia="맑은 고딕"/>
            <w:bCs/>
            <w:sz w:val="16"/>
            <w:szCs w:val="16"/>
            <w:vertAlign w:val="superscript"/>
            <w:rPrChange w:id="1148" w:author="Phuong xinh gái" w:date="2019-07-01T22:05:00Z">
              <w:rPr>
                <w:rFonts w:eastAsia="맑은 고딕"/>
                <w:bCs/>
                <w:sz w:val="22"/>
                <w:szCs w:val="22"/>
                <w:vertAlign w:val="superscript"/>
              </w:rPr>
            </w:rPrChange>
          </w:rPr>
          <w:t>*</w:t>
        </w:r>
      </w:ins>
      <w:ins w:id="1149" w:author="Phuong xinh gái" w:date="2019-07-01T22:05:00Z">
        <w:r w:rsidR="00357D58" w:rsidRPr="00357D58">
          <w:rPr>
            <w:rFonts w:eastAsia="맑은 고딕"/>
            <w:bCs/>
            <w:sz w:val="16"/>
            <w:szCs w:val="16"/>
            <w:vertAlign w:val="superscript"/>
            <w:rPrChange w:id="1150" w:author="Phuong xinh gái" w:date="2019-07-01T22:05:00Z">
              <w:rPr>
                <w:rFonts w:eastAsia="맑은 고딕"/>
                <w:bCs/>
                <w:sz w:val="22"/>
                <w:szCs w:val="22"/>
                <w:vertAlign w:val="superscript"/>
              </w:rPr>
            </w:rPrChange>
          </w:rPr>
          <w:t xml:space="preserve"> </w:t>
        </w:r>
        <w:r w:rsidR="00357D58" w:rsidRPr="00357D58">
          <w:rPr>
            <w:rFonts w:eastAsia="맑은 고딕"/>
            <w:bCs/>
            <w:sz w:val="16"/>
            <w:szCs w:val="16"/>
            <w:rPrChange w:id="1151" w:author="Phuong xinh gái" w:date="2019-07-01T22:05:00Z">
              <w:rPr>
                <w:rFonts w:eastAsia="맑은 고딕"/>
                <w:bCs/>
                <w:sz w:val="22"/>
                <w:szCs w:val="22"/>
              </w:rPr>
            </w:rPrChange>
          </w:rPr>
          <w:t>tên các l</w:t>
        </w:r>
        <w:r w:rsidR="00357D58">
          <w:rPr>
            <w:rFonts w:eastAsia="맑은 고딕"/>
            <w:bCs/>
            <w:sz w:val="16"/>
            <w:szCs w:val="16"/>
          </w:rPr>
          <w:t xml:space="preserve">oại </w:t>
        </w:r>
        <w:r w:rsidR="00357D58" w:rsidRPr="00357D58">
          <w:rPr>
            <w:rFonts w:eastAsia="맑은 고딕"/>
            <w:bCs/>
            <w:sz w:val="16"/>
            <w:szCs w:val="16"/>
            <w:rPrChange w:id="1152" w:author="Phuong xinh gái" w:date="2019-07-01T22:05:00Z">
              <w:rPr>
                <w:rFonts w:eastAsia="맑은 고딕"/>
                <w:bCs/>
                <w:sz w:val="22"/>
                <w:szCs w:val="22"/>
              </w:rPr>
            </w:rPrChange>
          </w:rPr>
          <w:t xml:space="preserve">phần mềm độc hại) </w:t>
        </w:r>
      </w:ins>
      <w:ins w:id="1153" w:author="Phuong xinh gái" w:date="2019-07-01T22:03:00Z">
        <w:r w:rsidR="00357D58">
          <w:rPr>
            <w:rFonts w:eastAsia="맑은 고딕"/>
            <w:bCs/>
            <w:sz w:val="22"/>
            <w:szCs w:val="22"/>
          </w:rPr>
          <w:t>, …).</w:t>
        </w:r>
      </w:ins>
    </w:p>
    <w:p w:rsidR="0050222F" w:rsidRDefault="00937E0A" w:rsidP="0079192F">
      <w:pPr>
        <w:numPr>
          <w:ilvl w:val="0"/>
          <w:numId w:val="15"/>
        </w:numPr>
        <w:rPr>
          <w:ins w:id="1154" w:author="Phuong xinh gái" w:date="2019-07-01T22:06:00Z"/>
          <w:rFonts w:eastAsia="맑은 고딕"/>
          <w:bCs/>
          <w:sz w:val="22"/>
          <w:szCs w:val="22"/>
        </w:rPr>
      </w:pPr>
      <w:r w:rsidRPr="00896668">
        <w:rPr>
          <w:rFonts w:eastAsia="맑은 고딕" w:hint="eastAsia"/>
          <w:bCs/>
          <w:sz w:val="22"/>
          <w:szCs w:val="22"/>
          <w:rPrChange w:id="1155" w:author="Phuong xinh gái" w:date="2019-07-01T21:08:00Z">
            <w:rPr>
              <w:rFonts w:ascii="맑은 고딕" w:eastAsia="맑은 고딕" w:hAnsi="맑은 고딕" w:hint="eastAsia"/>
              <w:bCs/>
              <w:sz w:val="22"/>
              <w:szCs w:val="22"/>
            </w:rPr>
          </w:rPrChange>
        </w:rPr>
        <w:t>네트워크</w:t>
      </w:r>
      <w:r w:rsidRPr="00896668">
        <w:rPr>
          <w:rFonts w:eastAsia="맑은 고딕"/>
          <w:bCs/>
          <w:sz w:val="22"/>
          <w:szCs w:val="22"/>
          <w:rPrChange w:id="1156"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57" w:author="Phuong xinh gái" w:date="2019-07-01T21:08:00Z">
            <w:rPr>
              <w:rFonts w:ascii="맑은 고딕" w:eastAsia="맑은 고딕" w:hAnsi="맑은 고딕" w:hint="eastAsia"/>
              <w:bCs/>
              <w:sz w:val="22"/>
              <w:szCs w:val="22"/>
            </w:rPr>
          </w:rPrChange>
        </w:rPr>
        <w:t>및</w:t>
      </w:r>
      <w:r w:rsidRPr="00896668">
        <w:rPr>
          <w:rFonts w:eastAsia="맑은 고딕"/>
          <w:bCs/>
          <w:sz w:val="22"/>
          <w:szCs w:val="22"/>
          <w:rPrChange w:id="1158"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59" w:author="Phuong xinh gái" w:date="2019-07-01T21:08:00Z">
            <w:rPr>
              <w:rFonts w:ascii="맑은 고딕" w:eastAsia="맑은 고딕" w:hAnsi="맑은 고딕" w:hint="eastAsia"/>
              <w:bCs/>
              <w:sz w:val="22"/>
              <w:szCs w:val="22"/>
            </w:rPr>
          </w:rPrChange>
        </w:rPr>
        <w:t>시스템</w:t>
      </w:r>
      <w:r w:rsidRPr="00896668">
        <w:rPr>
          <w:rFonts w:eastAsia="맑은 고딕"/>
          <w:bCs/>
          <w:sz w:val="22"/>
          <w:szCs w:val="22"/>
          <w:rPrChange w:id="1160"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61" w:author="Phuong xinh gái" w:date="2019-07-01T21:08:00Z">
            <w:rPr>
              <w:rFonts w:ascii="맑은 고딕" w:eastAsia="맑은 고딕" w:hAnsi="맑은 고딕" w:hint="eastAsia"/>
              <w:bCs/>
              <w:sz w:val="22"/>
              <w:szCs w:val="22"/>
            </w:rPr>
          </w:rPrChange>
        </w:rPr>
        <w:t>장애</w:t>
      </w:r>
    </w:p>
    <w:p w:rsidR="00357D58" w:rsidRPr="00896668" w:rsidRDefault="00357D58">
      <w:pPr>
        <w:ind w:left="1109"/>
        <w:rPr>
          <w:rFonts w:eastAsia="맑은 고딕"/>
          <w:bCs/>
          <w:sz w:val="22"/>
          <w:szCs w:val="22"/>
          <w:rPrChange w:id="1162" w:author="Phuong xinh gái" w:date="2019-07-01T21:08:00Z">
            <w:rPr>
              <w:rFonts w:ascii="맑은 고딕" w:eastAsia="맑은 고딕" w:hAnsi="맑은 고딕"/>
              <w:bCs/>
              <w:sz w:val="22"/>
              <w:szCs w:val="22"/>
            </w:rPr>
          </w:rPrChange>
        </w:rPr>
        <w:pPrChange w:id="1163" w:author="Phuong xinh gái" w:date="2019-07-01T22:06:00Z">
          <w:pPr>
            <w:numPr>
              <w:numId w:val="15"/>
            </w:numPr>
            <w:ind w:left="1109" w:hanging="400"/>
          </w:pPr>
        </w:pPrChange>
      </w:pPr>
      <w:ins w:id="1164" w:author="Phuong xinh gái" w:date="2019-07-01T22:06:00Z">
        <w:r>
          <w:rPr>
            <w:rFonts w:eastAsia="맑은 고딕"/>
            <w:bCs/>
            <w:sz w:val="22"/>
            <w:szCs w:val="22"/>
          </w:rPr>
          <w:t>Gây trở ngại network và hệ thống.</w:t>
        </w:r>
      </w:ins>
    </w:p>
    <w:p w:rsidR="0055474E" w:rsidRDefault="00937E0A" w:rsidP="0055474E">
      <w:pPr>
        <w:numPr>
          <w:ilvl w:val="0"/>
          <w:numId w:val="15"/>
        </w:numPr>
        <w:rPr>
          <w:ins w:id="1165" w:author="Phuong xinh gái" w:date="2019-07-01T22:06:00Z"/>
          <w:rFonts w:eastAsia="맑은 고딕"/>
          <w:bCs/>
          <w:sz w:val="22"/>
          <w:szCs w:val="22"/>
        </w:rPr>
      </w:pPr>
      <w:r w:rsidRPr="00896668">
        <w:rPr>
          <w:rFonts w:eastAsia="맑은 고딕" w:hint="eastAsia"/>
          <w:bCs/>
          <w:sz w:val="22"/>
          <w:szCs w:val="22"/>
          <w:rPrChange w:id="1166" w:author="Phuong xinh gái" w:date="2019-07-01T21:08:00Z">
            <w:rPr>
              <w:rFonts w:ascii="맑은 고딕" w:eastAsia="맑은 고딕" w:hAnsi="맑은 고딕" w:hint="eastAsia"/>
              <w:bCs/>
              <w:sz w:val="22"/>
              <w:szCs w:val="22"/>
            </w:rPr>
          </w:rPrChange>
        </w:rPr>
        <w:t>네트워크</w:t>
      </w:r>
      <w:ins w:id="1167" w:author="안세홍" w:date="2019-06-14T08:52:00Z">
        <w:r w:rsidR="00666535" w:rsidRPr="00896668">
          <w:rPr>
            <w:rFonts w:eastAsia="맑은 고딕"/>
            <w:bCs/>
            <w:sz w:val="22"/>
            <w:szCs w:val="22"/>
            <w:rPrChange w:id="1168" w:author="Phuong xinh gái" w:date="2019-07-01T21:08:00Z">
              <w:rPr>
                <w:rFonts w:ascii="맑은 고딕" w:eastAsia="맑은 고딕" w:hAnsi="맑은 고딕"/>
                <w:bCs/>
                <w:sz w:val="22"/>
                <w:szCs w:val="22"/>
              </w:rPr>
            </w:rPrChange>
          </w:rPr>
          <w:t xml:space="preserve"> </w:t>
        </w:r>
      </w:ins>
      <w:r w:rsidRPr="00896668">
        <w:rPr>
          <w:rFonts w:eastAsia="맑은 고딕"/>
          <w:bCs/>
          <w:sz w:val="22"/>
          <w:szCs w:val="22"/>
          <w:rPrChange w:id="1169" w:author="Phuong xinh gái" w:date="2019-07-01T21:08:00Z">
            <w:rPr>
              <w:rFonts w:ascii="맑은 고딕" w:eastAsia="맑은 고딕" w:hAnsi="맑은 고딕"/>
              <w:bCs/>
              <w:sz w:val="22"/>
              <w:szCs w:val="22"/>
            </w:rPr>
          </w:rPrChange>
        </w:rPr>
        <w:t>/</w:t>
      </w:r>
      <w:ins w:id="1170" w:author="안세홍" w:date="2019-06-14T08:52:00Z">
        <w:r w:rsidR="00666535" w:rsidRPr="00896668">
          <w:rPr>
            <w:rFonts w:eastAsia="맑은 고딕"/>
            <w:bCs/>
            <w:sz w:val="22"/>
            <w:szCs w:val="22"/>
            <w:rPrChange w:id="1171" w:author="Phuong xinh gái" w:date="2019-07-01T21:08:00Z">
              <w:rPr>
                <w:rFonts w:ascii="맑은 고딕" w:eastAsia="맑은 고딕" w:hAnsi="맑은 고딕"/>
                <w:bCs/>
                <w:sz w:val="22"/>
                <w:szCs w:val="22"/>
              </w:rPr>
            </w:rPrChange>
          </w:rPr>
          <w:t xml:space="preserve"> </w:t>
        </w:r>
      </w:ins>
      <w:r w:rsidRPr="00896668">
        <w:rPr>
          <w:rFonts w:eastAsia="맑은 고딕" w:hint="eastAsia"/>
          <w:bCs/>
          <w:sz w:val="22"/>
          <w:szCs w:val="22"/>
          <w:rPrChange w:id="1172" w:author="Phuong xinh gái" w:date="2019-07-01T21:08:00Z">
            <w:rPr>
              <w:rFonts w:ascii="맑은 고딕" w:eastAsia="맑은 고딕" w:hAnsi="맑은 고딕" w:hint="eastAsia"/>
              <w:bCs/>
              <w:sz w:val="22"/>
              <w:szCs w:val="22"/>
            </w:rPr>
          </w:rPrChange>
        </w:rPr>
        <w:t>시스템</w:t>
      </w:r>
      <w:r w:rsidRPr="00896668">
        <w:rPr>
          <w:rFonts w:eastAsia="맑은 고딕"/>
          <w:bCs/>
          <w:sz w:val="22"/>
          <w:szCs w:val="22"/>
          <w:rPrChange w:id="1173"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74" w:author="Phuong xinh gái" w:date="2019-07-01T21:08:00Z">
            <w:rPr>
              <w:rFonts w:ascii="맑은 고딕" w:eastAsia="맑은 고딕" w:hAnsi="맑은 고딕" w:hint="eastAsia"/>
              <w:bCs/>
              <w:sz w:val="22"/>
              <w:szCs w:val="22"/>
            </w:rPr>
          </w:rPrChange>
        </w:rPr>
        <w:t>침해</w:t>
      </w:r>
      <w:r w:rsidRPr="00896668">
        <w:rPr>
          <w:rFonts w:eastAsia="맑은 고딕"/>
          <w:bCs/>
          <w:sz w:val="22"/>
          <w:szCs w:val="22"/>
          <w:rPrChange w:id="1175"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76" w:author="Phuong xinh gái" w:date="2019-07-01T21:08:00Z">
            <w:rPr>
              <w:rFonts w:ascii="맑은 고딕" w:eastAsia="맑은 고딕" w:hAnsi="맑은 고딕" w:hint="eastAsia"/>
              <w:bCs/>
              <w:sz w:val="22"/>
              <w:szCs w:val="22"/>
            </w:rPr>
          </w:rPrChange>
        </w:rPr>
        <w:t>및</w:t>
      </w:r>
      <w:r w:rsidRPr="00896668">
        <w:rPr>
          <w:rFonts w:eastAsia="맑은 고딕"/>
          <w:bCs/>
          <w:sz w:val="22"/>
          <w:szCs w:val="22"/>
          <w:rPrChange w:id="1177"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78" w:author="Phuong xinh gái" w:date="2019-07-01T21:08:00Z">
            <w:rPr>
              <w:rFonts w:ascii="맑은 고딕" w:eastAsia="맑은 고딕" w:hAnsi="맑은 고딕" w:hint="eastAsia"/>
              <w:bCs/>
              <w:sz w:val="22"/>
              <w:szCs w:val="22"/>
            </w:rPr>
          </w:rPrChange>
        </w:rPr>
        <w:t>징후</w:t>
      </w:r>
      <w:r w:rsidRPr="00896668">
        <w:rPr>
          <w:rFonts w:eastAsia="맑은 고딕"/>
          <w:bCs/>
          <w:sz w:val="22"/>
          <w:szCs w:val="22"/>
          <w:rPrChange w:id="1179"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80" w:author="Phuong xinh gái" w:date="2019-07-01T21:08:00Z">
            <w:rPr>
              <w:rFonts w:ascii="맑은 고딕" w:eastAsia="맑은 고딕" w:hAnsi="맑은 고딕" w:hint="eastAsia"/>
              <w:bCs/>
              <w:sz w:val="22"/>
              <w:szCs w:val="22"/>
            </w:rPr>
          </w:rPrChange>
        </w:rPr>
        <w:t>포착</w:t>
      </w:r>
    </w:p>
    <w:p w:rsidR="00357D58" w:rsidRPr="00896668" w:rsidRDefault="00357D58">
      <w:pPr>
        <w:ind w:left="1109"/>
        <w:rPr>
          <w:rFonts w:eastAsia="맑은 고딕"/>
          <w:bCs/>
          <w:sz w:val="22"/>
          <w:szCs w:val="22"/>
          <w:rPrChange w:id="1181" w:author="Phuong xinh gái" w:date="2019-07-01T21:08:00Z">
            <w:rPr>
              <w:rFonts w:ascii="맑은 고딕" w:eastAsia="맑은 고딕" w:hAnsi="맑은 고딕"/>
              <w:bCs/>
              <w:sz w:val="22"/>
              <w:szCs w:val="22"/>
            </w:rPr>
          </w:rPrChange>
        </w:rPr>
        <w:pPrChange w:id="1182" w:author="Phuong xinh gái" w:date="2019-07-01T22:06:00Z">
          <w:pPr>
            <w:numPr>
              <w:numId w:val="15"/>
            </w:numPr>
            <w:ind w:left="1109" w:hanging="400"/>
          </w:pPr>
        </w:pPrChange>
      </w:pPr>
      <w:ins w:id="1183" w:author="Phuong xinh gái" w:date="2019-07-01T22:07:00Z">
        <w:r>
          <w:rPr>
            <w:rFonts w:eastAsia="맑은 고딕"/>
            <w:bCs/>
            <w:sz w:val="22"/>
            <w:szCs w:val="22"/>
          </w:rPr>
          <w:t>X</w:t>
        </w:r>
        <w:r>
          <w:rPr>
            <w:rFonts w:eastAsia="맑은 고딕" w:hint="eastAsia"/>
            <w:bCs/>
            <w:sz w:val="22"/>
            <w:szCs w:val="22"/>
          </w:rPr>
          <w:t xml:space="preserve">âm </w:t>
        </w:r>
        <w:r>
          <w:rPr>
            <w:rFonts w:eastAsia="맑은 고딕"/>
            <w:bCs/>
            <w:sz w:val="22"/>
            <w:szCs w:val="22"/>
          </w:rPr>
          <w:t>phạm network /hệ thống và có dấu hiệu.</w:t>
        </w:r>
      </w:ins>
    </w:p>
    <w:p w:rsidR="00937E0A" w:rsidRDefault="00937E0A" w:rsidP="0055474E">
      <w:pPr>
        <w:numPr>
          <w:ilvl w:val="0"/>
          <w:numId w:val="15"/>
        </w:numPr>
        <w:rPr>
          <w:ins w:id="1184" w:author="Phuong xinh gái" w:date="2019-07-01T22:07:00Z"/>
          <w:rFonts w:eastAsia="맑은 고딕"/>
          <w:bCs/>
          <w:sz w:val="22"/>
          <w:szCs w:val="22"/>
        </w:rPr>
      </w:pPr>
      <w:r w:rsidRPr="00896668">
        <w:rPr>
          <w:rFonts w:eastAsia="맑은 고딕" w:hint="eastAsia"/>
          <w:bCs/>
          <w:sz w:val="22"/>
          <w:szCs w:val="22"/>
          <w:rPrChange w:id="1185" w:author="Phuong xinh gái" w:date="2019-07-01T21:08:00Z">
            <w:rPr>
              <w:rFonts w:ascii="맑은 고딕" w:eastAsia="맑은 고딕" w:hAnsi="맑은 고딕" w:hint="eastAsia"/>
              <w:bCs/>
              <w:sz w:val="22"/>
              <w:szCs w:val="22"/>
            </w:rPr>
          </w:rPrChange>
        </w:rPr>
        <w:t>자산의</w:t>
      </w:r>
      <w:r w:rsidRPr="00896668">
        <w:rPr>
          <w:rFonts w:eastAsia="맑은 고딕"/>
          <w:bCs/>
          <w:sz w:val="22"/>
          <w:szCs w:val="22"/>
          <w:rPrChange w:id="1186"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87" w:author="Phuong xinh gái" w:date="2019-07-01T21:08:00Z">
            <w:rPr>
              <w:rFonts w:ascii="맑은 고딕" w:eastAsia="맑은 고딕" w:hAnsi="맑은 고딕" w:hint="eastAsia"/>
              <w:bCs/>
              <w:sz w:val="22"/>
              <w:szCs w:val="22"/>
            </w:rPr>
          </w:rPrChange>
        </w:rPr>
        <w:t>도난</w:t>
      </w:r>
      <w:r w:rsidRPr="00896668">
        <w:rPr>
          <w:rFonts w:eastAsia="맑은 고딕"/>
          <w:bCs/>
          <w:sz w:val="22"/>
          <w:szCs w:val="22"/>
          <w:rPrChange w:id="1188"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89" w:author="Phuong xinh gái" w:date="2019-07-01T21:08:00Z">
            <w:rPr>
              <w:rFonts w:ascii="맑은 고딕" w:eastAsia="맑은 고딕" w:hAnsi="맑은 고딕" w:hint="eastAsia"/>
              <w:bCs/>
              <w:sz w:val="22"/>
              <w:szCs w:val="22"/>
            </w:rPr>
          </w:rPrChange>
        </w:rPr>
        <w:t>분실</w:t>
      </w:r>
      <w:r w:rsidRPr="00896668">
        <w:rPr>
          <w:rFonts w:eastAsia="맑은 고딕"/>
          <w:bCs/>
          <w:sz w:val="22"/>
          <w:szCs w:val="22"/>
          <w:rPrChange w:id="1190"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91" w:author="Phuong xinh gái" w:date="2019-07-01T21:08:00Z">
            <w:rPr>
              <w:rFonts w:ascii="맑은 고딕" w:eastAsia="맑은 고딕" w:hAnsi="맑은 고딕" w:hint="eastAsia"/>
              <w:bCs/>
              <w:sz w:val="22"/>
              <w:szCs w:val="22"/>
            </w:rPr>
          </w:rPrChange>
        </w:rPr>
        <w:t>파손</w:t>
      </w:r>
      <w:r w:rsidRPr="00896668">
        <w:rPr>
          <w:rFonts w:eastAsia="맑은 고딕"/>
          <w:bCs/>
          <w:sz w:val="22"/>
          <w:szCs w:val="22"/>
          <w:rPrChange w:id="1192"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93" w:author="Phuong xinh gái" w:date="2019-07-01T21:08:00Z">
            <w:rPr>
              <w:rFonts w:ascii="맑은 고딕" w:eastAsia="맑은 고딕" w:hAnsi="맑은 고딕" w:hint="eastAsia"/>
              <w:bCs/>
              <w:sz w:val="22"/>
              <w:szCs w:val="22"/>
            </w:rPr>
          </w:rPrChange>
        </w:rPr>
        <w:t>및</w:t>
      </w:r>
      <w:r w:rsidRPr="00896668">
        <w:rPr>
          <w:rFonts w:eastAsia="맑은 고딕"/>
          <w:bCs/>
          <w:sz w:val="22"/>
          <w:szCs w:val="22"/>
          <w:rPrChange w:id="1194"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195" w:author="Phuong xinh gái" w:date="2019-07-01T21:08:00Z">
            <w:rPr>
              <w:rFonts w:ascii="맑은 고딕" w:eastAsia="맑은 고딕" w:hAnsi="맑은 고딕" w:hint="eastAsia"/>
              <w:bCs/>
              <w:sz w:val="22"/>
              <w:szCs w:val="22"/>
            </w:rPr>
          </w:rPrChange>
        </w:rPr>
        <w:t>파괴</w:t>
      </w:r>
    </w:p>
    <w:p w:rsidR="00357D58" w:rsidRPr="00896668" w:rsidRDefault="00357D58">
      <w:pPr>
        <w:ind w:left="1109"/>
        <w:rPr>
          <w:rFonts w:eastAsia="맑은 고딕"/>
          <w:bCs/>
          <w:sz w:val="22"/>
          <w:szCs w:val="22"/>
          <w:rPrChange w:id="1196" w:author="Phuong xinh gái" w:date="2019-07-01T21:08:00Z">
            <w:rPr>
              <w:rFonts w:ascii="맑은 고딕" w:eastAsia="맑은 고딕" w:hAnsi="맑은 고딕"/>
              <w:bCs/>
              <w:sz w:val="22"/>
              <w:szCs w:val="22"/>
            </w:rPr>
          </w:rPrChange>
        </w:rPr>
        <w:pPrChange w:id="1197" w:author="Phuong xinh gái" w:date="2019-07-01T22:07:00Z">
          <w:pPr>
            <w:numPr>
              <w:numId w:val="15"/>
            </w:numPr>
            <w:ind w:left="1109" w:hanging="400"/>
          </w:pPr>
        </w:pPrChange>
      </w:pPr>
      <w:ins w:id="1198" w:author="Phuong xinh gái" w:date="2019-07-01T22:08:00Z">
        <w:r>
          <w:rPr>
            <w:rFonts w:eastAsia="맑은 고딕"/>
            <w:bCs/>
            <w:sz w:val="22"/>
            <w:szCs w:val="22"/>
          </w:rPr>
          <w:t>Ă</w:t>
        </w:r>
        <w:r>
          <w:rPr>
            <w:rFonts w:eastAsia="맑은 고딕" w:hint="eastAsia"/>
            <w:bCs/>
            <w:sz w:val="22"/>
            <w:szCs w:val="22"/>
          </w:rPr>
          <w:t xml:space="preserve">n </w:t>
        </w:r>
        <w:r>
          <w:rPr>
            <w:rFonts w:eastAsia="맑은 고딕"/>
            <w:bCs/>
            <w:sz w:val="22"/>
            <w:szCs w:val="22"/>
          </w:rPr>
          <w:t>trộm, làm mất, gây hư hại và phá hỏng tài sản.</w:t>
        </w:r>
      </w:ins>
    </w:p>
    <w:p w:rsidR="00937E0A" w:rsidRDefault="00937E0A" w:rsidP="0055474E">
      <w:pPr>
        <w:numPr>
          <w:ilvl w:val="0"/>
          <w:numId w:val="15"/>
        </w:numPr>
        <w:rPr>
          <w:ins w:id="1199" w:author="Phuong xinh gái" w:date="2019-07-01T22:08:00Z"/>
          <w:rFonts w:eastAsia="맑은 고딕"/>
          <w:bCs/>
          <w:sz w:val="22"/>
          <w:szCs w:val="22"/>
        </w:rPr>
      </w:pPr>
      <w:r w:rsidRPr="00896668">
        <w:rPr>
          <w:rFonts w:eastAsia="맑은 고딕" w:hint="eastAsia"/>
          <w:bCs/>
          <w:sz w:val="22"/>
          <w:szCs w:val="22"/>
          <w:rPrChange w:id="1200" w:author="Phuong xinh gái" w:date="2019-07-01T21:08:00Z">
            <w:rPr>
              <w:rFonts w:ascii="맑은 고딕" w:eastAsia="맑은 고딕" w:hAnsi="맑은 고딕" w:hint="eastAsia"/>
              <w:bCs/>
              <w:sz w:val="22"/>
              <w:szCs w:val="22"/>
            </w:rPr>
          </w:rPrChange>
        </w:rPr>
        <w:t>정보자산의</w:t>
      </w:r>
      <w:r w:rsidRPr="00896668">
        <w:rPr>
          <w:rFonts w:eastAsia="맑은 고딕"/>
          <w:bCs/>
          <w:sz w:val="22"/>
          <w:szCs w:val="22"/>
          <w:rPrChange w:id="1201"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202" w:author="Phuong xinh gái" w:date="2019-07-01T21:08:00Z">
            <w:rPr>
              <w:rFonts w:ascii="맑은 고딕" w:eastAsia="맑은 고딕" w:hAnsi="맑은 고딕" w:hint="eastAsia"/>
              <w:bCs/>
              <w:sz w:val="22"/>
              <w:szCs w:val="22"/>
            </w:rPr>
          </w:rPrChange>
        </w:rPr>
        <w:t>유출</w:t>
      </w:r>
      <w:r w:rsidRPr="00896668">
        <w:rPr>
          <w:rFonts w:eastAsia="맑은 고딕"/>
          <w:bCs/>
          <w:sz w:val="22"/>
          <w:szCs w:val="22"/>
          <w:rPrChange w:id="1203"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204" w:author="Phuong xinh gái" w:date="2019-07-01T21:08:00Z">
            <w:rPr>
              <w:rFonts w:ascii="맑은 고딕" w:eastAsia="맑은 고딕" w:hAnsi="맑은 고딕" w:hint="eastAsia"/>
              <w:bCs/>
              <w:sz w:val="22"/>
              <w:szCs w:val="22"/>
            </w:rPr>
          </w:rPrChange>
        </w:rPr>
        <w:t>및</w:t>
      </w:r>
      <w:r w:rsidRPr="00896668">
        <w:rPr>
          <w:rFonts w:eastAsia="맑은 고딕"/>
          <w:bCs/>
          <w:sz w:val="22"/>
          <w:szCs w:val="22"/>
          <w:rPrChange w:id="1205"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206" w:author="Phuong xinh gái" w:date="2019-07-01T21:08:00Z">
            <w:rPr>
              <w:rFonts w:ascii="맑은 고딕" w:eastAsia="맑은 고딕" w:hAnsi="맑은 고딕" w:hint="eastAsia"/>
              <w:bCs/>
              <w:sz w:val="22"/>
              <w:szCs w:val="22"/>
            </w:rPr>
          </w:rPrChange>
        </w:rPr>
        <w:t>변조</w:t>
      </w:r>
    </w:p>
    <w:p w:rsidR="00357D58" w:rsidRPr="00896668" w:rsidRDefault="00357D58">
      <w:pPr>
        <w:ind w:left="1109"/>
        <w:rPr>
          <w:rFonts w:eastAsia="맑은 고딕"/>
          <w:bCs/>
          <w:sz w:val="22"/>
          <w:szCs w:val="22"/>
          <w:rPrChange w:id="1207" w:author="Phuong xinh gái" w:date="2019-07-01T21:08:00Z">
            <w:rPr>
              <w:rFonts w:ascii="맑은 고딕" w:eastAsia="맑은 고딕" w:hAnsi="맑은 고딕"/>
              <w:bCs/>
              <w:sz w:val="22"/>
              <w:szCs w:val="22"/>
            </w:rPr>
          </w:rPrChange>
        </w:rPr>
        <w:pPrChange w:id="1208" w:author="Phuong xinh gái" w:date="2019-07-01T22:08:00Z">
          <w:pPr>
            <w:numPr>
              <w:numId w:val="15"/>
            </w:numPr>
            <w:ind w:left="1109" w:hanging="400"/>
          </w:pPr>
        </w:pPrChange>
      </w:pPr>
      <w:ins w:id="1209" w:author="Phuong xinh gái" w:date="2019-07-01T22:09:00Z">
        <w:r>
          <w:rPr>
            <w:rFonts w:eastAsia="맑은 고딕"/>
            <w:bCs/>
            <w:sz w:val="22"/>
            <w:szCs w:val="22"/>
          </w:rPr>
          <w:t>Làm lộ và cải biến tài sản thông tin</w:t>
        </w:r>
      </w:ins>
    </w:p>
    <w:p w:rsidR="00937E0A" w:rsidRDefault="00937E0A" w:rsidP="0055474E">
      <w:pPr>
        <w:numPr>
          <w:ilvl w:val="0"/>
          <w:numId w:val="15"/>
        </w:numPr>
        <w:rPr>
          <w:ins w:id="1210" w:author="Phuong xinh gái" w:date="2019-07-01T22:10:00Z"/>
          <w:rFonts w:eastAsia="맑은 고딕"/>
          <w:bCs/>
          <w:sz w:val="22"/>
          <w:szCs w:val="22"/>
        </w:rPr>
      </w:pPr>
      <w:r w:rsidRPr="00896668">
        <w:rPr>
          <w:rFonts w:eastAsia="맑은 고딕" w:hint="eastAsia"/>
          <w:bCs/>
          <w:sz w:val="22"/>
          <w:szCs w:val="22"/>
          <w:rPrChange w:id="1211" w:author="Phuong xinh gái" w:date="2019-07-01T21:08:00Z">
            <w:rPr>
              <w:rFonts w:ascii="맑은 고딕" w:eastAsia="맑은 고딕" w:hAnsi="맑은 고딕" w:hint="eastAsia"/>
              <w:bCs/>
              <w:sz w:val="22"/>
              <w:szCs w:val="22"/>
            </w:rPr>
          </w:rPrChange>
        </w:rPr>
        <w:t>대내</w:t>
      </w:r>
      <w:r w:rsidRPr="00896668">
        <w:rPr>
          <w:rFonts w:eastAsia="맑은 고딕"/>
          <w:bCs/>
          <w:sz w:val="22"/>
          <w:szCs w:val="22"/>
          <w:rPrChange w:id="1212"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213" w:author="Phuong xinh gái" w:date="2019-07-01T21:08:00Z">
            <w:rPr>
              <w:rFonts w:ascii="맑은 고딕" w:eastAsia="맑은 고딕" w:hAnsi="맑은 고딕" w:hint="eastAsia"/>
              <w:bCs/>
              <w:sz w:val="22"/>
              <w:szCs w:val="22"/>
            </w:rPr>
          </w:rPrChange>
        </w:rPr>
        <w:t>외의</w:t>
      </w:r>
      <w:r w:rsidRPr="00896668">
        <w:rPr>
          <w:rFonts w:eastAsia="맑은 고딕"/>
          <w:bCs/>
          <w:sz w:val="22"/>
          <w:szCs w:val="22"/>
          <w:rPrChange w:id="1214"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215" w:author="Phuong xinh gái" w:date="2019-07-01T21:08:00Z">
            <w:rPr>
              <w:rFonts w:ascii="맑은 고딕" w:eastAsia="맑은 고딕" w:hAnsi="맑은 고딕" w:hint="eastAsia"/>
              <w:bCs/>
              <w:sz w:val="22"/>
              <w:szCs w:val="22"/>
            </w:rPr>
          </w:rPrChange>
        </w:rPr>
        <w:t>비</w:t>
      </w:r>
      <w:r w:rsidRPr="00896668">
        <w:rPr>
          <w:rFonts w:eastAsia="맑은 고딕"/>
          <w:bCs/>
          <w:sz w:val="22"/>
          <w:szCs w:val="22"/>
          <w:rPrChange w:id="1216"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217" w:author="Phuong xinh gái" w:date="2019-07-01T21:08:00Z">
            <w:rPr>
              <w:rFonts w:ascii="맑은 고딕" w:eastAsia="맑은 고딕" w:hAnsi="맑은 고딕" w:hint="eastAsia"/>
              <w:bCs/>
              <w:sz w:val="22"/>
              <w:szCs w:val="22"/>
            </w:rPr>
          </w:rPrChange>
        </w:rPr>
        <w:t>인가된</w:t>
      </w:r>
      <w:r w:rsidRPr="00896668">
        <w:rPr>
          <w:rFonts w:eastAsia="맑은 고딕"/>
          <w:bCs/>
          <w:sz w:val="22"/>
          <w:szCs w:val="22"/>
          <w:rPrChange w:id="1218"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219" w:author="Phuong xinh gái" w:date="2019-07-01T21:08:00Z">
            <w:rPr>
              <w:rFonts w:ascii="맑은 고딕" w:eastAsia="맑은 고딕" w:hAnsi="맑은 고딕" w:hint="eastAsia"/>
              <w:bCs/>
              <w:sz w:val="22"/>
              <w:szCs w:val="22"/>
            </w:rPr>
          </w:rPrChange>
        </w:rPr>
        <w:t>해킹시도</w:t>
      </w:r>
    </w:p>
    <w:p w:rsidR="00357D58" w:rsidRPr="00896668" w:rsidRDefault="00766F88">
      <w:pPr>
        <w:ind w:left="1109"/>
        <w:rPr>
          <w:rFonts w:eastAsia="맑은 고딕"/>
          <w:bCs/>
          <w:sz w:val="22"/>
          <w:szCs w:val="22"/>
          <w:rPrChange w:id="1220" w:author="Phuong xinh gái" w:date="2019-07-01T21:08:00Z">
            <w:rPr>
              <w:rFonts w:ascii="맑은 고딕" w:eastAsia="맑은 고딕" w:hAnsi="맑은 고딕"/>
              <w:bCs/>
              <w:sz w:val="22"/>
              <w:szCs w:val="22"/>
            </w:rPr>
          </w:rPrChange>
        </w:rPr>
        <w:pPrChange w:id="1221" w:author="Phuong xinh gái" w:date="2019-07-01T22:10:00Z">
          <w:pPr>
            <w:numPr>
              <w:numId w:val="15"/>
            </w:numPr>
            <w:ind w:left="1109" w:hanging="400"/>
          </w:pPr>
        </w:pPrChange>
      </w:pPr>
      <w:ins w:id="1222" w:author="Phuong xinh gái" w:date="2019-07-01T22:10:00Z">
        <w:r>
          <w:rPr>
            <w:rFonts w:eastAsia="맑은 고딕"/>
            <w:bCs/>
            <w:sz w:val="22"/>
            <w:szCs w:val="22"/>
          </w:rPr>
          <w:t xml:space="preserve">Cố ý </w:t>
        </w:r>
      </w:ins>
      <w:ins w:id="1223" w:author="Phuong xinh gái" w:date="2019-07-01T22:11:00Z">
        <w:r>
          <w:rPr>
            <w:rFonts w:eastAsia="맑은 고딕"/>
            <w:bCs/>
            <w:sz w:val="22"/>
            <w:szCs w:val="22"/>
          </w:rPr>
          <w:t>đột nhập (</w:t>
        </w:r>
      </w:ins>
      <w:ins w:id="1224" w:author="Phuong xinh gái" w:date="2019-07-01T22:10:00Z">
        <w:r>
          <w:rPr>
            <w:rFonts w:eastAsia="맑은 고딕"/>
            <w:bCs/>
            <w:sz w:val="22"/>
            <w:szCs w:val="22"/>
          </w:rPr>
          <w:t>hacking</w:t>
        </w:r>
      </w:ins>
      <w:ins w:id="1225" w:author="Phuong xinh gái" w:date="2019-07-01T22:11:00Z">
        <w:r>
          <w:rPr>
            <w:rFonts w:eastAsia="맑은 고딕"/>
            <w:bCs/>
            <w:sz w:val="22"/>
            <w:szCs w:val="22"/>
          </w:rPr>
          <w:t>) không được phép vào trong/bên ngoài</w:t>
        </w:r>
      </w:ins>
      <w:ins w:id="1226" w:author="Phuong xinh gái" w:date="2019-07-01T22:10:00Z">
        <w:r>
          <w:rPr>
            <w:rFonts w:eastAsia="맑은 고딕"/>
            <w:bCs/>
            <w:sz w:val="22"/>
            <w:szCs w:val="22"/>
          </w:rPr>
          <w:t xml:space="preserve"> </w:t>
        </w:r>
      </w:ins>
    </w:p>
    <w:p w:rsidR="005D2711" w:rsidRDefault="00937E0A" w:rsidP="00D61295">
      <w:pPr>
        <w:numPr>
          <w:ilvl w:val="0"/>
          <w:numId w:val="15"/>
        </w:numPr>
        <w:rPr>
          <w:ins w:id="1227" w:author="Phuong xinh gái" w:date="2019-07-01T22:12:00Z"/>
          <w:rFonts w:eastAsia="맑은 고딕"/>
          <w:bCs/>
          <w:sz w:val="22"/>
          <w:szCs w:val="22"/>
        </w:rPr>
      </w:pPr>
      <w:r w:rsidRPr="00896668">
        <w:rPr>
          <w:rFonts w:eastAsia="맑은 고딕" w:hint="eastAsia"/>
          <w:bCs/>
          <w:sz w:val="22"/>
          <w:szCs w:val="22"/>
          <w:rPrChange w:id="1228" w:author="Phuong xinh gái" w:date="2019-07-01T21:08:00Z">
            <w:rPr>
              <w:rFonts w:ascii="맑은 고딕" w:eastAsia="맑은 고딕" w:hAnsi="맑은 고딕" w:hint="eastAsia"/>
              <w:bCs/>
              <w:sz w:val="22"/>
              <w:szCs w:val="22"/>
            </w:rPr>
          </w:rPrChange>
        </w:rPr>
        <w:t>기타</w:t>
      </w:r>
      <w:r w:rsidRPr="00896668">
        <w:rPr>
          <w:rFonts w:eastAsia="맑은 고딕"/>
          <w:bCs/>
          <w:sz w:val="22"/>
          <w:szCs w:val="22"/>
          <w:rPrChange w:id="1229"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230" w:author="Phuong xinh gái" w:date="2019-07-01T21:08:00Z">
            <w:rPr>
              <w:rFonts w:ascii="맑은 고딕" w:eastAsia="맑은 고딕" w:hAnsi="맑은 고딕" w:hint="eastAsia"/>
              <w:bCs/>
              <w:sz w:val="22"/>
              <w:szCs w:val="22"/>
            </w:rPr>
          </w:rPrChange>
        </w:rPr>
        <w:t>발견된</w:t>
      </w:r>
      <w:r w:rsidRPr="00896668">
        <w:rPr>
          <w:rFonts w:eastAsia="맑은 고딕"/>
          <w:bCs/>
          <w:sz w:val="22"/>
          <w:szCs w:val="22"/>
          <w:rPrChange w:id="1231"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232" w:author="Phuong xinh gái" w:date="2019-07-01T21:08:00Z">
            <w:rPr>
              <w:rFonts w:ascii="맑은 고딕" w:eastAsia="맑은 고딕" w:hAnsi="맑은 고딕" w:hint="eastAsia"/>
              <w:bCs/>
              <w:sz w:val="22"/>
              <w:szCs w:val="22"/>
            </w:rPr>
          </w:rPrChange>
        </w:rPr>
        <w:t>보안취약성</w:t>
      </w:r>
      <w:r w:rsidRPr="00896668">
        <w:rPr>
          <w:rFonts w:eastAsia="맑은 고딕"/>
          <w:bCs/>
          <w:sz w:val="22"/>
          <w:szCs w:val="22"/>
          <w:rPrChange w:id="1233"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234" w:author="Phuong xinh gái" w:date="2019-07-01T21:08:00Z">
            <w:rPr>
              <w:rFonts w:ascii="맑은 고딕" w:eastAsia="맑은 고딕" w:hAnsi="맑은 고딕" w:hint="eastAsia"/>
              <w:bCs/>
              <w:sz w:val="22"/>
              <w:szCs w:val="22"/>
            </w:rPr>
          </w:rPrChange>
        </w:rPr>
        <w:t>소프트웨어</w:t>
      </w:r>
      <w:r w:rsidRPr="00896668">
        <w:rPr>
          <w:rFonts w:eastAsia="맑은 고딕"/>
          <w:bCs/>
          <w:sz w:val="22"/>
          <w:szCs w:val="22"/>
          <w:rPrChange w:id="1235"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236" w:author="Phuong xinh gái" w:date="2019-07-01T21:08:00Z">
            <w:rPr>
              <w:rFonts w:ascii="맑은 고딕" w:eastAsia="맑은 고딕" w:hAnsi="맑은 고딕" w:hint="eastAsia"/>
              <w:bCs/>
              <w:sz w:val="22"/>
              <w:szCs w:val="22"/>
            </w:rPr>
          </w:rPrChange>
        </w:rPr>
        <w:t>오</w:t>
      </w:r>
      <w:r w:rsidRPr="00896668">
        <w:rPr>
          <w:rFonts w:eastAsia="맑은 고딕"/>
          <w:bCs/>
          <w:sz w:val="22"/>
          <w:szCs w:val="22"/>
          <w:rPrChange w:id="1237"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238" w:author="Phuong xinh gái" w:date="2019-07-01T21:08:00Z">
            <w:rPr>
              <w:rFonts w:ascii="맑은 고딕" w:eastAsia="맑은 고딕" w:hAnsi="맑은 고딕" w:hint="eastAsia"/>
              <w:bCs/>
              <w:sz w:val="22"/>
              <w:szCs w:val="22"/>
            </w:rPr>
          </w:rPrChange>
        </w:rPr>
        <w:t>동작</w:t>
      </w:r>
      <w:r w:rsidRPr="00896668">
        <w:rPr>
          <w:rFonts w:eastAsia="맑은 고딕"/>
          <w:bCs/>
          <w:sz w:val="22"/>
          <w:szCs w:val="22"/>
          <w:rPrChange w:id="1239"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240" w:author="Phuong xinh gái" w:date="2019-07-01T21:08:00Z">
            <w:rPr>
              <w:rFonts w:ascii="맑은 고딕" w:eastAsia="맑은 고딕" w:hAnsi="맑은 고딕" w:hint="eastAsia"/>
              <w:bCs/>
              <w:sz w:val="22"/>
              <w:szCs w:val="22"/>
            </w:rPr>
          </w:rPrChange>
        </w:rPr>
        <w:t>시스템</w:t>
      </w:r>
      <w:r w:rsidRPr="00896668">
        <w:rPr>
          <w:rFonts w:eastAsia="맑은 고딕"/>
          <w:bCs/>
          <w:sz w:val="22"/>
          <w:szCs w:val="22"/>
          <w:rPrChange w:id="1241"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242" w:author="Phuong xinh gái" w:date="2019-07-01T21:08:00Z">
            <w:rPr>
              <w:rFonts w:ascii="맑은 고딕" w:eastAsia="맑은 고딕" w:hAnsi="맑은 고딕" w:hint="eastAsia"/>
              <w:bCs/>
              <w:sz w:val="22"/>
              <w:szCs w:val="22"/>
            </w:rPr>
          </w:rPrChange>
        </w:rPr>
        <w:t>오류</w:t>
      </w:r>
      <w:r w:rsidRPr="00896668">
        <w:rPr>
          <w:rFonts w:eastAsia="맑은 고딕"/>
          <w:bCs/>
          <w:sz w:val="22"/>
          <w:szCs w:val="22"/>
          <w:rPrChange w:id="1243" w:author="Phuong xinh gái" w:date="2019-07-01T21:08:00Z">
            <w:rPr>
              <w:rFonts w:ascii="맑은 고딕" w:eastAsia="맑은 고딕" w:hAnsi="맑은 고딕"/>
              <w:bCs/>
              <w:sz w:val="22"/>
              <w:szCs w:val="22"/>
            </w:rPr>
          </w:rPrChange>
        </w:rPr>
        <w:t xml:space="preserve"> </w:t>
      </w:r>
      <w:r w:rsidRPr="00896668">
        <w:rPr>
          <w:rFonts w:eastAsia="맑은 고딕" w:hint="eastAsia"/>
          <w:bCs/>
          <w:sz w:val="22"/>
          <w:szCs w:val="22"/>
          <w:rPrChange w:id="1244" w:author="Phuong xinh gái" w:date="2019-07-01T21:08:00Z">
            <w:rPr>
              <w:rFonts w:ascii="맑은 고딕" w:eastAsia="맑은 고딕" w:hAnsi="맑은 고딕" w:hint="eastAsia"/>
              <w:bCs/>
              <w:sz w:val="22"/>
              <w:szCs w:val="22"/>
            </w:rPr>
          </w:rPrChange>
        </w:rPr>
        <w:t>등</w:t>
      </w:r>
    </w:p>
    <w:p w:rsidR="00766F88" w:rsidRPr="00896668" w:rsidRDefault="00766F88">
      <w:pPr>
        <w:ind w:left="1109"/>
        <w:rPr>
          <w:rFonts w:eastAsia="맑은 고딕"/>
          <w:bCs/>
          <w:sz w:val="22"/>
          <w:szCs w:val="22"/>
          <w:rPrChange w:id="1245" w:author="Phuong xinh gái" w:date="2019-07-01T21:08:00Z">
            <w:rPr>
              <w:rFonts w:ascii="맑은 고딕" w:eastAsia="맑은 고딕" w:hAnsi="맑은 고딕"/>
              <w:bCs/>
              <w:sz w:val="22"/>
              <w:szCs w:val="22"/>
            </w:rPr>
          </w:rPrChange>
        </w:rPr>
        <w:pPrChange w:id="1246" w:author="Phuong xinh gái" w:date="2019-07-01T22:12:00Z">
          <w:pPr>
            <w:numPr>
              <w:numId w:val="15"/>
            </w:numPr>
            <w:ind w:left="1109" w:hanging="400"/>
          </w:pPr>
        </w:pPrChange>
      </w:pPr>
      <w:ins w:id="1247" w:author="Phuong xinh gái" w:date="2019-07-01T22:14:00Z">
        <w:r>
          <w:rPr>
            <w:rFonts w:eastAsia="맑은 고딕"/>
            <w:bCs/>
            <w:sz w:val="22"/>
            <w:szCs w:val="22"/>
          </w:rPr>
          <w:t>N</w:t>
        </w:r>
        <w:r>
          <w:rPr>
            <w:rFonts w:eastAsia="맑은 고딕" w:hint="eastAsia"/>
            <w:bCs/>
            <w:sz w:val="22"/>
            <w:szCs w:val="22"/>
          </w:rPr>
          <w:t xml:space="preserve">hư </w:t>
        </w:r>
      </w:ins>
      <w:ins w:id="1248" w:author="Phuong xinh gái" w:date="2019-07-01T22:15:00Z">
        <w:r>
          <w:rPr>
            <w:rFonts w:eastAsia="맑은 고딕"/>
            <w:bCs/>
            <w:sz w:val="22"/>
            <w:szCs w:val="22"/>
          </w:rPr>
          <w:t xml:space="preserve">sự yếu kém về bảo an, </w:t>
        </w:r>
      </w:ins>
      <w:ins w:id="1249" w:author="Phuong xinh gái" w:date="2019-07-01T22:14:00Z">
        <w:r>
          <w:rPr>
            <w:rFonts w:eastAsia="맑은 고딕"/>
            <w:bCs/>
            <w:sz w:val="22"/>
            <w:szCs w:val="22"/>
          </w:rPr>
          <w:t xml:space="preserve">các động tác sai </w:t>
        </w:r>
      </w:ins>
      <w:ins w:id="1250" w:author="Phuong xinh gái" w:date="2019-07-01T22:15:00Z">
        <w:r>
          <w:rPr>
            <w:rFonts w:eastAsia="맑은 고딕"/>
            <w:bCs/>
            <w:sz w:val="22"/>
            <w:szCs w:val="22"/>
          </w:rPr>
          <w:t>của phần mềm, sai sót hệ thống khác được phát hiện.</w:t>
        </w:r>
      </w:ins>
    </w:p>
    <w:p w:rsidR="005D2711" w:rsidRPr="00896668" w:rsidRDefault="005D2711" w:rsidP="00D61295">
      <w:pPr>
        <w:ind w:left="709"/>
        <w:rPr>
          <w:rFonts w:eastAsia="맑은 고딕"/>
          <w:bCs/>
          <w:sz w:val="22"/>
          <w:szCs w:val="22"/>
          <w:rPrChange w:id="1251" w:author="Phuong xinh gái" w:date="2019-07-01T21:08:00Z">
            <w:rPr>
              <w:rFonts w:ascii="맑은 고딕" w:eastAsia="맑은 고딕" w:hAnsi="맑은 고딕"/>
              <w:bCs/>
              <w:sz w:val="22"/>
              <w:szCs w:val="22"/>
            </w:rPr>
          </w:rPrChange>
        </w:rPr>
      </w:pPr>
    </w:p>
    <w:p w:rsidR="0055474E" w:rsidRPr="00896668" w:rsidRDefault="0039129F" w:rsidP="0079192F">
      <w:pPr>
        <w:rPr>
          <w:rFonts w:eastAsia="맑은 고딕"/>
          <w:color w:val="000000"/>
          <w:sz w:val="22"/>
          <w:szCs w:val="22"/>
          <w:rPrChange w:id="1252" w:author="Phuong xinh gái" w:date="2019-07-01T21:08:00Z">
            <w:rPr>
              <w:rFonts w:ascii="맑은 고딕" w:eastAsia="맑은 고딕" w:hAnsi="맑은 고딕"/>
              <w:color w:val="000000"/>
              <w:sz w:val="22"/>
              <w:szCs w:val="22"/>
            </w:rPr>
          </w:rPrChange>
        </w:rPr>
      </w:pPr>
      <w:r w:rsidRPr="00896668">
        <w:rPr>
          <w:rFonts w:eastAsia="맑은 고딕" w:hint="eastAsia"/>
          <w:color w:val="000000"/>
          <w:sz w:val="22"/>
          <w:szCs w:val="22"/>
          <w:rPrChange w:id="1253" w:author="Phuong xinh gái" w:date="2019-07-01T21:08:00Z">
            <w:rPr>
              <w:rFonts w:ascii="맑은 고딕" w:eastAsia="맑은 고딕" w:hAnsi="맑은 고딕" w:hint="eastAsia"/>
              <w:color w:val="000000"/>
              <w:sz w:val="22"/>
              <w:szCs w:val="22"/>
            </w:rPr>
          </w:rPrChange>
        </w:rPr>
        <w:t>제</w:t>
      </w:r>
      <w:r w:rsidRPr="00896668">
        <w:rPr>
          <w:rFonts w:eastAsia="맑은 고딕"/>
          <w:color w:val="000000"/>
          <w:sz w:val="22"/>
          <w:szCs w:val="22"/>
          <w:rPrChange w:id="1254" w:author="Phuong xinh gái" w:date="2019-07-01T21:08:00Z">
            <w:rPr>
              <w:rFonts w:ascii="맑은 고딕" w:eastAsia="맑은 고딕" w:hAnsi="맑은 고딕"/>
              <w:color w:val="000000"/>
              <w:sz w:val="22"/>
              <w:szCs w:val="22"/>
            </w:rPr>
          </w:rPrChange>
        </w:rPr>
        <w:t>6</w:t>
      </w:r>
      <w:r w:rsidRPr="00896668">
        <w:rPr>
          <w:rFonts w:eastAsia="맑은 고딕" w:hint="eastAsia"/>
          <w:color w:val="000000"/>
          <w:sz w:val="22"/>
          <w:szCs w:val="22"/>
          <w:rPrChange w:id="1255" w:author="Phuong xinh gái" w:date="2019-07-01T21:08:00Z">
            <w:rPr>
              <w:rFonts w:ascii="맑은 고딕" w:eastAsia="맑은 고딕" w:hAnsi="맑은 고딕" w:hint="eastAsia"/>
              <w:color w:val="000000"/>
              <w:sz w:val="22"/>
              <w:szCs w:val="22"/>
            </w:rPr>
          </w:rPrChange>
        </w:rPr>
        <w:t>조</w:t>
      </w:r>
      <w:r w:rsidRPr="00896668">
        <w:rPr>
          <w:rFonts w:eastAsia="맑은 고딕"/>
          <w:color w:val="000000"/>
          <w:sz w:val="22"/>
          <w:szCs w:val="22"/>
          <w:rPrChange w:id="1256"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57" w:author="Phuong xinh gái" w:date="2019-07-01T21:08:00Z">
            <w:rPr>
              <w:rFonts w:ascii="맑은 고딕" w:eastAsia="맑은 고딕" w:hAnsi="맑은 고딕" w:hint="eastAsia"/>
              <w:color w:val="000000"/>
              <w:sz w:val="22"/>
              <w:szCs w:val="22"/>
            </w:rPr>
          </w:rPrChange>
        </w:rPr>
        <w:t>보안사고</w:t>
      </w:r>
      <w:r w:rsidRPr="00896668">
        <w:rPr>
          <w:rFonts w:eastAsia="맑은 고딕"/>
          <w:color w:val="000000"/>
          <w:sz w:val="22"/>
          <w:szCs w:val="22"/>
          <w:rPrChange w:id="1258"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59" w:author="Phuong xinh gái" w:date="2019-07-01T21:08:00Z">
            <w:rPr>
              <w:rFonts w:ascii="맑은 고딕" w:eastAsia="맑은 고딕" w:hAnsi="맑은 고딕" w:hint="eastAsia"/>
              <w:color w:val="000000"/>
              <w:sz w:val="22"/>
              <w:szCs w:val="22"/>
            </w:rPr>
          </w:rPrChange>
        </w:rPr>
        <w:t>예방</w:t>
      </w:r>
      <w:r w:rsidRPr="00896668">
        <w:rPr>
          <w:rFonts w:eastAsia="맑은 고딕"/>
          <w:color w:val="000000"/>
          <w:sz w:val="22"/>
          <w:szCs w:val="22"/>
          <w:rPrChange w:id="1260" w:author="Phuong xinh gái" w:date="2019-07-01T21:08:00Z">
            <w:rPr>
              <w:rFonts w:ascii="맑은 고딕" w:eastAsia="맑은 고딕" w:hAnsi="맑은 고딕"/>
              <w:color w:val="000000"/>
              <w:sz w:val="22"/>
              <w:szCs w:val="22"/>
            </w:rPr>
          </w:rPrChange>
        </w:rPr>
        <w:t>)</w:t>
      </w:r>
      <w:ins w:id="1261" w:author="Phuong xinh gái" w:date="2019-07-01T22:16:00Z">
        <w:r w:rsidR="00766F88">
          <w:rPr>
            <w:rFonts w:eastAsia="맑은 고딕"/>
            <w:color w:val="000000"/>
            <w:sz w:val="22"/>
            <w:szCs w:val="22"/>
          </w:rPr>
          <w:t xml:space="preserve"> </w:t>
        </w:r>
        <w:r w:rsidR="00766F88" w:rsidRPr="00606EDF">
          <w:t>– Điề</w:t>
        </w:r>
        <w:r w:rsidR="00766F88">
          <w:t xml:space="preserve">u 5 (dự phòng sự cố bảo an) </w:t>
        </w:r>
      </w:ins>
    </w:p>
    <w:p w:rsidR="0039129F" w:rsidRDefault="0039129F" w:rsidP="00D61295">
      <w:pPr>
        <w:numPr>
          <w:ilvl w:val="0"/>
          <w:numId w:val="28"/>
        </w:numPr>
        <w:rPr>
          <w:ins w:id="1262" w:author="Phuong xinh gái" w:date="2019-07-01T22:16:00Z"/>
          <w:rFonts w:eastAsia="맑은 고딕"/>
          <w:color w:val="000000"/>
          <w:sz w:val="22"/>
          <w:szCs w:val="22"/>
        </w:rPr>
      </w:pPr>
      <w:r w:rsidRPr="00896668">
        <w:rPr>
          <w:rFonts w:eastAsia="맑은 고딕" w:hint="eastAsia"/>
          <w:color w:val="000000"/>
          <w:sz w:val="22"/>
          <w:szCs w:val="22"/>
          <w:rPrChange w:id="1263" w:author="Phuong xinh gái" w:date="2019-07-01T21:08:00Z">
            <w:rPr>
              <w:rFonts w:ascii="맑은 고딕" w:eastAsia="맑은 고딕" w:hAnsi="맑은 고딕" w:hint="eastAsia"/>
              <w:color w:val="000000"/>
              <w:sz w:val="22"/>
              <w:szCs w:val="22"/>
            </w:rPr>
          </w:rPrChange>
        </w:rPr>
        <w:t>사내</w:t>
      </w:r>
      <w:r w:rsidRPr="00896668">
        <w:rPr>
          <w:rFonts w:eastAsia="맑은 고딕"/>
          <w:color w:val="000000"/>
          <w:sz w:val="22"/>
          <w:szCs w:val="22"/>
          <w:rPrChange w:id="1264"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65" w:author="Phuong xinh gái" w:date="2019-07-01T21:08:00Z">
            <w:rPr>
              <w:rFonts w:ascii="맑은 고딕" w:eastAsia="맑은 고딕" w:hAnsi="맑은 고딕" w:hint="eastAsia"/>
              <w:color w:val="000000"/>
              <w:sz w:val="22"/>
              <w:szCs w:val="22"/>
            </w:rPr>
          </w:rPrChange>
        </w:rPr>
        <w:t>정보시스템의</w:t>
      </w:r>
      <w:r w:rsidRPr="00896668">
        <w:rPr>
          <w:rFonts w:eastAsia="맑은 고딕"/>
          <w:color w:val="000000"/>
          <w:sz w:val="22"/>
          <w:szCs w:val="22"/>
          <w:rPrChange w:id="1266"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67" w:author="Phuong xinh gái" w:date="2019-07-01T21:08:00Z">
            <w:rPr>
              <w:rFonts w:ascii="맑은 고딕" w:eastAsia="맑은 고딕" w:hAnsi="맑은 고딕" w:hint="eastAsia"/>
              <w:color w:val="000000"/>
              <w:sz w:val="22"/>
              <w:szCs w:val="22"/>
            </w:rPr>
          </w:rPrChange>
        </w:rPr>
        <w:t>보안상</w:t>
      </w:r>
      <w:r w:rsidRPr="00896668">
        <w:rPr>
          <w:rFonts w:eastAsia="맑은 고딕"/>
          <w:color w:val="000000"/>
          <w:sz w:val="22"/>
          <w:szCs w:val="22"/>
          <w:rPrChange w:id="1268"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69" w:author="Phuong xinh gái" w:date="2019-07-01T21:08:00Z">
            <w:rPr>
              <w:rFonts w:ascii="맑은 고딕" w:eastAsia="맑은 고딕" w:hAnsi="맑은 고딕" w:hint="eastAsia"/>
              <w:color w:val="000000"/>
              <w:sz w:val="22"/>
              <w:szCs w:val="22"/>
            </w:rPr>
          </w:rPrChange>
        </w:rPr>
        <w:t>취약점을</w:t>
      </w:r>
      <w:r w:rsidRPr="00896668">
        <w:rPr>
          <w:rFonts w:eastAsia="맑은 고딕"/>
          <w:color w:val="000000"/>
          <w:sz w:val="22"/>
          <w:szCs w:val="22"/>
          <w:rPrChange w:id="1270"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71" w:author="Phuong xinh gái" w:date="2019-07-01T21:08:00Z">
            <w:rPr>
              <w:rFonts w:ascii="맑은 고딕" w:eastAsia="맑은 고딕" w:hAnsi="맑은 고딕" w:hint="eastAsia"/>
              <w:color w:val="000000"/>
              <w:sz w:val="22"/>
              <w:szCs w:val="22"/>
            </w:rPr>
          </w:rPrChange>
        </w:rPr>
        <w:t>사전에</w:t>
      </w:r>
      <w:r w:rsidRPr="00896668">
        <w:rPr>
          <w:rFonts w:eastAsia="맑은 고딕"/>
          <w:color w:val="000000"/>
          <w:sz w:val="22"/>
          <w:szCs w:val="22"/>
          <w:rPrChange w:id="1272"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73" w:author="Phuong xinh gái" w:date="2019-07-01T21:08:00Z">
            <w:rPr>
              <w:rFonts w:ascii="맑은 고딕" w:eastAsia="맑은 고딕" w:hAnsi="맑은 고딕" w:hint="eastAsia"/>
              <w:color w:val="000000"/>
              <w:sz w:val="22"/>
              <w:szCs w:val="22"/>
            </w:rPr>
          </w:rPrChange>
        </w:rPr>
        <w:t>파악하고</w:t>
      </w:r>
      <w:r w:rsidRPr="00896668">
        <w:rPr>
          <w:rFonts w:eastAsia="맑은 고딕"/>
          <w:color w:val="000000"/>
          <w:sz w:val="22"/>
          <w:szCs w:val="22"/>
          <w:rPrChange w:id="1274"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75" w:author="Phuong xinh gái" w:date="2019-07-01T21:08:00Z">
            <w:rPr>
              <w:rFonts w:ascii="맑은 고딕" w:eastAsia="맑은 고딕" w:hAnsi="맑은 고딕" w:hint="eastAsia"/>
              <w:color w:val="000000"/>
              <w:sz w:val="22"/>
              <w:szCs w:val="22"/>
            </w:rPr>
          </w:rPrChange>
        </w:rPr>
        <w:t>제거하기</w:t>
      </w:r>
      <w:r w:rsidRPr="00896668">
        <w:rPr>
          <w:rFonts w:eastAsia="맑은 고딕"/>
          <w:color w:val="000000"/>
          <w:sz w:val="22"/>
          <w:szCs w:val="22"/>
          <w:rPrChange w:id="1276"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77" w:author="Phuong xinh gái" w:date="2019-07-01T21:08:00Z">
            <w:rPr>
              <w:rFonts w:ascii="맑은 고딕" w:eastAsia="맑은 고딕" w:hAnsi="맑은 고딕" w:hint="eastAsia"/>
              <w:color w:val="000000"/>
              <w:sz w:val="22"/>
              <w:szCs w:val="22"/>
            </w:rPr>
          </w:rPrChange>
        </w:rPr>
        <w:t>위해</w:t>
      </w:r>
      <w:r w:rsidRPr="00896668">
        <w:rPr>
          <w:rFonts w:eastAsia="맑은 고딕"/>
          <w:color w:val="000000"/>
          <w:sz w:val="22"/>
          <w:szCs w:val="22"/>
          <w:rPrChange w:id="1278"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79" w:author="Phuong xinh gái" w:date="2019-07-01T21:08:00Z">
            <w:rPr>
              <w:rFonts w:ascii="맑은 고딕" w:eastAsia="맑은 고딕" w:hAnsi="맑은 고딕" w:hint="eastAsia"/>
              <w:color w:val="000000"/>
              <w:sz w:val="22"/>
              <w:szCs w:val="22"/>
            </w:rPr>
          </w:rPrChange>
        </w:rPr>
        <w:t>년</w:t>
      </w:r>
      <w:r w:rsidRPr="00896668">
        <w:rPr>
          <w:rFonts w:eastAsia="맑은 고딕"/>
          <w:color w:val="000000"/>
          <w:sz w:val="22"/>
          <w:szCs w:val="22"/>
          <w:rPrChange w:id="1280" w:author="Phuong xinh gái" w:date="2019-07-01T21:08:00Z">
            <w:rPr>
              <w:rFonts w:ascii="맑은 고딕" w:eastAsia="맑은 고딕" w:hAnsi="맑은 고딕"/>
              <w:color w:val="000000"/>
              <w:sz w:val="22"/>
              <w:szCs w:val="22"/>
            </w:rPr>
          </w:rPrChange>
        </w:rPr>
        <w:t xml:space="preserve"> 1</w:t>
      </w:r>
      <w:r w:rsidRPr="00896668">
        <w:rPr>
          <w:rFonts w:eastAsia="맑은 고딕" w:hint="eastAsia"/>
          <w:color w:val="000000"/>
          <w:sz w:val="22"/>
          <w:szCs w:val="22"/>
          <w:rPrChange w:id="1281" w:author="Phuong xinh gái" w:date="2019-07-01T21:08:00Z">
            <w:rPr>
              <w:rFonts w:ascii="맑은 고딕" w:eastAsia="맑은 고딕" w:hAnsi="맑은 고딕" w:hint="eastAsia"/>
              <w:color w:val="000000"/>
              <w:sz w:val="22"/>
              <w:szCs w:val="22"/>
            </w:rPr>
          </w:rPrChange>
        </w:rPr>
        <w:t>회</w:t>
      </w:r>
      <w:r w:rsidRPr="00896668">
        <w:rPr>
          <w:rFonts w:eastAsia="맑은 고딕"/>
          <w:color w:val="000000"/>
          <w:sz w:val="22"/>
          <w:szCs w:val="22"/>
          <w:rPrChange w:id="1282"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83" w:author="Phuong xinh gái" w:date="2019-07-01T21:08:00Z">
            <w:rPr>
              <w:rFonts w:ascii="맑은 고딕" w:eastAsia="맑은 고딕" w:hAnsi="맑은 고딕" w:hint="eastAsia"/>
              <w:color w:val="000000"/>
              <w:sz w:val="22"/>
              <w:szCs w:val="22"/>
            </w:rPr>
          </w:rPrChange>
        </w:rPr>
        <w:t>이상</w:t>
      </w:r>
      <w:r w:rsidRPr="00896668">
        <w:rPr>
          <w:rFonts w:eastAsia="맑은 고딕"/>
          <w:color w:val="000000"/>
          <w:sz w:val="22"/>
          <w:szCs w:val="22"/>
          <w:rPrChange w:id="1284"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85" w:author="Phuong xinh gái" w:date="2019-07-01T21:08:00Z">
            <w:rPr>
              <w:rFonts w:ascii="맑은 고딕" w:eastAsia="맑은 고딕" w:hAnsi="맑은 고딕" w:hint="eastAsia"/>
              <w:color w:val="000000"/>
              <w:sz w:val="22"/>
              <w:szCs w:val="22"/>
            </w:rPr>
          </w:rPrChange>
        </w:rPr>
        <w:t>취약점</w:t>
      </w:r>
      <w:r w:rsidRPr="00896668">
        <w:rPr>
          <w:rFonts w:eastAsia="맑은 고딕"/>
          <w:color w:val="000000"/>
          <w:sz w:val="22"/>
          <w:szCs w:val="22"/>
          <w:rPrChange w:id="1286"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87" w:author="Phuong xinh gái" w:date="2019-07-01T21:08:00Z">
            <w:rPr>
              <w:rFonts w:ascii="맑은 고딕" w:eastAsia="맑은 고딕" w:hAnsi="맑은 고딕" w:hint="eastAsia"/>
              <w:color w:val="000000"/>
              <w:sz w:val="22"/>
              <w:szCs w:val="22"/>
            </w:rPr>
          </w:rPrChange>
        </w:rPr>
        <w:t>점검을</w:t>
      </w:r>
      <w:r w:rsidRPr="00896668">
        <w:rPr>
          <w:rFonts w:eastAsia="맑은 고딕"/>
          <w:color w:val="000000"/>
          <w:sz w:val="22"/>
          <w:szCs w:val="22"/>
          <w:rPrChange w:id="1288"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89" w:author="Phuong xinh gái" w:date="2019-07-01T21:08:00Z">
            <w:rPr>
              <w:rFonts w:ascii="맑은 고딕" w:eastAsia="맑은 고딕" w:hAnsi="맑은 고딕" w:hint="eastAsia"/>
              <w:color w:val="000000"/>
              <w:sz w:val="22"/>
              <w:szCs w:val="22"/>
            </w:rPr>
          </w:rPrChange>
        </w:rPr>
        <w:t>실시하고</w:t>
      </w:r>
      <w:r w:rsidRPr="00896668">
        <w:rPr>
          <w:rFonts w:eastAsia="맑은 고딕"/>
          <w:color w:val="000000"/>
          <w:sz w:val="22"/>
          <w:szCs w:val="22"/>
          <w:rPrChange w:id="1290"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91" w:author="Phuong xinh gái" w:date="2019-07-01T21:08:00Z">
            <w:rPr>
              <w:rFonts w:ascii="맑은 고딕" w:eastAsia="맑은 고딕" w:hAnsi="맑은 고딕" w:hint="eastAsia"/>
              <w:color w:val="000000"/>
              <w:sz w:val="22"/>
              <w:szCs w:val="22"/>
            </w:rPr>
          </w:rPrChange>
        </w:rPr>
        <w:t>발견된</w:t>
      </w:r>
      <w:r w:rsidRPr="00896668">
        <w:rPr>
          <w:rFonts w:eastAsia="맑은 고딕"/>
          <w:color w:val="000000"/>
          <w:sz w:val="22"/>
          <w:szCs w:val="22"/>
          <w:rPrChange w:id="1292"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93" w:author="Phuong xinh gái" w:date="2019-07-01T21:08:00Z">
            <w:rPr>
              <w:rFonts w:ascii="맑은 고딕" w:eastAsia="맑은 고딕" w:hAnsi="맑은 고딕" w:hint="eastAsia"/>
              <w:color w:val="000000"/>
              <w:sz w:val="22"/>
              <w:szCs w:val="22"/>
            </w:rPr>
          </w:rPrChange>
        </w:rPr>
        <w:t>취약성에</w:t>
      </w:r>
      <w:r w:rsidRPr="00896668">
        <w:rPr>
          <w:rFonts w:eastAsia="맑은 고딕"/>
          <w:color w:val="000000"/>
          <w:sz w:val="22"/>
          <w:szCs w:val="22"/>
          <w:rPrChange w:id="1294"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95" w:author="Phuong xinh gái" w:date="2019-07-01T21:08:00Z">
            <w:rPr>
              <w:rFonts w:ascii="맑은 고딕" w:eastAsia="맑은 고딕" w:hAnsi="맑은 고딕" w:hint="eastAsia"/>
              <w:color w:val="000000"/>
              <w:sz w:val="22"/>
              <w:szCs w:val="22"/>
            </w:rPr>
          </w:rPrChange>
        </w:rPr>
        <w:t>대해</w:t>
      </w:r>
      <w:r w:rsidRPr="00896668">
        <w:rPr>
          <w:rFonts w:eastAsia="맑은 고딕"/>
          <w:color w:val="000000"/>
          <w:sz w:val="22"/>
          <w:szCs w:val="22"/>
          <w:rPrChange w:id="1296"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97" w:author="Phuong xinh gái" w:date="2019-07-01T21:08:00Z">
            <w:rPr>
              <w:rFonts w:ascii="맑은 고딕" w:eastAsia="맑은 고딕" w:hAnsi="맑은 고딕" w:hint="eastAsia"/>
              <w:color w:val="000000"/>
              <w:sz w:val="22"/>
              <w:szCs w:val="22"/>
            </w:rPr>
          </w:rPrChange>
        </w:rPr>
        <w:t>문제를</w:t>
      </w:r>
      <w:r w:rsidRPr="00896668">
        <w:rPr>
          <w:rFonts w:eastAsia="맑은 고딕"/>
          <w:color w:val="000000"/>
          <w:sz w:val="22"/>
          <w:szCs w:val="22"/>
          <w:rPrChange w:id="1298"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299" w:author="Phuong xinh gái" w:date="2019-07-01T21:08:00Z">
            <w:rPr>
              <w:rFonts w:ascii="맑은 고딕" w:eastAsia="맑은 고딕" w:hAnsi="맑은 고딕" w:hint="eastAsia"/>
              <w:color w:val="000000"/>
              <w:sz w:val="22"/>
              <w:szCs w:val="22"/>
            </w:rPr>
          </w:rPrChange>
        </w:rPr>
        <w:t>개선토록</w:t>
      </w:r>
      <w:r w:rsidRPr="00896668">
        <w:rPr>
          <w:rFonts w:eastAsia="맑은 고딕"/>
          <w:color w:val="000000"/>
          <w:sz w:val="22"/>
          <w:szCs w:val="22"/>
          <w:rPrChange w:id="1300" w:author="Phuong xinh gái" w:date="2019-07-01T21:08:00Z">
            <w:rPr>
              <w:rFonts w:ascii="맑은 고딕" w:eastAsia="맑은 고딕" w:hAnsi="맑은 고딕"/>
              <w:color w:val="000000"/>
              <w:sz w:val="22"/>
              <w:szCs w:val="22"/>
            </w:rPr>
          </w:rPrChange>
        </w:rPr>
        <w:t xml:space="preserve"> </w:t>
      </w:r>
      <w:r w:rsidRPr="00896668">
        <w:rPr>
          <w:rFonts w:eastAsia="맑은 고딕" w:hint="eastAsia"/>
          <w:color w:val="000000"/>
          <w:sz w:val="22"/>
          <w:szCs w:val="22"/>
          <w:rPrChange w:id="1301" w:author="Phuong xinh gái" w:date="2019-07-01T21:08:00Z">
            <w:rPr>
              <w:rFonts w:ascii="맑은 고딕" w:eastAsia="맑은 고딕" w:hAnsi="맑은 고딕" w:hint="eastAsia"/>
              <w:color w:val="000000"/>
              <w:sz w:val="22"/>
              <w:szCs w:val="22"/>
            </w:rPr>
          </w:rPrChange>
        </w:rPr>
        <w:t>한다</w:t>
      </w:r>
      <w:r w:rsidRPr="00896668">
        <w:rPr>
          <w:rFonts w:eastAsia="맑은 고딕"/>
          <w:color w:val="000000"/>
          <w:sz w:val="22"/>
          <w:szCs w:val="22"/>
          <w:rPrChange w:id="1302" w:author="Phuong xinh gái" w:date="2019-07-01T21:08:00Z">
            <w:rPr>
              <w:rFonts w:ascii="맑은 고딕" w:eastAsia="맑은 고딕" w:hAnsi="맑은 고딕"/>
              <w:color w:val="000000"/>
              <w:sz w:val="22"/>
              <w:szCs w:val="22"/>
            </w:rPr>
          </w:rPrChange>
        </w:rPr>
        <w:t>.</w:t>
      </w:r>
    </w:p>
    <w:p w:rsidR="00766F88" w:rsidRPr="00896668" w:rsidRDefault="00FD7885">
      <w:pPr>
        <w:ind w:left="800"/>
        <w:rPr>
          <w:rFonts w:eastAsia="맑은 고딕"/>
          <w:color w:val="000000"/>
          <w:sz w:val="22"/>
          <w:szCs w:val="22"/>
          <w:rPrChange w:id="1303" w:author="Phuong xinh gái" w:date="2019-07-01T21:08:00Z">
            <w:rPr>
              <w:rFonts w:ascii="맑은 고딕" w:eastAsia="맑은 고딕" w:hAnsi="맑은 고딕"/>
              <w:color w:val="000000"/>
              <w:sz w:val="22"/>
              <w:szCs w:val="22"/>
            </w:rPr>
          </w:rPrChange>
        </w:rPr>
        <w:pPrChange w:id="1304" w:author="Phuong xinh gái" w:date="2019-07-01T22:16:00Z">
          <w:pPr>
            <w:numPr>
              <w:numId w:val="28"/>
            </w:numPr>
            <w:ind w:left="800" w:hanging="400"/>
          </w:pPr>
        </w:pPrChange>
      </w:pPr>
      <w:ins w:id="1305" w:author="Phuong xinh gái" w:date="2019-07-01T22:17:00Z">
        <w:r>
          <w:rPr>
            <w:rFonts w:eastAsia="맑은 고딕"/>
            <w:color w:val="000000"/>
            <w:sz w:val="22"/>
            <w:szCs w:val="22"/>
          </w:rPr>
          <w:t>Cầ</w:t>
        </w:r>
      </w:ins>
      <w:ins w:id="1306" w:author="Phuong xinh gái" w:date="2019-07-01T22:20:00Z">
        <w:r>
          <w:rPr>
            <w:rFonts w:eastAsia="맑은 고딕"/>
            <w:color w:val="000000"/>
            <w:sz w:val="22"/>
            <w:szCs w:val="22"/>
          </w:rPr>
          <w:t>n</w:t>
        </w:r>
      </w:ins>
      <w:ins w:id="1307" w:author="Phuong xinh gái" w:date="2019-07-01T22:17:00Z">
        <w:r w:rsidR="00766F88">
          <w:rPr>
            <w:rFonts w:eastAsia="맑은 고딕"/>
            <w:color w:val="000000"/>
            <w:sz w:val="22"/>
            <w:szCs w:val="22"/>
          </w:rPr>
          <w:t xml:space="preserve"> thực hiện </w:t>
        </w:r>
      </w:ins>
      <w:ins w:id="1308" w:author="Phuong xinh gái" w:date="2019-07-01T22:20:00Z">
        <w:r>
          <w:rPr>
            <w:rFonts w:eastAsia="맑은 고딕"/>
            <w:color w:val="000000"/>
            <w:sz w:val="22"/>
            <w:szCs w:val="22"/>
          </w:rPr>
          <w:t xml:space="preserve">kiểm tra các điểm yếu kém 1 lần/ năm trở lên và </w:t>
        </w:r>
      </w:ins>
      <w:ins w:id="1309" w:author="Phuong xinh gái" w:date="2019-07-01T22:17:00Z">
        <w:r w:rsidR="00766F88">
          <w:rPr>
            <w:rFonts w:eastAsia="맑은 고딕"/>
            <w:color w:val="000000"/>
            <w:sz w:val="22"/>
            <w:szCs w:val="22"/>
          </w:rPr>
          <w:t>cải tiến</w:t>
        </w:r>
      </w:ins>
      <w:ins w:id="1310" w:author="Phuong xinh gái" w:date="2019-07-01T22:21:00Z">
        <w:r>
          <w:rPr>
            <w:rFonts w:eastAsia="맑은 고딕"/>
            <w:color w:val="000000"/>
            <w:sz w:val="22"/>
            <w:szCs w:val="22"/>
          </w:rPr>
          <w:t xml:space="preserve"> vấn đề về điểm yếu kém phát hiện được để nắm bắt </w:t>
        </w:r>
      </w:ins>
      <w:ins w:id="1311" w:author="Phuong xinh gái" w:date="2019-07-01T22:22:00Z">
        <w:r>
          <w:rPr>
            <w:rFonts w:eastAsia="맑은 고딕"/>
            <w:color w:val="000000"/>
            <w:sz w:val="22"/>
            <w:szCs w:val="22"/>
          </w:rPr>
          <w:t xml:space="preserve">trước </w:t>
        </w:r>
      </w:ins>
      <w:ins w:id="1312" w:author="Phuong xinh gái" w:date="2019-07-01T22:21:00Z">
        <w:r>
          <w:rPr>
            <w:rFonts w:eastAsia="맑은 고딕"/>
            <w:color w:val="000000"/>
            <w:sz w:val="22"/>
            <w:szCs w:val="22"/>
          </w:rPr>
          <w:t xml:space="preserve">và loại bỏ </w:t>
        </w:r>
      </w:ins>
      <w:ins w:id="1313" w:author="Phuong xinh gái" w:date="2019-07-01T22:22:00Z">
        <w:r>
          <w:rPr>
            <w:rFonts w:eastAsia="맑은 고딕"/>
            <w:color w:val="000000"/>
            <w:sz w:val="22"/>
            <w:szCs w:val="22"/>
          </w:rPr>
          <w:t>điểm yếu kém trong bảo mật của hệ thống công ty.</w:t>
        </w:r>
      </w:ins>
    </w:p>
    <w:p w:rsidR="0004797E" w:rsidRDefault="0039129F" w:rsidP="008B5AEE">
      <w:pPr>
        <w:numPr>
          <w:ilvl w:val="0"/>
          <w:numId w:val="28"/>
        </w:numPr>
        <w:rPr>
          <w:rFonts w:eastAsia="맑은 고딕"/>
          <w:color w:val="000000"/>
          <w:sz w:val="22"/>
          <w:szCs w:val="22"/>
        </w:rPr>
      </w:pPr>
      <w:r w:rsidRPr="0004797E">
        <w:rPr>
          <w:rFonts w:eastAsia="맑은 고딕" w:hint="eastAsia"/>
          <w:color w:val="000000"/>
          <w:sz w:val="22"/>
          <w:szCs w:val="22"/>
          <w:rPrChange w:id="1314" w:author="Phuong xinh gái" w:date="2019-07-01T21:08:00Z">
            <w:rPr>
              <w:rFonts w:ascii="맑은 고딕" w:eastAsia="맑은 고딕" w:hAnsi="맑은 고딕" w:hint="eastAsia"/>
              <w:color w:val="000000"/>
              <w:sz w:val="22"/>
              <w:szCs w:val="22"/>
            </w:rPr>
          </w:rPrChange>
        </w:rPr>
        <w:t>주요</w:t>
      </w:r>
      <w:r w:rsidRPr="0004797E">
        <w:rPr>
          <w:rFonts w:eastAsia="맑은 고딕"/>
          <w:color w:val="000000"/>
          <w:sz w:val="22"/>
          <w:szCs w:val="22"/>
          <w:rPrChange w:id="1315" w:author="Phuong xinh gái" w:date="2019-07-01T21:08:00Z">
            <w:rPr>
              <w:rFonts w:ascii="맑은 고딕" w:eastAsia="맑은 고딕" w:hAnsi="맑은 고딕"/>
              <w:color w:val="000000"/>
              <w:sz w:val="22"/>
              <w:szCs w:val="22"/>
            </w:rPr>
          </w:rPrChange>
        </w:rPr>
        <w:t xml:space="preserve"> </w:t>
      </w:r>
      <w:r w:rsidRPr="0004797E">
        <w:rPr>
          <w:rFonts w:eastAsia="맑은 고딕" w:hint="eastAsia"/>
          <w:color w:val="000000"/>
          <w:sz w:val="22"/>
          <w:szCs w:val="22"/>
          <w:rPrChange w:id="1316" w:author="Phuong xinh gái" w:date="2019-07-01T21:08:00Z">
            <w:rPr>
              <w:rFonts w:ascii="맑은 고딕" w:eastAsia="맑은 고딕" w:hAnsi="맑은 고딕" w:hint="eastAsia"/>
              <w:color w:val="000000"/>
              <w:sz w:val="22"/>
              <w:szCs w:val="22"/>
            </w:rPr>
          </w:rPrChange>
        </w:rPr>
        <w:t>보안이슈가</w:t>
      </w:r>
      <w:r w:rsidRPr="0004797E">
        <w:rPr>
          <w:rFonts w:eastAsia="맑은 고딕"/>
          <w:color w:val="000000"/>
          <w:sz w:val="22"/>
          <w:szCs w:val="22"/>
          <w:rPrChange w:id="1317" w:author="Phuong xinh gái" w:date="2019-07-01T21:08:00Z">
            <w:rPr>
              <w:rFonts w:ascii="맑은 고딕" w:eastAsia="맑은 고딕" w:hAnsi="맑은 고딕"/>
              <w:color w:val="000000"/>
              <w:sz w:val="22"/>
              <w:szCs w:val="22"/>
            </w:rPr>
          </w:rPrChange>
        </w:rPr>
        <w:t xml:space="preserve"> </w:t>
      </w:r>
      <w:r w:rsidRPr="0004797E">
        <w:rPr>
          <w:rFonts w:eastAsia="맑은 고딕" w:hint="eastAsia"/>
          <w:color w:val="000000"/>
          <w:sz w:val="22"/>
          <w:szCs w:val="22"/>
          <w:rPrChange w:id="1318" w:author="Phuong xinh gái" w:date="2019-07-01T21:08:00Z">
            <w:rPr>
              <w:rFonts w:ascii="맑은 고딕" w:eastAsia="맑은 고딕" w:hAnsi="맑은 고딕" w:hint="eastAsia"/>
              <w:color w:val="000000"/>
              <w:sz w:val="22"/>
              <w:szCs w:val="22"/>
            </w:rPr>
          </w:rPrChange>
        </w:rPr>
        <w:t>발생할</w:t>
      </w:r>
      <w:r w:rsidRPr="0004797E">
        <w:rPr>
          <w:rFonts w:eastAsia="맑은 고딕"/>
          <w:color w:val="000000"/>
          <w:sz w:val="22"/>
          <w:szCs w:val="22"/>
          <w:rPrChange w:id="1319" w:author="Phuong xinh gái" w:date="2019-07-01T21:08:00Z">
            <w:rPr>
              <w:rFonts w:ascii="맑은 고딕" w:eastAsia="맑은 고딕" w:hAnsi="맑은 고딕"/>
              <w:color w:val="000000"/>
              <w:sz w:val="22"/>
              <w:szCs w:val="22"/>
            </w:rPr>
          </w:rPrChange>
        </w:rPr>
        <w:t xml:space="preserve"> </w:t>
      </w:r>
      <w:r w:rsidRPr="0004797E">
        <w:rPr>
          <w:rFonts w:eastAsia="맑은 고딕" w:hint="eastAsia"/>
          <w:color w:val="000000"/>
          <w:sz w:val="22"/>
          <w:szCs w:val="22"/>
          <w:rPrChange w:id="1320" w:author="Phuong xinh gái" w:date="2019-07-01T21:08:00Z">
            <w:rPr>
              <w:rFonts w:ascii="맑은 고딕" w:eastAsia="맑은 고딕" w:hAnsi="맑은 고딕" w:hint="eastAsia"/>
              <w:color w:val="000000"/>
              <w:sz w:val="22"/>
              <w:szCs w:val="22"/>
            </w:rPr>
          </w:rPrChange>
        </w:rPr>
        <w:t>경우</w:t>
      </w:r>
      <w:r w:rsidRPr="0004797E">
        <w:rPr>
          <w:rFonts w:eastAsia="맑은 고딕"/>
          <w:color w:val="000000"/>
          <w:sz w:val="22"/>
          <w:szCs w:val="22"/>
          <w:rPrChange w:id="1321" w:author="Phuong xinh gái" w:date="2019-07-01T21:08:00Z">
            <w:rPr>
              <w:rFonts w:ascii="맑은 고딕" w:eastAsia="맑은 고딕" w:hAnsi="맑은 고딕"/>
              <w:color w:val="000000"/>
              <w:sz w:val="22"/>
              <w:szCs w:val="22"/>
            </w:rPr>
          </w:rPrChange>
        </w:rPr>
        <w:t xml:space="preserve"> </w:t>
      </w:r>
      <w:r w:rsidRPr="0004797E">
        <w:rPr>
          <w:rFonts w:eastAsia="맑은 고딕" w:hint="eastAsia"/>
          <w:color w:val="000000"/>
          <w:sz w:val="22"/>
          <w:szCs w:val="22"/>
          <w:rPrChange w:id="1322" w:author="Phuong xinh gái" w:date="2019-07-01T21:08:00Z">
            <w:rPr>
              <w:rFonts w:ascii="맑은 고딕" w:eastAsia="맑은 고딕" w:hAnsi="맑은 고딕" w:hint="eastAsia"/>
              <w:color w:val="000000"/>
              <w:sz w:val="22"/>
              <w:szCs w:val="22"/>
            </w:rPr>
          </w:rPrChange>
        </w:rPr>
        <w:t>긴급</w:t>
      </w:r>
      <w:r w:rsidRPr="0004797E">
        <w:rPr>
          <w:rFonts w:eastAsia="맑은 고딕"/>
          <w:color w:val="000000"/>
          <w:sz w:val="22"/>
          <w:szCs w:val="22"/>
          <w:rPrChange w:id="1323" w:author="Phuong xinh gái" w:date="2019-07-01T21:08:00Z">
            <w:rPr>
              <w:rFonts w:ascii="맑은 고딕" w:eastAsia="맑은 고딕" w:hAnsi="맑은 고딕"/>
              <w:color w:val="000000"/>
              <w:sz w:val="22"/>
              <w:szCs w:val="22"/>
            </w:rPr>
          </w:rPrChange>
        </w:rPr>
        <w:t xml:space="preserve"> </w:t>
      </w:r>
      <w:r w:rsidRPr="0004797E">
        <w:rPr>
          <w:rFonts w:eastAsia="맑은 고딕" w:hint="eastAsia"/>
          <w:color w:val="000000"/>
          <w:sz w:val="22"/>
          <w:szCs w:val="22"/>
          <w:rPrChange w:id="1324" w:author="Phuong xinh gái" w:date="2019-07-01T21:08:00Z">
            <w:rPr>
              <w:rFonts w:ascii="맑은 고딕" w:eastAsia="맑은 고딕" w:hAnsi="맑은 고딕" w:hint="eastAsia"/>
              <w:color w:val="000000"/>
              <w:sz w:val="22"/>
              <w:szCs w:val="22"/>
            </w:rPr>
          </w:rPrChange>
        </w:rPr>
        <w:t>조치사항을</w:t>
      </w:r>
      <w:r w:rsidRPr="0004797E">
        <w:rPr>
          <w:rFonts w:eastAsia="맑은 고딕"/>
          <w:color w:val="000000"/>
          <w:sz w:val="22"/>
          <w:szCs w:val="22"/>
          <w:rPrChange w:id="1325" w:author="Phuong xinh gái" w:date="2019-07-01T21:08:00Z">
            <w:rPr>
              <w:rFonts w:ascii="맑은 고딕" w:eastAsia="맑은 고딕" w:hAnsi="맑은 고딕"/>
              <w:color w:val="000000"/>
              <w:sz w:val="22"/>
              <w:szCs w:val="22"/>
            </w:rPr>
          </w:rPrChange>
        </w:rPr>
        <w:t xml:space="preserve"> </w:t>
      </w:r>
      <w:r w:rsidRPr="0004797E">
        <w:rPr>
          <w:rFonts w:eastAsia="맑은 고딕" w:hint="eastAsia"/>
          <w:color w:val="000000"/>
          <w:sz w:val="22"/>
          <w:szCs w:val="22"/>
          <w:rPrChange w:id="1326" w:author="Phuong xinh gái" w:date="2019-07-01T21:08:00Z">
            <w:rPr>
              <w:rFonts w:ascii="맑은 고딕" w:eastAsia="맑은 고딕" w:hAnsi="맑은 고딕" w:hint="eastAsia"/>
              <w:color w:val="000000"/>
              <w:sz w:val="22"/>
              <w:szCs w:val="22"/>
            </w:rPr>
          </w:rPrChange>
        </w:rPr>
        <w:t>배포하여</w:t>
      </w:r>
      <w:r w:rsidRPr="0004797E">
        <w:rPr>
          <w:rFonts w:eastAsia="맑은 고딕"/>
          <w:color w:val="000000"/>
          <w:sz w:val="22"/>
          <w:szCs w:val="22"/>
          <w:rPrChange w:id="1327" w:author="Phuong xinh gái" w:date="2019-07-01T21:08:00Z">
            <w:rPr>
              <w:rFonts w:ascii="맑은 고딕" w:eastAsia="맑은 고딕" w:hAnsi="맑은 고딕"/>
              <w:color w:val="000000"/>
              <w:sz w:val="22"/>
              <w:szCs w:val="22"/>
            </w:rPr>
          </w:rPrChange>
        </w:rPr>
        <w:t xml:space="preserve"> </w:t>
      </w:r>
      <w:r w:rsidRPr="0004797E">
        <w:rPr>
          <w:rFonts w:eastAsia="맑은 고딕" w:hint="eastAsia"/>
          <w:color w:val="000000"/>
          <w:sz w:val="22"/>
          <w:szCs w:val="22"/>
          <w:rPrChange w:id="1328" w:author="Phuong xinh gái" w:date="2019-07-01T21:08:00Z">
            <w:rPr>
              <w:rFonts w:ascii="맑은 고딕" w:eastAsia="맑은 고딕" w:hAnsi="맑은 고딕" w:hint="eastAsia"/>
              <w:color w:val="000000"/>
              <w:sz w:val="22"/>
              <w:szCs w:val="22"/>
            </w:rPr>
          </w:rPrChange>
        </w:rPr>
        <w:t>문제발생을</w:t>
      </w:r>
      <w:r w:rsidRPr="0004797E">
        <w:rPr>
          <w:rFonts w:eastAsia="맑은 고딕"/>
          <w:color w:val="000000"/>
          <w:sz w:val="22"/>
          <w:szCs w:val="22"/>
          <w:rPrChange w:id="1329" w:author="Phuong xinh gái" w:date="2019-07-01T21:08:00Z">
            <w:rPr>
              <w:rFonts w:ascii="맑은 고딕" w:eastAsia="맑은 고딕" w:hAnsi="맑은 고딕"/>
              <w:color w:val="000000"/>
              <w:sz w:val="22"/>
              <w:szCs w:val="22"/>
            </w:rPr>
          </w:rPrChange>
        </w:rPr>
        <w:t xml:space="preserve"> </w:t>
      </w:r>
      <w:r w:rsidRPr="0004797E">
        <w:rPr>
          <w:rFonts w:eastAsia="맑은 고딕" w:hint="eastAsia"/>
          <w:color w:val="000000"/>
          <w:sz w:val="22"/>
          <w:szCs w:val="22"/>
          <w:rPrChange w:id="1330" w:author="Phuong xinh gái" w:date="2019-07-01T21:08:00Z">
            <w:rPr>
              <w:rFonts w:ascii="맑은 고딕" w:eastAsia="맑은 고딕" w:hAnsi="맑은 고딕" w:hint="eastAsia"/>
              <w:color w:val="000000"/>
              <w:sz w:val="22"/>
              <w:szCs w:val="22"/>
            </w:rPr>
          </w:rPrChange>
        </w:rPr>
        <w:t>사전에</w:t>
      </w:r>
      <w:r w:rsidRPr="0004797E">
        <w:rPr>
          <w:rFonts w:eastAsia="맑은 고딕"/>
          <w:color w:val="000000"/>
          <w:sz w:val="22"/>
          <w:szCs w:val="22"/>
          <w:rPrChange w:id="1331" w:author="Phuong xinh gái" w:date="2019-07-01T21:08:00Z">
            <w:rPr>
              <w:rFonts w:ascii="맑은 고딕" w:eastAsia="맑은 고딕" w:hAnsi="맑은 고딕"/>
              <w:color w:val="000000"/>
              <w:sz w:val="22"/>
              <w:szCs w:val="22"/>
            </w:rPr>
          </w:rPrChange>
        </w:rPr>
        <w:t xml:space="preserve"> </w:t>
      </w:r>
      <w:r w:rsidRPr="0004797E">
        <w:rPr>
          <w:rFonts w:eastAsia="맑은 고딕" w:hint="eastAsia"/>
          <w:color w:val="000000"/>
          <w:sz w:val="22"/>
          <w:szCs w:val="22"/>
          <w:rPrChange w:id="1332" w:author="Phuong xinh gái" w:date="2019-07-01T21:08:00Z">
            <w:rPr>
              <w:rFonts w:ascii="맑은 고딕" w:eastAsia="맑은 고딕" w:hAnsi="맑은 고딕" w:hint="eastAsia"/>
              <w:color w:val="000000"/>
              <w:sz w:val="22"/>
              <w:szCs w:val="22"/>
            </w:rPr>
          </w:rPrChange>
        </w:rPr>
        <w:t>대처하도록</w:t>
      </w:r>
      <w:r w:rsidRPr="0004797E">
        <w:rPr>
          <w:rFonts w:eastAsia="맑은 고딕"/>
          <w:color w:val="000000"/>
          <w:sz w:val="22"/>
          <w:szCs w:val="22"/>
          <w:rPrChange w:id="1333" w:author="Phuong xinh gái" w:date="2019-07-01T21:08:00Z">
            <w:rPr>
              <w:rFonts w:ascii="맑은 고딕" w:eastAsia="맑은 고딕" w:hAnsi="맑은 고딕"/>
              <w:color w:val="000000"/>
              <w:sz w:val="22"/>
              <w:szCs w:val="22"/>
            </w:rPr>
          </w:rPrChange>
        </w:rPr>
        <w:t xml:space="preserve"> </w:t>
      </w:r>
      <w:r w:rsidRPr="0004797E">
        <w:rPr>
          <w:rFonts w:eastAsia="맑은 고딕" w:hint="eastAsia"/>
          <w:color w:val="000000"/>
          <w:sz w:val="22"/>
          <w:szCs w:val="22"/>
          <w:rPrChange w:id="1334" w:author="Phuong xinh gái" w:date="2019-07-01T21:08:00Z">
            <w:rPr>
              <w:rFonts w:ascii="맑은 고딕" w:eastAsia="맑은 고딕" w:hAnsi="맑은 고딕" w:hint="eastAsia"/>
              <w:color w:val="000000"/>
              <w:sz w:val="22"/>
              <w:szCs w:val="22"/>
            </w:rPr>
          </w:rPrChange>
        </w:rPr>
        <w:t>한다</w:t>
      </w:r>
      <w:r w:rsidRPr="0004797E">
        <w:rPr>
          <w:rFonts w:eastAsia="맑은 고딕"/>
          <w:color w:val="000000"/>
          <w:sz w:val="22"/>
          <w:szCs w:val="22"/>
          <w:rPrChange w:id="1335" w:author="Phuong xinh gái" w:date="2019-07-01T21:08:00Z">
            <w:rPr>
              <w:rFonts w:ascii="맑은 고딕" w:eastAsia="맑은 고딕" w:hAnsi="맑은 고딕"/>
              <w:color w:val="000000"/>
              <w:sz w:val="22"/>
              <w:szCs w:val="22"/>
            </w:rPr>
          </w:rPrChange>
        </w:rPr>
        <w:t>.</w:t>
      </w:r>
    </w:p>
    <w:p w:rsidR="0004797E" w:rsidRDefault="0004797E" w:rsidP="0004797E">
      <w:pPr>
        <w:ind w:left="800"/>
        <w:rPr>
          <w:rFonts w:eastAsia="맑은 고딕"/>
          <w:color w:val="000000"/>
          <w:sz w:val="22"/>
          <w:szCs w:val="22"/>
        </w:rPr>
      </w:pPr>
      <w:r>
        <w:rPr>
          <w:rFonts w:eastAsia="맑은 고딕"/>
          <w:color w:val="000000"/>
          <w:sz w:val="22"/>
          <w:szCs w:val="22"/>
        </w:rPr>
        <w:t xml:space="preserve">Trường hợp phát sinh issue bảo anh chính, </w:t>
      </w:r>
      <w:r w:rsidR="007C63AF">
        <w:rPr>
          <w:rFonts w:eastAsia="맑은 고딕"/>
          <w:color w:val="000000"/>
          <w:sz w:val="22"/>
          <w:szCs w:val="22"/>
        </w:rPr>
        <w:t>cần phân bổ gấp nội dung xử lí để ứng phó trước.</w:t>
      </w:r>
    </w:p>
    <w:p w:rsidR="00FC30AF" w:rsidRDefault="0039129F" w:rsidP="00FE5413">
      <w:pPr>
        <w:numPr>
          <w:ilvl w:val="0"/>
          <w:numId w:val="28"/>
        </w:numPr>
        <w:rPr>
          <w:rFonts w:eastAsia="맑은 고딕"/>
          <w:color w:val="000000"/>
          <w:sz w:val="22"/>
          <w:szCs w:val="22"/>
        </w:rPr>
      </w:pPr>
      <w:r w:rsidRPr="00FC30AF">
        <w:rPr>
          <w:rFonts w:eastAsia="맑은 고딕" w:hint="eastAsia"/>
          <w:color w:val="000000"/>
          <w:sz w:val="22"/>
          <w:szCs w:val="22"/>
          <w:rPrChange w:id="1336" w:author="Phuong xinh gái" w:date="2019-07-01T21:08:00Z">
            <w:rPr>
              <w:rFonts w:ascii="맑은 고딕" w:eastAsia="맑은 고딕" w:hAnsi="맑은 고딕" w:hint="eastAsia"/>
              <w:color w:val="000000"/>
              <w:sz w:val="22"/>
              <w:szCs w:val="22"/>
            </w:rPr>
          </w:rPrChange>
        </w:rPr>
        <w:t>불필요한</w:t>
      </w:r>
      <w:r w:rsidRPr="00FC30AF">
        <w:rPr>
          <w:rFonts w:eastAsia="맑은 고딕"/>
          <w:color w:val="000000"/>
          <w:sz w:val="22"/>
          <w:szCs w:val="22"/>
          <w:rPrChange w:id="1337" w:author="Phuong xinh gái" w:date="2019-07-01T21:08:00Z">
            <w:rPr>
              <w:rFonts w:ascii="맑은 고딕" w:eastAsia="맑은 고딕" w:hAnsi="맑은 고딕"/>
              <w:color w:val="000000"/>
              <w:sz w:val="22"/>
              <w:szCs w:val="22"/>
            </w:rPr>
          </w:rPrChange>
        </w:rPr>
        <w:t xml:space="preserve"> </w:t>
      </w:r>
      <w:r w:rsidRPr="00FC30AF">
        <w:rPr>
          <w:rFonts w:eastAsia="맑은 고딕" w:hint="eastAsia"/>
          <w:color w:val="000000"/>
          <w:sz w:val="22"/>
          <w:szCs w:val="22"/>
          <w:rPrChange w:id="1338" w:author="Phuong xinh gái" w:date="2019-07-01T21:08:00Z">
            <w:rPr>
              <w:rFonts w:ascii="맑은 고딕" w:eastAsia="맑은 고딕" w:hAnsi="맑은 고딕" w:hint="eastAsia"/>
              <w:color w:val="000000"/>
              <w:sz w:val="22"/>
              <w:szCs w:val="22"/>
            </w:rPr>
          </w:rPrChange>
        </w:rPr>
        <w:t>계정이나</w:t>
      </w:r>
      <w:r w:rsidRPr="00FC30AF">
        <w:rPr>
          <w:rFonts w:eastAsia="맑은 고딕"/>
          <w:color w:val="000000"/>
          <w:sz w:val="22"/>
          <w:szCs w:val="22"/>
          <w:rPrChange w:id="1339" w:author="Phuong xinh gái" w:date="2019-07-01T21:08:00Z">
            <w:rPr>
              <w:rFonts w:ascii="맑은 고딕" w:eastAsia="맑은 고딕" w:hAnsi="맑은 고딕"/>
              <w:color w:val="000000"/>
              <w:sz w:val="22"/>
              <w:szCs w:val="22"/>
            </w:rPr>
          </w:rPrChange>
        </w:rPr>
        <w:t xml:space="preserve"> </w:t>
      </w:r>
      <w:r w:rsidRPr="00FC30AF">
        <w:rPr>
          <w:rFonts w:eastAsia="맑은 고딕" w:hint="eastAsia"/>
          <w:color w:val="000000"/>
          <w:sz w:val="22"/>
          <w:szCs w:val="22"/>
          <w:rPrChange w:id="1340" w:author="Phuong xinh gái" w:date="2019-07-01T21:08:00Z">
            <w:rPr>
              <w:rFonts w:ascii="맑은 고딕" w:eastAsia="맑은 고딕" w:hAnsi="맑은 고딕" w:hint="eastAsia"/>
              <w:color w:val="000000"/>
              <w:sz w:val="22"/>
              <w:szCs w:val="22"/>
            </w:rPr>
          </w:rPrChange>
        </w:rPr>
        <w:t>패스워드가</w:t>
      </w:r>
      <w:r w:rsidRPr="00FC30AF">
        <w:rPr>
          <w:rFonts w:eastAsia="맑은 고딕"/>
          <w:color w:val="000000"/>
          <w:sz w:val="22"/>
          <w:szCs w:val="22"/>
          <w:rPrChange w:id="1341" w:author="Phuong xinh gái" w:date="2019-07-01T21:08:00Z">
            <w:rPr>
              <w:rFonts w:ascii="맑은 고딕" w:eastAsia="맑은 고딕" w:hAnsi="맑은 고딕"/>
              <w:color w:val="000000"/>
              <w:sz w:val="22"/>
              <w:szCs w:val="22"/>
            </w:rPr>
          </w:rPrChange>
        </w:rPr>
        <w:t xml:space="preserve"> </w:t>
      </w:r>
      <w:r w:rsidRPr="00FC30AF">
        <w:rPr>
          <w:rFonts w:eastAsia="맑은 고딕" w:hint="eastAsia"/>
          <w:color w:val="000000"/>
          <w:sz w:val="22"/>
          <w:szCs w:val="22"/>
          <w:rPrChange w:id="1342" w:author="Phuong xinh gái" w:date="2019-07-01T21:08:00Z">
            <w:rPr>
              <w:rFonts w:ascii="맑은 고딕" w:eastAsia="맑은 고딕" w:hAnsi="맑은 고딕" w:hint="eastAsia"/>
              <w:color w:val="000000"/>
              <w:sz w:val="22"/>
              <w:szCs w:val="22"/>
            </w:rPr>
          </w:rPrChange>
        </w:rPr>
        <w:t>없는</w:t>
      </w:r>
      <w:r w:rsidRPr="00FC30AF">
        <w:rPr>
          <w:rFonts w:eastAsia="맑은 고딕"/>
          <w:color w:val="000000"/>
          <w:sz w:val="22"/>
          <w:szCs w:val="22"/>
          <w:rPrChange w:id="1343" w:author="Phuong xinh gái" w:date="2019-07-01T21:08:00Z">
            <w:rPr>
              <w:rFonts w:ascii="맑은 고딕" w:eastAsia="맑은 고딕" w:hAnsi="맑은 고딕"/>
              <w:color w:val="000000"/>
              <w:sz w:val="22"/>
              <w:szCs w:val="22"/>
            </w:rPr>
          </w:rPrChange>
        </w:rPr>
        <w:t xml:space="preserve"> </w:t>
      </w:r>
      <w:r w:rsidRPr="00FC30AF">
        <w:rPr>
          <w:rFonts w:eastAsia="맑은 고딕" w:hint="eastAsia"/>
          <w:color w:val="000000"/>
          <w:sz w:val="22"/>
          <w:szCs w:val="22"/>
          <w:rPrChange w:id="1344" w:author="Phuong xinh gái" w:date="2019-07-01T21:08:00Z">
            <w:rPr>
              <w:rFonts w:ascii="맑은 고딕" w:eastAsia="맑은 고딕" w:hAnsi="맑은 고딕" w:hint="eastAsia"/>
              <w:color w:val="000000"/>
              <w:sz w:val="22"/>
              <w:szCs w:val="22"/>
            </w:rPr>
          </w:rPrChange>
        </w:rPr>
        <w:t>계정에</w:t>
      </w:r>
      <w:r w:rsidRPr="00FC30AF">
        <w:rPr>
          <w:rFonts w:eastAsia="맑은 고딕"/>
          <w:color w:val="000000"/>
          <w:sz w:val="22"/>
          <w:szCs w:val="22"/>
          <w:rPrChange w:id="1345" w:author="Phuong xinh gái" w:date="2019-07-01T21:08:00Z">
            <w:rPr>
              <w:rFonts w:ascii="맑은 고딕" w:eastAsia="맑은 고딕" w:hAnsi="맑은 고딕"/>
              <w:color w:val="000000"/>
              <w:sz w:val="22"/>
              <w:szCs w:val="22"/>
            </w:rPr>
          </w:rPrChange>
        </w:rPr>
        <w:t xml:space="preserve"> </w:t>
      </w:r>
      <w:r w:rsidRPr="00FC30AF">
        <w:rPr>
          <w:rFonts w:eastAsia="맑은 고딕" w:hint="eastAsia"/>
          <w:color w:val="000000"/>
          <w:sz w:val="22"/>
          <w:szCs w:val="22"/>
          <w:rPrChange w:id="1346" w:author="Phuong xinh gái" w:date="2019-07-01T21:08:00Z">
            <w:rPr>
              <w:rFonts w:ascii="맑은 고딕" w:eastAsia="맑은 고딕" w:hAnsi="맑은 고딕" w:hint="eastAsia"/>
              <w:color w:val="000000"/>
              <w:sz w:val="22"/>
              <w:szCs w:val="22"/>
            </w:rPr>
          </w:rPrChange>
        </w:rPr>
        <w:t>대한</w:t>
      </w:r>
      <w:r w:rsidRPr="00FC30AF">
        <w:rPr>
          <w:rFonts w:eastAsia="맑은 고딕"/>
          <w:color w:val="000000"/>
          <w:sz w:val="22"/>
          <w:szCs w:val="22"/>
          <w:rPrChange w:id="1347" w:author="Phuong xinh gái" w:date="2019-07-01T21:08:00Z">
            <w:rPr>
              <w:rFonts w:ascii="맑은 고딕" w:eastAsia="맑은 고딕" w:hAnsi="맑은 고딕"/>
              <w:color w:val="000000"/>
              <w:sz w:val="22"/>
              <w:szCs w:val="22"/>
            </w:rPr>
          </w:rPrChange>
        </w:rPr>
        <w:t xml:space="preserve"> </w:t>
      </w:r>
      <w:r w:rsidRPr="00FC30AF">
        <w:rPr>
          <w:rFonts w:eastAsia="맑은 고딕" w:hint="eastAsia"/>
          <w:color w:val="000000"/>
          <w:sz w:val="22"/>
          <w:szCs w:val="22"/>
          <w:rPrChange w:id="1348" w:author="Phuong xinh gái" w:date="2019-07-01T21:08:00Z">
            <w:rPr>
              <w:rFonts w:ascii="맑은 고딕" w:eastAsia="맑은 고딕" w:hAnsi="맑은 고딕" w:hint="eastAsia"/>
              <w:color w:val="000000"/>
              <w:sz w:val="22"/>
              <w:szCs w:val="22"/>
            </w:rPr>
          </w:rPrChange>
        </w:rPr>
        <w:t>조치를</w:t>
      </w:r>
      <w:r w:rsidRPr="00FC30AF">
        <w:rPr>
          <w:rFonts w:eastAsia="맑은 고딕"/>
          <w:color w:val="000000"/>
          <w:sz w:val="22"/>
          <w:szCs w:val="22"/>
          <w:rPrChange w:id="1349" w:author="Phuong xinh gái" w:date="2019-07-01T21:08:00Z">
            <w:rPr>
              <w:rFonts w:ascii="맑은 고딕" w:eastAsia="맑은 고딕" w:hAnsi="맑은 고딕"/>
              <w:color w:val="000000"/>
              <w:sz w:val="22"/>
              <w:szCs w:val="22"/>
            </w:rPr>
          </w:rPrChange>
        </w:rPr>
        <w:t xml:space="preserve"> </w:t>
      </w:r>
      <w:r w:rsidRPr="00FC30AF">
        <w:rPr>
          <w:rFonts w:eastAsia="맑은 고딕" w:hint="eastAsia"/>
          <w:color w:val="000000"/>
          <w:sz w:val="22"/>
          <w:szCs w:val="22"/>
          <w:rPrChange w:id="1350" w:author="Phuong xinh gái" w:date="2019-07-01T21:08:00Z">
            <w:rPr>
              <w:rFonts w:ascii="맑은 고딕" w:eastAsia="맑은 고딕" w:hAnsi="맑은 고딕" w:hint="eastAsia"/>
              <w:color w:val="000000"/>
              <w:sz w:val="22"/>
              <w:szCs w:val="22"/>
            </w:rPr>
          </w:rPrChange>
        </w:rPr>
        <w:t>한다</w:t>
      </w:r>
      <w:r w:rsidRPr="00FC30AF">
        <w:rPr>
          <w:rFonts w:eastAsia="맑은 고딕"/>
          <w:color w:val="000000"/>
          <w:sz w:val="22"/>
          <w:szCs w:val="22"/>
          <w:rPrChange w:id="1351" w:author="Phuong xinh gái" w:date="2019-07-01T21:08:00Z">
            <w:rPr>
              <w:rFonts w:ascii="맑은 고딕" w:eastAsia="맑은 고딕" w:hAnsi="맑은 고딕"/>
              <w:color w:val="000000"/>
              <w:sz w:val="22"/>
              <w:szCs w:val="22"/>
            </w:rPr>
          </w:rPrChange>
        </w:rPr>
        <w:t>.</w:t>
      </w:r>
    </w:p>
    <w:p w:rsidR="00FC30AF" w:rsidRDefault="00AA2AF5" w:rsidP="00FC30AF">
      <w:pPr>
        <w:ind w:left="800"/>
        <w:rPr>
          <w:rFonts w:eastAsia="맑은 고딕"/>
          <w:color w:val="000000"/>
          <w:sz w:val="22"/>
          <w:szCs w:val="22"/>
        </w:rPr>
      </w:pPr>
      <w:r>
        <w:rPr>
          <w:rFonts w:eastAsia="맑은 고딕"/>
          <w:color w:val="000000"/>
          <w:sz w:val="22"/>
          <w:szCs w:val="22"/>
        </w:rPr>
        <w:t xml:space="preserve">Xử lí đối với các tài khoản không cần thiết hoặc </w:t>
      </w:r>
      <w:r w:rsidR="00322871">
        <w:rPr>
          <w:rFonts w:eastAsia="맑은 고딕"/>
          <w:color w:val="000000"/>
          <w:sz w:val="22"/>
          <w:szCs w:val="22"/>
        </w:rPr>
        <w:t>tài khoản không có mật khẩu.</w:t>
      </w:r>
    </w:p>
    <w:p w:rsidR="004A496C" w:rsidRDefault="0039129F" w:rsidP="00397561">
      <w:pPr>
        <w:numPr>
          <w:ilvl w:val="0"/>
          <w:numId w:val="28"/>
        </w:numPr>
        <w:rPr>
          <w:rFonts w:eastAsia="맑은 고딕"/>
          <w:color w:val="000000"/>
          <w:sz w:val="22"/>
          <w:szCs w:val="22"/>
        </w:rPr>
      </w:pPr>
      <w:r w:rsidRPr="00322871">
        <w:rPr>
          <w:rFonts w:eastAsia="맑은 고딕" w:hint="eastAsia"/>
          <w:color w:val="000000"/>
          <w:sz w:val="22"/>
          <w:szCs w:val="22"/>
          <w:rPrChange w:id="1352" w:author="Phuong xinh gái" w:date="2019-07-01T21:08:00Z">
            <w:rPr>
              <w:rFonts w:ascii="맑은 고딕" w:eastAsia="맑은 고딕" w:hAnsi="맑은 고딕" w:hint="eastAsia"/>
              <w:color w:val="000000"/>
              <w:sz w:val="22"/>
              <w:szCs w:val="22"/>
            </w:rPr>
          </w:rPrChange>
        </w:rPr>
        <w:lastRenderedPageBreak/>
        <w:t>최근의</w:t>
      </w:r>
      <w:r w:rsidRPr="00322871">
        <w:rPr>
          <w:rFonts w:eastAsia="맑은 고딕"/>
          <w:color w:val="000000"/>
          <w:sz w:val="22"/>
          <w:szCs w:val="22"/>
          <w:rPrChange w:id="1353" w:author="Phuong xinh gái" w:date="2019-07-01T21:08:00Z">
            <w:rPr>
              <w:rFonts w:ascii="맑은 고딕" w:eastAsia="맑은 고딕" w:hAnsi="맑은 고딕"/>
              <w:color w:val="000000"/>
              <w:sz w:val="22"/>
              <w:szCs w:val="22"/>
            </w:rPr>
          </w:rPrChange>
        </w:rPr>
        <w:t xml:space="preserve"> </w:t>
      </w:r>
      <w:r w:rsidRPr="00322871">
        <w:rPr>
          <w:rFonts w:eastAsia="맑은 고딕" w:hint="eastAsia"/>
          <w:color w:val="000000"/>
          <w:sz w:val="22"/>
          <w:szCs w:val="22"/>
          <w:rPrChange w:id="1354" w:author="Phuong xinh gái" w:date="2019-07-01T21:08:00Z">
            <w:rPr>
              <w:rFonts w:ascii="맑은 고딕" w:eastAsia="맑은 고딕" w:hAnsi="맑은 고딕" w:hint="eastAsia"/>
              <w:color w:val="000000"/>
              <w:sz w:val="22"/>
              <w:szCs w:val="22"/>
            </w:rPr>
          </w:rPrChange>
        </w:rPr>
        <w:t>해킹방법</w:t>
      </w:r>
      <w:r w:rsidRPr="00322871">
        <w:rPr>
          <w:rFonts w:eastAsia="맑은 고딕"/>
          <w:color w:val="000000"/>
          <w:sz w:val="22"/>
          <w:szCs w:val="22"/>
          <w:rPrChange w:id="1355" w:author="Phuong xinh gái" w:date="2019-07-01T21:08:00Z">
            <w:rPr>
              <w:rFonts w:ascii="맑은 고딕" w:eastAsia="맑은 고딕" w:hAnsi="맑은 고딕"/>
              <w:color w:val="000000"/>
              <w:sz w:val="22"/>
              <w:szCs w:val="22"/>
            </w:rPr>
          </w:rPrChange>
        </w:rPr>
        <w:t xml:space="preserve"> </w:t>
      </w:r>
      <w:r w:rsidRPr="00322871">
        <w:rPr>
          <w:rFonts w:eastAsia="맑은 고딕" w:hint="eastAsia"/>
          <w:color w:val="000000"/>
          <w:sz w:val="22"/>
          <w:szCs w:val="22"/>
          <w:rPrChange w:id="1356" w:author="Phuong xinh gái" w:date="2019-07-01T21:08:00Z">
            <w:rPr>
              <w:rFonts w:ascii="맑은 고딕" w:eastAsia="맑은 고딕" w:hAnsi="맑은 고딕" w:hint="eastAsia"/>
              <w:color w:val="000000"/>
              <w:sz w:val="22"/>
              <w:szCs w:val="22"/>
            </w:rPr>
          </w:rPrChange>
        </w:rPr>
        <w:t>및</w:t>
      </w:r>
      <w:r w:rsidRPr="00322871">
        <w:rPr>
          <w:rFonts w:eastAsia="맑은 고딕"/>
          <w:color w:val="000000"/>
          <w:sz w:val="22"/>
          <w:szCs w:val="22"/>
          <w:rPrChange w:id="1357" w:author="Phuong xinh gái" w:date="2019-07-01T21:08:00Z">
            <w:rPr>
              <w:rFonts w:ascii="맑은 고딕" w:eastAsia="맑은 고딕" w:hAnsi="맑은 고딕"/>
              <w:color w:val="000000"/>
              <w:sz w:val="22"/>
              <w:szCs w:val="22"/>
            </w:rPr>
          </w:rPrChange>
        </w:rPr>
        <w:t xml:space="preserve"> </w:t>
      </w:r>
      <w:r w:rsidRPr="00322871">
        <w:rPr>
          <w:rFonts w:eastAsia="맑은 고딕" w:hint="eastAsia"/>
          <w:color w:val="000000"/>
          <w:sz w:val="22"/>
          <w:szCs w:val="22"/>
          <w:rPrChange w:id="1358" w:author="Phuong xinh gái" w:date="2019-07-01T21:08:00Z">
            <w:rPr>
              <w:rFonts w:ascii="맑은 고딕" w:eastAsia="맑은 고딕" w:hAnsi="맑은 고딕" w:hint="eastAsia"/>
              <w:color w:val="000000"/>
              <w:sz w:val="22"/>
              <w:szCs w:val="22"/>
            </w:rPr>
          </w:rPrChange>
        </w:rPr>
        <w:t>대처방안에</w:t>
      </w:r>
      <w:r w:rsidRPr="00322871">
        <w:rPr>
          <w:rFonts w:eastAsia="맑은 고딕"/>
          <w:color w:val="000000"/>
          <w:sz w:val="22"/>
          <w:szCs w:val="22"/>
          <w:rPrChange w:id="1359" w:author="Phuong xinh gái" w:date="2019-07-01T21:08:00Z">
            <w:rPr>
              <w:rFonts w:ascii="맑은 고딕" w:eastAsia="맑은 고딕" w:hAnsi="맑은 고딕"/>
              <w:color w:val="000000"/>
              <w:sz w:val="22"/>
              <w:szCs w:val="22"/>
            </w:rPr>
          </w:rPrChange>
        </w:rPr>
        <w:t xml:space="preserve"> </w:t>
      </w:r>
      <w:r w:rsidRPr="00322871">
        <w:rPr>
          <w:rFonts w:eastAsia="맑은 고딕" w:hint="eastAsia"/>
          <w:color w:val="000000"/>
          <w:sz w:val="22"/>
          <w:szCs w:val="22"/>
          <w:rPrChange w:id="1360" w:author="Phuong xinh gái" w:date="2019-07-01T21:08:00Z">
            <w:rPr>
              <w:rFonts w:ascii="맑은 고딕" w:eastAsia="맑은 고딕" w:hAnsi="맑은 고딕" w:hint="eastAsia"/>
              <w:color w:val="000000"/>
              <w:sz w:val="22"/>
              <w:szCs w:val="22"/>
            </w:rPr>
          </w:rPrChange>
        </w:rPr>
        <w:t>대한</w:t>
      </w:r>
      <w:r w:rsidRPr="00322871">
        <w:rPr>
          <w:rFonts w:eastAsia="맑은 고딕"/>
          <w:color w:val="000000"/>
          <w:sz w:val="22"/>
          <w:szCs w:val="22"/>
          <w:rPrChange w:id="1361" w:author="Phuong xinh gái" w:date="2019-07-01T21:08:00Z">
            <w:rPr>
              <w:rFonts w:ascii="맑은 고딕" w:eastAsia="맑은 고딕" w:hAnsi="맑은 고딕"/>
              <w:color w:val="000000"/>
              <w:sz w:val="22"/>
              <w:szCs w:val="22"/>
            </w:rPr>
          </w:rPrChange>
        </w:rPr>
        <w:t xml:space="preserve"> </w:t>
      </w:r>
      <w:r w:rsidRPr="00322871">
        <w:rPr>
          <w:rFonts w:eastAsia="맑은 고딕" w:hint="eastAsia"/>
          <w:color w:val="000000"/>
          <w:sz w:val="22"/>
          <w:szCs w:val="22"/>
          <w:rPrChange w:id="1362" w:author="Phuong xinh gái" w:date="2019-07-01T21:08:00Z">
            <w:rPr>
              <w:rFonts w:ascii="맑은 고딕" w:eastAsia="맑은 고딕" w:hAnsi="맑은 고딕" w:hint="eastAsia"/>
              <w:color w:val="000000"/>
              <w:sz w:val="22"/>
              <w:szCs w:val="22"/>
            </w:rPr>
          </w:rPrChange>
        </w:rPr>
        <w:t>자료를</w:t>
      </w:r>
      <w:r w:rsidRPr="00322871">
        <w:rPr>
          <w:rFonts w:eastAsia="맑은 고딕"/>
          <w:color w:val="000000"/>
          <w:sz w:val="22"/>
          <w:szCs w:val="22"/>
          <w:rPrChange w:id="1363" w:author="Phuong xinh gái" w:date="2019-07-01T21:08:00Z">
            <w:rPr>
              <w:rFonts w:ascii="맑은 고딕" w:eastAsia="맑은 고딕" w:hAnsi="맑은 고딕"/>
              <w:color w:val="000000"/>
              <w:sz w:val="22"/>
              <w:szCs w:val="22"/>
            </w:rPr>
          </w:rPrChange>
        </w:rPr>
        <w:t xml:space="preserve"> </w:t>
      </w:r>
      <w:r w:rsidRPr="00322871">
        <w:rPr>
          <w:rFonts w:eastAsia="맑은 고딕" w:hint="eastAsia"/>
          <w:color w:val="000000"/>
          <w:sz w:val="22"/>
          <w:szCs w:val="22"/>
          <w:rPrChange w:id="1364" w:author="Phuong xinh gái" w:date="2019-07-01T21:08:00Z">
            <w:rPr>
              <w:rFonts w:ascii="맑은 고딕" w:eastAsia="맑은 고딕" w:hAnsi="맑은 고딕" w:hint="eastAsia"/>
              <w:color w:val="000000"/>
              <w:sz w:val="22"/>
              <w:szCs w:val="22"/>
            </w:rPr>
          </w:rPrChange>
        </w:rPr>
        <w:t>입수하여</w:t>
      </w:r>
      <w:r w:rsidRPr="00322871">
        <w:rPr>
          <w:rFonts w:eastAsia="맑은 고딕"/>
          <w:color w:val="000000"/>
          <w:sz w:val="22"/>
          <w:szCs w:val="22"/>
          <w:rPrChange w:id="1365" w:author="Phuong xinh gái" w:date="2019-07-01T21:08:00Z">
            <w:rPr>
              <w:rFonts w:ascii="맑은 고딕" w:eastAsia="맑은 고딕" w:hAnsi="맑은 고딕"/>
              <w:color w:val="000000"/>
              <w:sz w:val="22"/>
              <w:szCs w:val="22"/>
            </w:rPr>
          </w:rPrChange>
        </w:rPr>
        <w:t xml:space="preserve"> </w:t>
      </w:r>
      <w:r w:rsidRPr="00322871">
        <w:rPr>
          <w:rFonts w:eastAsia="맑은 고딕" w:hint="eastAsia"/>
          <w:color w:val="000000"/>
          <w:sz w:val="22"/>
          <w:szCs w:val="22"/>
          <w:rPrChange w:id="1366" w:author="Phuong xinh gái" w:date="2019-07-01T21:08:00Z">
            <w:rPr>
              <w:rFonts w:ascii="맑은 고딕" w:eastAsia="맑은 고딕" w:hAnsi="맑은 고딕" w:hint="eastAsia"/>
              <w:color w:val="000000"/>
              <w:sz w:val="22"/>
              <w:szCs w:val="22"/>
            </w:rPr>
          </w:rPrChange>
        </w:rPr>
        <w:t>대비한다</w:t>
      </w:r>
      <w:r w:rsidRPr="00322871">
        <w:rPr>
          <w:rFonts w:eastAsia="맑은 고딕"/>
          <w:color w:val="000000"/>
          <w:sz w:val="22"/>
          <w:szCs w:val="22"/>
          <w:rPrChange w:id="1367" w:author="Phuong xinh gái" w:date="2019-07-01T21:08:00Z">
            <w:rPr>
              <w:rFonts w:ascii="맑은 고딕" w:eastAsia="맑은 고딕" w:hAnsi="맑은 고딕"/>
              <w:color w:val="000000"/>
              <w:sz w:val="22"/>
              <w:szCs w:val="22"/>
            </w:rPr>
          </w:rPrChange>
        </w:rPr>
        <w:t>.</w:t>
      </w:r>
    </w:p>
    <w:p w:rsidR="00937E0A" w:rsidRPr="00896668" w:rsidRDefault="00C11DCD" w:rsidP="0079192F">
      <w:pPr>
        <w:numPr>
          <w:ilvl w:val="0"/>
          <w:numId w:val="21"/>
        </w:numPr>
        <w:rPr>
          <w:rFonts w:eastAsia="맑은 고딕"/>
          <w:color w:val="000000"/>
          <w:sz w:val="22"/>
          <w:szCs w:val="22"/>
          <w:rPrChange w:id="1368" w:author="Phuong xinh gái" w:date="2019-07-01T21:08:00Z">
            <w:rPr>
              <w:rFonts w:ascii="맑은 고딕" w:eastAsia="맑은 고딕" w:hAnsi="맑은 고딕"/>
              <w:color w:val="000000"/>
              <w:sz w:val="22"/>
              <w:szCs w:val="22"/>
            </w:rPr>
          </w:rPrChange>
        </w:rPr>
      </w:pPr>
      <w:r>
        <w:rPr>
          <w:rFonts w:eastAsia="맑은 고딕"/>
          <w:color w:val="000000"/>
          <w:sz w:val="22"/>
          <w:szCs w:val="22"/>
        </w:rPr>
        <w:t>Tiếp nhận</w:t>
      </w:r>
      <w:r w:rsidR="00050DEF">
        <w:rPr>
          <w:rFonts w:eastAsia="맑은 고딕"/>
          <w:color w:val="000000"/>
          <w:sz w:val="22"/>
          <w:szCs w:val="22"/>
        </w:rPr>
        <w:t xml:space="preserve"> tài liệu về</w:t>
      </w:r>
      <w:r w:rsidR="0056699C">
        <w:rPr>
          <w:rFonts w:eastAsia="맑은 고딕"/>
          <w:color w:val="000000"/>
          <w:sz w:val="22"/>
          <w:szCs w:val="22"/>
        </w:rPr>
        <w:t xml:space="preserve"> phương pháp hacking gần đây và phương án đối phó và chuẩn bị.</w:t>
      </w:r>
      <w:r w:rsidR="00050DEF">
        <w:rPr>
          <w:rFonts w:eastAsia="맑은 고딕"/>
          <w:color w:val="000000"/>
          <w:sz w:val="22"/>
          <w:szCs w:val="22"/>
        </w:rPr>
        <w:t xml:space="preserve"> </w:t>
      </w:r>
      <w:r>
        <w:rPr>
          <w:rFonts w:eastAsia="맑은 고딕"/>
          <w:color w:val="000000"/>
          <w:sz w:val="22"/>
          <w:szCs w:val="22"/>
        </w:rPr>
        <w:t xml:space="preserve"> </w:t>
      </w:r>
      <w:r w:rsidR="0056699C">
        <w:rPr>
          <w:rFonts w:eastAsia="맑은 고딕"/>
          <w:color w:val="000000"/>
          <w:sz w:val="22"/>
          <w:szCs w:val="22"/>
        </w:rPr>
        <w:t xml:space="preserve"> </w:t>
      </w:r>
    </w:p>
    <w:p w:rsidR="00F25025" w:rsidRPr="00896668" w:rsidRDefault="00F25025" w:rsidP="00F25025">
      <w:pPr>
        <w:spacing w:line="300" w:lineRule="atLeast"/>
        <w:rPr>
          <w:rFonts w:eastAsia="맑은 고딕"/>
          <w:rPrChange w:id="1369" w:author="Phuong xinh gái" w:date="2019-07-01T21:08:00Z">
            <w:rPr>
              <w:rFonts w:ascii="맑은 고딕" w:eastAsia="맑은 고딕" w:hAnsi="맑은 고딕"/>
            </w:rPr>
          </w:rPrChange>
        </w:rPr>
      </w:pPr>
    </w:p>
    <w:p w:rsidR="004A496C" w:rsidRPr="00896668" w:rsidRDefault="004A496C" w:rsidP="00F25025">
      <w:pPr>
        <w:spacing w:line="300" w:lineRule="atLeast"/>
        <w:rPr>
          <w:rFonts w:eastAsia="맑은 고딕"/>
          <w:sz w:val="22"/>
          <w:szCs w:val="22"/>
          <w:rPrChange w:id="1370" w:author="Phuong xinh gái" w:date="2019-07-01T21:08:00Z">
            <w:rPr>
              <w:rFonts w:ascii="맑은 고딕" w:eastAsia="맑은 고딕" w:hAnsi="맑은 고딕"/>
            </w:rPr>
          </w:rPrChange>
        </w:rPr>
      </w:pPr>
      <w:r w:rsidRPr="00896668">
        <w:rPr>
          <w:rFonts w:eastAsia="맑은 고딕" w:hint="eastAsia"/>
          <w:sz w:val="22"/>
          <w:szCs w:val="22"/>
          <w:rPrChange w:id="1371" w:author="Phuong xinh gái" w:date="2019-07-01T21:08:00Z">
            <w:rPr>
              <w:rFonts w:ascii="맑은 고딕" w:eastAsia="맑은 고딕" w:hAnsi="맑은 고딕" w:hint="eastAsia"/>
            </w:rPr>
          </w:rPrChange>
        </w:rPr>
        <w:t>제</w:t>
      </w:r>
      <w:del w:id="1372" w:author="안세홍" w:date="2019-07-10T10:29:00Z">
        <w:r w:rsidRPr="00896668" w:rsidDel="00BD7D03">
          <w:rPr>
            <w:rFonts w:eastAsia="맑은 고딕"/>
            <w:sz w:val="22"/>
            <w:szCs w:val="22"/>
            <w:rPrChange w:id="1373" w:author="Phuong xinh gái" w:date="2019-07-01T21:08:00Z">
              <w:rPr>
                <w:rFonts w:ascii="맑은 고딕" w:eastAsia="맑은 고딕" w:hAnsi="맑은 고딕"/>
              </w:rPr>
            </w:rPrChange>
          </w:rPr>
          <w:delText>8</w:delText>
        </w:r>
      </w:del>
      <w:ins w:id="1374" w:author="안세홍" w:date="2019-07-10T10:29:00Z">
        <w:r w:rsidR="00BD7D03">
          <w:rPr>
            <w:rFonts w:eastAsia="맑은 고딕"/>
            <w:sz w:val="22"/>
            <w:szCs w:val="22"/>
          </w:rPr>
          <w:t>7</w:t>
        </w:r>
      </w:ins>
      <w:r w:rsidRPr="00896668">
        <w:rPr>
          <w:rFonts w:eastAsia="맑은 고딕" w:hint="eastAsia"/>
          <w:sz w:val="22"/>
          <w:szCs w:val="22"/>
          <w:rPrChange w:id="1375" w:author="Phuong xinh gái" w:date="2019-07-01T21:08:00Z">
            <w:rPr>
              <w:rFonts w:ascii="맑은 고딕" w:eastAsia="맑은 고딕" w:hAnsi="맑은 고딕" w:hint="eastAsia"/>
            </w:rPr>
          </w:rPrChange>
        </w:rPr>
        <w:t>조</w:t>
      </w:r>
      <w:r w:rsidRPr="00896668">
        <w:rPr>
          <w:rFonts w:eastAsia="맑은 고딕"/>
          <w:sz w:val="22"/>
          <w:szCs w:val="22"/>
          <w:rPrChange w:id="1376" w:author="Phuong xinh gái" w:date="2019-07-01T21:08:00Z">
            <w:rPr>
              <w:rFonts w:ascii="맑은 고딕" w:eastAsia="맑은 고딕" w:hAnsi="맑은 고딕"/>
            </w:rPr>
          </w:rPrChange>
        </w:rPr>
        <w:t xml:space="preserve"> (</w:t>
      </w:r>
      <w:r w:rsidRPr="00896668">
        <w:rPr>
          <w:rFonts w:eastAsia="맑은 고딕" w:hint="eastAsia"/>
          <w:sz w:val="22"/>
          <w:szCs w:val="22"/>
          <w:rPrChange w:id="1377" w:author="Phuong xinh gái" w:date="2019-07-01T21:08:00Z">
            <w:rPr>
              <w:rFonts w:ascii="맑은 고딕" w:eastAsia="맑은 고딕" w:hAnsi="맑은 고딕" w:hint="eastAsia"/>
            </w:rPr>
          </w:rPrChange>
        </w:rPr>
        <w:t>사후조치</w:t>
      </w:r>
      <w:r w:rsidRPr="00896668">
        <w:rPr>
          <w:rFonts w:eastAsia="맑은 고딕"/>
          <w:sz w:val="22"/>
          <w:szCs w:val="22"/>
          <w:rPrChange w:id="1378" w:author="Phuong xinh gái" w:date="2019-07-01T21:08:00Z">
            <w:rPr>
              <w:rFonts w:ascii="맑은 고딕" w:eastAsia="맑은 고딕" w:hAnsi="맑은 고딕"/>
            </w:rPr>
          </w:rPrChange>
        </w:rPr>
        <w:t>)</w:t>
      </w:r>
      <w:r w:rsidR="0056699C">
        <w:rPr>
          <w:rFonts w:eastAsia="맑은 고딕"/>
          <w:sz w:val="22"/>
          <w:szCs w:val="22"/>
        </w:rPr>
        <w:t xml:space="preserve"> - Điều </w:t>
      </w:r>
      <w:del w:id="1379" w:author="안세홍" w:date="2019-07-10T10:29:00Z">
        <w:r w:rsidR="0056699C" w:rsidDel="00BD7D03">
          <w:rPr>
            <w:rFonts w:eastAsia="맑은 고딕"/>
            <w:sz w:val="22"/>
            <w:szCs w:val="22"/>
          </w:rPr>
          <w:delText>8</w:delText>
        </w:r>
      </w:del>
      <w:ins w:id="1380" w:author="안세홍" w:date="2019-07-10T10:29:00Z">
        <w:r w:rsidR="00BD7D03">
          <w:rPr>
            <w:rFonts w:eastAsia="맑은 고딕"/>
            <w:sz w:val="22"/>
            <w:szCs w:val="22"/>
          </w:rPr>
          <w:t>7</w:t>
        </w:r>
      </w:ins>
      <w:r w:rsidR="0056699C">
        <w:rPr>
          <w:rFonts w:eastAsia="맑은 고딕"/>
          <w:sz w:val="22"/>
          <w:szCs w:val="22"/>
        </w:rPr>
        <w:t xml:space="preserve"> ( xử lí về sau)</w:t>
      </w:r>
    </w:p>
    <w:p w:rsidR="004A496C" w:rsidRDefault="004A496C" w:rsidP="00D61295">
      <w:pPr>
        <w:numPr>
          <w:ilvl w:val="0"/>
          <w:numId w:val="31"/>
        </w:numPr>
        <w:spacing w:line="300" w:lineRule="atLeast"/>
        <w:rPr>
          <w:rFonts w:eastAsia="맑은 고딕"/>
          <w:sz w:val="22"/>
          <w:szCs w:val="22"/>
        </w:rPr>
      </w:pPr>
      <w:r w:rsidRPr="00896668">
        <w:rPr>
          <w:rFonts w:eastAsia="맑은 고딕" w:hint="eastAsia"/>
          <w:sz w:val="22"/>
          <w:szCs w:val="22"/>
          <w:rPrChange w:id="1381" w:author="Phuong xinh gái" w:date="2019-07-01T21:08:00Z">
            <w:rPr>
              <w:rFonts w:ascii="맑은 고딕" w:eastAsia="맑은 고딕" w:hAnsi="맑은 고딕" w:hint="eastAsia"/>
            </w:rPr>
          </w:rPrChange>
        </w:rPr>
        <w:t>공개가</w:t>
      </w:r>
      <w:r w:rsidRPr="00896668">
        <w:rPr>
          <w:rFonts w:eastAsia="맑은 고딕"/>
          <w:sz w:val="22"/>
          <w:szCs w:val="22"/>
          <w:rPrChange w:id="1382" w:author="Phuong xinh gái" w:date="2019-07-01T21:08:00Z">
            <w:rPr>
              <w:rFonts w:ascii="맑은 고딕" w:eastAsia="맑은 고딕" w:hAnsi="맑은 고딕"/>
            </w:rPr>
          </w:rPrChange>
        </w:rPr>
        <w:t xml:space="preserve"> </w:t>
      </w:r>
      <w:r w:rsidRPr="00896668">
        <w:rPr>
          <w:rFonts w:eastAsia="맑은 고딕" w:hint="eastAsia"/>
          <w:sz w:val="22"/>
          <w:szCs w:val="22"/>
          <w:rPrChange w:id="1383" w:author="Phuong xinh gái" w:date="2019-07-01T21:08:00Z">
            <w:rPr>
              <w:rFonts w:ascii="맑은 고딕" w:eastAsia="맑은 고딕" w:hAnsi="맑은 고딕" w:hint="eastAsia"/>
            </w:rPr>
          </w:rPrChange>
        </w:rPr>
        <w:t>허용된</w:t>
      </w:r>
      <w:r w:rsidRPr="00896668">
        <w:rPr>
          <w:rFonts w:eastAsia="맑은 고딕"/>
          <w:sz w:val="22"/>
          <w:szCs w:val="22"/>
          <w:rPrChange w:id="1384" w:author="Phuong xinh gái" w:date="2019-07-01T21:08:00Z">
            <w:rPr>
              <w:rFonts w:ascii="맑은 고딕" w:eastAsia="맑은 고딕" w:hAnsi="맑은 고딕"/>
            </w:rPr>
          </w:rPrChange>
        </w:rPr>
        <w:t xml:space="preserve"> </w:t>
      </w:r>
      <w:r w:rsidRPr="00896668">
        <w:rPr>
          <w:rFonts w:eastAsia="맑은 고딕" w:hint="eastAsia"/>
          <w:sz w:val="22"/>
          <w:szCs w:val="22"/>
          <w:rPrChange w:id="1385" w:author="Phuong xinh gái" w:date="2019-07-01T21:08:00Z">
            <w:rPr>
              <w:rFonts w:ascii="맑은 고딕" w:eastAsia="맑은 고딕" w:hAnsi="맑은 고딕" w:hint="eastAsia"/>
            </w:rPr>
          </w:rPrChange>
        </w:rPr>
        <w:t>보안사고는</w:t>
      </w:r>
      <w:r w:rsidRPr="00896668">
        <w:rPr>
          <w:rFonts w:eastAsia="맑은 고딕"/>
          <w:sz w:val="22"/>
          <w:szCs w:val="22"/>
          <w:rPrChange w:id="1386" w:author="Phuong xinh gái" w:date="2019-07-01T21:08:00Z">
            <w:rPr>
              <w:rFonts w:ascii="맑은 고딕" w:eastAsia="맑은 고딕" w:hAnsi="맑은 고딕"/>
            </w:rPr>
          </w:rPrChange>
        </w:rPr>
        <w:t xml:space="preserve"> </w:t>
      </w:r>
      <w:del w:id="1387" w:author="안세홍" w:date="2019-06-14T08:43:00Z">
        <w:r w:rsidRPr="00896668" w:rsidDel="009C0844">
          <w:rPr>
            <w:rFonts w:eastAsia="맑은 고딕" w:hint="eastAsia"/>
            <w:sz w:val="22"/>
            <w:szCs w:val="22"/>
            <w:rPrChange w:id="1388" w:author="Phuong xinh gái" w:date="2019-07-01T21:08:00Z">
              <w:rPr>
                <w:rFonts w:ascii="맑은 고딕" w:eastAsia="맑은 고딕" w:hAnsi="맑은 고딕" w:hint="eastAsia"/>
              </w:rPr>
            </w:rPrChange>
          </w:rPr>
          <w:delText>임</w:delText>
        </w:r>
      </w:del>
      <w:r w:rsidRPr="00896668">
        <w:rPr>
          <w:rFonts w:eastAsia="맑은 고딕" w:hint="eastAsia"/>
          <w:sz w:val="22"/>
          <w:szCs w:val="22"/>
          <w:rPrChange w:id="1389" w:author="Phuong xinh gái" w:date="2019-07-01T21:08:00Z">
            <w:rPr>
              <w:rFonts w:ascii="맑은 고딕" w:eastAsia="맑은 고딕" w:hAnsi="맑은 고딕" w:hint="eastAsia"/>
            </w:rPr>
          </w:rPrChange>
        </w:rPr>
        <w:t>직원에게</w:t>
      </w:r>
      <w:r w:rsidRPr="00896668">
        <w:rPr>
          <w:rFonts w:eastAsia="맑은 고딕"/>
          <w:sz w:val="22"/>
          <w:szCs w:val="22"/>
          <w:rPrChange w:id="1390" w:author="Phuong xinh gái" w:date="2019-07-01T21:08:00Z">
            <w:rPr>
              <w:rFonts w:ascii="맑은 고딕" w:eastAsia="맑은 고딕" w:hAnsi="맑은 고딕"/>
            </w:rPr>
          </w:rPrChange>
        </w:rPr>
        <w:t xml:space="preserve"> </w:t>
      </w:r>
      <w:r w:rsidRPr="00896668">
        <w:rPr>
          <w:rFonts w:eastAsia="맑은 고딕" w:hint="eastAsia"/>
          <w:sz w:val="22"/>
          <w:szCs w:val="22"/>
          <w:rPrChange w:id="1391" w:author="Phuong xinh gái" w:date="2019-07-01T21:08:00Z">
            <w:rPr>
              <w:rFonts w:ascii="맑은 고딕" w:eastAsia="맑은 고딕" w:hAnsi="맑은 고딕" w:hint="eastAsia"/>
            </w:rPr>
          </w:rPrChange>
        </w:rPr>
        <w:t>공지</w:t>
      </w:r>
      <w:r w:rsidRPr="00896668">
        <w:rPr>
          <w:rFonts w:eastAsia="맑은 고딕"/>
          <w:sz w:val="22"/>
          <w:szCs w:val="22"/>
          <w:rPrChange w:id="1392" w:author="Phuong xinh gái" w:date="2019-07-01T21:08:00Z">
            <w:rPr>
              <w:rFonts w:ascii="맑은 고딕" w:eastAsia="맑은 고딕" w:hAnsi="맑은 고딕"/>
            </w:rPr>
          </w:rPrChange>
        </w:rPr>
        <w:t xml:space="preserve"> </w:t>
      </w:r>
      <w:r w:rsidRPr="00896668">
        <w:rPr>
          <w:rFonts w:eastAsia="맑은 고딕" w:hint="eastAsia"/>
          <w:sz w:val="22"/>
          <w:szCs w:val="22"/>
          <w:rPrChange w:id="1393" w:author="Phuong xinh gái" w:date="2019-07-01T21:08:00Z">
            <w:rPr>
              <w:rFonts w:ascii="맑은 고딕" w:eastAsia="맑은 고딕" w:hAnsi="맑은 고딕" w:hint="eastAsia"/>
            </w:rPr>
          </w:rPrChange>
        </w:rPr>
        <w:t>또는</w:t>
      </w:r>
      <w:r w:rsidRPr="00896668">
        <w:rPr>
          <w:rFonts w:eastAsia="맑은 고딕"/>
          <w:sz w:val="22"/>
          <w:szCs w:val="22"/>
          <w:rPrChange w:id="1394" w:author="Phuong xinh gái" w:date="2019-07-01T21:08:00Z">
            <w:rPr>
              <w:rFonts w:ascii="맑은 고딕" w:eastAsia="맑은 고딕" w:hAnsi="맑은 고딕"/>
            </w:rPr>
          </w:rPrChange>
        </w:rPr>
        <w:t xml:space="preserve"> </w:t>
      </w:r>
      <w:r w:rsidRPr="00896668">
        <w:rPr>
          <w:rFonts w:eastAsia="맑은 고딕" w:hint="eastAsia"/>
          <w:sz w:val="22"/>
          <w:szCs w:val="22"/>
          <w:rPrChange w:id="1395" w:author="Phuong xinh gái" w:date="2019-07-01T21:08:00Z">
            <w:rPr>
              <w:rFonts w:ascii="맑은 고딕" w:eastAsia="맑은 고딕" w:hAnsi="맑은 고딕" w:hint="eastAsia"/>
            </w:rPr>
          </w:rPrChange>
        </w:rPr>
        <w:t>전파</w:t>
      </w:r>
      <w:r w:rsidR="00EF59FA" w:rsidRPr="00896668">
        <w:rPr>
          <w:rFonts w:eastAsia="맑은 고딕"/>
          <w:sz w:val="22"/>
          <w:szCs w:val="22"/>
          <w:rPrChange w:id="1396" w:author="Phuong xinh gái" w:date="2019-07-01T21:08:00Z">
            <w:rPr>
              <w:rFonts w:ascii="맑은 고딕" w:eastAsia="맑은 고딕" w:hAnsi="맑은 고딕"/>
            </w:rPr>
          </w:rPrChange>
        </w:rPr>
        <w:t xml:space="preserve"> </w:t>
      </w:r>
      <w:r w:rsidRPr="00896668">
        <w:rPr>
          <w:rFonts w:eastAsia="맑은 고딕" w:hint="eastAsia"/>
          <w:sz w:val="22"/>
          <w:szCs w:val="22"/>
          <w:rPrChange w:id="1397" w:author="Phuong xinh gái" w:date="2019-07-01T21:08:00Z">
            <w:rPr>
              <w:rFonts w:ascii="맑은 고딕" w:eastAsia="맑은 고딕" w:hAnsi="맑은 고딕" w:hint="eastAsia"/>
            </w:rPr>
          </w:rPrChange>
        </w:rPr>
        <w:t>교육한다</w:t>
      </w:r>
      <w:r w:rsidRPr="00896668">
        <w:rPr>
          <w:rFonts w:eastAsia="맑은 고딕"/>
          <w:sz w:val="22"/>
          <w:szCs w:val="22"/>
          <w:rPrChange w:id="1398" w:author="Phuong xinh gái" w:date="2019-07-01T21:08:00Z">
            <w:rPr>
              <w:rFonts w:ascii="맑은 고딕" w:eastAsia="맑은 고딕" w:hAnsi="맑은 고딕"/>
            </w:rPr>
          </w:rPrChange>
        </w:rPr>
        <w:t>.</w:t>
      </w:r>
    </w:p>
    <w:p w:rsidR="0056699C" w:rsidRPr="00896668" w:rsidRDefault="0094301F" w:rsidP="0056699C">
      <w:pPr>
        <w:spacing w:line="300" w:lineRule="atLeast"/>
        <w:ind w:left="826"/>
        <w:rPr>
          <w:rFonts w:eastAsia="맑은 고딕"/>
          <w:sz w:val="22"/>
          <w:szCs w:val="22"/>
          <w:rPrChange w:id="1399" w:author="Phuong xinh gái" w:date="2019-07-01T21:08:00Z">
            <w:rPr>
              <w:rFonts w:ascii="맑은 고딕" w:eastAsia="맑은 고딕" w:hAnsi="맑은 고딕"/>
            </w:rPr>
          </w:rPrChange>
        </w:rPr>
      </w:pPr>
      <w:r>
        <w:rPr>
          <w:rFonts w:eastAsia="맑은 고딕"/>
          <w:sz w:val="22"/>
          <w:szCs w:val="22"/>
        </w:rPr>
        <w:t>Thông báo hoặc truyền tải đào tạo cho công nhân viên về sự cố bảo an được cho phép công khai.</w:t>
      </w:r>
    </w:p>
    <w:p w:rsidR="0094301F" w:rsidRDefault="004A496C" w:rsidP="00F7380C">
      <w:pPr>
        <w:numPr>
          <w:ilvl w:val="0"/>
          <w:numId w:val="31"/>
        </w:numPr>
        <w:spacing w:line="300" w:lineRule="atLeast"/>
        <w:rPr>
          <w:rFonts w:eastAsia="맑은 고딕"/>
          <w:sz w:val="22"/>
          <w:szCs w:val="22"/>
        </w:rPr>
      </w:pPr>
      <w:r w:rsidRPr="00896668">
        <w:rPr>
          <w:rFonts w:eastAsia="맑은 고딕" w:hint="eastAsia"/>
          <w:sz w:val="22"/>
          <w:szCs w:val="22"/>
          <w:rPrChange w:id="1400" w:author="Phuong xinh gái" w:date="2019-07-01T21:08:00Z">
            <w:rPr>
              <w:rFonts w:ascii="맑은 고딕" w:eastAsia="맑은 고딕" w:hAnsi="맑은 고딕" w:hint="eastAsia"/>
            </w:rPr>
          </w:rPrChange>
        </w:rPr>
        <w:t>보안사고의</w:t>
      </w:r>
      <w:r w:rsidRPr="00896668">
        <w:rPr>
          <w:rFonts w:eastAsia="맑은 고딕"/>
          <w:sz w:val="22"/>
          <w:szCs w:val="22"/>
          <w:rPrChange w:id="1401"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02" w:author="Phuong xinh gái" w:date="2019-07-01T21:08:00Z">
            <w:rPr>
              <w:rFonts w:ascii="맑은 고딕" w:eastAsia="맑은 고딕" w:hAnsi="맑은 고딕" w:hint="eastAsia"/>
            </w:rPr>
          </w:rPrChange>
        </w:rPr>
        <w:t>법적</w:t>
      </w:r>
      <w:r w:rsidRPr="00896668">
        <w:rPr>
          <w:rFonts w:eastAsia="맑은 고딕"/>
          <w:sz w:val="22"/>
          <w:szCs w:val="22"/>
          <w:rPrChange w:id="1403"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04" w:author="Phuong xinh gái" w:date="2019-07-01T21:08:00Z">
            <w:rPr>
              <w:rFonts w:ascii="맑은 고딕" w:eastAsia="맑은 고딕" w:hAnsi="맑은 고딕" w:hint="eastAsia"/>
            </w:rPr>
          </w:rPrChange>
        </w:rPr>
        <w:t>대응에</w:t>
      </w:r>
      <w:r w:rsidRPr="00896668">
        <w:rPr>
          <w:rFonts w:eastAsia="맑은 고딕"/>
          <w:sz w:val="22"/>
          <w:szCs w:val="22"/>
          <w:rPrChange w:id="1405"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06" w:author="Phuong xinh gái" w:date="2019-07-01T21:08:00Z">
            <w:rPr>
              <w:rFonts w:ascii="맑은 고딕" w:eastAsia="맑은 고딕" w:hAnsi="맑은 고딕" w:hint="eastAsia"/>
            </w:rPr>
          </w:rPrChange>
        </w:rPr>
        <w:t>대비하여</w:t>
      </w:r>
      <w:r w:rsidRPr="00896668">
        <w:rPr>
          <w:rFonts w:eastAsia="맑은 고딕"/>
          <w:sz w:val="22"/>
          <w:szCs w:val="22"/>
          <w:rPrChange w:id="1407" w:author="Phuong xinh gái" w:date="2019-07-01T21:08:00Z">
            <w:rPr>
              <w:rFonts w:ascii="맑은 고딕" w:eastAsia="맑은 고딕" w:hAnsi="맑은 고딕"/>
            </w:rPr>
          </w:rPrChange>
        </w:rPr>
        <w:t xml:space="preserve"> </w:t>
      </w:r>
      <w:r w:rsidR="00EF59FA" w:rsidRPr="00896668">
        <w:rPr>
          <w:rFonts w:eastAsia="맑은 고딕" w:hint="eastAsia"/>
          <w:sz w:val="22"/>
          <w:szCs w:val="22"/>
          <w:rPrChange w:id="1408" w:author="Phuong xinh gái" w:date="2019-07-01T21:08:00Z">
            <w:rPr>
              <w:rFonts w:ascii="맑은 고딕" w:eastAsia="맑은 고딕" w:hAnsi="맑은 고딕" w:hint="eastAsia"/>
            </w:rPr>
          </w:rPrChange>
        </w:rPr>
        <w:t>사고피해액</w:t>
      </w:r>
      <w:r w:rsidR="00EF59FA" w:rsidRPr="00896668">
        <w:rPr>
          <w:rFonts w:eastAsia="맑은 고딕"/>
          <w:sz w:val="22"/>
          <w:szCs w:val="22"/>
          <w:rPrChange w:id="1409" w:author="Phuong xinh gái" w:date="2019-07-01T21:08:00Z">
            <w:rPr>
              <w:rFonts w:ascii="맑은 고딕" w:eastAsia="맑은 고딕" w:hAnsi="맑은 고딕"/>
            </w:rPr>
          </w:rPrChange>
        </w:rPr>
        <w:t xml:space="preserve"> </w:t>
      </w:r>
      <w:r w:rsidR="00EF59FA" w:rsidRPr="00896668">
        <w:rPr>
          <w:rFonts w:eastAsia="맑은 고딕" w:hint="eastAsia"/>
          <w:sz w:val="22"/>
          <w:szCs w:val="22"/>
          <w:rPrChange w:id="1410" w:author="Phuong xinh gái" w:date="2019-07-01T21:08:00Z">
            <w:rPr>
              <w:rFonts w:ascii="맑은 고딕" w:eastAsia="맑은 고딕" w:hAnsi="맑은 고딕" w:hint="eastAsia"/>
            </w:rPr>
          </w:rPrChange>
        </w:rPr>
        <w:t>조사</w:t>
      </w:r>
      <w:r w:rsidR="00EF59FA" w:rsidRPr="00896668">
        <w:rPr>
          <w:rFonts w:eastAsia="맑은 고딕"/>
          <w:sz w:val="22"/>
          <w:szCs w:val="22"/>
          <w:rPrChange w:id="1411"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12" w:author="Phuong xinh gái" w:date="2019-07-01T21:08:00Z">
            <w:rPr>
              <w:rFonts w:ascii="맑은 고딕" w:eastAsia="맑은 고딕" w:hAnsi="맑은 고딕" w:hint="eastAsia"/>
            </w:rPr>
          </w:rPrChange>
        </w:rPr>
        <w:t>침해증거</w:t>
      </w:r>
      <w:r w:rsidR="00EF59FA" w:rsidRPr="00896668">
        <w:rPr>
          <w:rFonts w:eastAsia="맑은 고딕"/>
          <w:sz w:val="22"/>
          <w:szCs w:val="22"/>
          <w:rPrChange w:id="1413" w:author="Phuong xinh gái" w:date="2019-07-01T21:08:00Z">
            <w:rPr>
              <w:rFonts w:ascii="맑은 고딕" w:eastAsia="맑은 고딕" w:hAnsi="맑은 고딕"/>
            </w:rPr>
          </w:rPrChange>
        </w:rPr>
        <w:t xml:space="preserve"> </w:t>
      </w:r>
      <w:r w:rsidR="00EF59FA" w:rsidRPr="00896668">
        <w:rPr>
          <w:rFonts w:eastAsia="맑은 고딕" w:hint="eastAsia"/>
          <w:sz w:val="22"/>
          <w:szCs w:val="22"/>
          <w:rPrChange w:id="1414" w:author="Phuong xinh gái" w:date="2019-07-01T21:08:00Z">
            <w:rPr>
              <w:rFonts w:ascii="맑은 고딕" w:eastAsia="맑은 고딕" w:hAnsi="맑은 고딕" w:hint="eastAsia"/>
            </w:rPr>
          </w:rPrChange>
        </w:rPr>
        <w:t>및</w:t>
      </w:r>
      <w:r w:rsidR="00EF59FA" w:rsidRPr="00896668">
        <w:rPr>
          <w:rFonts w:eastAsia="맑은 고딕"/>
          <w:sz w:val="22"/>
          <w:szCs w:val="22"/>
          <w:rPrChange w:id="1415" w:author="Phuong xinh gái" w:date="2019-07-01T21:08:00Z">
            <w:rPr>
              <w:rFonts w:ascii="맑은 고딕" w:eastAsia="맑은 고딕" w:hAnsi="맑은 고딕"/>
            </w:rPr>
          </w:rPrChange>
        </w:rPr>
        <w:t xml:space="preserve"> </w:t>
      </w:r>
      <w:r w:rsidR="00EF59FA" w:rsidRPr="00896668">
        <w:rPr>
          <w:rFonts w:eastAsia="맑은 고딕" w:hint="eastAsia"/>
          <w:sz w:val="22"/>
          <w:szCs w:val="22"/>
          <w:rPrChange w:id="1416" w:author="Phuong xinh gái" w:date="2019-07-01T21:08:00Z">
            <w:rPr>
              <w:rFonts w:ascii="맑은 고딕" w:eastAsia="맑은 고딕" w:hAnsi="맑은 고딕" w:hint="eastAsia"/>
            </w:rPr>
          </w:rPrChange>
        </w:rPr>
        <w:t>기타</w:t>
      </w:r>
      <w:r w:rsidR="00EF59FA" w:rsidRPr="00896668">
        <w:rPr>
          <w:rFonts w:eastAsia="맑은 고딕"/>
          <w:sz w:val="22"/>
          <w:szCs w:val="22"/>
          <w:rPrChange w:id="1417" w:author="Phuong xinh gái" w:date="2019-07-01T21:08:00Z">
            <w:rPr>
              <w:rFonts w:ascii="맑은 고딕" w:eastAsia="맑은 고딕" w:hAnsi="맑은 고딕"/>
            </w:rPr>
          </w:rPrChange>
        </w:rPr>
        <w:t xml:space="preserve"> </w:t>
      </w:r>
      <w:r w:rsidR="00EF59FA" w:rsidRPr="00896668">
        <w:rPr>
          <w:rFonts w:eastAsia="맑은 고딕" w:hint="eastAsia"/>
          <w:sz w:val="22"/>
          <w:szCs w:val="22"/>
          <w:rPrChange w:id="1418" w:author="Phuong xinh gái" w:date="2019-07-01T21:08:00Z">
            <w:rPr>
              <w:rFonts w:ascii="맑은 고딕" w:eastAsia="맑은 고딕" w:hAnsi="맑은 고딕" w:hint="eastAsia"/>
            </w:rPr>
          </w:rPrChange>
        </w:rPr>
        <w:t>법적</w:t>
      </w:r>
      <w:r w:rsidR="00EF59FA" w:rsidRPr="00896668">
        <w:rPr>
          <w:rFonts w:eastAsia="맑은 고딕"/>
          <w:sz w:val="22"/>
          <w:szCs w:val="22"/>
          <w:rPrChange w:id="1419" w:author="Phuong xinh gái" w:date="2019-07-01T21:08:00Z">
            <w:rPr>
              <w:rFonts w:ascii="맑은 고딕" w:eastAsia="맑은 고딕" w:hAnsi="맑은 고딕"/>
            </w:rPr>
          </w:rPrChange>
        </w:rPr>
        <w:t xml:space="preserve"> </w:t>
      </w:r>
      <w:r w:rsidR="00EF59FA" w:rsidRPr="00896668">
        <w:rPr>
          <w:rFonts w:eastAsia="맑은 고딕" w:hint="eastAsia"/>
          <w:sz w:val="22"/>
          <w:szCs w:val="22"/>
          <w:rPrChange w:id="1420" w:author="Phuong xinh gái" w:date="2019-07-01T21:08:00Z">
            <w:rPr>
              <w:rFonts w:ascii="맑은 고딕" w:eastAsia="맑은 고딕" w:hAnsi="맑은 고딕" w:hint="eastAsia"/>
            </w:rPr>
          </w:rPrChange>
        </w:rPr>
        <w:t>대응에</w:t>
      </w:r>
      <w:r w:rsidR="00EF59FA" w:rsidRPr="00896668">
        <w:rPr>
          <w:rFonts w:eastAsia="맑은 고딕"/>
          <w:sz w:val="22"/>
          <w:szCs w:val="22"/>
          <w:rPrChange w:id="1421" w:author="Phuong xinh gái" w:date="2019-07-01T21:08:00Z">
            <w:rPr>
              <w:rFonts w:ascii="맑은 고딕" w:eastAsia="맑은 고딕" w:hAnsi="맑은 고딕"/>
            </w:rPr>
          </w:rPrChange>
        </w:rPr>
        <w:t xml:space="preserve"> </w:t>
      </w:r>
      <w:r w:rsidR="00EF59FA" w:rsidRPr="00896668">
        <w:rPr>
          <w:rFonts w:eastAsia="맑은 고딕" w:hint="eastAsia"/>
          <w:sz w:val="22"/>
          <w:szCs w:val="22"/>
          <w:rPrChange w:id="1422" w:author="Phuong xinh gái" w:date="2019-07-01T21:08:00Z">
            <w:rPr>
              <w:rFonts w:ascii="맑은 고딕" w:eastAsia="맑은 고딕" w:hAnsi="맑은 고딕" w:hint="eastAsia"/>
            </w:rPr>
          </w:rPrChange>
        </w:rPr>
        <w:t>필요한</w:t>
      </w:r>
      <w:r w:rsidR="00EF59FA" w:rsidRPr="00896668">
        <w:rPr>
          <w:rFonts w:eastAsia="맑은 고딕"/>
          <w:sz w:val="22"/>
          <w:szCs w:val="22"/>
          <w:rPrChange w:id="1423" w:author="Phuong xinh gái" w:date="2019-07-01T21:08:00Z">
            <w:rPr>
              <w:rFonts w:ascii="맑은 고딕" w:eastAsia="맑은 고딕" w:hAnsi="맑은 고딕"/>
            </w:rPr>
          </w:rPrChange>
        </w:rPr>
        <w:t xml:space="preserve"> </w:t>
      </w:r>
      <w:r w:rsidR="00EF59FA" w:rsidRPr="00896668">
        <w:rPr>
          <w:rFonts w:eastAsia="맑은 고딕" w:hint="eastAsia"/>
          <w:sz w:val="22"/>
          <w:szCs w:val="22"/>
          <w:rPrChange w:id="1424" w:author="Phuong xinh gái" w:date="2019-07-01T21:08:00Z">
            <w:rPr>
              <w:rFonts w:ascii="맑은 고딕" w:eastAsia="맑은 고딕" w:hAnsi="맑은 고딕" w:hint="eastAsia"/>
            </w:rPr>
          </w:rPrChange>
        </w:rPr>
        <w:t>자료의</w:t>
      </w:r>
      <w:r w:rsidR="00EF59FA" w:rsidRPr="00896668">
        <w:rPr>
          <w:rFonts w:eastAsia="맑은 고딕"/>
          <w:sz w:val="22"/>
          <w:szCs w:val="22"/>
          <w:rPrChange w:id="1425" w:author="Phuong xinh gái" w:date="2019-07-01T21:08:00Z">
            <w:rPr>
              <w:rFonts w:ascii="맑은 고딕" w:eastAsia="맑은 고딕" w:hAnsi="맑은 고딕"/>
            </w:rPr>
          </w:rPrChange>
        </w:rPr>
        <w:t xml:space="preserve"> </w:t>
      </w:r>
      <w:r w:rsidR="00EF59FA" w:rsidRPr="00896668">
        <w:rPr>
          <w:rFonts w:eastAsia="맑은 고딕" w:hint="eastAsia"/>
          <w:sz w:val="22"/>
          <w:szCs w:val="22"/>
          <w:rPrChange w:id="1426" w:author="Phuong xinh gái" w:date="2019-07-01T21:08:00Z">
            <w:rPr>
              <w:rFonts w:ascii="맑은 고딕" w:eastAsia="맑은 고딕" w:hAnsi="맑은 고딕" w:hint="eastAsia"/>
            </w:rPr>
          </w:rPrChange>
        </w:rPr>
        <w:t>수집</w:t>
      </w:r>
      <w:r w:rsidRPr="00896668">
        <w:rPr>
          <w:rFonts w:eastAsia="맑은 고딕"/>
          <w:sz w:val="22"/>
          <w:szCs w:val="22"/>
          <w:rPrChange w:id="1427"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28" w:author="Phuong xinh gái" w:date="2019-07-01T21:08:00Z">
            <w:rPr>
              <w:rFonts w:ascii="맑은 고딕" w:eastAsia="맑은 고딕" w:hAnsi="맑은 고딕" w:hint="eastAsia"/>
            </w:rPr>
          </w:rPrChange>
        </w:rPr>
        <w:t>및</w:t>
      </w:r>
      <w:r w:rsidRPr="00896668">
        <w:rPr>
          <w:rFonts w:eastAsia="맑은 고딕"/>
          <w:sz w:val="22"/>
          <w:szCs w:val="22"/>
          <w:rPrChange w:id="1429"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30" w:author="Phuong xinh gái" w:date="2019-07-01T21:08:00Z">
            <w:rPr>
              <w:rFonts w:ascii="맑은 고딕" w:eastAsia="맑은 고딕" w:hAnsi="맑은 고딕" w:hint="eastAsia"/>
            </w:rPr>
          </w:rPrChange>
        </w:rPr>
        <w:t>보관을</w:t>
      </w:r>
      <w:r w:rsidRPr="00896668">
        <w:rPr>
          <w:rFonts w:eastAsia="맑은 고딕"/>
          <w:sz w:val="22"/>
          <w:szCs w:val="22"/>
          <w:rPrChange w:id="1431"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32" w:author="Phuong xinh gái" w:date="2019-07-01T21:08:00Z">
            <w:rPr>
              <w:rFonts w:ascii="맑은 고딕" w:eastAsia="맑은 고딕" w:hAnsi="맑은 고딕" w:hint="eastAsia"/>
            </w:rPr>
          </w:rPrChange>
        </w:rPr>
        <w:t>하여야</w:t>
      </w:r>
      <w:r w:rsidRPr="00896668">
        <w:rPr>
          <w:rFonts w:eastAsia="맑은 고딕"/>
          <w:sz w:val="22"/>
          <w:szCs w:val="22"/>
          <w:rPrChange w:id="1433"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34" w:author="Phuong xinh gái" w:date="2019-07-01T21:08:00Z">
            <w:rPr>
              <w:rFonts w:ascii="맑은 고딕" w:eastAsia="맑은 고딕" w:hAnsi="맑은 고딕" w:hint="eastAsia"/>
            </w:rPr>
          </w:rPrChange>
        </w:rPr>
        <w:t>하며</w:t>
      </w:r>
      <w:r w:rsidRPr="00896668">
        <w:rPr>
          <w:rFonts w:eastAsia="맑은 고딕"/>
          <w:sz w:val="22"/>
          <w:szCs w:val="22"/>
          <w:rPrChange w:id="1435" w:author="Phuong xinh gái" w:date="2019-07-01T21:08:00Z">
            <w:rPr>
              <w:rFonts w:ascii="맑은 고딕" w:eastAsia="맑은 고딕" w:hAnsi="맑은 고딕"/>
            </w:rPr>
          </w:rPrChange>
        </w:rPr>
        <w:t xml:space="preserve">, </w:t>
      </w:r>
      <w:r w:rsidR="00EF59FA" w:rsidRPr="00896668">
        <w:rPr>
          <w:rFonts w:eastAsia="맑은 고딕" w:hint="eastAsia"/>
          <w:sz w:val="22"/>
          <w:szCs w:val="22"/>
          <w:rPrChange w:id="1436" w:author="Phuong xinh gái" w:date="2019-07-01T21:08:00Z">
            <w:rPr>
              <w:rFonts w:ascii="맑은 고딕" w:eastAsia="맑은 고딕" w:hAnsi="맑은 고딕" w:hint="eastAsia"/>
            </w:rPr>
          </w:rPrChange>
        </w:rPr>
        <w:t>수집</w:t>
      </w:r>
      <w:r w:rsidR="00EF59FA" w:rsidRPr="00896668">
        <w:rPr>
          <w:rFonts w:eastAsia="맑은 고딕"/>
          <w:sz w:val="22"/>
          <w:szCs w:val="22"/>
          <w:rPrChange w:id="1437" w:author="Phuong xinh gái" w:date="2019-07-01T21:08:00Z">
            <w:rPr>
              <w:rFonts w:ascii="맑은 고딕" w:eastAsia="맑은 고딕" w:hAnsi="맑은 고딕"/>
            </w:rPr>
          </w:rPrChange>
        </w:rPr>
        <w:t xml:space="preserve"> </w:t>
      </w:r>
      <w:r w:rsidR="00EF59FA" w:rsidRPr="00896668">
        <w:rPr>
          <w:rFonts w:eastAsia="맑은 고딕" w:hint="eastAsia"/>
          <w:sz w:val="22"/>
          <w:szCs w:val="22"/>
          <w:rPrChange w:id="1438" w:author="Phuong xinh gái" w:date="2019-07-01T21:08:00Z">
            <w:rPr>
              <w:rFonts w:ascii="맑은 고딕" w:eastAsia="맑은 고딕" w:hAnsi="맑은 고딕" w:hint="eastAsia"/>
            </w:rPr>
          </w:rPrChange>
        </w:rPr>
        <w:t>및</w:t>
      </w:r>
      <w:r w:rsidR="00EF59FA" w:rsidRPr="00896668">
        <w:rPr>
          <w:rFonts w:eastAsia="맑은 고딕"/>
          <w:sz w:val="22"/>
          <w:szCs w:val="22"/>
          <w:rPrChange w:id="1439"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40" w:author="Phuong xinh gái" w:date="2019-07-01T21:08:00Z">
            <w:rPr>
              <w:rFonts w:ascii="맑은 고딕" w:eastAsia="맑은 고딕" w:hAnsi="맑은 고딕" w:hint="eastAsia"/>
            </w:rPr>
          </w:rPrChange>
        </w:rPr>
        <w:t>보관</w:t>
      </w:r>
      <w:r w:rsidRPr="00896668">
        <w:rPr>
          <w:rFonts w:eastAsia="맑은 고딕"/>
          <w:sz w:val="22"/>
          <w:szCs w:val="22"/>
          <w:rPrChange w:id="1441"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42" w:author="Phuong xinh gái" w:date="2019-07-01T21:08:00Z">
            <w:rPr>
              <w:rFonts w:ascii="맑은 고딕" w:eastAsia="맑은 고딕" w:hAnsi="맑은 고딕" w:hint="eastAsia"/>
            </w:rPr>
          </w:rPrChange>
        </w:rPr>
        <w:t>된</w:t>
      </w:r>
      <w:r w:rsidRPr="00896668">
        <w:rPr>
          <w:rFonts w:eastAsia="맑은 고딕"/>
          <w:sz w:val="22"/>
          <w:szCs w:val="22"/>
          <w:rPrChange w:id="1443"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44" w:author="Phuong xinh gái" w:date="2019-07-01T21:08:00Z">
            <w:rPr>
              <w:rFonts w:ascii="맑은 고딕" w:eastAsia="맑은 고딕" w:hAnsi="맑은 고딕" w:hint="eastAsia"/>
            </w:rPr>
          </w:rPrChange>
        </w:rPr>
        <w:t>자료는</w:t>
      </w:r>
      <w:r w:rsidRPr="00896668">
        <w:rPr>
          <w:rFonts w:eastAsia="맑은 고딕"/>
          <w:sz w:val="22"/>
          <w:szCs w:val="22"/>
          <w:rPrChange w:id="1445"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46" w:author="Phuong xinh gái" w:date="2019-07-01T21:08:00Z">
            <w:rPr>
              <w:rFonts w:ascii="맑은 고딕" w:eastAsia="맑은 고딕" w:hAnsi="맑은 고딕" w:hint="eastAsia"/>
            </w:rPr>
          </w:rPrChange>
        </w:rPr>
        <w:t>변조가</w:t>
      </w:r>
      <w:r w:rsidRPr="00896668">
        <w:rPr>
          <w:rFonts w:eastAsia="맑은 고딕"/>
          <w:sz w:val="22"/>
          <w:szCs w:val="22"/>
          <w:rPrChange w:id="1447"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48" w:author="Phuong xinh gái" w:date="2019-07-01T21:08:00Z">
            <w:rPr>
              <w:rFonts w:ascii="맑은 고딕" w:eastAsia="맑은 고딕" w:hAnsi="맑은 고딕" w:hint="eastAsia"/>
            </w:rPr>
          </w:rPrChange>
        </w:rPr>
        <w:t>되지</w:t>
      </w:r>
      <w:r w:rsidRPr="00896668">
        <w:rPr>
          <w:rFonts w:eastAsia="맑은 고딕"/>
          <w:sz w:val="22"/>
          <w:szCs w:val="22"/>
          <w:rPrChange w:id="1449"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50" w:author="Phuong xinh gái" w:date="2019-07-01T21:08:00Z">
            <w:rPr>
              <w:rFonts w:ascii="맑은 고딕" w:eastAsia="맑은 고딕" w:hAnsi="맑은 고딕" w:hint="eastAsia"/>
            </w:rPr>
          </w:rPrChange>
        </w:rPr>
        <w:t>않도록</w:t>
      </w:r>
      <w:r w:rsidRPr="00896668">
        <w:rPr>
          <w:rFonts w:eastAsia="맑은 고딕"/>
          <w:sz w:val="22"/>
          <w:szCs w:val="22"/>
          <w:rPrChange w:id="1451"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52" w:author="Phuong xinh gái" w:date="2019-07-01T21:08:00Z">
            <w:rPr>
              <w:rFonts w:ascii="맑은 고딕" w:eastAsia="맑은 고딕" w:hAnsi="맑은 고딕" w:hint="eastAsia"/>
            </w:rPr>
          </w:rPrChange>
        </w:rPr>
        <w:t>한다</w:t>
      </w:r>
      <w:r w:rsidRPr="00896668">
        <w:rPr>
          <w:rFonts w:eastAsia="맑은 고딕"/>
          <w:sz w:val="22"/>
          <w:szCs w:val="22"/>
          <w:rPrChange w:id="1453" w:author="Phuong xinh gái" w:date="2019-07-01T21:08:00Z">
            <w:rPr>
              <w:rFonts w:ascii="맑은 고딕" w:eastAsia="맑은 고딕" w:hAnsi="맑은 고딕"/>
            </w:rPr>
          </w:rPrChange>
        </w:rPr>
        <w:t>.</w:t>
      </w:r>
    </w:p>
    <w:p w:rsidR="00F7380C" w:rsidRPr="00F7380C" w:rsidRDefault="005D25AA" w:rsidP="00F7380C">
      <w:pPr>
        <w:spacing w:line="300" w:lineRule="atLeast"/>
        <w:ind w:left="826"/>
        <w:rPr>
          <w:rFonts w:eastAsia="맑은 고딕"/>
          <w:sz w:val="22"/>
          <w:szCs w:val="22"/>
          <w:rPrChange w:id="1454" w:author="Phuong xinh gái" w:date="2019-07-01T21:08:00Z">
            <w:rPr>
              <w:rFonts w:ascii="맑은 고딕" w:eastAsia="맑은 고딕" w:hAnsi="맑은 고딕"/>
            </w:rPr>
          </w:rPrChange>
        </w:rPr>
      </w:pPr>
      <w:r>
        <w:rPr>
          <w:rFonts w:eastAsia="맑은 고딕"/>
          <w:sz w:val="22"/>
          <w:szCs w:val="22"/>
        </w:rPr>
        <w:t>Phải ch</w:t>
      </w:r>
      <w:r w:rsidR="00F7380C">
        <w:rPr>
          <w:rFonts w:eastAsia="맑은 고딕"/>
          <w:sz w:val="22"/>
          <w:szCs w:val="22"/>
        </w:rPr>
        <w:t>uẩn bị dự phòng cho việc đối</w:t>
      </w:r>
      <w:r>
        <w:rPr>
          <w:rFonts w:eastAsia="맑은 고딕"/>
          <w:sz w:val="22"/>
          <w:szCs w:val="22"/>
        </w:rPr>
        <w:t xml:space="preserve"> ứng</w:t>
      </w:r>
      <w:r w:rsidR="00F7380C">
        <w:rPr>
          <w:rFonts w:eastAsia="맑은 고딕"/>
          <w:sz w:val="22"/>
          <w:szCs w:val="22"/>
        </w:rPr>
        <w:t xml:space="preserve"> về mặt pháp luật</w:t>
      </w:r>
      <w:r>
        <w:rPr>
          <w:rFonts w:eastAsia="맑은 고딕"/>
          <w:sz w:val="22"/>
          <w:szCs w:val="22"/>
        </w:rPr>
        <w:t xml:space="preserve"> của sự cố bảo an để thu thập và bảo quản tà liệu cần cho việc điều tra số tiền thiệt hại do sự cố, chứng cứ bị xâm phạm và đối ứng về pháp luật khác, không được để tài liệu được thu thập và bảo quản bị cải biên </w:t>
      </w:r>
      <w:r w:rsidR="00F7380C">
        <w:rPr>
          <w:rFonts w:eastAsia="맑은 고딕"/>
          <w:sz w:val="22"/>
          <w:szCs w:val="22"/>
        </w:rPr>
        <w:t xml:space="preserve"> </w:t>
      </w:r>
    </w:p>
    <w:p w:rsidR="004A496C" w:rsidRDefault="004A496C" w:rsidP="00D61295">
      <w:pPr>
        <w:numPr>
          <w:ilvl w:val="0"/>
          <w:numId w:val="31"/>
        </w:numPr>
        <w:spacing w:line="300" w:lineRule="atLeast"/>
        <w:rPr>
          <w:rFonts w:eastAsia="맑은 고딕"/>
          <w:sz w:val="22"/>
          <w:szCs w:val="22"/>
        </w:rPr>
      </w:pPr>
      <w:r w:rsidRPr="00896668">
        <w:rPr>
          <w:rFonts w:eastAsia="맑은 고딕" w:hint="eastAsia"/>
          <w:sz w:val="22"/>
          <w:szCs w:val="22"/>
          <w:rPrChange w:id="1455" w:author="Phuong xinh gái" w:date="2019-07-01T21:08:00Z">
            <w:rPr>
              <w:rFonts w:ascii="맑은 고딕" w:eastAsia="맑은 고딕" w:hAnsi="맑은 고딕" w:hint="eastAsia"/>
            </w:rPr>
          </w:rPrChange>
        </w:rPr>
        <w:t>사고의</w:t>
      </w:r>
      <w:r w:rsidRPr="00896668">
        <w:rPr>
          <w:rFonts w:eastAsia="맑은 고딕"/>
          <w:sz w:val="22"/>
          <w:szCs w:val="22"/>
          <w:rPrChange w:id="1456"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57" w:author="Phuong xinh gái" w:date="2019-07-01T21:08:00Z">
            <w:rPr>
              <w:rFonts w:ascii="맑은 고딕" w:eastAsia="맑은 고딕" w:hAnsi="맑은 고딕" w:hint="eastAsia"/>
            </w:rPr>
          </w:rPrChange>
        </w:rPr>
        <w:t>원인이</w:t>
      </w:r>
      <w:r w:rsidRPr="00896668">
        <w:rPr>
          <w:rFonts w:eastAsia="맑은 고딕"/>
          <w:sz w:val="22"/>
          <w:szCs w:val="22"/>
          <w:rPrChange w:id="1458"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59" w:author="Phuong xinh gái" w:date="2019-07-01T21:08:00Z">
            <w:rPr>
              <w:rFonts w:ascii="맑은 고딕" w:eastAsia="맑은 고딕" w:hAnsi="맑은 고딕" w:hint="eastAsia"/>
            </w:rPr>
          </w:rPrChange>
        </w:rPr>
        <w:t>내부자의</w:t>
      </w:r>
      <w:r w:rsidRPr="00896668">
        <w:rPr>
          <w:rFonts w:eastAsia="맑은 고딕"/>
          <w:sz w:val="22"/>
          <w:szCs w:val="22"/>
          <w:rPrChange w:id="1460"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61" w:author="Phuong xinh gái" w:date="2019-07-01T21:08:00Z">
            <w:rPr>
              <w:rFonts w:ascii="맑은 고딕" w:eastAsia="맑은 고딕" w:hAnsi="맑은 고딕" w:hint="eastAsia"/>
            </w:rPr>
          </w:rPrChange>
        </w:rPr>
        <w:t>소행으로</w:t>
      </w:r>
      <w:r w:rsidRPr="00896668">
        <w:rPr>
          <w:rFonts w:eastAsia="맑은 고딕"/>
          <w:sz w:val="22"/>
          <w:szCs w:val="22"/>
          <w:rPrChange w:id="1462"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63" w:author="Phuong xinh gái" w:date="2019-07-01T21:08:00Z">
            <w:rPr>
              <w:rFonts w:ascii="맑은 고딕" w:eastAsia="맑은 고딕" w:hAnsi="맑은 고딕" w:hint="eastAsia"/>
            </w:rPr>
          </w:rPrChange>
        </w:rPr>
        <w:t>드러날</w:t>
      </w:r>
      <w:r w:rsidRPr="00896668">
        <w:rPr>
          <w:rFonts w:eastAsia="맑은 고딕"/>
          <w:sz w:val="22"/>
          <w:szCs w:val="22"/>
          <w:rPrChange w:id="1464"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65" w:author="Phuong xinh gái" w:date="2019-07-01T21:08:00Z">
            <w:rPr>
              <w:rFonts w:ascii="맑은 고딕" w:eastAsia="맑은 고딕" w:hAnsi="맑은 고딕" w:hint="eastAsia"/>
            </w:rPr>
          </w:rPrChange>
        </w:rPr>
        <w:t>경우</w:t>
      </w:r>
      <w:r w:rsidRPr="00896668">
        <w:rPr>
          <w:rFonts w:eastAsia="맑은 고딕"/>
          <w:sz w:val="22"/>
          <w:szCs w:val="22"/>
          <w:rPrChange w:id="1466" w:author="Phuong xinh gái" w:date="2019-07-01T21:08:00Z">
            <w:rPr>
              <w:rFonts w:ascii="맑은 고딕" w:eastAsia="맑은 고딕" w:hAnsi="맑은 고딕"/>
            </w:rPr>
          </w:rPrChange>
        </w:rPr>
        <w:t xml:space="preserve"> “CI-G-03-12 </w:t>
      </w:r>
      <w:r w:rsidRPr="00896668">
        <w:rPr>
          <w:rFonts w:eastAsia="맑은 고딕" w:hint="eastAsia"/>
          <w:sz w:val="22"/>
          <w:szCs w:val="22"/>
          <w:rPrChange w:id="1467" w:author="Phuong xinh gái" w:date="2019-07-01T21:08:00Z">
            <w:rPr>
              <w:rFonts w:ascii="맑은 고딕" w:eastAsia="맑은 고딕" w:hAnsi="맑은 고딕" w:hint="eastAsia"/>
            </w:rPr>
          </w:rPrChange>
        </w:rPr>
        <w:t>보안위반자</w:t>
      </w:r>
      <w:r w:rsidRPr="00896668">
        <w:rPr>
          <w:rFonts w:eastAsia="맑은 고딕"/>
          <w:sz w:val="22"/>
          <w:szCs w:val="22"/>
          <w:rPrChange w:id="1468"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69" w:author="Phuong xinh gái" w:date="2019-07-01T21:08:00Z">
            <w:rPr>
              <w:rFonts w:ascii="맑은 고딕" w:eastAsia="맑은 고딕" w:hAnsi="맑은 고딕" w:hint="eastAsia"/>
            </w:rPr>
          </w:rPrChange>
        </w:rPr>
        <w:t>징계지침</w:t>
      </w:r>
      <w:r w:rsidRPr="00896668">
        <w:rPr>
          <w:rFonts w:eastAsia="맑은 고딕"/>
          <w:sz w:val="22"/>
          <w:szCs w:val="22"/>
          <w:rPrChange w:id="1470" w:author="Phuong xinh gái" w:date="2019-07-01T21:08:00Z">
            <w:rPr>
              <w:rFonts w:ascii="맑은 고딕" w:eastAsia="맑은 고딕" w:hAnsi="맑은 고딕"/>
            </w:rPr>
          </w:rPrChange>
        </w:rPr>
        <w:t>”</w:t>
      </w:r>
      <w:r w:rsidRPr="00896668">
        <w:rPr>
          <w:rFonts w:eastAsia="맑은 고딕" w:hint="eastAsia"/>
          <w:sz w:val="22"/>
          <w:szCs w:val="22"/>
          <w:rPrChange w:id="1471" w:author="Phuong xinh gái" w:date="2019-07-01T21:08:00Z">
            <w:rPr>
              <w:rFonts w:ascii="맑은 고딕" w:eastAsia="맑은 고딕" w:hAnsi="맑은 고딕" w:hint="eastAsia"/>
            </w:rPr>
          </w:rPrChange>
        </w:rPr>
        <w:t>에</w:t>
      </w:r>
      <w:r w:rsidRPr="00896668">
        <w:rPr>
          <w:rFonts w:eastAsia="맑은 고딕"/>
          <w:sz w:val="22"/>
          <w:szCs w:val="22"/>
          <w:rPrChange w:id="1472"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73" w:author="Phuong xinh gái" w:date="2019-07-01T21:08:00Z">
            <w:rPr>
              <w:rFonts w:ascii="맑은 고딕" w:eastAsia="맑은 고딕" w:hAnsi="맑은 고딕" w:hint="eastAsia"/>
            </w:rPr>
          </w:rPrChange>
        </w:rPr>
        <w:t>의거하여</w:t>
      </w:r>
      <w:r w:rsidRPr="00896668">
        <w:rPr>
          <w:rFonts w:eastAsia="맑은 고딕"/>
          <w:sz w:val="22"/>
          <w:szCs w:val="22"/>
          <w:rPrChange w:id="1474"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75" w:author="Phuong xinh gái" w:date="2019-07-01T21:08:00Z">
            <w:rPr>
              <w:rFonts w:ascii="맑은 고딕" w:eastAsia="맑은 고딕" w:hAnsi="맑은 고딕" w:hint="eastAsia"/>
            </w:rPr>
          </w:rPrChange>
        </w:rPr>
        <w:t>징계한다</w:t>
      </w:r>
      <w:r w:rsidRPr="00896668">
        <w:rPr>
          <w:rFonts w:eastAsia="맑은 고딕"/>
          <w:sz w:val="22"/>
          <w:szCs w:val="22"/>
          <w:rPrChange w:id="1476" w:author="Phuong xinh gái" w:date="2019-07-01T21:08:00Z">
            <w:rPr>
              <w:rFonts w:ascii="맑은 고딕" w:eastAsia="맑은 고딕" w:hAnsi="맑은 고딕"/>
            </w:rPr>
          </w:rPrChange>
        </w:rPr>
        <w:t>.</w:t>
      </w:r>
    </w:p>
    <w:p w:rsidR="005D25AA" w:rsidRPr="00896668" w:rsidRDefault="005D25AA" w:rsidP="005D25AA">
      <w:pPr>
        <w:spacing w:line="300" w:lineRule="atLeast"/>
        <w:ind w:left="826"/>
        <w:rPr>
          <w:rFonts w:eastAsia="맑은 고딕"/>
          <w:sz w:val="22"/>
          <w:szCs w:val="22"/>
          <w:rPrChange w:id="1477" w:author="Phuong xinh gái" w:date="2019-07-01T21:08:00Z">
            <w:rPr>
              <w:rFonts w:ascii="맑은 고딕" w:eastAsia="맑은 고딕" w:hAnsi="맑은 고딕"/>
            </w:rPr>
          </w:rPrChange>
        </w:rPr>
      </w:pPr>
      <w:r>
        <w:rPr>
          <w:rFonts w:eastAsia="맑은 고딕"/>
          <w:sz w:val="22"/>
          <w:szCs w:val="22"/>
        </w:rPr>
        <w:t xml:space="preserve">Trong trường hợp </w:t>
      </w:r>
    </w:p>
    <w:p w:rsidR="004A496C" w:rsidRDefault="004A496C" w:rsidP="00D61295">
      <w:pPr>
        <w:numPr>
          <w:ilvl w:val="0"/>
          <w:numId w:val="31"/>
        </w:numPr>
        <w:spacing w:line="300" w:lineRule="atLeast"/>
        <w:rPr>
          <w:rFonts w:eastAsia="맑은 고딕"/>
          <w:sz w:val="22"/>
          <w:szCs w:val="22"/>
        </w:rPr>
      </w:pPr>
      <w:r w:rsidRPr="00896668">
        <w:rPr>
          <w:rFonts w:eastAsia="맑은 고딕" w:hint="eastAsia"/>
          <w:sz w:val="22"/>
          <w:szCs w:val="22"/>
          <w:rPrChange w:id="1478" w:author="Phuong xinh gái" w:date="2019-07-01T21:08:00Z">
            <w:rPr>
              <w:rFonts w:ascii="맑은 고딕" w:eastAsia="맑은 고딕" w:hAnsi="맑은 고딕" w:hint="eastAsia"/>
            </w:rPr>
          </w:rPrChange>
        </w:rPr>
        <w:t>보안사고나</w:t>
      </w:r>
      <w:r w:rsidRPr="00896668">
        <w:rPr>
          <w:rFonts w:eastAsia="맑은 고딕"/>
          <w:sz w:val="22"/>
          <w:szCs w:val="22"/>
          <w:rPrChange w:id="1479"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80" w:author="Phuong xinh gái" w:date="2019-07-01T21:08:00Z">
            <w:rPr>
              <w:rFonts w:ascii="맑은 고딕" w:eastAsia="맑은 고딕" w:hAnsi="맑은 고딕" w:hint="eastAsia"/>
            </w:rPr>
          </w:rPrChange>
        </w:rPr>
        <w:t>취약점에</w:t>
      </w:r>
      <w:r w:rsidRPr="00896668">
        <w:rPr>
          <w:rFonts w:eastAsia="맑은 고딕"/>
          <w:sz w:val="22"/>
          <w:szCs w:val="22"/>
          <w:rPrChange w:id="1481"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82" w:author="Phuong xinh gái" w:date="2019-07-01T21:08:00Z">
            <w:rPr>
              <w:rFonts w:ascii="맑은 고딕" w:eastAsia="맑은 고딕" w:hAnsi="맑은 고딕" w:hint="eastAsia"/>
            </w:rPr>
          </w:rPrChange>
        </w:rPr>
        <w:t>대한</w:t>
      </w:r>
      <w:r w:rsidRPr="00896668">
        <w:rPr>
          <w:rFonts w:eastAsia="맑은 고딕"/>
          <w:sz w:val="22"/>
          <w:szCs w:val="22"/>
          <w:rPrChange w:id="1483"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84" w:author="Phuong xinh gái" w:date="2019-07-01T21:08:00Z">
            <w:rPr>
              <w:rFonts w:ascii="맑은 고딕" w:eastAsia="맑은 고딕" w:hAnsi="맑은 고딕" w:hint="eastAsia"/>
            </w:rPr>
          </w:rPrChange>
        </w:rPr>
        <w:t>승인되지</w:t>
      </w:r>
      <w:r w:rsidRPr="00896668">
        <w:rPr>
          <w:rFonts w:eastAsia="맑은 고딕"/>
          <w:sz w:val="22"/>
          <w:szCs w:val="22"/>
          <w:rPrChange w:id="1485"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86" w:author="Phuong xinh gái" w:date="2019-07-01T21:08:00Z">
            <w:rPr>
              <w:rFonts w:ascii="맑은 고딕" w:eastAsia="맑은 고딕" w:hAnsi="맑은 고딕" w:hint="eastAsia"/>
            </w:rPr>
          </w:rPrChange>
        </w:rPr>
        <w:t>않은</w:t>
      </w:r>
      <w:r w:rsidRPr="00896668">
        <w:rPr>
          <w:rFonts w:eastAsia="맑은 고딕"/>
          <w:sz w:val="22"/>
          <w:szCs w:val="22"/>
          <w:rPrChange w:id="1487"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88" w:author="Phuong xinh gái" w:date="2019-07-01T21:08:00Z">
            <w:rPr>
              <w:rFonts w:ascii="맑은 고딕" w:eastAsia="맑은 고딕" w:hAnsi="맑은 고딕" w:hint="eastAsia"/>
            </w:rPr>
          </w:rPrChange>
        </w:rPr>
        <w:t>정보의</w:t>
      </w:r>
      <w:r w:rsidRPr="00896668">
        <w:rPr>
          <w:rFonts w:eastAsia="맑은 고딕"/>
          <w:sz w:val="22"/>
          <w:szCs w:val="22"/>
          <w:rPrChange w:id="1489"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90" w:author="Phuong xinh gái" w:date="2019-07-01T21:08:00Z">
            <w:rPr>
              <w:rFonts w:ascii="맑은 고딕" w:eastAsia="맑은 고딕" w:hAnsi="맑은 고딕" w:hint="eastAsia"/>
            </w:rPr>
          </w:rPrChange>
        </w:rPr>
        <w:t>사외유출을</w:t>
      </w:r>
      <w:r w:rsidRPr="00896668">
        <w:rPr>
          <w:rFonts w:eastAsia="맑은 고딕"/>
          <w:sz w:val="22"/>
          <w:szCs w:val="22"/>
          <w:rPrChange w:id="1491" w:author="Phuong xinh gái" w:date="2019-07-01T21:08:00Z">
            <w:rPr>
              <w:rFonts w:ascii="맑은 고딕" w:eastAsia="맑은 고딕" w:hAnsi="맑은 고딕"/>
            </w:rPr>
          </w:rPrChange>
        </w:rPr>
        <w:t xml:space="preserve"> </w:t>
      </w:r>
      <w:r w:rsidRPr="00896668">
        <w:rPr>
          <w:rFonts w:eastAsia="맑은 고딕" w:hint="eastAsia"/>
          <w:sz w:val="22"/>
          <w:szCs w:val="22"/>
          <w:rPrChange w:id="1492" w:author="Phuong xinh gái" w:date="2019-07-01T21:08:00Z">
            <w:rPr>
              <w:rFonts w:ascii="맑은 고딕" w:eastAsia="맑은 고딕" w:hAnsi="맑은 고딕" w:hint="eastAsia"/>
            </w:rPr>
          </w:rPrChange>
        </w:rPr>
        <w:t>금지한다</w:t>
      </w:r>
      <w:r w:rsidRPr="00896668">
        <w:rPr>
          <w:rFonts w:eastAsia="맑은 고딕"/>
          <w:sz w:val="22"/>
          <w:szCs w:val="22"/>
          <w:rPrChange w:id="1493" w:author="Phuong xinh gái" w:date="2019-07-01T21:08:00Z">
            <w:rPr>
              <w:rFonts w:ascii="맑은 고딕" w:eastAsia="맑은 고딕" w:hAnsi="맑은 고딕"/>
            </w:rPr>
          </w:rPrChange>
        </w:rPr>
        <w:t>.</w:t>
      </w:r>
    </w:p>
    <w:p w:rsidR="0085232B" w:rsidRPr="00896668" w:rsidRDefault="0085232B" w:rsidP="0085232B">
      <w:pPr>
        <w:spacing w:line="300" w:lineRule="atLeast"/>
        <w:ind w:left="826"/>
        <w:rPr>
          <w:rFonts w:eastAsia="맑은 고딕"/>
          <w:sz w:val="22"/>
          <w:szCs w:val="22"/>
          <w:rPrChange w:id="1494" w:author="Phuong xinh gái" w:date="2019-07-01T21:08:00Z">
            <w:rPr>
              <w:rFonts w:ascii="맑은 고딕" w:eastAsia="맑은 고딕" w:hAnsi="맑은 고딕"/>
            </w:rPr>
          </w:rPrChange>
        </w:rPr>
      </w:pPr>
      <w:r>
        <w:rPr>
          <w:rFonts w:eastAsia="맑은 고딕"/>
          <w:sz w:val="22"/>
          <w:szCs w:val="22"/>
        </w:rPr>
        <w:t>Cấm để lộ thông tin chưa được phê duyệt về sự cố bảo an và điểm yếu kém ra ngoài công ty.</w:t>
      </w:r>
    </w:p>
    <w:p w:rsidR="004A496C" w:rsidRDefault="004A496C" w:rsidP="00D61295">
      <w:pPr>
        <w:spacing w:line="300" w:lineRule="atLeast"/>
        <w:rPr>
          <w:ins w:id="1495" w:author="안세홍" w:date="2019-07-09T14:17:00Z"/>
          <w:rFonts w:eastAsia="맑은 고딕"/>
        </w:rPr>
      </w:pPr>
    </w:p>
    <w:p w:rsidR="009530F7" w:rsidRDefault="009530F7" w:rsidP="00D61295">
      <w:pPr>
        <w:spacing w:line="300" w:lineRule="atLeast"/>
        <w:rPr>
          <w:ins w:id="1496" w:author="안세홍" w:date="2019-07-09T14:17:00Z"/>
          <w:rFonts w:eastAsia="맑은 고딕"/>
        </w:rPr>
      </w:pPr>
    </w:p>
    <w:p w:rsidR="009530F7" w:rsidRDefault="009530F7" w:rsidP="00D61295">
      <w:pPr>
        <w:spacing w:line="300" w:lineRule="atLeast"/>
        <w:rPr>
          <w:ins w:id="1497" w:author="안세홍" w:date="2019-07-09T14:17:00Z"/>
          <w:rFonts w:eastAsia="맑은 고딕"/>
        </w:rPr>
      </w:pPr>
    </w:p>
    <w:p w:rsidR="009530F7" w:rsidRDefault="009530F7" w:rsidP="00D61295">
      <w:pPr>
        <w:spacing w:line="300" w:lineRule="atLeast"/>
        <w:rPr>
          <w:ins w:id="1498" w:author="안세홍" w:date="2019-07-09T14:17:00Z"/>
          <w:rFonts w:eastAsia="맑은 고딕"/>
        </w:rPr>
      </w:pPr>
    </w:p>
    <w:p w:rsidR="009530F7" w:rsidRDefault="009530F7" w:rsidP="00D61295">
      <w:pPr>
        <w:spacing w:line="300" w:lineRule="atLeast"/>
        <w:rPr>
          <w:ins w:id="1499" w:author="안세홍" w:date="2019-07-09T14:17:00Z"/>
          <w:rFonts w:eastAsia="맑은 고딕"/>
        </w:rPr>
      </w:pPr>
    </w:p>
    <w:p w:rsidR="009530F7" w:rsidRDefault="009530F7" w:rsidP="00D61295">
      <w:pPr>
        <w:spacing w:line="300" w:lineRule="atLeast"/>
        <w:rPr>
          <w:ins w:id="1500" w:author="안세홍" w:date="2019-07-09T14:17:00Z"/>
          <w:rFonts w:eastAsia="맑은 고딕"/>
        </w:rPr>
      </w:pPr>
    </w:p>
    <w:p w:rsidR="009530F7" w:rsidRDefault="009530F7" w:rsidP="00D61295">
      <w:pPr>
        <w:spacing w:line="300" w:lineRule="atLeast"/>
        <w:rPr>
          <w:ins w:id="1501" w:author="안세홍" w:date="2019-07-09T14:17:00Z"/>
          <w:rFonts w:eastAsia="맑은 고딕"/>
        </w:rPr>
      </w:pPr>
    </w:p>
    <w:p w:rsidR="009530F7" w:rsidRDefault="009530F7" w:rsidP="00D61295">
      <w:pPr>
        <w:spacing w:line="300" w:lineRule="atLeast"/>
        <w:rPr>
          <w:ins w:id="1502" w:author="안세홍" w:date="2019-07-09T14:17:00Z"/>
          <w:rFonts w:eastAsia="맑은 고딕"/>
        </w:rPr>
      </w:pPr>
    </w:p>
    <w:p w:rsidR="009530F7" w:rsidRDefault="009530F7" w:rsidP="00D61295">
      <w:pPr>
        <w:spacing w:line="300" w:lineRule="atLeast"/>
        <w:rPr>
          <w:ins w:id="1503" w:author="안세홍" w:date="2019-07-10T10:29:00Z"/>
          <w:rFonts w:eastAsia="맑은 고딕"/>
        </w:rPr>
      </w:pPr>
    </w:p>
    <w:p w:rsidR="00BD7D03" w:rsidRDefault="00BD7D03" w:rsidP="00D61295">
      <w:pPr>
        <w:spacing w:line="300" w:lineRule="atLeast"/>
        <w:rPr>
          <w:ins w:id="1504" w:author="안세홍" w:date="2019-07-10T10:29:00Z"/>
          <w:rFonts w:eastAsia="맑은 고딕"/>
        </w:rPr>
      </w:pPr>
    </w:p>
    <w:p w:rsidR="00BD7D03" w:rsidRDefault="00BD7D03" w:rsidP="00D61295">
      <w:pPr>
        <w:spacing w:line="300" w:lineRule="atLeast"/>
        <w:rPr>
          <w:ins w:id="1505" w:author="안세홍" w:date="2019-07-10T10:29:00Z"/>
          <w:rFonts w:eastAsia="맑은 고딕"/>
        </w:rPr>
      </w:pPr>
    </w:p>
    <w:p w:rsidR="00BD7D03" w:rsidRDefault="00BD7D03" w:rsidP="00D61295">
      <w:pPr>
        <w:spacing w:line="300" w:lineRule="atLeast"/>
        <w:rPr>
          <w:ins w:id="1506" w:author="안세홍" w:date="2019-07-10T10:29:00Z"/>
          <w:rFonts w:eastAsia="맑은 고딕"/>
        </w:rPr>
      </w:pPr>
    </w:p>
    <w:p w:rsidR="00BD7D03" w:rsidRDefault="00BD7D03" w:rsidP="00D61295">
      <w:pPr>
        <w:spacing w:line="300" w:lineRule="atLeast"/>
        <w:rPr>
          <w:ins w:id="1507" w:author="안세홍" w:date="2019-07-09T14:17:00Z"/>
          <w:rFonts w:eastAsia="맑은 고딕"/>
        </w:rPr>
      </w:pPr>
    </w:p>
    <w:p w:rsidR="009530F7" w:rsidRDefault="009530F7" w:rsidP="00D61295">
      <w:pPr>
        <w:spacing w:line="300" w:lineRule="atLeast"/>
        <w:rPr>
          <w:ins w:id="1508" w:author="안세홍" w:date="2019-07-09T14:17:00Z"/>
          <w:rFonts w:eastAsia="맑은 고딕"/>
        </w:rPr>
      </w:pPr>
    </w:p>
    <w:p w:rsidR="009530F7" w:rsidRDefault="009530F7" w:rsidP="00D61295">
      <w:pPr>
        <w:spacing w:line="300" w:lineRule="atLeast"/>
        <w:rPr>
          <w:ins w:id="1509" w:author="안세홍" w:date="2019-07-09T14:17:00Z"/>
          <w:rFonts w:eastAsia="맑은 고딕"/>
        </w:rPr>
      </w:pPr>
    </w:p>
    <w:p w:rsidR="009530F7" w:rsidRPr="00896668" w:rsidRDefault="009530F7" w:rsidP="00D61295">
      <w:pPr>
        <w:spacing w:line="300" w:lineRule="atLeast"/>
        <w:rPr>
          <w:rFonts w:eastAsia="맑은 고딕"/>
          <w:rPrChange w:id="1510" w:author="Phuong xinh gái" w:date="2019-07-01T21:08:00Z">
            <w:rPr>
              <w:rFonts w:ascii="맑은 고딕" w:eastAsia="맑은 고딕" w:hAnsi="맑은 고딕"/>
            </w:rPr>
          </w:rPrChange>
        </w:rPr>
      </w:pPr>
    </w:p>
    <w:p w:rsidR="00524060" w:rsidRPr="00896668" w:rsidRDefault="00524060" w:rsidP="00D61295">
      <w:pPr>
        <w:spacing w:line="300" w:lineRule="atLeast"/>
        <w:rPr>
          <w:ins w:id="1511" w:author="안세홍" w:date="2019-05-23T17:11:00Z"/>
          <w:rFonts w:eastAsia="맑은 고딕"/>
          <w:rPrChange w:id="1512" w:author="Phuong xinh gái" w:date="2019-07-01T21:08:00Z">
            <w:rPr>
              <w:ins w:id="1513" w:author="안세홍" w:date="2019-05-23T17:11:00Z"/>
              <w:rFonts w:ascii="맑은 고딕" w:eastAsia="맑은 고딕" w:hAnsi="맑은 고딕"/>
            </w:rPr>
          </w:rPrChange>
        </w:rPr>
      </w:pPr>
    </w:p>
    <w:p w:rsidR="005028EC" w:rsidRPr="003F76A6" w:rsidRDefault="005028EC" w:rsidP="005028EC">
      <w:pPr>
        <w:rPr>
          <w:ins w:id="1514" w:author="Phuong xinh gái" w:date="2019-07-01T21:48:00Z"/>
          <w:rFonts w:eastAsia="맑은 고딕"/>
          <w:sz w:val="22"/>
          <w:szCs w:val="22"/>
        </w:rPr>
      </w:pPr>
      <w:ins w:id="1515" w:author="Phuong xinh gái" w:date="2019-07-01T21:48:00Z">
        <w:r w:rsidRPr="003F76A6">
          <w:rPr>
            <w:rFonts w:eastAsia="맑은 고딕"/>
            <w:sz w:val="22"/>
            <w:szCs w:val="22"/>
          </w:rPr>
          <w:t>부</w:t>
        </w:r>
        <w:r w:rsidRPr="003F76A6">
          <w:rPr>
            <w:rFonts w:eastAsia="맑은 고딕"/>
            <w:sz w:val="22"/>
            <w:szCs w:val="22"/>
          </w:rPr>
          <w:t xml:space="preserve">   </w:t>
        </w:r>
        <w:r w:rsidRPr="003F76A6">
          <w:rPr>
            <w:rFonts w:eastAsia="맑은 고딕"/>
            <w:sz w:val="22"/>
            <w:szCs w:val="22"/>
          </w:rPr>
          <w:t>칙</w:t>
        </w:r>
        <w:r>
          <w:rPr>
            <w:rFonts w:eastAsia="맑은 고딕" w:hint="eastAsia"/>
            <w:sz w:val="22"/>
            <w:szCs w:val="22"/>
          </w:rPr>
          <w:t xml:space="preserve"> </w:t>
        </w:r>
        <w:r>
          <w:rPr>
            <w:rFonts w:eastAsia="맑은 고딕"/>
            <w:sz w:val="22"/>
            <w:szCs w:val="22"/>
          </w:rPr>
          <w:t>– Quy tắc bổ sung</w:t>
        </w:r>
      </w:ins>
    </w:p>
    <w:p w:rsidR="005028EC" w:rsidRDefault="005028EC" w:rsidP="005028EC">
      <w:pPr>
        <w:rPr>
          <w:ins w:id="1516" w:author="Phuong xinh gái" w:date="2019-07-01T21:48:00Z"/>
          <w:rFonts w:eastAsia="맑은 고딕"/>
          <w:sz w:val="22"/>
          <w:szCs w:val="22"/>
        </w:rPr>
      </w:pPr>
      <w:ins w:id="1517" w:author="Phuong xinh gái" w:date="2019-07-01T21:48:00Z">
        <w:r w:rsidRPr="003F76A6">
          <w:rPr>
            <w:rFonts w:eastAsia="맑은 고딕"/>
            <w:sz w:val="22"/>
            <w:szCs w:val="22"/>
          </w:rPr>
          <w:t>이</w:t>
        </w:r>
        <w:r w:rsidRPr="003F76A6">
          <w:rPr>
            <w:rFonts w:eastAsia="맑은 고딕"/>
            <w:sz w:val="22"/>
            <w:szCs w:val="22"/>
          </w:rPr>
          <w:t xml:space="preserve"> </w:t>
        </w:r>
        <w:r w:rsidRPr="003F76A6">
          <w:rPr>
            <w:rFonts w:eastAsia="맑은 고딕"/>
            <w:sz w:val="22"/>
            <w:szCs w:val="22"/>
          </w:rPr>
          <w:t>지침은</w:t>
        </w:r>
        <w:r w:rsidRPr="003F76A6">
          <w:rPr>
            <w:rFonts w:eastAsia="맑은 고딕"/>
            <w:sz w:val="22"/>
            <w:szCs w:val="22"/>
          </w:rPr>
          <w:t xml:space="preserve"> 2019</w:t>
        </w:r>
        <w:r w:rsidRPr="003F76A6">
          <w:rPr>
            <w:rFonts w:eastAsia="맑은 고딕"/>
            <w:sz w:val="22"/>
            <w:szCs w:val="22"/>
          </w:rPr>
          <w:t>년</w:t>
        </w:r>
        <w:r w:rsidRPr="003F76A6">
          <w:rPr>
            <w:rFonts w:eastAsia="맑은 고딕"/>
            <w:sz w:val="22"/>
            <w:szCs w:val="22"/>
          </w:rPr>
          <w:t xml:space="preserve"> 06</w:t>
        </w:r>
        <w:r w:rsidRPr="003F76A6">
          <w:rPr>
            <w:rFonts w:eastAsia="맑은 고딕"/>
            <w:sz w:val="22"/>
            <w:szCs w:val="22"/>
          </w:rPr>
          <w:t>월</w:t>
        </w:r>
        <w:r w:rsidRPr="003F76A6">
          <w:rPr>
            <w:rFonts w:eastAsia="맑은 고딕"/>
            <w:sz w:val="22"/>
            <w:szCs w:val="22"/>
          </w:rPr>
          <w:t xml:space="preserve"> 01</w:t>
        </w:r>
        <w:r w:rsidRPr="003F76A6">
          <w:rPr>
            <w:rFonts w:eastAsia="맑은 고딕"/>
            <w:sz w:val="22"/>
            <w:szCs w:val="22"/>
          </w:rPr>
          <w:t>일부터</w:t>
        </w:r>
        <w:r w:rsidRPr="003F76A6">
          <w:rPr>
            <w:rFonts w:eastAsia="맑은 고딕"/>
            <w:sz w:val="22"/>
            <w:szCs w:val="22"/>
          </w:rPr>
          <w:t xml:space="preserve"> </w:t>
        </w:r>
        <w:r w:rsidRPr="003F76A6">
          <w:rPr>
            <w:rFonts w:eastAsia="맑은 고딕"/>
            <w:sz w:val="22"/>
            <w:szCs w:val="22"/>
          </w:rPr>
          <w:t>시행한다</w:t>
        </w:r>
        <w:r w:rsidRPr="003F76A6">
          <w:rPr>
            <w:rFonts w:eastAsia="맑은 고딕"/>
            <w:sz w:val="22"/>
            <w:szCs w:val="22"/>
          </w:rPr>
          <w:t>.</w:t>
        </w:r>
      </w:ins>
    </w:p>
    <w:p w:rsidR="005028EC" w:rsidRPr="00721669" w:rsidRDefault="005028EC" w:rsidP="005028EC">
      <w:pPr>
        <w:rPr>
          <w:ins w:id="1518" w:author="Phuong xinh gái" w:date="2019-07-01T21:48:00Z"/>
          <w:rFonts w:eastAsia="맑은 고딕"/>
          <w:sz w:val="22"/>
          <w:szCs w:val="22"/>
        </w:rPr>
      </w:pPr>
      <w:ins w:id="1519" w:author="Phuong xinh gái" w:date="2019-07-01T21:48:00Z">
        <w:r>
          <w:rPr>
            <w:rFonts w:eastAsia="맑은 고딕"/>
            <w:sz w:val="22"/>
            <w:szCs w:val="22"/>
          </w:rPr>
          <w:t>Bản hướng dẫn này bắt đầu thi hành từ ngày 1/6/2019.</w:t>
        </w:r>
      </w:ins>
    </w:p>
    <w:p w:rsidR="00BB3F7B" w:rsidRPr="00896668" w:rsidDel="00BB3F7B" w:rsidRDefault="00BB3F7B">
      <w:pPr>
        <w:spacing w:line="300" w:lineRule="atLeast"/>
        <w:rPr>
          <w:del w:id="1520" w:author="안세홍" w:date="2019-06-14T09:22:00Z"/>
          <w:rFonts w:eastAsia="맑은 고딕"/>
          <w:rPrChange w:id="1521" w:author="Phuong xinh gái" w:date="2019-07-01T21:08:00Z">
            <w:rPr>
              <w:del w:id="1522" w:author="안세홍" w:date="2019-06-14T09:22:00Z"/>
              <w:rFonts w:ascii="맑은 고딕" w:eastAsia="맑은 고딕" w:hAnsi="맑은 고딕"/>
            </w:rPr>
          </w:rPrChange>
        </w:rPr>
      </w:pPr>
    </w:p>
    <w:p w:rsidR="00F25025" w:rsidRPr="00896668" w:rsidDel="005028EC" w:rsidRDefault="00F25025">
      <w:pPr>
        <w:spacing w:line="300" w:lineRule="atLeast"/>
        <w:rPr>
          <w:del w:id="1523" w:author="Phuong xinh gái" w:date="2019-07-01T21:48:00Z"/>
          <w:rFonts w:eastAsia="맑은 고딕"/>
          <w:sz w:val="22"/>
          <w:szCs w:val="22"/>
          <w:rPrChange w:id="1524" w:author="Phuong xinh gái" w:date="2019-07-01T21:08:00Z">
            <w:rPr>
              <w:del w:id="1525" w:author="Phuong xinh gái" w:date="2019-07-01T21:48:00Z"/>
              <w:rFonts w:ascii="맑은 고딕" w:eastAsia="맑은 고딕" w:hAnsi="맑은 고딕"/>
            </w:rPr>
          </w:rPrChange>
        </w:rPr>
        <w:pPrChange w:id="1526" w:author="안세홍" w:date="2019-06-14T09:22:00Z">
          <w:pPr>
            <w:spacing w:line="300" w:lineRule="atLeast"/>
            <w:ind w:firstLineChars="100" w:firstLine="240"/>
          </w:pPr>
        </w:pPrChange>
      </w:pPr>
      <w:del w:id="1527" w:author="Phuong xinh gái" w:date="2019-07-01T21:48:00Z">
        <w:r w:rsidRPr="00896668" w:rsidDel="005028EC">
          <w:rPr>
            <w:rFonts w:eastAsia="맑은 고딕" w:hint="eastAsia"/>
            <w:sz w:val="22"/>
            <w:szCs w:val="22"/>
            <w:rPrChange w:id="1528" w:author="Phuong xinh gái" w:date="2019-07-01T21:08:00Z">
              <w:rPr>
                <w:rFonts w:ascii="맑은 고딕" w:eastAsia="맑은 고딕" w:hAnsi="맑은 고딕" w:hint="eastAsia"/>
              </w:rPr>
            </w:rPrChange>
          </w:rPr>
          <w:delText>부</w:delText>
        </w:r>
        <w:r w:rsidRPr="00896668" w:rsidDel="005028EC">
          <w:rPr>
            <w:rFonts w:eastAsia="맑은 고딕"/>
            <w:sz w:val="22"/>
            <w:szCs w:val="22"/>
            <w:rPrChange w:id="1529" w:author="Phuong xinh gái" w:date="2019-07-01T21:08:00Z">
              <w:rPr>
                <w:rFonts w:ascii="맑은 고딕" w:eastAsia="맑은 고딕" w:hAnsi="맑은 고딕"/>
              </w:rPr>
            </w:rPrChange>
          </w:rPr>
          <w:delText xml:space="preserve">   </w:delText>
        </w:r>
        <w:r w:rsidRPr="00896668" w:rsidDel="005028EC">
          <w:rPr>
            <w:rFonts w:eastAsia="맑은 고딕" w:hint="eastAsia"/>
            <w:sz w:val="22"/>
            <w:szCs w:val="22"/>
            <w:rPrChange w:id="1530" w:author="Phuong xinh gái" w:date="2019-07-01T21:08:00Z">
              <w:rPr>
                <w:rFonts w:ascii="맑은 고딕" w:eastAsia="맑은 고딕" w:hAnsi="맑은 고딕" w:hint="eastAsia"/>
              </w:rPr>
            </w:rPrChange>
          </w:rPr>
          <w:delText>칙</w:delText>
        </w:r>
      </w:del>
    </w:p>
    <w:p w:rsidR="00F25025" w:rsidRPr="00896668" w:rsidRDefault="00F25025">
      <w:pPr>
        <w:spacing w:line="300" w:lineRule="atLeast"/>
        <w:rPr>
          <w:rFonts w:eastAsia="맑은 고딕"/>
          <w:sz w:val="22"/>
          <w:szCs w:val="22"/>
          <w:rPrChange w:id="1531" w:author="Phuong xinh gái" w:date="2019-07-01T21:08:00Z">
            <w:rPr>
              <w:rFonts w:ascii="맑은 고딕" w:eastAsia="맑은 고딕" w:hAnsi="맑은 고딕"/>
              <w:color w:val="000000"/>
              <w:sz w:val="22"/>
              <w:szCs w:val="22"/>
            </w:rPr>
          </w:rPrChange>
        </w:rPr>
        <w:pPrChange w:id="1532" w:author="안세홍" w:date="2019-06-14T09:22:00Z">
          <w:pPr>
            <w:ind w:leftChars="100" w:left="240" w:firstLineChars="200" w:firstLine="480"/>
          </w:pPr>
        </w:pPrChange>
      </w:pPr>
      <w:del w:id="1533" w:author="Phuong xinh gái" w:date="2019-07-01T21:48:00Z">
        <w:r w:rsidRPr="00896668" w:rsidDel="005028EC">
          <w:rPr>
            <w:rFonts w:eastAsia="맑은 고딕" w:hint="eastAsia"/>
            <w:sz w:val="22"/>
            <w:szCs w:val="22"/>
            <w:rPrChange w:id="1534" w:author="Phuong xinh gái" w:date="2019-07-01T21:08:00Z">
              <w:rPr>
                <w:rFonts w:ascii="맑은 고딕" w:eastAsia="맑은 고딕" w:hAnsi="맑은 고딕" w:hint="eastAsia"/>
              </w:rPr>
            </w:rPrChange>
          </w:rPr>
          <w:delText>본</w:delText>
        </w:r>
        <w:r w:rsidRPr="00896668" w:rsidDel="005028EC">
          <w:rPr>
            <w:rFonts w:eastAsia="맑은 고딕"/>
            <w:sz w:val="22"/>
            <w:szCs w:val="22"/>
            <w:rPrChange w:id="1535" w:author="Phuong xinh gái" w:date="2019-07-01T21:08:00Z">
              <w:rPr>
                <w:rFonts w:ascii="맑은 고딕" w:eastAsia="맑은 고딕" w:hAnsi="맑은 고딕"/>
              </w:rPr>
            </w:rPrChange>
          </w:rPr>
          <w:delText xml:space="preserve"> </w:delText>
        </w:r>
        <w:r w:rsidRPr="00896668" w:rsidDel="005028EC">
          <w:rPr>
            <w:rFonts w:eastAsia="맑은 고딕" w:hint="eastAsia"/>
            <w:sz w:val="22"/>
            <w:szCs w:val="22"/>
            <w:rPrChange w:id="1536" w:author="Phuong xinh gái" w:date="2019-07-01T21:08:00Z">
              <w:rPr>
                <w:rFonts w:ascii="맑은 고딕" w:eastAsia="맑은 고딕" w:hAnsi="맑은 고딕" w:hint="eastAsia"/>
              </w:rPr>
            </w:rPrChange>
          </w:rPr>
          <w:delText>규정은</w:delText>
        </w:r>
        <w:r w:rsidRPr="00896668" w:rsidDel="005028EC">
          <w:rPr>
            <w:rFonts w:eastAsia="맑은 고딕"/>
            <w:sz w:val="22"/>
            <w:szCs w:val="22"/>
            <w:rPrChange w:id="1537" w:author="Phuong xinh gái" w:date="2019-07-01T21:08:00Z">
              <w:rPr>
                <w:rFonts w:ascii="맑은 고딕" w:eastAsia="맑은 고딕" w:hAnsi="맑은 고딕"/>
              </w:rPr>
            </w:rPrChange>
          </w:rPr>
          <w:delText xml:space="preserve"> 201</w:delText>
        </w:r>
      </w:del>
      <w:ins w:id="1538" w:author="정한기" w:date="2019-05-14T13:25:00Z">
        <w:del w:id="1539" w:author="Phuong xinh gái" w:date="2019-07-01T21:48:00Z">
          <w:r w:rsidR="008159DA" w:rsidRPr="00896668" w:rsidDel="005028EC">
            <w:rPr>
              <w:rFonts w:eastAsia="맑은 고딕"/>
              <w:sz w:val="22"/>
              <w:szCs w:val="22"/>
              <w:rPrChange w:id="1540" w:author="Phuong xinh gái" w:date="2019-07-01T21:08:00Z">
                <w:rPr>
                  <w:rFonts w:ascii="맑은 고딕" w:eastAsia="맑은 고딕" w:hAnsi="맑은 고딕"/>
                </w:rPr>
              </w:rPrChange>
            </w:rPr>
            <w:delText>9</w:delText>
          </w:r>
        </w:del>
      </w:ins>
      <w:del w:id="1541" w:author="Phuong xinh gái" w:date="2019-07-01T21:48:00Z">
        <w:r w:rsidRPr="00896668" w:rsidDel="005028EC">
          <w:rPr>
            <w:rFonts w:eastAsia="맑은 고딕"/>
            <w:sz w:val="22"/>
            <w:szCs w:val="22"/>
            <w:rPrChange w:id="1542" w:author="Phuong xinh gái" w:date="2019-07-01T21:08:00Z">
              <w:rPr>
                <w:rFonts w:ascii="맑은 고딕" w:eastAsia="맑은 고딕" w:hAnsi="맑은 고딕"/>
              </w:rPr>
            </w:rPrChange>
          </w:rPr>
          <w:delText>7</w:delText>
        </w:r>
        <w:r w:rsidRPr="00896668" w:rsidDel="005028EC">
          <w:rPr>
            <w:rFonts w:eastAsia="맑은 고딕" w:hint="eastAsia"/>
            <w:sz w:val="22"/>
            <w:szCs w:val="22"/>
            <w:rPrChange w:id="1543" w:author="Phuong xinh gái" w:date="2019-07-01T21:08:00Z">
              <w:rPr>
                <w:rFonts w:ascii="맑은 고딕" w:eastAsia="맑은 고딕" w:hAnsi="맑은 고딕" w:hint="eastAsia"/>
              </w:rPr>
            </w:rPrChange>
          </w:rPr>
          <w:delText>년</w:delText>
        </w:r>
        <w:r w:rsidRPr="00896668" w:rsidDel="005028EC">
          <w:rPr>
            <w:rFonts w:eastAsia="맑은 고딕"/>
            <w:sz w:val="22"/>
            <w:szCs w:val="22"/>
            <w:rPrChange w:id="1544" w:author="Phuong xinh gái" w:date="2019-07-01T21:08:00Z">
              <w:rPr>
                <w:rFonts w:ascii="맑은 고딕" w:eastAsia="맑은 고딕" w:hAnsi="맑은 고딕"/>
              </w:rPr>
            </w:rPrChange>
          </w:rPr>
          <w:delText xml:space="preserve">  </w:delText>
        </w:r>
        <w:r w:rsidR="00E6097D" w:rsidRPr="00896668" w:rsidDel="005028EC">
          <w:rPr>
            <w:rFonts w:eastAsia="맑은 고딕"/>
            <w:sz w:val="22"/>
            <w:szCs w:val="22"/>
            <w:rPrChange w:id="1545" w:author="Phuong xinh gái" w:date="2019-07-01T21:08:00Z">
              <w:rPr>
                <w:rFonts w:ascii="맑은 고딕" w:eastAsia="맑은 고딕" w:hAnsi="맑은 고딕"/>
              </w:rPr>
            </w:rPrChange>
          </w:rPr>
          <w:delText>8</w:delText>
        </w:r>
      </w:del>
      <w:ins w:id="1546" w:author="정한기" w:date="2019-05-14T13:25:00Z">
        <w:del w:id="1547" w:author="Phuong xinh gái" w:date="2019-07-01T21:48:00Z">
          <w:r w:rsidR="008159DA" w:rsidRPr="00896668" w:rsidDel="005028EC">
            <w:rPr>
              <w:rFonts w:eastAsia="맑은 고딕"/>
              <w:sz w:val="22"/>
              <w:szCs w:val="22"/>
              <w:rPrChange w:id="1548" w:author="Phuong xinh gái" w:date="2019-07-01T21:08:00Z">
                <w:rPr>
                  <w:rFonts w:ascii="맑은 고딕" w:eastAsia="맑은 고딕" w:hAnsi="맑은 고딕"/>
                </w:rPr>
              </w:rPrChange>
            </w:rPr>
            <w:delText>6</w:delText>
          </w:r>
        </w:del>
      </w:ins>
      <w:del w:id="1549" w:author="Phuong xinh gái" w:date="2019-07-01T21:48:00Z">
        <w:r w:rsidRPr="00896668" w:rsidDel="005028EC">
          <w:rPr>
            <w:rFonts w:eastAsia="맑은 고딕" w:hint="eastAsia"/>
            <w:sz w:val="22"/>
            <w:szCs w:val="22"/>
            <w:rPrChange w:id="1550" w:author="Phuong xinh gái" w:date="2019-07-01T21:08:00Z">
              <w:rPr>
                <w:rFonts w:ascii="맑은 고딕" w:eastAsia="맑은 고딕" w:hAnsi="맑은 고딕" w:hint="eastAsia"/>
              </w:rPr>
            </w:rPrChange>
          </w:rPr>
          <w:delText>월</w:delText>
        </w:r>
        <w:r w:rsidRPr="00896668" w:rsidDel="005028EC">
          <w:rPr>
            <w:rFonts w:eastAsia="맑은 고딕"/>
            <w:sz w:val="22"/>
            <w:szCs w:val="22"/>
            <w:rPrChange w:id="1551" w:author="Phuong xinh gái" w:date="2019-07-01T21:08:00Z">
              <w:rPr>
                <w:rFonts w:ascii="맑은 고딕" w:eastAsia="맑은 고딕" w:hAnsi="맑은 고딕"/>
              </w:rPr>
            </w:rPrChange>
          </w:rPr>
          <w:delText xml:space="preserve">  1</w:delText>
        </w:r>
        <w:r w:rsidRPr="00896668" w:rsidDel="005028EC">
          <w:rPr>
            <w:rFonts w:eastAsia="맑은 고딕" w:hint="eastAsia"/>
            <w:sz w:val="22"/>
            <w:szCs w:val="22"/>
            <w:rPrChange w:id="1552" w:author="Phuong xinh gái" w:date="2019-07-01T21:08:00Z">
              <w:rPr>
                <w:rFonts w:ascii="맑은 고딕" w:eastAsia="맑은 고딕" w:hAnsi="맑은 고딕" w:hint="eastAsia"/>
              </w:rPr>
            </w:rPrChange>
          </w:rPr>
          <w:delText>일부터</w:delText>
        </w:r>
        <w:r w:rsidRPr="00896668" w:rsidDel="005028EC">
          <w:rPr>
            <w:rFonts w:eastAsia="맑은 고딕"/>
            <w:sz w:val="22"/>
            <w:szCs w:val="22"/>
            <w:rPrChange w:id="1553" w:author="Phuong xinh gái" w:date="2019-07-01T21:08:00Z">
              <w:rPr>
                <w:rFonts w:ascii="맑은 고딕" w:eastAsia="맑은 고딕" w:hAnsi="맑은 고딕"/>
              </w:rPr>
            </w:rPrChange>
          </w:rPr>
          <w:delText xml:space="preserve"> </w:delText>
        </w:r>
        <w:r w:rsidRPr="00896668" w:rsidDel="005028EC">
          <w:rPr>
            <w:rFonts w:eastAsia="맑은 고딕" w:hint="eastAsia"/>
            <w:sz w:val="22"/>
            <w:szCs w:val="22"/>
            <w:rPrChange w:id="1554" w:author="Phuong xinh gái" w:date="2019-07-01T21:08:00Z">
              <w:rPr>
                <w:rFonts w:ascii="맑은 고딕" w:eastAsia="맑은 고딕" w:hAnsi="맑은 고딕" w:hint="eastAsia"/>
              </w:rPr>
            </w:rPrChange>
          </w:rPr>
          <w:delText>시행한다</w:delText>
        </w:r>
        <w:r w:rsidRPr="00896668" w:rsidDel="005028EC">
          <w:rPr>
            <w:rFonts w:eastAsia="맑은 고딕"/>
            <w:sz w:val="22"/>
            <w:szCs w:val="22"/>
            <w:rPrChange w:id="1555" w:author="Phuong xinh gái" w:date="2019-07-01T21:08:00Z">
              <w:rPr>
                <w:rFonts w:ascii="맑은 고딕" w:eastAsia="맑은 고딕" w:hAnsi="맑은 고딕"/>
              </w:rPr>
            </w:rPrChange>
          </w:rPr>
          <w:delText>.</w:delText>
        </w:r>
      </w:del>
    </w:p>
    <w:sectPr w:rsidR="00F25025" w:rsidRPr="00896668">
      <w:headerReference w:type="default" r:id="rId10"/>
      <w:footerReference w:type="default" r:id="rId11"/>
      <w:pgSz w:w="11906" w:h="16838" w:code="9"/>
      <w:pgMar w:top="1134" w:right="1134" w:bottom="1134" w:left="1134" w:header="567" w:footer="851"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0ABA" w:rsidRDefault="00B70ABA" w:rsidP="0099796E">
      <w:pPr>
        <w:spacing w:line="240" w:lineRule="auto"/>
        <w:ind w:left="360"/>
      </w:pPr>
      <w:r>
        <w:separator/>
      </w:r>
    </w:p>
  </w:endnote>
  <w:endnote w:type="continuationSeparator" w:id="0">
    <w:p w:rsidR="00B70ABA" w:rsidRDefault="00B70ABA"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돋움체">
    <w:altName w:val="Malgun Gothic Semilight"/>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129F" w:rsidRDefault="0039129F" w:rsidP="0099796E">
    <w:pPr>
      <w:pStyle w:val="Footer"/>
      <w:spacing w:line="300" w:lineRule="atLeast"/>
      <w:ind w:left="360"/>
      <w:rPr>
        <w:sz w:val="22"/>
        <w:szCs w:val="22"/>
      </w:rPr>
    </w:pPr>
  </w:p>
  <w:p w:rsidR="0039129F" w:rsidDel="009E7867" w:rsidRDefault="008B25A2" w:rsidP="0099796E">
    <w:pPr>
      <w:pStyle w:val="Footer"/>
      <w:spacing w:line="300" w:lineRule="atLeast"/>
      <w:ind w:left="360"/>
      <w:rPr>
        <w:del w:id="1697" w:author="안세홍" w:date="2019-05-23T17:08:00Z"/>
        <w:sz w:val="22"/>
        <w:szCs w:val="22"/>
      </w:rPr>
    </w:pPr>
    <w:del w:id="1698" w:author="안세홍" w:date="2019-05-23T17:08:00Z">
      <w:r w:rsidDel="009E7867">
        <w:rPr>
          <w:noProof/>
          <w:sz w:val="20"/>
        </w:rPr>
        <mc:AlternateContent>
          <mc:Choice Requires="wps">
            <w:drawing>
              <wp:anchor distT="0" distB="0" distL="114300" distR="114300" simplePos="0" relativeHeight="251658240" behindDoc="0" locked="0" layoutInCell="0" allowOverlap="1">
                <wp:simplePos x="0" y="0"/>
                <wp:positionH relativeFrom="column">
                  <wp:posOffset>1270</wp:posOffset>
                </wp:positionH>
                <wp:positionV relativeFrom="paragraph">
                  <wp:posOffset>0</wp:posOffset>
                </wp:positionV>
                <wp:extent cx="6172200" cy="635"/>
                <wp:effectExtent l="0" t="0" r="0" b="0"/>
                <wp:wrapNone/>
                <wp:docPr id="1"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72200" cy="635"/>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D21F56" id="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" o:allowincell="f" strokeweight="1.5pt">
                <v:stroke startarrowwidth="narrow" startarrowlength="short" endarrowwidth="narrow" endarrowlength="short"/>
                <o:lock v:ext="edit" shapetype="f"/>
              </v:line>
            </w:pict>
          </mc:Fallback>
        </mc:AlternateContent>
      </w:r>
      <w:r w:rsidR="0039129F" w:rsidDel="009E7867">
        <w:rPr>
          <w:sz w:val="22"/>
          <w:szCs w:val="22"/>
        </w:rPr>
        <w:delText xml:space="preserve"> (</w:delText>
      </w:r>
      <w:r w:rsidR="0039129F" w:rsidDel="009E7867">
        <w:rPr>
          <w:rFonts w:hint="eastAsia"/>
          <w:sz w:val="22"/>
          <w:szCs w:val="22"/>
        </w:rPr>
        <w:delText>주</w:delText>
      </w:r>
      <w:r w:rsidR="0039129F" w:rsidDel="009E7867">
        <w:rPr>
          <w:sz w:val="22"/>
          <w:szCs w:val="22"/>
        </w:rPr>
        <w:delText>)</w:delText>
      </w:r>
      <w:r w:rsidR="0039129F" w:rsidDel="009E7867">
        <w:rPr>
          <w:rFonts w:hint="eastAsia"/>
          <w:sz w:val="22"/>
          <w:szCs w:val="22"/>
        </w:rPr>
        <w:delText>센트랄</w:delText>
      </w:r>
      <w:r w:rsidR="0039129F" w:rsidDel="009E7867">
        <w:rPr>
          <w:sz w:val="22"/>
          <w:szCs w:val="22"/>
        </w:rPr>
        <w:delText xml:space="preserve">(A4)                                                           </w:delText>
      </w:r>
      <w:r w:rsidR="0039129F" w:rsidDel="009E7867">
        <w:rPr>
          <w:rFonts w:hint="eastAsia"/>
          <w:sz w:val="22"/>
          <w:szCs w:val="22"/>
        </w:rPr>
        <w:delText>서식</w:delText>
      </w:r>
      <w:r w:rsidR="0039129F" w:rsidDel="009E7867">
        <w:rPr>
          <w:sz w:val="22"/>
          <w:szCs w:val="22"/>
        </w:rPr>
        <w:delText xml:space="preserve"> </w:delText>
      </w:r>
      <w:r w:rsidR="0039129F" w:rsidDel="009E7867">
        <w:rPr>
          <w:rFonts w:hint="eastAsia"/>
          <w:sz w:val="22"/>
          <w:szCs w:val="22"/>
        </w:rPr>
        <w:delText>I-035-0</w:delText>
      </w:r>
    </w:del>
  </w:p>
  <w:p w:rsidR="0039129F" w:rsidRDefault="0039129F" w:rsidP="0099796E">
    <w:pPr>
      <w:pStyle w:val="Footer"/>
      <w:spacing w:line="300" w:lineRule="atLeast"/>
      <w:ind w:left="360"/>
      <w:rPr>
        <w:sz w:val="22"/>
        <w:szCs w:val="22"/>
      </w:rPr>
    </w:pPr>
    <w:del w:id="1699" w:author="안세홍" w:date="2019-05-23T17:08:00Z">
      <w:r w:rsidDel="009E7867">
        <w:rPr>
          <w:sz w:val="22"/>
          <w:szCs w:val="22"/>
        </w:rPr>
        <w:delText xml:space="preserve"> </w:delText>
      </w:r>
      <w:r w:rsidDel="009E7867">
        <w:rPr>
          <w:rFonts w:hint="eastAsia"/>
          <w:sz w:val="22"/>
          <w:szCs w:val="22"/>
        </w:rPr>
        <w:delText xml:space="preserve">97.07.01 </w:delText>
      </w:r>
      <w:r w:rsidDel="009E7867">
        <w:rPr>
          <w:rFonts w:hint="eastAsia"/>
          <w:sz w:val="22"/>
          <w:szCs w:val="22"/>
        </w:rPr>
        <w:delText>승인</w:delText>
      </w:r>
    </w:del>
    <w:ins w:id="1700" w:author="안세홍" w:date="2019-05-23T17:08:00Z">
      <w:r w:rsidR="009E7867">
        <w:rPr>
          <w:sz w:val="22"/>
          <w:szCs w:val="22"/>
        </w:rPr>
        <w:t>C</w:t>
      </w:r>
    </w:ins>
    <w:ins w:id="1701" w:author="안세홍" w:date="2019-05-23T17:09:00Z">
      <w:r w:rsidR="009E7867">
        <w:rPr>
          <w:sz w:val="22"/>
          <w:szCs w:val="22"/>
        </w:rPr>
        <w:t>TR VINA</w:t>
      </w:r>
    </w:in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0ABA" w:rsidRDefault="00B70ABA" w:rsidP="0099796E">
      <w:pPr>
        <w:spacing w:line="240" w:lineRule="auto"/>
        <w:ind w:left="360"/>
      </w:pPr>
      <w:r>
        <w:separator/>
      </w:r>
    </w:p>
  </w:footnote>
  <w:footnote w:type="continuationSeparator" w:id="0">
    <w:p w:rsidR="00B70ABA" w:rsidRDefault="00B70ABA" w:rsidP="0099796E">
      <w:pPr>
        <w:spacing w:line="240" w:lineRule="auto"/>
        <w:ind w:left="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556" w:author="안세홍" w:date="2019-07-10T10:26:00Z">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641"/>
      <w:gridCol w:w="5263"/>
      <w:gridCol w:w="2872"/>
      <w:tblGridChange w:id="1557">
        <w:tblGrid>
          <w:gridCol w:w="1641"/>
          <w:gridCol w:w="5263"/>
          <w:gridCol w:w="2724"/>
        </w:tblGrid>
      </w:tblGridChange>
    </w:tblGrid>
    <w:tr w:rsidR="000C0824" w:rsidRPr="00BD7D03" w:rsidTr="00BD7D03">
      <w:trPr>
        <w:ins w:id="1558" w:author="Phuong xinh gái" w:date="2019-07-01T20:06:00Z"/>
      </w:trPr>
      <w:tc>
        <w:tcPr>
          <w:tcW w:w="1641" w:type="dxa"/>
          <w:vAlign w:val="center"/>
          <w:tcPrChange w:id="1559" w:author="안세홍" w:date="2019-07-10T10:26:00Z">
            <w:tcPr>
              <w:tcW w:w="1668" w:type="dxa"/>
              <w:vAlign w:val="center"/>
            </w:tcPr>
          </w:tcPrChange>
        </w:tcPr>
        <w:p w:rsidR="000C0824" w:rsidRPr="00BD7D03" w:rsidRDefault="000C0824" w:rsidP="000C0824">
          <w:pPr>
            <w:pStyle w:val="Header"/>
            <w:spacing w:line="340" w:lineRule="atLeast"/>
            <w:jc w:val="center"/>
            <w:rPr>
              <w:ins w:id="1560" w:author="Phuong xinh gái" w:date="2019-07-01T20:06:00Z"/>
              <w:rFonts w:eastAsia="맑은 고딕"/>
              <w:noProof/>
              <w:rPrChange w:id="1561" w:author="안세홍" w:date="2019-07-10T10:25:00Z">
                <w:rPr>
                  <w:ins w:id="1562" w:author="Phuong xinh gái" w:date="2019-07-01T20:06:00Z"/>
                  <w:rFonts w:eastAsia="맑은 고딕"/>
                  <w:noProof/>
                </w:rPr>
              </w:rPrChange>
            </w:rPr>
          </w:pPr>
          <w:ins w:id="1563" w:author="Phuong xinh gái" w:date="2019-07-01T20:06:00Z">
            <w:r w:rsidRPr="00BD7D03">
              <w:rPr>
                <w:rFonts w:eastAsia="맑은 고딕"/>
                <w:noProof/>
              </w:rPr>
              <w:t>CTR</w:t>
            </w:r>
          </w:ins>
        </w:p>
        <w:p w:rsidR="000C0824" w:rsidRPr="00BD7D03" w:rsidRDefault="000C0824" w:rsidP="000C0824">
          <w:pPr>
            <w:pStyle w:val="Header"/>
            <w:spacing w:line="340" w:lineRule="atLeast"/>
            <w:jc w:val="center"/>
            <w:rPr>
              <w:ins w:id="1564" w:author="Phuong xinh gái" w:date="2019-07-01T20:06:00Z"/>
              <w:rFonts w:eastAsia="맑은 고딕"/>
              <w:noProof/>
              <w:rPrChange w:id="1565" w:author="안세홍" w:date="2019-07-10T10:25:00Z">
                <w:rPr>
                  <w:ins w:id="1566" w:author="Phuong xinh gái" w:date="2019-07-01T20:06:00Z"/>
                  <w:rFonts w:eastAsia="맑은 고딕"/>
                  <w:noProof/>
                </w:rPr>
              </w:rPrChange>
            </w:rPr>
          </w:pPr>
          <w:ins w:id="1567" w:author="Phuong xinh gái" w:date="2019-07-01T20:06:00Z">
            <w:r w:rsidRPr="00BD7D03">
              <w:rPr>
                <w:rFonts w:eastAsia="맑은 고딕"/>
                <w:noProof/>
                <w:rPrChange w:id="1568" w:author="안세홍" w:date="2019-07-10T10:25:00Z">
                  <w:rPr>
                    <w:rFonts w:eastAsia="맑은 고딕"/>
                    <w:noProof/>
                  </w:rPr>
                </w:rPrChange>
              </w:rPr>
              <w:t>VINA</w:t>
            </w:r>
          </w:ins>
        </w:p>
      </w:tc>
      <w:tc>
        <w:tcPr>
          <w:tcW w:w="5263" w:type="dxa"/>
          <w:vAlign w:val="center"/>
          <w:tcPrChange w:id="1569" w:author="안세홍" w:date="2019-07-10T10:26:00Z">
            <w:tcPr>
              <w:tcW w:w="5386" w:type="dxa"/>
              <w:vAlign w:val="center"/>
            </w:tcPr>
          </w:tcPrChange>
        </w:tcPr>
        <w:p w:rsidR="000C0824" w:rsidRPr="00BD7D03" w:rsidRDefault="000C0824" w:rsidP="000C0824">
          <w:pPr>
            <w:pStyle w:val="Header"/>
            <w:spacing w:line="340" w:lineRule="atLeast"/>
            <w:jc w:val="center"/>
            <w:rPr>
              <w:ins w:id="1570" w:author="Phuong xinh gái" w:date="2019-07-01T20:06:00Z"/>
              <w:rFonts w:eastAsia="맑은 고딕"/>
              <w:b/>
              <w:sz w:val="36"/>
              <w:szCs w:val="40"/>
              <w:rPrChange w:id="1571" w:author="안세홍" w:date="2019-07-10T10:26:00Z">
                <w:rPr>
                  <w:ins w:id="1572" w:author="Phuong xinh gái" w:date="2019-07-01T20:06:00Z"/>
                  <w:rFonts w:eastAsia="맑은 고딕"/>
                  <w:b/>
                  <w:sz w:val="40"/>
                  <w:szCs w:val="40"/>
                </w:rPr>
              </w:rPrChange>
            </w:rPr>
          </w:pPr>
          <w:ins w:id="1573" w:author="Phuong xinh gái" w:date="2019-07-01T20:06:00Z">
            <w:r w:rsidRPr="00BD7D03">
              <w:rPr>
                <w:rFonts w:eastAsia="맑은 고딕"/>
                <w:b/>
                <w:sz w:val="36"/>
                <w:szCs w:val="40"/>
                <w:rPrChange w:id="1574" w:author="안세홍" w:date="2019-07-10T10:26:00Z">
                  <w:rPr>
                    <w:rFonts w:eastAsia="맑은 고딕"/>
                    <w:b/>
                    <w:sz w:val="40"/>
                    <w:szCs w:val="40"/>
                  </w:rPr>
                </w:rPrChange>
              </w:rPr>
              <w:t>일반</w:t>
            </w:r>
            <w:r w:rsidRPr="00BD7D03">
              <w:rPr>
                <w:rFonts w:eastAsia="맑은 고딕"/>
                <w:b/>
                <w:sz w:val="36"/>
                <w:szCs w:val="40"/>
                <w:rPrChange w:id="1575" w:author="안세홍" w:date="2019-07-10T10:26:00Z">
                  <w:rPr>
                    <w:rFonts w:eastAsia="맑은 고딕"/>
                    <w:b/>
                    <w:sz w:val="40"/>
                    <w:szCs w:val="40"/>
                  </w:rPr>
                </w:rPrChange>
              </w:rPr>
              <w:t xml:space="preserve"> </w:t>
            </w:r>
            <w:r w:rsidRPr="00BD7D03">
              <w:rPr>
                <w:rFonts w:eastAsia="맑은 고딕"/>
                <w:b/>
                <w:sz w:val="36"/>
                <w:szCs w:val="40"/>
                <w:rPrChange w:id="1576" w:author="안세홍" w:date="2019-07-10T10:26:00Z">
                  <w:rPr>
                    <w:rFonts w:eastAsia="맑은 고딕"/>
                    <w:b/>
                    <w:sz w:val="40"/>
                    <w:szCs w:val="40"/>
                  </w:rPr>
                </w:rPrChange>
              </w:rPr>
              <w:t>지침</w:t>
            </w:r>
            <w:del w:id="1577" w:author="안세홍" w:date="2019-07-10T10:25:00Z">
              <w:r w:rsidRPr="00BD7D03" w:rsidDel="00BD7D03">
                <w:rPr>
                  <w:rFonts w:eastAsia="맑은 고딕"/>
                  <w:b/>
                  <w:sz w:val="36"/>
                  <w:szCs w:val="40"/>
                  <w:rPrChange w:id="1578" w:author="안세홍" w:date="2019-07-10T10:26:00Z">
                    <w:rPr>
                      <w:rFonts w:eastAsia="맑은 고딕"/>
                      <w:b/>
                      <w:sz w:val="40"/>
                      <w:szCs w:val="40"/>
                    </w:rPr>
                  </w:rPrChange>
                </w:rPr>
                <w:delText>-</w:delText>
              </w:r>
            </w:del>
            <w:r w:rsidRPr="00BD7D03">
              <w:rPr>
                <w:rFonts w:eastAsia="맑은 고딕"/>
                <w:b/>
                <w:sz w:val="36"/>
                <w:szCs w:val="40"/>
                <w:rPrChange w:id="1579" w:author="안세홍" w:date="2019-07-10T10:26:00Z">
                  <w:rPr>
                    <w:rFonts w:eastAsia="맑은 고딕"/>
                    <w:b/>
                    <w:sz w:val="40"/>
                    <w:szCs w:val="40"/>
                  </w:rPr>
                </w:rPrChange>
              </w:rPr>
              <w:t xml:space="preserve"> Hướng dẫn chung</w:t>
            </w:r>
          </w:ins>
        </w:p>
        <w:p w:rsidR="00BD7D03" w:rsidRDefault="000C0824" w:rsidP="00BD7D03">
          <w:pPr>
            <w:jc w:val="center"/>
            <w:rPr>
              <w:ins w:id="1580" w:author="안세홍" w:date="2019-07-10T10:26:00Z"/>
              <w:rFonts w:eastAsia="맑은 고딕"/>
              <w:sz w:val="22"/>
              <w:szCs w:val="22"/>
            </w:rPr>
            <w:pPrChange w:id="1581" w:author="안세홍" w:date="2019-07-10T10:26:00Z">
              <w:pPr>
                <w:jc w:val="center"/>
              </w:pPr>
            </w:pPrChange>
          </w:pPr>
          <w:ins w:id="1582" w:author="Phuong xinh gái" w:date="2019-07-01T20:06:00Z">
            <w:r w:rsidRPr="00BD7D03">
              <w:rPr>
                <w:rFonts w:eastAsia="맑은 고딕"/>
                <w:sz w:val="22"/>
                <w:szCs w:val="22"/>
                <w:rPrChange w:id="1583" w:author="안세홍" w:date="2019-07-10T10:25:00Z">
                  <w:rPr>
                    <w:rFonts w:eastAsia="맑은 고딕"/>
                    <w:sz w:val="22"/>
                    <w:szCs w:val="22"/>
                  </w:rPr>
                </w:rPrChange>
              </w:rPr>
              <w:t>제목</w:t>
            </w:r>
            <w:r w:rsidRPr="00BD7D03">
              <w:rPr>
                <w:rFonts w:eastAsia="맑은 고딕"/>
                <w:sz w:val="22"/>
                <w:szCs w:val="22"/>
                <w:rPrChange w:id="1584" w:author="안세홍" w:date="2019-07-10T10:25:00Z">
                  <w:rPr>
                    <w:rFonts w:eastAsia="맑은 고딕"/>
                    <w:sz w:val="22"/>
                    <w:szCs w:val="22"/>
                  </w:rPr>
                </w:rPrChange>
              </w:rPr>
              <w:t xml:space="preserve"> :</w:t>
            </w:r>
          </w:ins>
          <w:ins w:id="1585" w:author="안세홍" w:date="2019-07-10T10:26:00Z">
            <w:r w:rsidR="00BD7D03">
              <w:rPr>
                <w:rFonts w:eastAsia="맑은 고딕"/>
                <w:sz w:val="22"/>
                <w:szCs w:val="22"/>
              </w:rPr>
              <w:t xml:space="preserve"> </w:t>
            </w:r>
          </w:ins>
          <w:ins w:id="1586" w:author="Phuong xinh gái" w:date="2019-07-01T20:06:00Z">
            <w:r w:rsidRPr="00BD7D03">
              <w:rPr>
                <w:rFonts w:eastAsia="맑은 고딕"/>
                <w:sz w:val="22"/>
                <w:szCs w:val="22"/>
                <w:rPrChange w:id="1587" w:author="안세홍" w:date="2019-07-10T10:25:00Z">
                  <w:rPr>
                    <w:rFonts w:eastAsia="맑은 고딕" w:hint="eastAsia"/>
                    <w:sz w:val="22"/>
                    <w:szCs w:val="22"/>
                  </w:rPr>
                </w:rPrChange>
              </w:rPr>
              <w:t>보안</w:t>
            </w:r>
          </w:ins>
          <w:ins w:id="1588" w:author="Phuong xinh gái" w:date="2019-07-01T20:07:00Z">
            <w:r w:rsidRPr="00BD7D03">
              <w:rPr>
                <w:rFonts w:eastAsia="맑은 고딕"/>
                <w:sz w:val="22"/>
                <w:szCs w:val="22"/>
                <w:rPrChange w:id="1589" w:author="안세홍" w:date="2019-07-10T10:25:00Z">
                  <w:rPr>
                    <w:rFonts w:eastAsia="맑은 고딕" w:hint="eastAsia"/>
                    <w:sz w:val="22"/>
                    <w:szCs w:val="22"/>
                  </w:rPr>
                </w:rPrChange>
              </w:rPr>
              <w:t>사고</w:t>
            </w:r>
            <w:r w:rsidRPr="00BD7D03">
              <w:rPr>
                <w:rFonts w:eastAsia="맑은 고딕"/>
                <w:sz w:val="22"/>
                <w:szCs w:val="22"/>
                <w:rPrChange w:id="1590" w:author="안세홍" w:date="2019-07-10T10:25:00Z">
                  <w:rPr>
                    <w:rFonts w:eastAsia="맑은 고딕" w:hint="eastAsia"/>
                    <w:sz w:val="22"/>
                    <w:szCs w:val="22"/>
                  </w:rPr>
                </w:rPrChange>
              </w:rPr>
              <w:t xml:space="preserve"> </w:t>
            </w:r>
            <w:r w:rsidRPr="00BD7D03">
              <w:rPr>
                <w:rFonts w:eastAsia="맑은 고딕"/>
                <w:sz w:val="22"/>
                <w:szCs w:val="22"/>
                <w:rPrChange w:id="1591" w:author="안세홍" w:date="2019-07-10T10:25:00Z">
                  <w:rPr>
                    <w:rFonts w:eastAsia="맑은 고딕" w:hint="eastAsia"/>
                    <w:sz w:val="22"/>
                    <w:szCs w:val="22"/>
                  </w:rPr>
                </w:rPrChange>
              </w:rPr>
              <w:t>처리</w:t>
            </w:r>
            <w:r w:rsidRPr="00BD7D03">
              <w:rPr>
                <w:rFonts w:eastAsia="맑은 고딕"/>
                <w:sz w:val="22"/>
                <w:szCs w:val="22"/>
                <w:rPrChange w:id="1592" w:author="안세홍" w:date="2019-07-10T10:25:00Z">
                  <w:rPr>
                    <w:rFonts w:eastAsia="맑은 고딕" w:hint="eastAsia"/>
                    <w:sz w:val="22"/>
                    <w:szCs w:val="22"/>
                  </w:rPr>
                </w:rPrChange>
              </w:rPr>
              <w:t xml:space="preserve"> </w:t>
            </w:r>
          </w:ins>
          <w:ins w:id="1593" w:author="Phuong xinh gái" w:date="2019-07-01T20:06:00Z">
            <w:r w:rsidRPr="00BD7D03">
              <w:rPr>
                <w:rFonts w:eastAsia="맑은 고딕"/>
                <w:sz w:val="22"/>
                <w:szCs w:val="22"/>
                <w:rPrChange w:id="1594" w:author="안세홍" w:date="2019-07-10T10:25:00Z">
                  <w:rPr>
                    <w:rFonts w:eastAsia="맑은 고딕"/>
                    <w:sz w:val="22"/>
                    <w:szCs w:val="22"/>
                  </w:rPr>
                </w:rPrChange>
              </w:rPr>
              <w:t>지침</w:t>
            </w:r>
          </w:ins>
          <w:ins w:id="1595" w:author="Phuong xinh gái" w:date="2019-07-01T20:07:00Z">
            <w:del w:id="1596" w:author="안세홍" w:date="2019-07-10T10:26:00Z">
              <w:r w:rsidRPr="00BD7D03" w:rsidDel="00BD7D03">
                <w:rPr>
                  <w:rFonts w:eastAsia="맑은 고딕"/>
                  <w:sz w:val="22"/>
                  <w:szCs w:val="22"/>
                  <w:rPrChange w:id="1597" w:author="안세홍" w:date="2019-07-10T10:25:00Z">
                    <w:rPr>
                      <w:rFonts w:eastAsia="맑은 고딕" w:hint="eastAsia"/>
                      <w:sz w:val="22"/>
                      <w:szCs w:val="22"/>
                    </w:rPr>
                  </w:rPrChange>
                </w:rPr>
                <w:delText xml:space="preserve"> </w:delText>
              </w:r>
            </w:del>
          </w:ins>
          <w:ins w:id="1598" w:author="Phuong xinh gái" w:date="2019-07-01T20:06:00Z">
            <w:del w:id="1599" w:author="안세홍" w:date="2019-07-10T10:26:00Z">
              <w:r w:rsidRPr="00BD7D03" w:rsidDel="00BD7D03">
                <w:rPr>
                  <w:rFonts w:eastAsia="맑은 고딕"/>
                  <w:sz w:val="22"/>
                  <w:szCs w:val="22"/>
                  <w:rPrChange w:id="1600" w:author="안세홍" w:date="2019-07-10T10:25:00Z">
                    <w:rPr>
                      <w:rFonts w:eastAsia="맑은 고딕" w:hint="eastAsia"/>
                      <w:sz w:val="22"/>
                      <w:szCs w:val="22"/>
                    </w:rPr>
                  </w:rPrChange>
                </w:rPr>
                <w:delText xml:space="preserve">- </w:delText>
              </w:r>
            </w:del>
          </w:ins>
          <w:ins w:id="1601" w:author="Phuong xinh gái" w:date="2019-07-01T20:07:00Z">
            <w:del w:id="1602" w:author="안세홍" w:date="2019-07-10T10:26:00Z">
              <w:r w:rsidRPr="00BD7D03" w:rsidDel="00BD7D03">
                <w:rPr>
                  <w:rFonts w:eastAsia="맑은 고딕"/>
                  <w:sz w:val="22"/>
                  <w:szCs w:val="22"/>
                  <w:rPrChange w:id="1603" w:author="안세홍" w:date="2019-07-10T10:25:00Z">
                    <w:rPr>
                      <w:rFonts w:eastAsia="맑은 고딕"/>
                      <w:sz w:val="22"/>
                      <w:szCs w:val="22"/>
                    </w:rPr>
                  </w:rPrChange>
                </w:rPr>
                <w:delText xml:space="preserve"> </w:delText>
              </w:r>
            </w:del>
          </w:ins>
        </w:p>
        <w:p w:rsidR="000C0824" w:rsidRPr="00BD7D03" w:rsidRDefault="000C0824" w:rsidP="00BD7D03">
          <w:pPr>
            <w:jc w:val="center"/>
            <w:rPr>
              <w:ins w:id="1604" w:author="Phuong xinh gái" w:date="2019-07-01T20:06:00Z"/>
              <w:rFonts w:eastAsia="맑은 고딕"/>
              <w:sz w:val="22"/>
              <w:szCs w:val="22"/>
              <w:rPrChange w:id="1605" w:author="안세홍" w:date="2019-07-10T10:25:00Z">
                <w:rPr>
                  <w:ins w:id="1606" w:author="Phuong xinh gái" w:date="2019-07-01T20:06:00Z"/>
                  <w:rFonts w:eastAsia="맑은 고딕"/>
                  <w:sz w:val="22"/>
                  <w:szCs w:val="22"/>
                </w:rPr>
              </w:rPrChange>
            </w:rPr>
            <w:pPrChange w:id="1607" w:author="안세홍" w:date="2019-07-10T10:26:00Z">
              <w:pPr>
                <w:jc w:val="center"/>
              </w:pPr>
            </w:pPrChange>
          </w:pPr>
          <w:ins w:id="1608" w:author="Phuong xinh gái" w:date="2019-07-01T20:06:00Z">
            <w:r w:rsidRPr="00BD7D03">
              <w:rPr>
                <w:rFonts w:eastAsia="맑은 고딕"/>
                <w:sz w:val="22"/>
                <w:szCs w:val="22"/>
                <w:rPrChange w:id="1609" w:author="안세홍" w:date="2019-07-10T10:25:00Z">
                  <w:rPr>
                    <w:rFonts w:eastAsia="맑은 고딕" w:hint="eastAsia"/>
                    <w:sz w:val="22"/>
                    <w:szCs w:val="22"/>
                  </w:rPr>
                </w:rPrChange>
              </w:rPr>
              <w:t xml:space="preserve">Đề mục: Hướng dẫn </w:t>
            </w:r>
            <w:r w:rsidRPr="00BD7D03">
              <w:rPr>
                <w:rFonts w:eastAsia="맑은 고딕"/>
                <w:sz w:val="22"/>
                <w:szCs w:val="22"/>
                <w:rPrChange w:id="1610" w:author="안세홍" w:date="2019-07-10T10:25:00Z">
                  <w:rPr>
                    <w:rFonts w:eastAsia="맑은 고딕"/>
                    <w:sz w:val="22"/>
                    <w:szCs w:val="22"/>
                  </w:rPr>
                </w:rPrChange>
              </w:rPr>
              <w:t>bảo mật cá nhân</w:t>
            </w:r>
          </w:ins>
        </w:p>
      </w:tc>
      <w:tc>
        <w:tcPr>
          <w:tcW w:w="2872" w:type="dxa"/>
          <w:tcPrChange w:id="1611" w:author="안세홍" w:date="2019-07-10T10:26:00Z">
            <w:tcPr>
              <w:tcW w:w="2782" w:type="dxa"/>
            </w:tcPr>
          </w:tcPrChange>
        </w:tcPr>
        <w:p w:rsidR="000C0824" w:rsidRPr="00BD7D03" w:rsidRDefault="000C0824" w:rsidP="000C0824">
          <w:pPr>
            <w:spacing w:line="320" w:lineRule="atLeast"/>
            <w:rPr>
              <w:ins w:id="1612" w:author="Phuong xinh gái" w:date="2019-07-01T20:06:00Z"/>
              <w:rFonts w:eastAsia="맑은 고딕"/>
              <w:sz w:val="22"/>
              <w:szCs w:val="22"/>
              <w:rPrChange w:id="1613" w:author="안세홍" w:date="2019-07-10T10:25:00Z">
                <w:rPr>
                  <w:ins w:id="1614" w:author="Phuong xinh gái" w:date="2019-07-01T20:06:00Z"/>
                  <w:rFonts w:eastAsia="맑은 고딕"/>
                  <w:sz w:val="22"/>
                  <w:szCs w:val="22"/>
                </w:rPr>
              </w:rPrChange>
            </w:rPr>
          </w:pPr>
          <w:ins w:id="1615" w:author="Phuong xinh gái" w:date="2019-07-01T20:06:00Z">
            <w:r w:rsidRPr="00BD7D03">
              <w:rPr>
                <w:rFonts w:eastAsia="맑은 고딕"/>
                <w:sz w:val="22"/>
                <w:szCs w:val="22"/>
                <w:rPrChange w:id="1616" w:author="안세홍" w:date="2019-07-10T10:25:00Z">
                  <w:rPr>
                    <w:rFonts w:eastAsia="맑은 고딕"/>
                    <w:sz w:val="22"/>
                    <w:szCs w:val="22"/>
                  </w:rPr>
                </w:rPrChange>
              </w:rPr>
              <w:t>문서번호</w:t>
            </w:r>
            <w:r w:rsidRPr="00BD7D03">
              <w:rPr>
                <w:rFonts w:eastAsia="맑은 고딕"/>
                <w:sz w:val="22"/>
                <w:szCs w:val="22"/>
                <w:rPrChange w:id="1617" w:author="안세홍" w:date="2019-07-10T10:25:00Z">
                  <w:rPr>
                    <w:rFonts w:eastAsia="맑은 고딕"/>
                    <w:sz w:val="22"/>
                    <w:szCs w:val="22"/>
                  </w:rPr>
                </w:rPrChange>
              </w:rPr>
              <w:t xml:space="preserve"> : CI-V-19-53</w:t>
            </w:r>
          </w:ins>
        </w:p>
        <w:p w:rsidR="000C0824" w:rsidRPr="00BD7D03" w:rsidRDefault="000C0824" w:rsidP="000C0824">
          <w:pPr>
            <w:spacing w:line="320" w:lineRule="atLeast"/>
            <w:rPr>
              <w:ins w:id="1618" w:author="Phuong xinh gái" w:date="2019-07-01T20:06:00Z"/>
              <w:rFonts w:eastAsia="맑은 고딕"/>
              <w:sz w:val="22"/>
              <w:szCs w:val="22"/>
              <w:rPrChange w:id="1619" w:author="안세홍" w:date="2019-07-10T10:25:00Z">
                <w:rPr>
                  <w:ins w:id="1620" w:author="Phuong xinh gái" w:date="2019-07-01T20:06:00Z"/>
                  <w:rFonts w:eastAsia="맑은 고딕"/>
                  <w:sz w:val="22"/>
                  <w:szCs w:val="22"/>
                </w:rPr>
              </w:rPrChange>
            </w:rPr>
          </w:pPr>
          <w:ins w:id="1621" w:author="Phuong xinh gái" w:date="2019-07-01T20:06:00Z">
            <w:r w:rsidRPr="00BD7D03">
              <w:rPr>
                <w:rFonts w:eastAsia="맑은 고딕"/>
                <w:sz w:val="22"/>
                <w:szCs w:val="22"/>
                <w:rPrChange w:id="1622" w:author="안세홍" w:date="2019-07-10T10:25:00Z">
                  <w:rPr>
                    <w:rFonts w:eastAsia="맑은 고딕"/>
                    <w:sz w:val="22"/>
                    <w:szCs w:val="22"/>
                  </w:rPr>
                </w:rPrChange>
              </w:rPr>
              <w:t>Số văn bản</w:t>
            </w:r>
          </w:ins>
          <w:ins w:id="1623" w:author="안세홍" w:date="2019-07-10T10:26:00Z">
            <w:r w:rsidR="00BD7D03">
              <w:rPr>
                <w:rFonts w:eastAsia="맑은 고딕"/>
                <w:sz w:val="22"/>
                <w:szCs w:val="22"/>
              </w:rPr>
              <w:t xml:space="preserve"> </w:t>
            </w:r>
          </w:ins>
          <w:ins w:id="1624" w:author="Phuong xinh gái" w:date="2019-07-01T20:06:00Z">
            <w:r w:rsidRPr="00BD7D03">
              <w:rPr>
                <w:rFonts w:eastAsia="맑은 고딕"/>
                <w:sz w:val="22"/>
                <w:szCs w:val="22"/>
                <w:rPrChange w:id="1625" w:author="안세홍" w:date="2019-07-10T10:25:00Z">
                  <w:rPr>
                    <w:rFonts w:eastAsia="맑은 고딕"/>
                    <w:sz w:val="22"/>
                    <w:szCs w:val="22"/>
                  </w:rPr>
                </w:rPrChange>
              </w:rPr>
              <w:t>: CI-V-19-53</w:t>
            </w:r>
          </w:ins>
        </w:p>
        <w:p w:rsidR="00BD7D03" w:rsidRDefault="000C0824" w:rsidP="000C0824">
          <w:pPr>
            <w:spacing w:line="320" w:lineRule="atLeast"/>
            <w:rPr>
              <w:ins w:id="1626" w:author="안세홍" w:date="2019-07-10T10:26:00Z"/>
              <w:rFonts w:eastAsia="맑은 고딕"/>
              <w:sz w:val="22"/>
              <w:szCs w:val="22"/>
            </w:rPr>
          </w:pPr>
          <w:ins w:id="1627" w:author="Phuong xinh gái" w:date="2019-07-01T20:06:00Z">
            <w:r w:rsidRPr="00BD7D03">
              <w:rPr>
                <w:rFonts w:eastAsia="맑은 고딕"/>
                <w:sz w:val="22"/>
                <w:szCs w:val="22"/>
                <w:rPrChange w:id="1628" w:author="안세홍" w:date="2019-07-10T10:25:00Z">
                  <w:rPr>
                    <w:rFonts w:eastAsia="맑은 고딕"/>
                    <w:sz w:val="22"/>
                    <w:szCs w:val="22"/>
                  </w:rPr>
                </w:rPrChange>
              </w:rPr>
              <w:t>개정번호</w:t>
            </w:r>
            <w:r w:rsidRPr="00BD7D03">
              <w:rPr>
                <w:rFonts w:eastAsia="맑은 고딕"/>
                <w:sz w:val="22"/>
                <w:szCs w:val="22"/>
                <w:rPrChange w:id="1629" w:author="안세홍" w:date="2019-07-10T10:25:00Z">
                  <w:rPr>
                    <w:rFonts w:eastAsia="맑은 고딕"/>
                    <w:sz w:val="22"/>
                    <w:szCs w:val="22"/>
                  </w:rPr>
                </w:rPrChange>
              </w:rPr>
              <w:t xml:space="preserve"> : -</w:t>
            </w:r>
          </w:ins>
        </w:p>
        <w:p w:rsidR="000C0824" w:rsidRPr="00BD7D03" w:rsidRDefault="000C0824" w:rsidP="000C0824">
          <w:pPr>
            <w:spacing w:line="320" w:lineRule="atLeast"/>
            <w:rPr>
              <w:ins w:id="1630" w:author="Phuong xinh gái" w:date="2019-07-01T20:06:00Z"/>
              <w:rFonts w:eastAsia="맑은 고딕"/>
              <w:sz w:val="22"/>
              <w:szCs w:val="22"/>
              <w:rPrChange w:id="1631" w:author="안세홍" w:date="2019-07-10T10:25:00Z">
                <w:rPr>
                  <w:ins w:id="1632" w:author="Phuong xinh gái" w:date="2019-07-01T20:06:00Z"/>
                  <w:rFonts w:eastAsia="맑은 고딕"/>
                  <w:sz w:val="22"/>
                  <w:szCs w:val="22"/>
                </w:rPr>
              </w:rPrChange>
            </w:rPr>
          </w:pPr>
          <w:ins w:id="1633" w:author="Phuong xinh gái" w:date="2019-07-01T20:06:00Z">
            <w:del w:id="1634" w:author="안세홍" w:date="2019-07-10T10:26:00Z">
              <w:r w:rsidRPr="00BD7D03" w:rsidDel="00BD7D03">
                <w:rPr>
                  <w:rFonts w:eastAsia="맑은 고딕"/>
                  <w:sz w:val="22"/>
                  <w:szCs w:val="22"/>
                  <w:rPrChange w:id="1635" w:author="안세홍" w:date="2019-07-10T10:25:00Z">
                    <w:rPr>
                      <w:rFonts w:eastAsia="맑은 고딕"/>
                      <w:sz w:val="22"/>
                      <w:szCs w:val="22"/>
                    </w:rPr>
                  </w:rPrChange>
                </w:rPr>
                <w:delText xml:space="preserve"> (</w:delText>
              </w:r>
            </w:del>
            <w:r w:rsidRPr="00BD7D03">
              <w:rPr>
                <w:rFonts w:eastAsia="맑은 고딕"/>
                <w:sz w:val="22"/>
                <w:szCs w:val="22"/>
                <w:rPrChange w:id="1636" w:author="안세홍" w:date="2019-07-10T10:25:00Z">
                  <w:rPr>
                    <w:rFonts w:eastAsia="맑은 고딕"/>
                    <w:sz w:val="22"/>
                    <w:szCs w:val="22"/>
                  </w:rPr>
                </w:rPrChange>
              </w:rPr>
              <w:t>Số sửa đổi</w:t>
            </w:r>
          </w:ins>
          <w:ins w:id="1637" w:author="안세홍" w:date="2019-07-10T10:26:00Z">
            <w:r w:rsidR="00BD7D03">
              <w:rPr>
                <w:rFonts w:eastAsia="맑은 고딕"/>
                <w:sz w:val="22"/>
                <w:szCs w:val="22"/>
              </w:rPr>
              <w:t xml:space="preserve"> </w:t>
            </w:r>
          </w:ins>
          <w:ins w:id="1638" w:author="Phuong xinh gái" w:date="2019-07-01T20:06:00Z">
            <w:r w:rsidRPr="00BD7D03">
              <w:rPr>
                <w:rFonts w:eastAsia="맑은 고딕"/>
                <w:sz w:val="22"/>
                <w:szCs w:val="22"/>
                <w:rPrChange w:id="1639" w:author="안세홍" w:date="2019-07-10T10:25:00Z">
                  <w:rPr>
                    <w:rFonts w:eastAsia="맑은 고딕"/>
                    <w:sz w:val="22"/>
                    <w:szCs w:val="22"/>
                  </w:rPr>
                </w:rPrChange>
              </w:rPr>
              <w:t>: -</w:t>
            </w:r>
            <w:del w:id="1640" w:author="안세홍" w:date="2019-07-10T10:26:00Z">
              <w:r w:rsidRPr="00BD7D03" w:rsidDel="00BD7D03">
                <w:rPr>
                  <w:rFonts w:eastAsia="맑은 고딕"/>
                  <w:sz w:val="22"/>
                  <w:szCs w:val="22"/>
                  <w:rPrChange w:id="1641" w:author="안세홍" w:date="2019-07-10T10:25:00Z">
                    <w:rPr>
                      <w:rFonts w:eastAsia="맑은 고딕"/>
                      <w:sz w:val="22"/>
                      <w:szCs w:val="22"/>
                    </w:rPr>
                  </w:rPrChange>
                </w:rPr>
                <w:delText>)</w:delText>
              </w:r>
            </w:del>
          </w:ins>
        </w:p>
        <w:p w:rsidR="000C0824" w:rsidRPr="00BD7D03" w:rsidRDefault="000C0824" w:rsidP="000C0824">
          <w:pPr>
            <w:pStyle w:val="Header"/>
            <w:spacing w:line="340" w:lineRule="atLeast"/>
            <w:rPr>
              <w:ins w:id="1642" w:author="Phuong xinh gái" w:date="2019-07-01T20:06:00Z"/>
              <w:rFonts w:eastAsia="맑은 고딕"/>
              <w:rPrChange w:id="1643" w:author="안세홍" w:date="2019-07-10T10:25:00Z">
                <w:rPr>
                  <w:ins w:id="1644" w:author="Phuong xinh gái" w:date="2019-07-01T20:06:00Z"/>
                  <w:rFonts w:eastAsia="맑은 고딕"/>
                </w:rPr>
              </w:rPrChange>
            </w:rPr>
          </w:pPr>
          <w:ins w:id="1645" w:author="Phuong xinh gái" w:date="2019-07-01T20:06:00Z">
            <w:r w:rsidRPr="00BD7D03">
              <w:rPr>
                <w:rFonts w:eastAsia="맑은 고딕"/>
                <w:sz w:val="22"/>
                <w:szCs w:val="22"/>
                <w:rPrChange w:id="1646" w:author="안세홍" w:date="2019-07-10T10:25:00Z">
                  <w:rPr>
                    <w:rFonts w:eastAsia="맑은 고딕"/>
                    <w:sz w:val="22"/>
                    <w:szCs w:val="22"/>
                  </w:rPr>
                </w:rPrChange>
              </w:rPr>
              <w:t xml:space="preserve">PAGE : </w:t>
            </w:r>
            <w:r w:rsidRPr="00BD7D03">
              <w:rPr>
                <w:rFonts w:eastAsia="맑은 고딕"/>
                <w:sz w:val="22"/>
                <w:szCs w:val="22"/>
                <w:rPrChange w:id="1647" w:author="안세홍" w:date="2019-07-10T10:25:00Z">
                  <w:rPr>
                    <w:rFonts w:eastAsia="맑은 고딕"/>
                    <w:sz w:val="22"/>
                    <w:szCs w:val="22"/>
                  </w:rPr>
                </w:rPrChange>
              </w:rPr>
              <w:fldChar w:fldCharType="begin"/>
            </w:r>
            <w:r w:rsidRPr="00BD7D03">
              <w:rPr>
                <w:rFonts w:eastAsia="맑은 고딕"/>
                <w:sz w:val="22"/>
                <w:szCs w:val="22"/>
                <w:rPrChange w:id="1648" w:author="안세홍" w:date="2019-07-10T10:25:00Z">
                  <w:rPr>
                    <w:rFonts w:eastAsia="맑은 고딕"/>
                    <w:sz w:val="22"/>
                    <w:szCs w:val="22"/>
                  </w:rPr>
                </w:rPrChange>
              </w:rPr>
              <w:instrText xml:space="preserve"> PAGE   \* MERGEFORMAT </w:instrText>
            </w:r>
            <w:r w:rsidRPr="00BD7D03">
              <w:rPr>
                <w:rFonts w:eastAsia="맑은 고딕"/>
                <w:sz w:val="22"/>
                <w:szCs w:val="22"/>
                <w:rPrChange w:id="1649" w:author="안세홍" w:date="2019-07-10T10:25:00Z">
                  <w:rPr>
                    <w:rFonts w:eastAsia="맑은 고딕"/>
                    <w:sz w:val="22"/>
                    <w:szCs w:val="22"/>
                  </w:rPr>
                </w:rPrChange>
              </w:rPr>
              <w:fldChar w:fldCharType="separate"/>
            </w:r>
          </w:ins>
          <w:r w:rsidR="00BD7D03" w:rsidRPr="00BD7D03">
            <w:rPr>
              <w:rFonts w:eastAsia="맑은 고딕"/>
              <w:noProof/>
              <w:sz w:val="22"/>
              <w:szCs w:val="22"/>
              <w:lang w:val="ko-KR"/>
            </w:rPr>
            <w:t>2</w:t>
          </w:r>
          <w:ins w:id="1650" w:author="Phuong xinh gái" w:date="2019-07-01T20:06:00Z">
            <w:r w:rsidRPr="00BD7D03">
              <w:rPr>
                <w:rFonts w:eastAsia="맑은 고딕"/>
                <w:sz w:val="22"/>
                <w:szCs w:val="22"/>
                <w:rPrChange w:id="1651" w:author="안세홍" w:date="2019-07-10T10:25:00Z">
                  <w:rPr>
                    <w:rFonts w:eastAsia="맑은 고딕"/>
                    <w:sz w:val="22"/>
                    <w:szCs w:val="22"/>
                  </w:rPr>
                </w:rPrChange>
              </w:rPr>
              <w:fldChar w:fldCharType="end"/>
            </w:r>
          </w:ins>
        </w:p>
      </w:tc>
    </w:tr>
  </w:tbl>
  <w:p w:rsidR="0039129F" w:rsidRPr="00BD7D03" w:rsidDel="000C0824" w:rsidRDefault="008B25A2">
    <w:pPr>
      <w:pStyle w:val="Header"/>
      <w:rPr>
        <w:del w:id="1652" w:author="Phuong xinh gái" w:date="2019-07-01T20:06:00Z"/>
        <w:sz w:val="20"/>
        <w:szCs w:val="20"/>
        <w:rPrChange w:id="1653" w:author="안세홍" w:date="2019-07-10T10:25:00Z">
          <w:rPr>
            <w:del w:id="1654" w:author="Phuong xinh gái" w:date="2019-07-01T20:06:00Z"/>
            <w:sz w:val="20"/>
            <w:szCs w:val="20"/>
          </w:rPr>
        </w:rPrChange>
      </w:rPr>
      <w:pPrChange w:id="1655" w:author="Phuong xinh gái" w:date="2019-07-01T20:06:00Z">
        <w:pPr>
          <w:pStyle w:val="Header"/>
          <w:ind w:left="360"/>
        </w:pPr>
      </w:pPrChange>
    </w:pPr>
    <w:ins w:id="1656" w:author="안세홍" w:date="2019-05-23T17:08:00Z">
      <w:del w:id="1657" w:author="Phuong xinh gái" w:date="2019-07-01T20:06:00Z">
        <w:r w:rsidRPr="00BD7D03" w:rsidDel="000C0824">
          <w:rPr>
            <w:noProof/>
            <w:sz w:val="20"/>
            <w:szCs w:val="20"/>
            <w:rPrChange w:id="1658" w:author="안세홍" w:date="2019-07-10T10:25:00Z">
              <w:rPr>
                <w:noProof/>
                <w:sz w:val="20"/>
                <w:szCs w:val="20"/>
              </w:rPr>
            </w:rPrChange>
          </w:rPr>
          <mc:AlternateContent>
            <mc:Choice Requires="wps">
              <w:drawing>
                <wp:anchor distT="0" distB="0" distL="114300" distR="114300" simplePos="0" relativeHeight="251660288" behindDoc="0" locked="0" layoutInCell="0" allowOverlap="1">
                  <wp:simplePos x="0" y="0"/>
                  <wp:positionH relativeFrom="column">
                    <wp:posOffset>4687570</wp:posOffset>
                  </wp:positionH>
                  <wp:positionV relativeFrom="paragraph">
                    <wp:posOffset>12065</wp:posOffset>
                  </wp:positionV>
                  <wp:extent cx="1598930" cy="685800"/>
                  <wp:effectExtent l="0" t="0" r="1270" b="0"/>
                  <wp:wrapNone/>
                  <wp:docPr id="2050" name="shape20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8930" cy="685800"/>
                          </a:xfrm>
                          <a:prstGeom prst="rect">
                            <a:avLst/>
                          </a:prstGeom>
                          <a:noFill/>
                          <a:ln>
                            <a:solidFill>
                              <a:srgbClr val="000000"/>
                            </a:solidFill>
                            <a:miter lim="800000"/>
                          </a:ln>
                        </wps:spPr>
                        <wps:txbx>
                          <w:txbxContent>
                            <w:p w:rsidR="009E7867" w:rsidRPr="000C6FB2" w:rsidRDefault="009E7867" w:rsidP="009E7867">
                              <w:pPr>
                                <w:spacing w:line="320" w:lineRule="atLeast"/>
                                <w:rPr>
                                  <w:rFonts w:ascii="맑은 고딕" w:eastAsia="맑은 고딕" w:hAnsi="맑은 고딕"/>
                                  <w:sz w:val="20"/>
                                  <w:szCs w:val="20"/>
                                </w:rPr>
                              </w:pPr>
                              <w:r w:rsidRPr="000C6FB2">
                                <w:rPr>
                                  <w:rFonts w:ascii="맑은 고딕" w:eastAsia="맑은 고딕" w:hAnsi="맑은 고딕" w:hint="eastAsia"/>
                                  <w:sz w:val="20"/>
                                  <w:szCs w:val="20"/>
                                </w:rPr>
                                <w:t>문서번호</w:t>
                              </w:r>
                              <w:r w:rsidRPr="000C6FB2">
                                <w:rPr>
                                  <w:rFonts w:ascii="맑은 고딕" w:eastAsia="맑은 고딕" w:hAnsi="맑은 고딕"/>
                                  <w:sz w:val="20"/>
                                  <w:szCs w:val="20"/>
                                </w:rPr>
                                <w:t xml:space="preserve"> : </w:t>
                              </w:r>
                              <w:r w:rsidRPr="000C6FB2">
                                <w:rPr>
                                  <w:rFonts w:ascii="맑은 고딕" w:eastAsia="맑은 고딕" w:hAnsi="맑은 고딕" w:hint="eastAsia"/>
                                  <w:sz w:val="20"/>
                                  <w:szCs w:val="20"/>
                                </w:rPr>
                                <w:t>C</w:t>
                              </w:r>
                              <w:r w:rsidRPr="000C6FB2">
                                <w:rPr>
                                  <w:rFonts w:ascii="맑은 고딕" w:eastAsia="맑은 고딕" w:hAnsi="맑은 고딕"/>
                                  <w:sz w:val="20"/>
                                  <w:szCs w:val="20"/>
                                </w:rPr>
                                <w:t>I</w:t>
                              </w:r>
                              <w:r>
                                <w:rPr>
                                  <w:rFonts w:ascii="맑은 고딕" w:eastAsia="맑은 고딕" w:hAnsi="맑은 고딕" w:hint="eastAsia"/>
                                  <w:sz w:val="20"/>
                                  <w:szCs w:val="20"/>
                                </w:rPr>
                                <w:t>-</w:t>
                              </w:r>
                              <w:ins w:id="1659" w:author="안세홍" w:date="2019-06-14T12:50:00Z">
                                <w:r w:rsidR="00913A79">
                                  <w:rPr>
                                    <w:rFonts w:ascii="맑은 고딕" w:eastAsia="맑은 고딕" w:hAnsi="맑은 고딕"/>
                                    <w:sz w:val="20"/>
                                    <w:szCs w:val="20"/>
                                  </w:rPr>
                                  <w:t>V</w:t>
                                </w:r>
                              </w:ins>
                              <w:del w:id="1660" w:author="안세홍" w:date="2019-06-14T12:50:00Z">
                                <w:r w:rsidDel="00913A79">
                                  <w:rPr>
                                    <w:rFonts w:ascii="맑은 고딕" w:eastAsia="맑은 고딕" w:hAnsi="맑은 고딕" w:hint="eastAsia"/>
                                    <w:sz w:val="20"/>
                                    <w:szCs w:val="20"/>
                                  </w:rPr>
                                  <w:delText>G</w:delText>
                                </w:r>
                              </w:del>
                              <w:r>
                                <w:rPr>
                                  <w:rFonts w:ascii="맑은 고딕" w:eastAsia="맑은 고딕" w:hAnsi="맑은 고딕" w:hint="eastAsia"/>
                                  <w:sz w:val="20"/>
                                  <w:szCs w:val="20"/>
                                </w:rPr>
                                <w:t>-</w:t>
                              </w:r>
                              <w:del w:id="1661" w:author="안세홍" w:date="2019-06-14T12:50:00Z">
                                <w:r w:rsidDel="00913A79">
                                  <w:rPr>
                                    <w:rFonts w:ascii="맑은 고딕" w:eastAsia="맑은 고딕" w:hAnsi="맑은 고딕" w:hint="eastAsia"/>
                                    <w:sz w:val="20"/>
                                    <w:szCs w:val="20"/>
                                  </w:rPr>
                                  <w:delText>03</w:delText>
                                </w:r>
                              </w:del>
                              <w:ins w:id="1662" w:author="안세홍" w:date="2019-06-14T12:50:00Z">
                                <w:r w:rsidR="00913A79">
                                  <w:rPr>
                                    <w:rFonts w:ascii="맑은 고딕" w:eastAsia="맑은 고딕" w:hAnsi="맑은 고딕"/>
                                    <w:sz w:val="20"/>
                                    <w:szCs w:val="20"/>
                                  </w:rPr>
                                  <w:t>19</w:t>
                                </w:r>
                              </w:ins>
                              <w:r>
                                <w:rPr>
                                  <w:rFonts w:ascii="맑은 고딕" w:eastAsia="맑은 고딕" w:hAnsi="맑은 고딕" w:hint="eastAsia"/>
                                  <w:sz w:val="20"/>
                                  <w:szCs w:val="20"/>
                                </w:rPr>
                                <w:t>-</w:t>
                              </w:r>
                              <w:ins w:id="1663" w:author="안세홍" w:date="2019-06-17T10:22:00Z">
                                <w:r w:rsidR="00F671C3">
                                  <w:rPr>
                                    <w:rFonts w:ascii="맑은 고딕" w:eastAsia="맑은 고딕" w:hAnsi="맑은 고딕"/>
                                    <w:sz w:val="20"/>
                                    <w:szCs w:val="20"/>
                                  </w:rPr>
                                  <w:t>53</w:t>
                                </w:r>
                              </w:ins>
                              <w:del w:id="1664" w:author="안세홍" w:date="2019-06-17T10:22:00Z">
                                <w:r w:rsidDel="00F671C3">
                                  <w:rPr>
                                    <w:rFonts w:ascii="맑은 고딕" w:eastAsia="맑은 고딕" w:hAnsi="맑은 고딕" w:hint="eastAsia"/>
                                    <w:sz w:val="20"/>
                                    <w:szCs w:val="20"/>
                                  </w:rPr>
                                  <w:delText>1</w:delText>
                                </w:r>
                              </w:del>
                              <w:del w:id="1665" w:author="안세홍" w:date="2019-05-23T17:08:00Z">
                                <w:r w:rsidDel="009E7867">
                                  <w:rPr>
                                    <w:rFonts w:ascii="맑은 고딕" w:eastAsia="맑은 고딕" w:hAnsi="맑은 고딕" w:hint="eastAsia"/>
                                    <w:sz w:val="20"/>
                                    <w:szCs w:val="20"/>
                                  </w:rPr>
                                  <w:delText>0</w:delText>
                                </w:r>
                              </w:del>
                            </w:p>
                            <w:p w:rsidR="009E7867" w:rsidRPr="000C6FB2" w:rsidRDefault="009E7867" w:rsidP="009E7867">
                              <w:pPr>
                                <w:spacing w:line="320" w:lineRule="atLeast"/>
                                <w:rPr>
                                  <w:rFonts w:ascii="맑은 고딕" w:eastAsia="맑은 고딕" w:hAnsi="맑은 고딕"/>
                                  <w:sz w:val="20"/>
                                  <w:szCs w:val="20"/>
                                </w:rPr>
                              </w:pPr>
                              <w:r w:rsidRPr="000C6FB2">
                                <w:rPr>
                                  <w:rFonts w:ascii="맑은 고딕" w:eastAsia="맑은 고딕" w:hAnsi="맑은 고딕" w:hint="eastAsia"/>
                                  <w:sz w:val="20"/>
                                  <w:szCs w:val="20"/>
                                </w:rPr>
                                <w:t>개정번호</w:t>
                              </w:r>
                              <w:r w:rsidRPr="000C6FB2">
                                <w:rPr>
                                  <w:rFonts w:ascii="맑은 고딕" w:eastAsia="맑은 고딕" w:hAnsi="맑은 고딕"/>
                                  <w:sz w:val="20"/>
                                  <w:szCs w:val="20"/>
                                </w:rPr>
                                <w:t xml:space="preserve"> : </w:t>
                              </w:r>
                              <w:ins w:id="1666" w:author="안세홍" w:date="2019-06-18T17:09:00Z">
                                <w:r w:rsidR="00C227C4">
                                  <w:rPr>
                                    <w:rFonts w:ascii="맑은 고딕" w:eastAsia="맑은 고딕" w:hAnsi="맑은 고딕"/>
                                    <w:sz w:val="20"/>
                                    <w:szCs w:val="20"/>
                                  </w:rPr>
                                  <w:t>-</w:t>
                                </w:r>
                              </w:ins>
                              <w:del w:id="1667" w:author="안세홍" w:date="2019-06-18T17:09:00Z">
                                <w:r w:rsidRPr="000C6FB2" w:rsidDel="00C227C4">
                                  <w:rPr>
                                    <w:rFonts w:ascii="맑은 고딕" w:eastAsia="맑은 고딕" w:hAnsi="맑은 고딕" w:hint="eastAsia"/>
                                    <w:sz w:val="20"/>
                                    <w:szCs w:val="20"/>
                                  </w:rPr>
                                  <w:delText>0</w:delText>
                                </w:r>
                              </w:del>
                            </w:p>
                            <w:p w:rsidR="009E7867" w:rsidRPr="000C6FB2" w:rsidRDefault="009E7867" w:rsidP="009E7867">
                              <w:pPr>
                                <w:spacing w:line="320" w:lineRule="atLeast"/>
                                <w:rPr>
                                  <w:rFonts w:ascii="맑은 고딕" w:eastAsia="맑은 고딕" w:hAnsi="맑은 고딕"/>
                                  <w:sz w:val="20"/>
                                  <w:szCs w:val="20"/>
                                </w:rPr>
                              </w:pPr>
                              <w:r w:rsidRPr="000C6FB2">
                                <w:rPr>
                                  <w:rFonts w:ascii="맑은 고딕" w:eastAsia="맑은 고딕" w:hAnsi="맑은 고딕"/>
                                  <w:sz w:val="20"/>
                                  <w:szCs w:val="20"/>
                                </w:rPr>
                                <w:t xml:space="preserve">P A G E  : </w:t>
                              </w:r>
                              <w:r w:rsidRPr="000C6FB2">
                                <w:rPr>
                                  <w:rStyle w:val="PageNumber"/>
                                  <w:rFonts w:ascii="맑은 고딕" w:eastAsia="맑은 고딕" w:hAnsi="맑은 고딕"/>
                                  <w:sz w:val="20"/>
                                  <w:szCs w:val="20"/>
                                </w:rPr>
                                <w:fldChar w:fldCharType="begin"/>
                              </w:r>
                              <w:r w:rsidRPr="000C6FB2">
                                <w:rPr>
                                  <w:rStyle w:val="PageNumber"/>
                                  <w:rFonts w:ascii="맑은 고딕" w:eastAsia="맑은 고딕" w:hAnsi="맑은 고딕"/>
                                  <w:sz w:val="20"/>
                                  <w:szCs w:val="20"/>
                                </w:rPr>
                                <w:instrText xml:space="preserve"> PAGE </w:instrText>
                              </w:r>
                              <w:r w:rsidRPr="000C6FB2">
                                <w:rPr>
                                  <w:rStyle w:val="PageNumber"/>
                                  <w:rFonts w:ascii="맑은 고딕" w:eastAsia="맑은 고딕" w:hAnsi="맑은 고딕"/>
                                  <w:sz w:val="20"/>
                                  <w:szCs w:val="20"/>
                                </w:rPr>
                                <w:fldChar w:fldCharType="separate"/>
                              </w:r>
                              <w:r w:rsidR="00BD7D03">
                                <w:rPr>
                                  <w:rStyle w:val="PageNumber"/>
                                  <w:rFonts w:ascii="맑은 고딕" w:eastAsia="맑은 고딕" w:hAnsi="맑은 고딕"/>
                                  <w:noProof/>
                                  <w:sz w:val="20"/>
                                  <w:szCs w:val="20"/>
                                </w:rPr>
                                <w:t>2</w:t>
                              </w:r>
                              <w:r w:rsidRPr="000C6FB2">
                                <w:rPr>
                                  <w:rStyle w:val="PageNumber"/>
                                  <w:rFonts w:ascii="맑은 고딕" w:eastAsia="맑은 고딕" w:hAnsi="맑은 고딕"/>
                                  <w:sz w:val="20"/>
                                  <w:szCs w:val="20"/>
                                </w:rPr>
                                <w:fldChar w:fldCharType="end"/>
                              </w:r>
                            </w:p>
                            <w:p w:rsidR="009E7867" w:rsidRDefault="009E7867" w:rsidP="009E7867">
                              <w:pPr>
                                <w:spacing w:line="320" w:lineRule="atLeast"/>
                              </w:pPr>
                            </w:p>
                            <w:p w:rsidR="009E7867" w:rsidRDefault="009E7867" w:rsidP="009E7867">
                              <w:pPr>
                                <w:spacing w:line="320" w:lineRule="atLeast"/>
                              </w:pPr>
                            </w:p>
                            <w:p w:rsidR="009E7867" w:rsidRDefault="009E7867" w:rsidP="009E7867">
                              <w:pPr>
                                <w:spacing w:line="320" w:lineRule="atLeast"/>
                              </w:pPr>
                            </w:p>
                          </w:txbxContent>
                        </wps:txbx>
                        <wps:bodyPr rot="0" vert="horz" wrap="square" lIns="12700" tIns="12700" rIns="12700" bIns="12700" anchor="t" upright="1">
                          <a:noAutofit/>
                        </wps:bodyPr>
                      </wps:wsp>
                    </a:graphicData>
                  </a:graphic>
                  <wp14:sizeRelH relativeFrom="page">
                    <wp14:pctWidth>0</wp14:pctWidth>
                  </wp14:sizeRelH>
                  <wp14:sizeRelV relativeFrom="page">
                    <wp14:pctHeight>0</wp14:pctHeight>
                  </wp14:sizeRelV>
                </wp:anchor>
              </w:drawing>
            </mc:Choice>
            <mc:Fallback>
              <w:pict>
                <v:rect id="shape2050" o:spid="_x0000_s1026" style="position:absolute;left:0;text-align:left;margin-left:369.1pt;margin-top:.95pt;width:125.9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" o:allowincell="f" filled="f">
                  <v:path arrowok="t"/>
                  <v:textbox inset="1pt,1pt,1pt,1pt">
                    <w:txbxContent>
                      <w:p w:rsidR="009E7867" w:rsidRPr="000C6FB2" w:rsidRDefault="009E7867" w:rsidP="009E7867">
                        <w:pPr>
                          <w:spacing w:line="320" w:lineRule="atLeast"/>
                          <w:rPr>
                            <w:rFonts w:ascii="맑은 고딕" w:eastAsia="맑은 고딕" w:hAnsi="맑은 고딕"/>
                            <w:sz w:val="20"/>
                            <w:szCs w:val="20"/>
                          </w:rPr>
                        </w:pPr>
                        <w:r w:rsidRPr="000C6FB2">
                          <w:rPr>
                            <w:rFonts w:ascii="맑은 고딕" w:eastAsia="맑은 고딕" w:hAnsi="맑은 고딕" w:hint="eastAsia"/>
                            <w:sz w:val="20"/>
                            <w:szCs w:val="20"/>
                          </w:rPr>
                          <w:t>문서번호</w:t>
                        </w:r>
                        <w:r w:rsidRPr="000C6FB2">
                          <w:rPr>
                            <w:rFonts w:ascii="맑은 고딕" w:eastAsia="맑은 고딕" w:hAnsi="맑은 고딕"/>
                            <w:sz w:val="20"/>
                            <w:szCs w:val="20"/>
                          </w:rPr>
                          <w:t xml:space="preserve"> : </w:t>
                        </w:r>
                        <w:r w:rsidRPr="000C6FB2">
                          <w:rPr>
                            <w:rFonts w:ascii="맑은 고딕" w:eastAsia="맑은 고딕" w:hAnsi="맑은 고딕" w:hint="eastAsia"/>
                            <w:sz w:val="20"/>
                            <w:szCs w:val="20"/>
                          </w:rPr>
                          <w:t>C</w:t>
                        </w:r>
                        <w:r w:rsidRPr="000C6FB2">
                          <w:rPr>
                            <w:rFonts w:ascii="맑은 고딕" w:eastAsia="맑은 고딕" w:hAnsi="맑은 고딕"/>
                            <w:sz w:val="20"/>
                            <w:szCs w:val="20"/>
                          </w:rPr>
                          <w:t>I</w:t>
                        </w:r>
                        <w:r>
                          <w:rPr>
                            <w:rFonts w:ascii="맑은 고딕" w:eastAsia="맑은 고딕" w:hAnsi="맑은 고딕" w:hint="eastAsia"/>
                            <w:sz w:val="20"/>
                            <w:szCs w:val="20"/>
                          </w:rPr>
                          <w:t>-</w:t>
                        </w:r>
                        <w:ins w:id="1668" w:author="안세홍" w:date="2019-06-14T12:50:00Z">
                          <w:r w:rsidR="00913A79">
                            <w:rPr>
                              <w:rFonts w:ascii="맑은 고딕" w:eastAsia="맑은 고딕" w:hAnsi="맑은 고딕"/>
                              <w:sz w:val="20"/>
                              <w:szCs w:val="20"/>
                            </w:rPr>
                            <w:t>V</w:t>
                          </w:r>
                        </w:ins>
                        <w:del w:id="1669" w:author="안세홍" w:date="2019-06-14T12:50:00Z">
                          <w:r w:rsidDel="00913A79">
                            <w:rPr>
                              <w:rFonts w:ascii="맑은 고딕" w:eastAsia="맑은 고딕" w:hAnsi="맑은 고딕" w:hint="eastAsia"/>
                              <w:sz w:val="20"/>
                              <w:szCs w:val="20"/>
                            </w:rPr>
                            <w:delText>G</w:delText>
                          </w:r>
                        </w:del>
                        <w:r>
                          <w:rPr>
                            <w:rFonts w:ascii="맑은 고딕" w:eastAsia="맑은 고딕" w:hAnsi="맑은 고딕" w:hint="eastAsia"/>
                            <w:sz w:val="20"/>
                            <w:szCs w:val="20"/>
                          </w:rPr>
                          <w:t>-</w:t>
                        </w:r>
                        <w:del w:id="1670" w:author="안세홍" w:date="2019-06-14T12:50:00Z">
                          <w:r w:rsidDel="00913A79">
                            <w:rPr>
                              <w:rFonts w:ascii="맑은 고딕" w:eastAsia="맑은 고딕" w:hAnsi="맑은 고딕" w:hint="eastAsia"/>
                              <w:sz w:val="20"/>
                              <w:szCs w:val="20"/>
                            </w:rPr>
                            <w:delText>03</w:delText>
                          </w:r>
                        </w:del>
                        <w:ins w:id="1671" w:author="안세홍" w:date="2019-06-14T12:50:00Z">
                          <w:r w:rsidR="00913A79">
                            <w:rPr>
                              <w:rFonts w:ascii="맑은 고딕" w:eastAsia="맑은 고딕" w:hAnsi="맑은 고딕"/>
                              <w:sz w:val="20"/>
                              <w:szCs w:val="20"/>
                            </w:rPr>
                            <w:t>19</w:t>
                          </w:r>
                        </w:ins>
                        <w:r>
                          <w:rPr>
                            <w:rFonts w:ascii="맑은 고딕" w:eastAsia="맑은 고딕" w:hAnsi="맑은 고딕" w:hint="eastAsia"/>
                            <w:sz w:val="20"/>
                            <w:szCs w:val="20"/>
                          </w:rPr>
                          <w:t>-</w:t>
                        </w:r>
                        <w:ins w:id="1672" w:author="안세홍" w:date="2019-06-17T10:22:00Z">
                          <w:r w:rsidR="00F671C3">
                            <w:rPr>
                              <w:rFonts w:ascii="맑은 고딕" w:eastAsia="맑은 고딕" w:hAnsi="맑은 고딕"/>
                              <w:sz w:val="20"/>
                              <w:szCs w:val="20"/>
                            </w:rPr>
                            <w:t>53</w:t>
                          </w:r>
                        </w:ins>
                        <w:del w:id="1673" w:author="안세홍" w:date="2019-06-17T10:22:00Z">
                          <w:r w:rsidDel="00F671C3">
                            <w:rPr>
                              <w:rFonts w:ascii="맑은 고딕" w:eastAsia="맑은 고딕" w:hAnsi="맑은 고딕" w:hint="eastAsia"/>
                              <w:sz w:val="20"/>
                              <w:szCs w:val="20"/>
                            </w:rPr>
                            <w:delText>1</w:delText>
                          </w:r>
                        </w:del>
                        <w:del w:id="1674" w:author="안세홍" w:date="2019-05-23T17:08:00Z">
                          <w:r w:rsidDel="009E7867">
                            <w:rPr>
                              <w:rFonts w:ascii="맑은 고딕" w:eastAsia="맑은 고딕" w:hAnsi="맑은 고딕" w:hint="eastAsia"/>
                              <w:sz w:val="20"/>
                              <w:szCs w:val="20"/>
                            </w:rPr>
                            <w:delText>0</w:delText>
                          </w:r>
                        </w:del>
                      </w:p>
                      <w:p w:rsidR="009E7867" w:rsidRPr="000C6FB2" w:rsidRDefault="009E7867" w:rsidP="009E7867">
                        <w:pPr>
                          <w:spacing w:line="320" w:lineRule="atLeast"/>
                          <w:rPr>
                            <w:rFonts w:ascii="맑은 고딕" w:eastAsia="맑은 고딕" w:hAnsi="맑은 고딕"/>
                            <w:sz w:val="20"/>
                            <w:szCs w:val="20"/>
                          </w:rPr>
                        </w:pPr>
                        <w:r w:rsidRPr="000C6FB2">
                          <w:rPr>
                            <w:rFonts w:ascii="맑은 고딕" w:eastAsia="맑은 고딕" w:hAnsi="맑은 고딕" w:hint="eastAsia"/>
                            <w:sz w:val="20"/>
                            <w:szCs w:val="20"/>
                          </w:rPr>
                          <w:t>개정번호</w:t>
                        </w:r>
                        <w:r w:rsidRPr="000C6FB2">
                          <w:rPr>
                            <w:rFonts w:ascii="맑은 고딕" w:eastAsia="맑은 고딕" w:hAnsi="맑은 고딕"/>
                            <w:sz w:val="20"/>
                            <w:szCs w:val="20"/>
                          </w:rPr>
                          <w:t xml:space="preserve"> : </w:t>
                        </w:r>
                        <w:ins w:id="1675" w:author="안세홍" w:date="2019-06-18T17:09:00Z">
                          <w:r w:rsidR="00C227C4">
                            <w:rPr>
                              <w:rFonts w:ascii="맑은 고딕" w:eastAsia="맑은 고딕" w:hAnsi="맑은 고딕"/>
                              <w:sz w:val="20"/>
                              <w:szCs w:val="20"/>
                            </w:rPr>
                            <w:t>-</w:t>
                          </w:r>
                        </w:ins>
                        <w:del w:id="1676" w:author="안세홍" w:date="2019-06-18T17:09:00Z">
                          <w:r w:rsidRPr="000C6FB2" w:rsidDel="00C227C4">
                            <w:rPr>
                              <w:rFonts w:ascii="맑은 고딕" w:eastAsia="맑은 고딕" w:hAnsi="맑은 고딕" w:hint="eastAsia"/>
                              <w:sz w:val="20"/>
                              <w:szCs w:val="20"/>
                            </w:rPr>
                            <w:delText>0</w:delText>
                          </w:r>
                        </w:del>
                      </w:p>
                      <w:p w:rsidR="009E7867" w:rsidRPr="000C6FB2" w:rsidRDefault="009E7867" w:rsidP="009E7867">
                        <w:pPr>
                          <w:spacing w:line="320" w:lineRule="atLeast"/>
                          <w:rPr>
                            <w:rFonts w:ascii="맑은 고딕" w:eastAsia="맑은 고딕" w:hAnsi="맑은 고딕"/>
                            <w:sz w:val="20"/>
                            <w:szCs w:val="20"/>
                          </w:rPr>
                        </w:pPr>
                        <w:r w:rsidRPr="000C6FB2">
                          <w:rPr>
                            <w:rFonts w:ascii="맑은 고딕" w:eastAsia="맑은 고딕" w:hAnsi="맑은 고딕"/>
                            <w:sz w:val="20"/>
                            <w:szCs w:val="20"/>
                          </w:rPr>
                          <w:t xml:space="preserve">P A G E  : </w:t>
                        </w:r>
                        <w:r w:rsidRPr="000C6FB2">
                          <w:rPr>
                            <w:rStyle w:val="PageNumber"/>
                            <w:rFonts w:ascii="맑은 고딕" w:eastAsia="맑은 고딕" w:hAnsi="맑은 고딕"/>
                            <w:sz w:val="20"/>
                            <w:szCs w:val="20"/>
                          </w:rPr>
                          <w:fldChar w:fldCharType="begin"/>
                        </w:r>
                        <w:r w:rsidRPr="000C6FB2">
                          <w:rPr>
                            <w:rStyle w:val="PageNumber"/>
                            <w:rFonts w:ascii="맑은 고딕" w:eastAsia="맑은 고딕" w:hAnsi="맑은 고딕"/>
                            <w:sz w:val="20"/>
                            <w:szCs w:val="20"/>
                          </w:rPr>
                          <w:instrText xml:space="preserve"> PAGE </w:instrText>
                        </w:r>
                        <w:r w:rsidRPr="000C6FB2">
                          <w:rPr>
                            <w:rStyle w:val="PageNumber"/>
                            <w:rFonts w:ascii="맑은 고딕" w:eastAsia="맑은 고딕" w:hAnsi="맑은 고딕"/>
                            <w:sz w:val="20"/>
                            <w:szCs w:val="20"/>
                          </w:rPr>
                          <w:fldChar w:fldCharType="separate"/>
                        </w:r>
                        <w:r w:rsidR="00BD7D03">
                          <w:rPr>
                            <w:rStyle w:val="PageNumber"/>
                            <w:rFonts w:ascii="맑은 고딕" w:eastAsia="맑은 고딕" w:hAnsi="맑은 고딕"/>
                            <w:noProof/>
                            <w:sz w:val="20"/>
                            <w:szCs w:val="20"/>
                          </w:rPr>
                          <w:t>2</w:t>
                        </w:r>
                        <w:r w:rsidRPr="000C6FB2">
                          <w:rPr>
                            <w:rStyle w:val="PageNumber"/>
                            <w:rFonts w:ascii="맑은 고딕" w:eastAsia="맑은 고딕" w:hAnsi="맑은 고딕"/>
                            <w:sz w:val="20"/>
                            <w:szCs w:val="20"/>
                          </w:rPr>
                          <w:fldChar w:fldCharType="end"/>
                        </w:r>
                      </w:p>
                      <w:p w:rsidR="009E7867" w:rsidRDefault="009E7867" w:rsidP="009E7867">
                        <w:pPr>
                          <w:spacing w:line="320" w:lineRule="atLeast"/>
                        </w:pPr>
                      </w:p>
                      <w:p w:rsidR="009E7867" w:rsidRDefault="009E7867" w:rsidP="009E7867">
                        <w:pPr>
                          <w:spacing w:line="320" w:lineRule="atLeast"/>
                        </w:pPr>
                      </w:p>
                      <w:p w:rsidR="009E7867" w:rsidRDefault="009E7867" w:rsidP="009E7867">
                        <w:pPr>
                          <w:spacing w:line="320" w:lineRule="atLeast"/>
                        </w:pPr>
                      </w:p>
                    </w:txbxContent>
                  </v:textbox>
                </v:rect>
              </w:pict>
            </mc:Fallback>
          </mc:AlternateContent>
        </w:r>
        <w:r w:rsidRPr="00BD7D03" w:rsidDel="000C0824">
          <w:rPr>
            <w:noProof/>
            <w:sz w:val="20"/>
            <w:rPrChange w:id="1677" w:author="안세홍" w:date="2019-07-10T10:25:00Z">
              <w:rPr>
                <w:noProof/>
                <w:sz w:val="20"/>
              </w:rPr>
            </w:rPrChange>
          </w:rPr>
          <mc:AlternateContent>
            <mc:Choice Requires="wps">
              <w:drawing>
                <wp:anchor distT="0" distB="0" distL="114300" distR="114300" simplePos="0" relativeHeight="251659264" behindDoc="0" locked="0" layoutInCell="0" allowOverlap="1">
                  <wp:simplePos x="0" y="0"/>
                  <wp:positionH relativeFrom="margin">
                    <wp:posOffset>-6350</wp:posOffset>
                  </wp:positionH>
                  <wp:positionV relativeFrom="paragraph">
                    <wp:posOffset>12065</wp:posOffset>
                  </wp:positionV>
                  <wp:extent cx="1032510" cy="685800"/>
                  <wp:effectExtent l="0" t="0" r="0" b="0"/>
                  <wp:wrapNone/>
                  <wp:docPr id="2049" name="shape20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2510" cy="685800"/>
                          </a:xfrm>
                          <a:prstGeom prst="rect">
                            <a:avLst/>
                          </a:prstGeom>
                          <a:noFill/>
                          <a:ln>
                            <a:solidFill>
                              <a:srgbClr val="000000"/>
                            </a:solidFill>
                            <a:miter lim="800000"/>
                          </a:ln>
                        </wps:spPr>
                        <wps:txbx>
                          <w:txbxContent>
                            <w:p w:rsidR="009E7867" w:rsidRPr="000C6FB2" w:rsidRDefault="009E7867" w:rsidP="009E7867">
                              <w:pPr>
                                <w:jc w:val="center"/>
                                <w:rPr>
                                  <w:rFonts w:ascii="맑은 고딕" w:eastAsia="맑은 고딕" w:hAnsi="맑은 고딕"/>
                                </w:rPr>
                              </w:pPr>
                              <w:r w:rsidRPr="000C6FB2">
                                <w:rPr>
                                  <w:rFonts w:ascii="맑은 고딕" w:eastAsia="맑은 고딕" w:hAnsi="맑은 고딕" w:hint="eastAsia"/>
                                </w:rPr>
                                <w:t>CTR</w:t>
                              </w:r>
                            </w:p>
                            <w:p w:rsidR="009E7867" w:rsidRPr="000C6FB2" w:rsidRDefault="009E7867" w:rsidP="009E7867">
                              <w:pPr>
                                <w:jc w:val="center"/>
                                <w:rPr>
                                  <w:rFonts w:ascii="맑은 고딕" w:eastAsia="맑은 고딕" w:hAnsi="맑은 고딕"/>
                                </w:rPr>
                              </w:pPr>
                              <w:r w:rsidRPr="000C6FB2">
                                <w:rPr>
                                  <w:rFonts w:ascii="맑은 고딕" w:eastAsia="맑은 고딕" w:hAnsi="맑은 고딕" w:hint="eastAsia"/>
                                </w:rPr>
                                <w:t>VINA</w:t>
                              </w:r>
                            </w:p>
                          </w:txbxContent>
                        </wps:txbx>
                        <wps:bodyPr rot="0" vert="horz" wrap="square" lIns="12700" tIns="12700" rIns="12700" bIns="12700" anchor="t"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shape2049" o:spid="_x0000_s1027" style="position:absolute;left:0;text-align:left;margin-left:-.5pt;margin-top:.95pt;width:81.3pt;height:5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" o:allowincell="f" filled="f">
                  <v:path arrowok="t"/>
                  <v:textbox inset="1pt,1pt,1pt,1pt">
                    <w:txbxContent>
                      <w:p w:rsidR="009E7867" w:rsidRPr="000C6FB2" w:rsidRDefault="009E7867" w:rsidP="009E7867">
                        <w:pPr>
                          <w:jc w:val="center"/>
                          <w:rPr>
                            <w:rFonts w:ascii="Malgun Gothic" w:eastAsia="Malgun Gothic" w:hAnsi="Malgun Gothic"/>
                          </w:rPr>
                        </w:pPr>
                        <w:r w:rsidRPr="000C6FB2">
                          <w:rPr>
                            <w:rFonts w:ascii="Malgun Gothic" w:eastAsia="Malgun Gothic" w:hAnsi="Malgun Gothic" w:hint="eastAsia"/>
                          </w:rPr>
                          <w:t>CTR</w:t>
                        </w:r>
                      </w:p>
                      <w:p w:rsidR="009E7867" w:rsidRPr="000C6FB2" w:rsidRDefault="009E7867" w:rsidP="009E7867">
                        <w:pPr>
                          <w:jc w:val="center"/>
                          <w:rPr>
                            <w:rFonts w:ascii="Malgun Gothic" w:eastAsia="Malgun Gothic" w:hAnsi="Malgun Gothic"/>
                          </w:rPr>
                        </w:pPr>
                        <w:r w:rsidRPr="000C6FB2">
                          <w:rPr>
                            <w:rFonts w:ascii="Malgun Gothic" w:eastAsia="Malgun Gothic" w:hAnsi="Malgun Gothic" w:hint="eastAsia"/>
                          </w:rPr>
                          <w:t>VINA</w:t>
                        </w:r>
                      </w:p>
                    </w:txbxContent>
                  </v:textbox>
                  <w10:wrap anchorx="margin"/>
                </v:rect>
              </w:pict>
            </mc:Fallback>
          </mc:AlternateContent>
        </w:r>
      </w:del>
    </w:ins>
    <w:del w:id="1678" w:author="Phuong xinh gái" w:date="2019-07-01T20:06:00Z">
      <w:r w:rsidRPr="00BD7D03" w:rsidDel="000C0824">
        <w:rPr>
          <w:noProof/>
          <w:sz w:val="20"/>
          <w:rPrChange w:id="1679" w:author="안세홍" w:date="2019-07-10T10:25:00Z">
            <w:rPr>
              <w:noProof/>
              <w:sz w:val="20"/>
            </w:rPr>
          </w:rPrChange>
        </w:rPr>
        <mc:AlternateContent>
          <mc:Choice Requires="wps">
            <w:drawing>
              <wp:anchor distT="0" distB="0" distL="114300" distR="114300" simplePos="0" relativeHeight="251656192" behindDoc="0" locked="0" layoutInCell="0" allowOverlap="1">
                <wp:simplePos x="0" y="0"/>
                <wp:positionH relativeFrom="column">
                  <wp:posOffset>-1270</wp:posOffset>
                </wp:positionH>
                <wp:positionV relativeFrom="paragraph">
                  <wp:posOffset>17145</wp:posOffset>
                </wp:positionV>
                <wp:extent cx="1029970" cy="686435"/>
                <wp:effectExtent l="0" t="0" r="0" b="0"/>
                <wp:wrapNone/>
                <wp:docPr id="5"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9970" cy="6864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9129F" w:rsidRDefault="008B25A2" w:rsidP="000355C7">
                            <w:pPr>
                              <w:spacing w:line="300" w:lineRule="atLeast"/>
                              <w:rPr>
                                <w:sz w:val="20"/>
                                <w:szCs w:val="20"/>
                              </w:rPr>
                            </w:pPr>
                            <w:r>
                              <w:rPr>
                                <w:rFonts w:hint="eastAsia"/>
                                <w:noProof/>
                                <w:sz w:val="20"/>
                                <w:szCs w:val="20"/>
                              </w:rPr>
                              <w:drawing>
                                <wp:inline distT="0" distB="0" distL="0" distR="0">
                                  <wp:extent cx="990600" cy="524510"/>
                                  <wp:effectExtent l="0" t="0" r="0" b="0"/>
                                  <wp:docPr id="9" name="Ảnh 1" descr="CT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descr="CT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524510"/>
                                          </a:xfrm>
                                          <a:prstGeom prst="rect">
                                            <a:avLst/>
                                          </a:prstGeom>
                                          <a:noFill/>
                                          <a:ln>
                                            <a:noFill/>
                                          </a:ln>
                                        </pic:spPr>
                                      </pic:pic>
                                    </a:graphicData>
                                  </a:graphic>
                                </wp:inline>
                              </w:drawing>
                            </w:r>
                          </w:p>
                        </w:txbxContent>
                      </wps:txbx>
                      <wps:bodyPr rot="0" vert="horz" wrap="non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 2" o:spid="_x0000_s1028" style="position:absolute;left:0;text-align:left;margin-left:-.1pt;margin-top:1.35pt;width:81.1pt;height:54.05pt;z-index:2516561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" o:allowincell="f" filled="f">
                <v:path arrowok="t"/>
                <v:textbox inset="1pt,1pt,1pt,1pt">
                  <w:txbxContent>
                    <w:p w:rsidR="0039129F" w:rsidRDefault="008B25A2" w:rsidP="000355C7">
                      <w:pPr>
                        <w:spacing w:line="300" w:lineRule="atLeast"/>
                        <w:rPr>
                          <w:sz w:val="20"/>
                          <w:szCs w:val="20"/>
                        </w:rPr>
                      </w:pPr>
                      <w:r>
                        <w:rPr>
                          <w:rFonts w:hint="eastAsia"/>
                          <w:noProof/>
                          <w:sz w:val="20"/>
                          <w:szCs w:val="20"/>
                        </w:rPr>
                        <w:drawing>
                          <wp:inline distT="0" distB="0" distL="0" distR="0">
                            <wp:extent cx="990600" cy="524510"/>
                            <wp:effectExtent l="0" t="0" r="0" b="0"/>
                            <wp:docPr id="4" name="Ảnh 1" descr="CT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descr="CTR"/>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90600" cy="524510"/>
                                    </a:xfrm>
                                    <a:prstGeom prst="rect">
                                      <a:avLst/>
                                    </a:prstGeom>
                                    <a:noFill/>
                                    <a:ln>
                                      <a:noFill/>
                                    </a:ln>
                                  </pic:spPr>
                                </pic:pic>
                              </a:graphicData>
                            </a:graphic>
                          </wp:inline>
                        </w:drawing>
                      </w:r>
                    </w:p>
                  </w:txbxContent>
                </v:textbox>
              </v:rect>
            </w:pict>
          </mc:Fallback>
        </mc:AlternateContent>
      </w:r>
      <w:r w:rsidRPr="00BD7D03" w:rsidDel="000C0824">
        <w:rPr>
          <w:noProof/>
          <w:sz w:val="20"/>
          <w:rPrChange w:id="1680" w:author="안세홍" w:date="2019-07-10T10:25:00Z">
            <w:rPr>
              <w:noProof/>
              <w:sz w:val="20"/>
            </w:rPr>
          </w:rPrChange>
        </w:rPr>
        <mc:AlternateContent>
          <mc:Choice Requires="wps">
            <w:drawing>
              <wp:anchor distT="0" distB="0" distL="114300" distR="114300" simplePos="0" relativeHeight="251657216" behindDoc="0" locked="0" layoutInCell="0" allowOverlap="1">
                <wp:simplePos x="0" y="0"/>
                <wp:positionH relativeFrom="column">
                  <wp:posOffset>4686935</wp:posOffset>
                </wp:positionH>
                <wp:positionV relativeFrom="paragraph">
                  <wp:posOffset>17780</wp:posOffset>
                </wp:positionV>
                <wp:extent cx="1601470" cy="685800"/>
                <wp:effectExtent l="0" t="0" r="0" b="0"/>
                <wp:wrapNone/>
                <wp:docPr id="3" na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1470" cy="6858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9129F" w:rsidRPr="00A15C86" w:rsidRDefault="0039129F" w:rsidP="000355C7">
                            <w:pPr>
                              <w:rPr>
                                <w:rFonts w:ascii="맑은 고딕" w:eastAsia="맑은 고딕" w:hAnsi="맑은 고딕"/>
                                <w:sz w:val="20"/>
                                <w:szCs w:val="20"/>
                              </w:rPr>
                            </w:pPr>
                            <w:r w:rsidRPr="00A15C86">
                              <w:rPr>
                                <w:rFonts w:ascii="맑은 고딕" w:eastAsia="맑은 고딕" w:hAnsi="맑은 고딕" w:hint="eastAsia"/>
                                <w:sz w:val="20"/>
                                <w:szCs w:val="20"/>
                              </w:rPr>
                              <w:t>문서번호</w:t>
                            </w:r>
                            <w:r w:rsidRPr="00A15C86">
                              <w:rPr>
                                <w:rFonts w:ascii="맑은 고딕" w:eastAsia="맑은 고딕" w:hAnsi="맑은 고딕"/>
                                <w:sz w:val="20"/>
                                <w:szCs w:val="20"/>
                              </w:rPr>
                              <w:t xml:space="preserve"> </w:t>
                            </w:r>
                            <w:r w:rsidRPr="00A15C86">
                              <w:rPr>
                                <w:rFonts w:ascii="맑은 고딕" w:eastAsia="맑은 고딕" w:hAnsi="맑은 고딕" w:hint="eastAsia"/>
                                <w:sz w:val="20"/>
                                <w:szCs w:val="20"/>
                              </w:rPr>
                              <w:t>: CI-G-03-1</w:t>
                            </w:r>
                            <w:r>
                              <w:rPr>
                                <w:rFonts w:ascii="맑은 고딕" w:eastAsia="맑은 고딕" w:hAnsi="맑은 고딕" w:hint="eastAsia"/>
                                <w:sz w:val="20"/>
                                <w:szCs w:val="20"/>
                              </w:rPr>
                              <w:t>1</w:t>
                            </w:r>
                          </w:p>
                          <w:p w:rsidR="0039129F" w:rsidRPr="00A15C86" w:rsidRDefault="0039129F" w:rsidP="000355C7">
                            <w:pPr>
                              <w:rPr>
                                <w:rFonts w:ascii="맑은 고딕" w:eastAsia="맑은 고딕" w:hAnsi="맑은 고딕"/>
                                <w:sz w:val="20"/>
                                <w:szCs w:val="20"/>
                              </w:rPr>
                            </w:pPr>
                            <w:r w:rsidRPr="00A15C86">
                              <w:rPr>
                                <w:rFonts w:ascii="맑은 고딕" w:eastAsia="맑은 고딕" w:hAnsi="맑은 고딕" w:hint="eastAsia"/>
                                <w:sz w:val="20"/>
                                <w:szCs w:val="20"/>
                              </w:rPr>
                              <w:t>개정번호</w:t>
                            </w:r>
                            <w:r w:rsidRPr="00A15C86">
                              <w:rPr>
                                <w:rFonts w:ascii="맑은 고딕" w:eastAsia="맑은 고딕" w:hAnsi="맑은 고딕"/>
                                <w:sz w:val="20"/>
                                <w:szCs w:val="20"/>
                              </w:rPr>
                              <w:t xml:space="preserve"> : </w:t>
                            </w:r>
                            <w:ins w:id="1681" w:author="정한기" w:date="2019-05-14T13:45:00Z">
                              <w:r w:rsidR="00B042C9">
                                <w:rPr>
                                  <w:rFonts w:ascii="맑은 고딕" w:eastAsia="맑은 고딕" w:hAnsi="맑은 고딕"/>
                                  <w:sz w:val="20"/>
                                  <w:szCs w:val="20"/>
                                </w:rPr>
                                <w:t>2</w:t>
                              </w:r>
                            </w:ins>
                            <w:del w:id="1682" w:author="정한기" w:date="2019-05-14T13:45:00Z">
                              <w:r w:rsidDel="00B042C9">
                                <w:rPr>
                                  <w:rFonts w:ascii="맑은 고딕" w:eastAsia="맑은 고딕" w:hAnsi="맑은 고딕" w:hint="eastAsia"/>
                                  <w:sz w:val="20"/>
                                  <w:szCs w:val="20"/>
                                </w:rPr>
                                <w:delText>1</w:delText>
                              </w:r>
                            </w:del>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 3" o:spid="_x0000_s1029" style="position:absolute;left:0;text-align:left;margin-left:369.05pt;margin-top:1.4pt;width:126.1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" o:allowincell="f" filled="f">
                <v:path arrowok="t"/>
                <v:textbox inset="1pt,1pt,1pt,1pt">
                  <w:txbxContent>
                    <w:p w:rsidR="0039129F" w:rsidRPr="00A15C86" w:rsidRDefault="0039129F" w:rsidP="000355C7">
                      <w:pPr>
                        <w:rPr>
                          <w:rFonts w:ascii="Malgun Gothic" w:eastAsia="Malgun Gothic" w:hAnsi="Malgun Gothic"/>
                          <w:sz w:val="20"/>
                          <w:szCs w:val="20"/>
                        </w:rPr>
                      </w:pPr>
                      <w:r w:rsidRPr="00A15C86">
                        <w:rPr>
                          <w:rFonts w:ascii="Malgun Gothic" w:eastAsia="Malgun Gothic" w:hAnsi="Malgun Gothic" w:hint="eastAsia"/>
                          <w:sz w:val="20"/>
                          <w:szCs w:val="20"/>
                        </w:rPr>
                        <w:t>문서번호</w:t>
                      </w:r>
                      <w:r w:rsidRPr="00A15C86">
                        <w:rPr>
                          <w:rFonts w:ascii="Malgun Gothic" w:eastAsia="Malgun Gothic" w:hAnsi="Malgun Gothic"/>
                          <w:sz w:val="20"/>
                          <w:szCs w:val="20"/>
                        </w:rPr>
                        <w:t xml:space="preserve"> </w:t>
                      </w:r>
                      <w:r w:rsidRPr="00A15C86">
                        <w:rPr>
                          <w:rFonts w:ascii="Malgun Gothic" w:eastAsia="Malgun Gothic" w:hAnsi="Malgun Gothic" w:hint="eastAsia"/>
                          <w:sz w:val="20"/>
                          <w:szCs w:val="20"/>
                        </w:rPr>
                        <w:t>: CI-G-03-1</w:t>
                      </w:r>
                      <w:r>
                        <w:rPr>
                          <w:rFonts w:ascii="Malgun Gothic" w:eastAsia="Malgun Gothic" w:hAnsi="Malgun Gothic" w:hint="eastAsia"/>
                          <w:sz w:val="20"/>
                          <w:szCs w:val="20"/>
                        </w:rPr>
                        <w:t>1</w:t>
                      </w:r>
                    </w:p>
                    <w:p w:rsidR="0039129F" w:rsidRPr="00A15C86" w:rsidRDefault="0039129F" w:rsidP="000355C7">
                      <w:pPr>
                        <w:rPr>
                          <w:rFonts w:ascii="Malgun Gothic" w:eastAsia="Malgun Gothic" w:hAnsi="Malgun Gothic"/>
                          <w:sz w:val="20"/>
                          <w:szCs w:val="20"/>
                        </w:rPr>
                      </w:pPr>
                      <w:r w:rsidRPr="00A15C86">
                        <w:rPr>
                          <w:rFonts w:ascii="Malgun Gothic" w:eastAsia="Malgun Gothic" w:hAnsi="Malgun Gothic" w:hint="eastAsia"/>
                          <w:sz w:val="20"/>
                          <w:szCs w:val="20"/>
                        </w:rPr>
                        <w:t>개정번호</w:t>
                      </w:r>
                      <w:r w:rsidRPr="00A15C86">
                        <w:rPr>
                          <w:rFonts w:ascii="Malgun Gothic" w:eastAsia="Malgun Gothic" w:hAnsi="Malgun Gothic"/>
                          <w:sz w:val="20"/>
                          <w:szCs w:val="20"/>
                        </w:rPr>
                        <w:t xml:space="preserve"> : </w:t>
                      </w:r>
                      <w:ins w:id="1495" w:author="정한기" w:date="2019-05-14T13:45:00Z">
                        <w:r w:rsidR="00B042C9">
                          <w:rPr>
                            <w:rFonts w:ascii="Malgun Gothic" w:eastAsia="Malgun Gothic" w:hAnsi="Malgun Gothic"/>
                            <w:sz w:val="20"/>
                            <w:szCs w:val="20"/>
                          </w:rPr>
                          <w:t>2</w:t>
                        </w:r>
                      </w:ins>
                      <w:del w:id="1496" w:author="정한기" w:date="2019-05-14T13:45:00Z">
                        <w:r w:rsidDel="00B042C9">
                          <w:rPr>
                            <w:rFonts w:ascii="Malgun Gothic" w:eastAsia="Malgun Gothic" w:hAnsi="Malgun Gothic" w:hint="eastAsia"/>
                            <w:sz w:val="20"/>
                            <w:szCs w:val="20"/>
                          </w:rPr>
                          <w:delText>1</w:delText>
                        </w:r>
                      </w:del>
                    </w:p>
                  </w:txbxContent>
                </v:textbox>
              </v:rect>
            </w:pict>
          </mc:Fallback>
        </mc:AlternateContent>
      </w:r>
      <w:r w:rsidRPr="00BD7D03" w:rsidDel="000C0824">
        <w:rPr>
          <w:noProof/>
          <w:sz w:val="20"/>
          <w:rPrChange w:id="1683" w:author="안세홍" w:date="2019-07-10T10:25:00Z">
            <w:rPr>
              <w:noProof/>
              <w:sz w:val="20"/>
            </w:rPr>
          </w:rPrChange>
        </w:rPr>
        <mc:AlternateContent>
          <mc:Choice Requires="wps">
            <w:drawing>
              <wp:anchor distT="0" distB="0" distL="114300" distR="114300" simplePos="0" relativeHeight="251655168" behindDoc="0" locked="0" layoutInCell="1" allowOverlap="1">
                <wp:simplePos x="0" y="0"/>
                <wp:positionH relativeFrom="column">
                  <wp:posOffset>1028700</wp:posOffset>
                </wp:positionH>
                <wp:positionV relativeFrom="paragraph">
                  <wp:posOffset>17145</wp:posOffset>
                </wp:positionV>
                <wp:extent cx="3658870" cy="686435"/>
                <wp:effectExtent l="0" t="0" r="0" b="0"/>
                <wp:wrapSquare wrapText="bothSides"/>
                <wp:docPr id="2" nam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658870" cy="6864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9129F" w:rsidRPr="00A15C86" w:rsidRDefault="0039129F" w:rsidP="0099796E">
                            <w:pPr>
                              <w:ind w:left="360"/>
                              <w:jc w:val="center"/>
                              <w:rPr>
                                <w:rFonts w:ascii="맑은 고딕" w:eastAsia="맑은 고딕" w:hAnsi="맑은 고딕"/>
                                <w:b/>
                                <w:sz w:val="40"/>
                                <w:szCs w:val="20"/>
                              </w:rPr>
                            </w:pPr>
                            <w:r w:rsidRPr="00A15C86">
                              <w:rPr>
                                <w:rFonts w:ascii="맑은 고딕" w:eastAsia="맑은 고딕" w:hAnsi="맑은 고딕" w:hint="eastAsia"/>
                                <w:b/>
                                <w:sz w:val="40"/>
                                <w:szCs w:val="20"/>
                              </w:rPr>
                              <w:t>일반 지침</w:t>
                            </w:r>
                          </w:p>
                          <w:p w:rsidR="0039129F" w:rsidRPr="00A15C86" w:rsidRDefault="0039129F" w:rsidP="0099796E">
                            <w:pPr>
                              <w:ind w:left="360"/>
                              <w:jc w:val="center"/>
                              <w:rPr>
                                <w:rFonts w:ascii="맑은 고딕" w:eastAsia="맑은 고딕" w:hAnsi="맑은 고딕"/>
                                <w:sz w:val="22"/>
                                <w:szCs w:val="20"/>
                              </w:rPr>
                            </w:pPr>
                            <w:r w:rsidRPr="00A15C86">
                              <w:rPr>
                                <w:rFonts w:ascii="맑은 고딕" w:eastAsia="맑은 고딕" w:hAnsi="맑은 고딕" w:hint="eastAsia"/>
                                <w:sz w:val="22"/>
                                <w:szCs w:val="20"/>
                              </w:rPr>
                              <w:t>제목 : 보안</w:t>
                            </w:r>
                            <w:r>
                              <w:rPr>
                                <w:rFonts w:ascii="맑은 고딕" w:eastAsia="맑은 고딕" w:hAnsi="맑은 고딕" w:hint="eastAsia"/>
                                <w:sz w:val="22"/>
                                <w:szCs w:val="20"/>
                              </w:rPr>
                              <w:t>사고</w:t>
                            </w:r>
                            <w:r w:rsidRPr="00A15C86">
                              <w:rPr>
                                <w:rFonts w:ascii="맑은 고딕" w:eastAsia="맑은 고딕" w:hAnsi="맑은 고딕" w:hint="eastAsia"/>
                                <w:sz w:val="22"/>
                                <w:szCs w:val="20"/>
                              </w:rPr>
                              <w:t xml:space="preserve"> </w:t>
                            </w:r>
                            <w:r>
                              <w:rPr>
                                <w:rFonts w:ascii="맑은 고딕" w:eastAsia="맑은 고딕" w:hAnsi="맑은 고딕" w:hint="eastAsia"/>
                                <w:sz w:val="22"/>
                                <w:szCs w:val="20"/>
                              </w:rPr>
                              <w:t>처리</w:t>
                            </w:r>
                            <w:r w:rsidRPr="00A15C86">
                              <w:rPr>
                                <w:rFonts w:ascii="맑은 고딕" w:eastAsia="맑은 고딕" w:hAnsi="맑은 고딕" w:hint="eastAsia"/>
                                <w:sz w:val="22"/>
                                <w:szCs w:val="20"/>
                              </w:rPr>
                              <w:t>지침</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 1" o:spid="_x0000_s1030" style="position:absolute;left:0;text-align:left;margin-left:81pt;margin-top:1.35pt;width:288.1pt;height:54.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" filled="f">
                <v:path arrowok="t"/>
                <v:textbox inset="1pt,1pt,1pt,1pt">
                  <w:txbxContent>
                    <w:p w:rsidR="0039129F" w:rsidRPr="00A15C86" w:rsidRDefault="0039129F" w:rsidP="0099796E">
                      <w:pPr>
                        <w:ind w:left="360"/>
                        <w:jc w:val="center"/>
                        <w:rPr>
                          <w:rFonts w:ascii="Malgun Gothic" w:eastAsia="Malgun Gothic" w:hAnsi="Malgun Gothic"/>
                          <w:b/>
                          <w:sz w:val="40"/>
                          <w:szCs w:val="20"/>
                        </w:rPr>
                      </w:pPr>
                      <w:r w:rsidRPr="00A15C86">
                        <w:rPr>
                          <w:rFonts w:ascii="Malgun Gothic" w:eastAsia="Malgun Gothic" w:hAnsi="Malgun Gothic" w:hint="eastAsia"/>
                          <w:b/>
                          <w:sz w:val="40"/>
                          <w:szCs w:val="20"/>
                        </w:rPr>
                        <w:t>일반 지침</w:t>
                      </w:r>
                    </w:p>
                    <w:p w:rsidR="0039129F" w:rsidRPr="00A15C86" w:rsidRDefault="0039129F" w:rsidP="0099796E">
                      <w:pPr>
                        <w:ind w:left="360"/>
                        <w:jc w:val="center"/>
                        <w:rPr>
                          <w:rFonts w:ascii="Malgun Gothic" w:eastAsia="Malgun Gothic" w:hAnsi="Malgun Gothic"/>
                          <w:sz w:val="22"/>
                          <w:szCs w:val="20"/>
                        </w:rPr>
                      </w:pPr>
                      <w:r w:rsidRPr="00A15C86">
                        <w:rPr>
                          <w:rFonts w:ascii="Malgun Gothic" w:eastAsia="Malgun Gothic" w:hAnsi="Malgun Gothic" w:hint="eastAsia"/>
                          <w:sz w:val="22"/>
                          <w:szCs w:val="20"/>
                        </w:rPr>
                        <w:t>제목 : 보안</w:t>
                      </w:r>
                      <w:r>
                        <w:rPr>
                          <w:rFonts w:ascii="Malgun Gothic" w:eastAsia="Malgun Gothic" w:hAnsi="Malgun Gothic" w:hint="eastAsia"/>
                          <w:sz w:val="22"/>
                          <w:szCs w:val="20"/>
                        </w:rPr>
                        <w:t>사고</w:t>
                      </w:r>
                      <w:r w:rsidRPr="00A15C86">
                        <w:rPr>
                          <w:rFonts w:ascii="Malgun Gothic" w:eastAsia="Malgun Gothic" w:hAnsi="Malgun Gothic" w:hint="eastAsia"/>
                          <w:sz w:val="22"/>
                          <w:szCs w:val="20"/>
                        </w:rPr>
                        <w:t xml:space="preserve"> </w:t>
                      </w:r>
                      <w:r>
                        <w:rPr>
                          <w:rFonts w:ascii="Malgun Gothic" w:eastAsia="Malgun Gothic" w:hAnsi="Malgun Gothic" w:hint="eastAsia"/>
                          <w:sz w:val="22"/>
                          <w:szCs w:val="20"/>
                        </w:rPr>
                        <w:t>처리</w:t>
                      </w:r>
                      <w:r w:rsidRPr="00A15C86">
                        <w:rPr>
                          <w:rFonts w:ascii="Malgun Gothic" w:eastAsia="Malgun Gothic" w:hAnsi="Malgun Gothic" w:hint="eastAsia"/>
                          <w:sz w:val="22"/>
                          <w:szCs w:val="20"/>
                        </w:rPr>
                        <w:t>지침</w:t>
                      </w:r>
                    </w:p>
                  </w:txbxContent>
                </v:textbox>
                <w10:wrap type="square"/>
              </v:rect>
            </w:pict>
          </mc:Fallback>
        </mc:AlternateContent>
      </w:r>
    </w:del>
  </w:p>
  <w:p w:rsidR="0039129F" w:rsidRPr="00BD7D03" w:rsidDel="000C0824" w:rsidRDefault="0039129F">
    <w:pPr>
      <w:pStyle w:val="Header"/>
      <w:rPr>
        <w:del w:id="1684" w:author="Phuong xinh gái" w:date="2019-07-01T20:06:00Z"/>
        <w:sz w:val="20"/>
        <w:szCs w:val="20"/>
        <w:rPrChange w:id="1685" w:author="안세홍" w:date="2019-07-10T10:25:00Z">
          <w:rPr>
            <w:del w:id="1686" w:author="Phuong xinh gái" w:date="2019-07-01T20:06:00Z"/>
            <w:sz w:val="20"/>
            <w:szCs w:val="20"/>
          </w:rPr>
        </w:rPrChange>
      </w:rPr>
      <w:pPrChange w:id="1687" w:author="Phuong xinh gái" w:date="2019-07-01T20:06:00Z">
        <w:pPr>
          <w:pStyle w:val="Header"/>
          <w:ind w:left="360"/>
        </w:pPr>
      </w:pPrChange>
    </w:pPr>
  </w:p>
  <w:p w:rsidR="0039129F" w:rsidRPr="00BD7D03" w:rsidRDefault="0039129F">
    <w:pPr>
      <w:pStyle w:val="Header"/>
      <w:rPr>
        <w:sz w:val="20"/>
        <w:szCs w:val="20"/>
        <w:rPrChange w:id="1688" w:author="안세홍" w:date="2019-07-10T10:25:00Z">
          <w:rPr>
            <w:sz w:val="20"/>
            <w:szCs w:val="20"/>
          </w:rPr>
        </w:rPrChange>
      </w:rPr>
      <w:pPrChange w:id="1689" w:author="Phuong xinh gái" w:date="2019-07-01T20:06:00Z">
        <w:pPr>
          <w:pStyle w:val="Header"/>
          <w:ind w:left="360"/>
        </w:pPr>
      </w:pPrChange>
    </w:pPr>
    <w:del w:id="1690" w:author="Phuong xinh gái" w:date="2019-07-01T20:06:00Z">
      <w:r w:rsidRPr="00BD7D03" w:rsidDel="000C0824">
        <w:rPr>
          <w:sz w:val="20"/>
          <w:szCs w:val="20"/>
          <w:rPrChange w:id="1691" w:author="안세홍" w:date="2019-07-10T10:25:00Z">
            <w:rPr>
              <w:sz w:val="20"/>
              <w:szCs w:val="20"/>
            </w:rPr>
          </w:rPrChange>
        </w:rPr>
        <w:delText xml:space="preserve">                                                                           P A G E  : </w:delText>
      </w:r>
      <w:r w:rsidRPr="00BD7D03" w:rsidDel="000C0824">
        <w:rPr>
          <w:rStyle w:val="PageNumber"/>
          <w:sz w:val="20"/>
          <w:szCs w:val="20"/>
          <w:rPrChange w:id="1692" w:author="안세홍" w:date="2019-07-10T10:25:00Z">
            <w:rPr>
              <w:rStyle w:val="PageNumber"/>
              <w:sz w:val="20"/>
              <w:szCs w:val="20"/>
            </w:rPr>
          </w:rPrChange>
        </w:rPr>
        <w:fldChar w:fldCharType="begin"/>
      </w:r>
      <w:r w:rsidRPr="00BD7D03" w:rsidDel="000C0824">
        <w:rPr>
          <w:rStyle w:val="PageNumber"/>
          <w:sz w:val="20"/>
          <w:szCs w:val="20"/>
          <w:rPrChange w:id="1693" w:author="안세홍" w:date="2019-07-10T10:25:00Z">
            <w:rPr>
              <w:rStyle w:val="PageNumber"/>
              <w:sz w:val="20"/>
              <w:szCs w:val="20"/>
            </w:rPr>
          </w:rPrChange>
        </w:rPr>
        <w:delInstrText xml:space="preserve"> PAGE </w:delInstrText>
      </w:r>
      <w:r w:rsidRPr="00BD7D03" w:rsidDel="000C0824">
        <w:rPr>
          <w:rStyle w:val="PageNumber"/>
          <w:sz w:val="20"/>
          <w:szCs w:val="20"/>
          <w:rPrChange w:id="1694" w:author="안세홍" w:date="2019-07-10T10:25:00Z">
            <w:rPr>
              <w:rStyle w:val="PageNumber"/>
              <w:sz w:val="20"/>
              <w:szCs w:val="20"/>
            </w:rPr>
          </w:rPrChange>
        </w:rPr>
        <w:fldChar w:fldCharType="separate"/>
      </w:r>
      <w:r w:rsidR="009E7867" w:rsidRPr="00BD7D03" w:rsidDel="000C0824">
        <w:rPr>
          <w:rStyle w:val="PageNumber"/>
          <w:noProof/>
          <w:sz w:val="20"/>
          <w:szCs w:val="20"/>
          <w:rPrChange w:id="1695" w:author="안세홍" w:date="2019-07-10T10:25:00Z">
            <w:rPr>
              <w:rStyle w:val="PageNumber"/>
              <w:noProof/>
              <w:sz w:val="20"/>
              <w:szCs w:val="20"/>
            </w:rPr>
          </w:rPrChange>
        </w:rPr>
        <w:delText>5</w:delText>
      </w:r>
      <w:r w:rsidRPr="00BD7D03" w:rsidDel="000C0824">
        <w:rPr>
          <w:rStyle w:val="PageNumber"/>
          <w:sz w:val="20"/>
          <w:szCs w:val="20"/>
          <w:rPrChange w:id="1696" w:author="안세홍" w:date="2019-07-10T10:25:00Z">
            <w:rPr>
              <w:rStyle w:val="PageNumber"/>
              <w:sz w:val="20"/>
              <w:szCs w:val="20"/>
            </w:rPr>
          </w:rPrChange>
        </w:rPr>
        <w:fldChar w:fldCharType="end"/>
      </w:r>
    </w:de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705A3"/>
    <w:multiLevelType w:val="hybridMultilevel"/>
    <w:tmpl w:val="4FEC9908"/>
    <w:lvl w:ilvl="0" w:tplc="8B920B00">
      <w:start w:val="1"/>
      <w:numFmt w:val="decimal"/>
      <w:lvlText w:val="(%1)"/>
      <w:lvlJc w:val="left"/>
      <w:pPr>
        <w:ind w:left="930" w:hanging="360"/>
      </w:pPr>
      <w:rPr>
        <w:rFonts w:hint="default"/>
      </w:rPr>
    </w:lvl>
    <w:lvl w:ilvl="1" w:tplc="04090019" w:tentative="1">
      <w:start w:val="1"/>
      <w:numFmt w:val="upperLetter"/>
      <w:lvlText w:val="%2."/>
      <w:lvlJc w:val="left"/>
      <w:pPr>
        <w:ind w:left="1370" w:hanging="400"/>
      </w:pPr>
    </w:lvl>
    <w:lvl w:ilvl="2" w:tplc="0409001B" w:tentative="1">
      <w:start w:val="1"/>
      <w:numFmt w:val="lowerRoman"/>
      <w:lvlText w:val="%3."/>
      <w:lvlJc w:val="right"/>
      <w:pPr>
        <w:ind w:left="1770" w:hanging="400"/>
      </w:pPr>
    </w:lvl>
    <w:lvl w:ilvl="3" w:tplc="0409000F" w:tentative="1">
      <w:start w:val="1"/>
      <w:numFmt w:val="decimal"/>
      <w:lvlText w:val="%4."/>
      <w:lvlJc w:val="left"/>
      <w:pPr>
        <w:ind w:left="2170" w:hanging="400"/>
      </w:pPr>
    </w:lvl>
    <w:lvl w:ilvl="4" w:tplc="04090019" w:tentative="1">
      <w:start w:val="1"/>
      <w:numFmt w:val="upperLetter"/>
      <w:lvlText w:val="%5."/>
      <w:lvlJc w:val="left"/>
      <w:pPr>
        <w:ind w:left="2570" w:hanging="400"/>
      </w:pPr>
    </w:lvl>
    <w:lvl w:ilvl="5" w:tplc="0409001B" w:tentative="1">
      <w:start w:val="1"/>
      <w:numFmt w:val="lowerRoman"/>
      <w:lvlText w:val="%6."/>
      <w:lvlJc w:val="right"/>
      <w:pPr>
        <w:ind w:left="2970" w:hanging="400"/>
      </w:pPr>
    </w:lvl>
    <w:lvl w:ilvl="6" w:tplc="0409000F" w:tentative="1">
      <w:start w:val="1"/>
      <w:numFmt w:val="decimal"/>
      <w:lvlText w:val="%7."/>
      <w:lvlJc w:val="left"/>
      <w:pPr>
        <w:ind w:left="3370" w:hanging="400"/>
      </w:pPr>
    </w:lvl>
    <w:lvl w:ilvl="7" w:tplc="04090019" w:tentative="1">
      <w:start w:val="1"/>
      <w:numFmt w:val="upperLetter"/>
      <w:lvlText w:val="%8."/>
      <w:lvlJc w:val="left"/>
      <w:pPr>
        <w:ind w:left="3770" w:hanging="400"/>
      </w:pPr>
    </w:lvl>
    <w:lvl w:ilvl="8" w:tplc="0409001B" w:tentative="1">
      <w:start w:val="1"/>
      <w:numFmt w:val="lowerRoman"/>
      <w:lvlText w:val="%9."/>
      <w:lvlJc w:val="right"/>
      <w:pPr>
        <w:ind w:left="4170" w:hanging="400"/>
      </w:pPr>
    </w:lvl>
  </w:abstractNum>
  <w:abstractNum w:abstractNumId="1" w15:restartNumberingAfterBreak="0">
    <w:nsid w:val="040A22BB"/>
    <w:multiLevelType w:val="hybridMultilevel"/>
    <w:tmpl w:val="5950E10C"/>
    <w:lvl w:ilvl="0" w:tplc="0409000F">
      <w:start w:val="1"/>
      <w:numFmt w:val="decimal"/>
      <w:lvlText w:val="%1."/>
      <w:lvlJc w:val="left"/>
      <w:pPr>
        <w:ind w:left="826" w:hanging="400"/>
      </w:p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2" w15:restartNumberingAfterBreak="0">
    <w:nsid w:val="049276BE"/>
    <w:multiLevelType w:val="hybridMultilevel"/>
    <w:tmpl w:val="3C68BECE"/>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3" w15:restartNumberingAfterBreak="0">
    <w:nsid w:val="06522736"/>
    <w:multiLevelType w:val="hybridMultilevel"/>
    <w:tmpl w:val="ED22C530"/>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4" w15:restartNumberingAfterBreak="0">
    <w:nsid w:val="0A150C07"/>
    <w:multiLevelType w:val="hybridMultilevel"/>
    <w:tmpl w:val="37C268C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A7A1AC3"/>
    <w:multiLevelType w:val="hybridMultilevel"/>
    <w:tmpl w:val="D9A06A82"/>
    <w:lvl w:ilvl="0" w:tplc="0409000F">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0EC5F03"/>
    <w:multiLevelType w:val="hybridMultilevel"/>
    <w:tmpl w:val="5CE8B8FA"/>
    <w:lvl w:ilvl="0" w:tplc="EFFAE776">
      <w:start w:val="3"/>
      <w:numFmt w:val="bullet"/>
      <w:lvlText w:val=""/>
      <w:lvlJc w:val="left"/>
      <w:pPr>
        <w:ind w:left="1020" w:hanging="360"/>
      </w:pPr>
      <w:rPr>
        <w:rFonts w:ascii="Wingdings" w:eastAsia="돋움체" w:hAnsi="Wingdings" w:cs="Times New Roman" w:hint="default"/>
      </w:rPr>
    </w:lvl>
    <w:lvl w:ilvl="1" w:tplc="04090003" w:tentative="1">
      <w:start w:val="1"/>
      <w:numFmt w:val="bullet"/>
      <w:lvlText w:val=""/>
      <w:lvlJc w:val="left"/>
      <w:pPr>
        <w:ind w:left="1460" w:hanging="400"/>
      </w:pPr>
      <w:rPr>
        <w:rFonts w:ascii="Wingdings" w:hAnsi="Wingdings" w:hint="default"/>
      </w:rPr>
    </w:lvl>
    <w:lvl w:ilvl="2" w:tplc="04090005" w:tentative="1">
      <w:start w:val="1"/>
      <w:numFmt w:val="bullet"/>
      <w:lvlText w:val=""/>
      <w:lvlJc w:val="left"/>
      <w:pPr>
        <w:ind w:left="1860" w:hanging="400"/>
      </w:pPr>
      <w:rPr>
        <w:rFonts w:ascii="Wingdings" w:hAnsi="Wingdings" w:hint="default"/>
      </w:rPr>
    </w:lvl>
    <w:lvl w:ilvl="3" w:tplc="04090001" w:tentative="1">
      <w:start w:val="1"/>
      <w:numFmt w:val="bullet"/>
      <w:lvlText w:val=""/>
      <w:lvlJc w:val="left"/>
      <w:pPr>
        <w:ind w:left="2260" w:hanging="400"/>
      </w:pPr>
      <w:rPr>
        <w:rFonts w:ascii="Wingdings" w:hAnsi="Wingdings" w:hint="default"/>
      </w:rPr>
    </w:lvl>
    <w:lvl w:ilvl="4" w:tplc="04090003" w:tentative="1">
      <w:start w:val="1"/>
      <w:numFmt w:val="bullet"/>
      <w:lvlText w:val=""/>
      <w:lvlJc w:val="left"/>
      <w:pPr>
        <w:ind w:left="2660" w:hanging="400"/>
      </w:pPr>
      <w:rPr>
        <w:rFonts w:ascii="Wingdings" w:hAnsi="Wingdings" w:hint="default"/>
      </w:rPr>
    </w:lvl>
    <w:lvl w:ilvl="5" w:tplc="04090005" w:tentative="1">
      <w:start w:val="1"/>
      <w:numFmt w:val="bullet"/>
      <w:lvlText w:val=""/>
      <w:lvlJc w:val="left"/>
      <w:pPr>
        <w:ind w:left="3060" w:hanging="400"/>
      </w:pPr>
      <w:rPr>
        <w:rFonts w:ascii="Wingdings" w:hAnsi="Wingdings" w:hint="default"/>
      </w:rPr>
    </w:lvl>
    <w:lvl w:ilvl="6" w:tplc="04090001" w:tentative="1">
      <w:start w:val="1"/>
      <w:numFmt w:val="bullet"/>
      <w:lvlText w:val=""/>
      <w:lvlJc w:val="left"/>
      <w:pPr>
        <w:ind w:left="3460" w:hanging="400"/>
      </w:pPr>
      <w:rPr>
        <w:rFonts w:ascii="Wingdings" w:hAnsi="Wingdings" w:hint="default"/>
      </w:rPr>
    </w:lvl>
    <w:lvl w:ilvl="7" w:tplc="04090003" w:tentative="1">
      <w:start w:val="1"/>
      <w:numFmt w:val="bullet"/>
      <w:lvlText w:val=""/>
      <w:lvlJc w:val="left"/>
      <w:pPr>
        <w:ind w:left="3860" w:hanging="400"/>
      </w:pPr>
      <w:rPr>
        <w:rFonts w:ascii="Wingdings" w:hAnsi="Wingdings" w:hint="default"/>
      </w:rPr>
    </w:lvl>
    <w:lvl w:ilvl="8" w:tplc="04090005" w:tentative="1">
      <w:start w:val="1"/>
      <w:numFmt w:val="bullet"/>
      <w:lvlText w:val=""/>
      <w:lvlJc w:val="left"/>
      <w:pPr>
        <w:ind w:left="4260" w:hanging="400"/>
      </w:pPr>
      <w:rPr>
        <w:rFonts w:ascii="Wingdings" w:hAnsi="Wingdings" w:hint="default"/>
      </w:rPr>
    </w:lvl>
  </w:abstractNum>
  <w:abstractNum w:abstractNumId="7" w15:restartNumberingAfterBreak="0">
    <w:nsid w:val="158D0755"/>
    <w:multiLevelType w:val="hybridMultilevel"/>
    <w:tmpl w:val="0478B112"/>
    <w:lvl w:ilvl="0" w:tplc="D8CCA75C">
      <w:start w:val="1"/>
      <w:numFmt w:val="decimal"/>
      <w:lvlText w:val="%1."/>
      <w:lvlJc w:val="left"/>
      <w:pPr>
        <w:ind w:left="720" w:hanging="360"/>
      </w:pPr>
      <w:rPr>
        <w:rFonts w:hint="default"/>
        <w:b/>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8" w15:restartNumberingAfterBreak="0">
    <w:nsid w:val="15AE6AED"/>
    <w:multiLevelType w:val="hybridMultilevel"/>
    <w:tmpl w:val="E9145D94"/>
    <w:lvl w:ilvl="0" w:tplc="0409000F">
      <w:start w:val="1"/>
      <w:numFmt w:val="decimal"/>
      <w:lvlText w:val="%1."/>
      <w:lvlJc w:val="left"/>
      <w:pPr>
        <w:ind w:left="826" w:hanging="400"/>
      </w:p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9" w15:restartNumberingAfterBreak="0">
    <w:nsid w:val="16CC5632"/>
    <w:multiLevelType w:val="hybridMultilevel"/>
    <w:tmpl w:val="F15ACB2E"/>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0" w15:restartNumberingAfterBreak="0">
    <w:nsid w:val="1806627A"/>
    <w:multiLevelType w:val="hybridMultilevel"/>
    <w:tmpl w:val="AF9C7E40"/>
    <w:lvl w:ilvl="0" w:tplc="CA76945A">
      <w:start w:val="1"/>
      <w:numFmt w:val="decimal"/>
      <w:lvlText w:val="%1)"/>
      <w:lvlJc w:val="left"/>
      <w:pPr>
        <w:tabs>
          <w:tab w:val="num" w:pos="552"/>
        </w:tabs>
        <w:ind w:left="552" w:hanging="360"/>
      </w:pPr>
      <w:rPr>
        <w:rFonts w:hint="eastAsia"/>
      </w:rPr>
    </w:lvl>
    <w:lvl w:ilvl="1" w:tplc="04090019" w:tentative="1">
      <w:start w:val="1"/>
      <w:numFmt w:val="upperLetter"/>
      <w:lvlText w:val="%2."/>
      <w:lvlJc w:val="left"/>
      <w:pPr>
        <w:tabs>
          <w:tab w:val="num" w:pos="992"/>
        </w:tabs>
        <w:ind w:left="992" w:hanging="400"/>
      </w:pPr>
    </w:lvl>
    <w:lvl w:ilvl="2" w:tplc="0409001B" w:tentative="1">
      <w:start w:val="1"/>
      <w:numFmt w:val="lowerRoman"/>
      <w:lvlText w:val="%3."/>
      <w:lvlJc w:val="right"/>
      <w:pPr>
        <w:tabs>
          <w:tab w:val="num" w:pos="1392"/>
        </w:tabs>
        <w:ind w:left="1392" w:hanging="400"/>
      </w:pPr>
    </w:lvl>
    <w:lvl w:ilvl="3" w:tplc="0409000F" w:tentative="1">
      <w:start w:val="1"/>
      <w:numFmt w:val="decimal"/>
      <w:lvlText w:val="%4."/>
      <w:lvlJc w:val="left"/>
      <w:pPr>
        <w:tabs>
          <w:tab w:val="num" w:pos="1792"/>
        </w:tabs>
        <w:ind w:left="1792" w:hanging="400"/>
      </w:pPr>
    </w:lvl>
    <w:lvl w:ilvl="4" w:tplc="04090019" w:tentative="1">
      <w:start w:val="1"/>
      <w:numFmt w:val="upperLetter"/>
      <w:lvlText w:val="%5."/>
      <w:lvlJc w:val="left"/>
      <w:pPr>
        <w:tabs>
          <w:tab w:val="num" w:pos="2192"/>
        </w:tabs>
        <w:ind w:left="2192" w:hanging="400"/>
      </w:pPr>
    </w:lvl>
    <w:lvl w:ilvl="5" w:tplc="0409001B" w:tentative="1">
      <w:start w:val="1"/>
      <w:numFmt w:val="lowerRoman"/>
      <w:lvlText w:val="%6."/>
      <w:lvlJc w:val="right"/>
      <w:pPr>
        <w:tabs>
          <w:tab w:val="num" w:pos="2592"/>
        </w:tabs>
        <w:ind w:left="2592" w:hanging="400"/>
      </w:pPr>
    </w:lvl>
    <w:lvl w:ilvl="6" w:tplc="0409000F" w:tentative="1">
      <w:start w:val="1"/>
      <w:numFmt w:val="decimal"/>
      <w:lvlText w:val="%7."/>
      <w:lvlJc w:val="left"/>
      <w:pPr>
        <w:tabs>
          <w:tab w:val="num" w:pos="2992"/>
        </w:tabs>
        <w:ind w:left="2992" w:hanging="400"/>
      </w:pPr>
    </w:lvl>
    <w:lvl w:ilvl="7" w:tplc="04090019" w:tentative="1">
      <w:start w:val="1"/>
      <w:numFmt w:val="upperLetter"/>
      <w:lvlText w:val="%8."/>
      <w:lvlJc w:val="left"/>
      <w:pPr>
        <w:tabs>
          <w:tab w:val="num" w:pos="3392"/>
        </w:tabs>
        <w:ind w:left="3392" w:hanging="400"/>
      </w:pPr>
    </w:lvl>
    <w:lvl w:ilvl="8" w:tplc="0409001B" w:tentative="1">
      <w:start w:val="1"/>
      <w:numFmt w:val="lowerRoman"/>
      <w:lvlText w:val="%9."/>
      <w:lvlJc w:val="right"/>
      <w:pPr>
        <w:tabs>
          <w:tab w:val="num" w:pos="3792"/>
        </w:tabs>
        <w:ind w:left="3792" w:hanging="400"/>
      </w:pPr>
    </w:lvl>
  </w:abstractNum>
  <w:abstractNum w:abstractNumId="11" w15:restartNumberingAfterBreak="0">
    <w:nsid w:val="2DFB2A66"/>
    <w:multiLevelType w:val="hybridMultilevel"/>
    <w:tmpl w:val="B85ADF74"/>
    <w:lvl w:ilvl="0" w:tplc="3F96E354">
      <w:start w:val="1"/>
      <w:numFmt w:val="bullet"/>
      <w:lvlText w:val="-"/>
      <w:lvlJc w:val="left"/>
      <w:pPr>
        <w:tabs>
          <w:tab w:val="num" w:pos="1080"/>
        </w:tabs>
        <w:ind w:left="1080" w:hanging="360"/>
      </w:pPr>
      <w:rPr>
        <w:rFonts w:ascii="Times New Roman" w:eastAsia="돋움" w:hAnsi="Times New Roman" w:cs="Times New Roman" w:hint="default"/>
      </w:rPr>
    </w:lvl>
    <w:lvl w:ilvl="1" w:tplc="04090003" w:tentative="1">
      <w:start w:val="1"/>
      <w:numFmt w:val="bullet"/>
      <w:lvlText w:val=""/>
      <w:lvlJc w:val="left"/>
      <w:pPr>
        <w:tabs>
          <w:tab w:val="num" w:pos="1520"/>
        </w:tabs>
        <w:ind w:left="1520" w:hanging="400"/>
      </w:pPr>
      <w:rPr>
        <w:rFonts w:ascii="Wingdings" w:hAnsi="Wingdings" w:hint="default"/>
      </w:rPr>
    </w:lvl>
    <w:lvl w:ilvl="2" w:tplc="04090005" w:tentative="1">
      <w:start w:val="1"/>
      <w:numFmt w:val="bullet"/>
      <w:lvlText w:val=""/>
      <w:lvlJc w:val="left"/>
      <w:pPr>
        <w:tabs>
          <w:tab w:val="num" w:pos="1920"/>
        </w:tabs>
        <w:ind w:left="1920" w:hanging="400"/>
      </w:pPr>
      <w:rPr>
        <w:rFonts w:ascii="Wingdings" w:hAnsi="Wingdings" w:hint="default"/>
      </w:rPr>
    </w:lvl>
    <w:lvl w:ilvl="3" w:tplc="04090001" w:tentative="1">
      <w:start w:val="1"/>
      <w:numFmt w:val="bullet"/>
      <w:lvlText w:val=""/>
      <w:lvlJc w:val="left"/>
      <w:pPr>
        <w:tabs>
          <w:tab w:val="num" w:pos="2320"/>
        </w:tabs>
        <w:ind w:left="2320" w:hanging="400"/>
      </w:pPr>
      <w:rPr>
        <w:rFonts w:ascii="Wingdings" w:hAnsi="Wingdings" w:hint="default"/>
      </w:rPr>
    </w:lvl>
    <w:lvl w:ilvl="4" w:tplc="04090003" w:tentative="1">
      <w:start w:val="1"/>
      <w:numFmt w:val="bullet"/>
      <w:lvlText w:val=""/>
      <w:lvlJc w:val="left"/>
      <w:pPr>
        <w:tabs>
          <w:tab w:val="num" w:pos="2720"/>
        </w:tabs>
        <w:ind w:left="2720" w:hanging="400"/>
      </w:pPr>
      <w:rPr>
        <w:rFonts w:ascii="Wingdings" w:hAnsi="Wingdings" w:hint="default"/>
      </w:rPr>
    </w:lvl>
    <w:lvl w:ilvl="5" w:tplc="04090005" w:tentative="1">
      <w:start w:val="1"/>
      <w:numFmt w:val="bullet"/>
      <w:lvlText w:val=""/>
      <w:lvlJc w:val="left"/>
      <w:pPr>
        <w:tabs>
          <w:tab w:val="num" w:pos="3120"/>
        </w:tabs>
        <w:ind w:left="3120" w:hanging="400"/>
      </w:pPr>
      <w:rPr>
        <w:rFonts w:ascii="Wingdings" w:hAnsi="Wingdings" w:hint="default"/>
      </w:rPr>
    </w:lvl>
    <w:lvl w:ilvl="6" w:tplc="04090001" w:tentative="1">
      <w:start w:val="1"/>
      <w:numFmt w:val="bullet"/>
      <w:lvlText w:val=""/>
      <w:lvlJc w:val="left"/>
      <w:pPr>
        <w:tabs>
          <w:tab w:val="num" w:pos="3520"/>
        </w:tabs>
        <w:ind w:left="3520" w:hanging="400"/>
      </w:pPr>
      <w:rPr>
        <w:rFonts w:ascii="Wingdings" w:hAnsi="Wingdings" w:hint="default"/>
      </w:rPr>
    </w:lvl>
    <w:lvl w:ilvl="7" w:tplc="04090003" w:tentative="1">
      <w:start w:val="1"/>
      <w:numFmt w:val="bullet"/>
      <w:lvlText w:val=""/>
      <w:lvlJc w:val="left"/>
      <w:pPr>
        <w:tabs>
          <w:tab w:val="num" w:pos="3920"/>
        </w:tabs>
        <w:ind w:left="3920" w:hanging="400"/>
      </w:pPr>
      <w:rPr>
        <w:rFonts w:ascii="Wingdings" w:hAnsi="Wingdings" w:hint="default"/>
      </w:rPr>
    </w:lvl>
    <w:lvl w:ilvl="8" w:tplc="04090005" w:tentative="1">
      <w:start w:val="1"/>
      <w:numFmt w:val="bullet"/>
      <w:lvlText w:val=""/>
      <w:lvlJc w:val="left"/>
      <w:pPr>
        <w:tabs>
          <w:tab w:val="num" w:pos="4320"/>
        </w:tabs>
        <w:ind w:left="4320" w:hanging="400"/>
      </w:pPr>
      <w:rPr>
        <w:rFonts w:ascii="Wingdings" w:hAnsi="Wingdings" w:hint="default"/>
      </w:rPr>
    </w:lvl>
  </w:abstractNum>
  <w:abstractNum w:abstractNumId="12" w15:restartNumberingAfterBreak="0">
    <w:nsid w:val="30E03F17"/>
    <w:multiLevelType w:val="hybridMultilevel"/>
    <w:tmpl w:val="4EF6AEB4"/>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3" w15:restartNumberingAfterBreak="0">
    <w:nsid w:val="3CA70782"/>
    <w:multiLevelType w:val="hybridMultilevel"/>
    <w:tmpl w:val="76200C28"/>
    <w:lvl w:ilvl="0" w:tplc="0409000F">
      <w:start w:val="1"/>
      <w:numFmt w:val="decimal"/>
      <w:lvlText w:val="%1."/>
      <w:lvlJc w:val="left"/>
      <w:pPr>
        <w:ind w:left="826" w:hanging="400"/>
      </w:pPr>
      <w:rPr>
        <w:rFonts w:hint="eastAsia"/>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14" w15:restartNumberingAfterBreak="0">
    <w:nsid w:val="3FCC32C0"/>
    <w:multiLevelType w:val="hybridMultilevel"/>
    <w:tmpl w:val="521C5D7A"/>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5" w15:restartNumberingAfterBreak="0">
    <w:nsid w:val="40232D51"/>
    <w:multiLevelType w:val="hybridMultilevel"/>
    <w:tmpl w:val="0CC421CA"/>
    <w:lvl w:ilvl="0" w:tplc="F9608E6A">
      <w:start w:val="1"/>
      <w:numFmt w:val="decimalEnclosedCircle"/>
      <w:lvlText w:val="%1"/>
      <w:lvlJc w:val="left"/>
      <w:pPr>
        <w:ind w:left="1035" w:hanging="360"/>
      </w:pPr>
      <w:rPr>
        <w:rFonts w:hint="default"/>
      </w:rPr>
    </w:lvl>
    <w:lvl w:ilvl="1" w:tplc="04090019" w:tentative="1">
      <w:start w:val="1"/>
      <w:numFmt w:val="upperLetter"/>
      <w:lvlText w:val="%2."/>
      <w:lvlJc w:val="left"/>
      <w:pPr>
        <w:ind w:left="1475" w:hanging="400"/>
      </w:pPr>
    </w:lvl>
    <w:lvl w:ilvl="2" w:tplc="0409001B" w:tentative="1">
      <w:start w:val="1"/>
      <w:numFmt w:val="lowerRoman"/>
      <w:lvlText w:val="%3."/>
      <w:lvlJc w:val="right"/>
      <w:pPr>
        <w:ind w:left="1875" w:hanging="400"/>
      </w:pPr>
    </w:lvl>
    <w:lvl w:ilvl="3" w:tplc="0409000F" w:tentative="1">
      <w:start w:val="1"/>
      <w:numFmt w:val="decimal"/>
      <w:lvlText w:val="%4."/>
      <w:lvlJc w:val="left"/>
      <w:pPr>
        <w:ind w:left="2275" w:hanging="400"/>
      </w:pPr>
    </w:lvl>
    <w:lvl w:ilvl="4" w:tplc="04090019" w:tentative="1">
      <w:start w:val="1"/>
      <w:numFmt w:val="upperLetter"/>
      <w:lvlText w:val="%5."/>
      <w:lvlJc w:val="left"/>
      <w:pPr>
        <w:ind w:left="2675" w:hanging="400"/>
      </w:pPr>
    </w:lvl>
    <w:lvl w:ilvl="5" w:tplc="0409001B" w:tentative="1">
      <w:start w:val="1"/>
      <w:numFmt w:val="lowerRoman"/>
      <w:lvlText w:val="%6."/>
      <w:lvlJc w:val="right"/>
      <w:pPr>
        <w:ind w:left="3075" w:hanging="400"/>
      </w:pPr>
    </w:lvl>
    <w:lvl w:ilvl="6" w:tplc="0409000F" w:tentative="1">
      <w:start w:val="1"/>
      <w:numFmt w:val="decimal"/>
      <w:lvlText w:val="%7."/>
      <w:lvlJc w:val="left"/>
      <w:pPr>
        <w:ind w:left="3475" w:hanging="400"/>
      </w:pPr>
    </w:lvl>
    <w:lvl w:ilvl="7" w:tplc="04090019" w:tentative="1">
      <w:start w:val="1"/>
      <w:numFmt w:val="upperLetter"/>
      <w:lvlText w:val="%8."/>
      <w:lvlJc w:val="left"/>
      <w:pPr>
        <w:ind w:left="3875" w:hanging="400"/>
      </w:pPr>
    </w:lvl>
    <w:lvl w:ilvl="8" w:tplc="0409001B" w:tentative="1">
      <w:start w:val="1"/>
      <w:numFmt w:val="lowerRoman"/>
      <w:lvlText w:val="%9."/>
      <w:lvlJc w:val="right"/>
      <w:pPr>
        <w:ind w:left="4275" w:hanging="400"/>
      </w:pPr>
    </w:lvl>
  </w:abstractNum>
  <w:abstractNum w:abstractNumId="16" w15:restartNumberingAfterBreak="0">
    <w:nsid w:val="470E215F"/>
    <w:multiLevelType w:val="hybridMultilevel"/>
    <w:tmpl w:val="F118C4FC"/>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2026" w:hanging="400"/>
      </w:pPr>
    </w:lvl>
    <w:lvl w:ilvl="2" w:tplc="0409001B" w:tentative="1">
      <w:start w:val="1"/>
      <w:numFmt w:val="lowerRoman"/>
      <w:lvlText w:val="%3."/>
      <w:lvlJc w:val="right"/>
      <w:pPr>
        <w:ind w:left="2426" w:hanging="400"/>
      </w:pPr>
    </w:lvl>
    <w:lvl w:ilvl="3" w:tplc="0409000F" w:tentative="1">
      <w:start w:val="1"/>
      <w:numFmt w:val="decimal"/>
      <w:lvlText w:val="%4."/>
      <w:lvlJc w:val="left"/>
      <w:pPr>
        <w:ind w:left="2826" w:hanging="400"/>
      </w:pPr>
    </w:lvl>
    <w:lvl w:ilvl="4" w:tplc="04090019" w:tentative="1">
      <w:start w:val="1"/>
      <w:numFmt w:val="upperLetter"/>
      <w:lvlText w:val="%5."/>
      <w:lvlJc w:val="left"/>
      <w:pPr>
        <w:ind w:left="3226" w:hanging="400"/>
      </w:pPr>
    </w:lvl>
    <w:lvl w:ilvl="5" w:tplc="0409001B" w:tentative="1">
      <w:start w:val="1"/>
      <w:numFmt w:val="lowerRoman"/>
      <w:lvlText w:val="%6."/>
      <w:lvlJc w:val="right"/>
      <w:pPr>
        <w:ind w:left="3626" w:hanging="400"/>
      </w:pPr>
    </w:lvl>
    <w:lvl w:ilvl="6" w:tplc="0409000F" w:tentative="1">
      <w:start w:val="1"/>
      <w:numFmt w:val="decimal"/>
      <w:lvlText w:val="%7."/>
      <w:lvlJc w:val="left"/>
      <w:pPr>
        <w:ind w:left="4026" w:hanging="400"/>
      </w:pPr>
    </w:lvl>
    <w:lvl w:ilvl="7" w:tplc="04090019" w:tentative="1">
      <w:start w:val="1"/>
      <w:numFmt w:val="upperLetter"/>
      <w:lvlText w:val="%8."/>
      <w:lvlJc w:val="left"/>
      <w:pPr>
        <w:ind w:left="4426" w:hanging="400"/>
      </w:pPr>
    </w:lvl>
    <w:lvl w:ilvl="8" w:tplc="0409001B" w:tentative="1">
      <w:start w:val="1"/>
      <w:numFmt w:val="lowerRoman"/>
      <w:lvlText w:val="%9."/>
      <w:lvlJc w:val="right"/>
      <w:pPr>
        <w:ind w:left="4826" w:hanging="400"/>
      </w:pPr>
    </w:lvl>
  </w:abstractNum>
  <w:abstractNum w:abstractNumId="17" w15:restartNumberingAfterBreak="0">
    <w:nsid w:val="519F0FDC"/>
    <w:multiLevelType w:val="hybridMultilevel"/>
    <w:tmpl w:val="990CFBF0"/>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8" w15:restartNumberingAfterBreak="0">
    <w:nsid w:val="524A2FC9"/>
    <w:multiLevelType w:val="hybridMultilevel"/>
    <w:tmpl w:val="C54C8C7A"/>
    <w:lvl w:ilvl="0" w:tplc="8814CD34">
      <w:start w:val="2"/>
      <w:numFmt w:val="decimalEnclosedCircle"/>
      <w:lvlText w:val=""/>
      <w:lvlJc w:val="left"/>
      <w:pPr>
        <w:ind w:left="1380" w:hanging="360"/>
      </w:pPr>
      <w:rPr>
        <w:rFonts w:hint="default"/>
      </w:rPr>
    </w:lvl>
    <w:lvl w:ilvl="1" w:tplc="04090019" w:tentative="1">
      <w:start w:val="1"/>
      <w:numFmt w:val="upperLetter"/>
      <w:lvlText w:val="%2."/>
      <w:lvlJc w:val="left"/>
      <w:pPr>
        <w:ind w:left="1820" w:hanging="400"/>
      </w:pPr>
    </w:lvl>
    <w:lvl w:ilvl="2" w:tplc="0409001B" w:tentative="1">
      <w:start w:val="1"/>
      <w:numFmt w:val="lowerRoman"/>
      <w:lvlText w:val="%3."/>
      <w:lvlJc w:val="right"/>
      <w:pPr>
        <w:ind w:left="2220" w:hanging="400"/>
      </w:pPr>
    </w:lvl>
    <w:lvl w:ilvl="3" w:tplc="0409000F" w:tentative="1">
      <w:start w:val="1"/>
      <w:numFmt w:val="decimal"/>
      <w:lvlText w:val="%4."/>
      <w:lvlJc w:val="left"/>
      <w:pPr>
        <w:ind w:left="2620" w:hanging="400"/>
      </w:pPr>
    </w:lvl>
    <w:lvl w:ilvl="4" w:tplc="04090019" w:tentative="1">
      <w:start w:val="1"/>
      <w:numFmt w:val="upperLetter"/>
      <w:lvlText w:val="%5."/>
      <w:lvlJc w:val="left"/>
      <w:pPr>
        <w:ind w:left="3020" w:hanging="400"/>
      </w:pPr>
    </w:lvl>
    <w:lvl w:ilvl="5" w:tplc="0409001B" w:tentative="1">
      <w:start w:val="1"/>
      <w:numFmt w:val="lowerRoman"/>
      <w:lvlText w:val="%6."/>
      <w:lvlJc w:val="right"/>
      <w:pPr>
        <w:ind w:left="3420" w:hanging="400"/>
      </w:pPr>
    </w:lvl>
    <w:lvl w:ilvl="6" w:tplc="0409000F" w:tentative="1">
      <w:start w:val="1"/>
      <w:numFmt w:val="decimal"/>
      <w:lvlText w:val="%7."/>
      <w:lvlJc w:val="left"/>
      <w:pPr>
        <w:ind w:left="3820" w:hanging="400"/>
      </w:pPr>
    </w:lvl>
    <w:lvl w:ilvl="7" w:tplc="04090019" w:tentative="1">
      <w:start w:val="1"/>
      <w:numFmt w:val="upperLetter"/>
      <w:lvlText w:val="%8."/>
      <w:lvlJc w:val="left"/>
      <w:pPr>
        <w:ind w:left="4220" w:hanging="400"/>
      </w:pPr>
    </w:lvl>
    <w:lvl w:ilvl="8" w:tplc="0409001B" w:tentative="1">
      <w:start w:val="1"/>
      <w:numFmt w:val="lowerRoman"/>
      <w:lvlText w:val="%9."/>
      <w:lvlJc w:val="right"/>
      <w:pPr>
        <w:ind w:left="4620" w:hanging="400"/>
      </w:pPr>
    </w:lvl>
  </w:abstractNum>
  <w:abstractNum w:abstractNumId="19" w15:restartNumberingAfterBreak="0">
    <w:nsid w:val="5376265A"/>
    <w:multiLevelType w:val="hybridMultilevel"/>
    <w:tmpl w:val="76200C28"/>
    <w:lvl w:ilvl="0" w:tplc="0409000F">
      <w:start w:val="1"/>
      <w:numFmt w:val="decimal"/>
      <w:lvlText w:val="%1."/>
      <w:lvlJc w:val="left"/>
      <w:pPr>
        <w:ind w:left="826" w:hanging="400"/>
      </w:pPr>
      <w:rPr>
        <w:rFonts w:hint="eastAsia"/>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20" w15:restartNumberingAfterBreak="0">
    <w:nsid w:val="53D558D7"/>
    <w:multiLevelType w:val="hybridMultilevel"/>
    <w:tmpl w:val="15BAFA9C"/>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21" w15:restartNumberingAfterBreak="0">
    <w:nsid w:val="559878C7"/>
    <w:multiLevelType w:val="hybridMultilevel"/>
    <w:tmpl w:val="93049F0E"/>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22" w15:restartNumberingAfterBreak="0">
    <w:nsid w:val="613E4DEA"/>
    <w:multiLevelType w:val="hybridMultilevel"/>
    <w:tmpl w:val="990CFBF0"/>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23" w15:restartNumberingAfterBreak="0">
    <w:nsid w:val="65F8354A"/>
    <w:multiLevelType w:val="hybridMultilevel"/>
    <w:tmpl w:val="DC1A7280"/>
    <w:lvl w:ilvl="0" w:tplc="07C804FE">
      <w:start w:val="3"/>
      <w:numFmt w:val="bullet"/>
      <w:lvlText w:val=""/>
      <w:lvlJc w:val="left"/>
      <w:pPr>
        <w:ind w:left="930" w:hanging="360"/>
      </w:pPr>
      <w:rPr>
        <w:rFonts w:ascii="Wingdings" w:eastAsia="돋움체" w:hAnsi="Wingdings" w:cs="Times New Roman" w:hint="default"/>
      </w:rPr>
    </w:lvl>
    <w:lvl w:ilvl="1" w:tplc="04090003" w:tentative="1">
      <w:start w:val="1"/>
      <w:numFmt w:val="bullet"/>
      <w:lvlText w:val=""/>
      <w:lvlJc w:val="left"/>
      <w:pPr>
        <w:ind w:left="1370" w:hanging="400"/>
      </w:pPr>
      <w:rPr>
        <w:rFonts w:ascii="Wingdings" w:hAnsi="Wingdings" w:hint="default"/>
      </w:rPr>
    </w:lvl>
    <w:lvl w:ilvl="2" w:tplc="04090005" w:tentative="1">
      <w:start w:val="1"/>
      <w:numFmt w:val="bullet"/>
      <w:lvlText w:val=""/>
      <w:lvlJc w:val="left"/>
      <w:pPr>
        <w:ind w:left="1770" w:hanging="400"/>
      </w:pPr>
      <w:rPr>
        <w:rFonts w:ascii="Wingdings" w:hAnsi="Wingdings" w:hint="default"/>
      </w:rPr>
    </w:lvl>
    <w:lvl w:ilvl="3" w:tplc="04090001" w:tentative="1">
      <w:start w:val="1"/>
      <w:numFmt w:val="bullet"/>
      <w:lvlText w:val=""/>
      <w:lvlJc w:val="left"/>
      <w:pPr>
        <w:ind w:left="2170" w:hanging="400"/>
      </w:pPr>
      <w:rPr>
        <w:rFonts w:ascii="Wingdings" w:hAnsi="Wingdings" w:hint="default"/>
      </w:rPr>
    </w:lvl>
    <w:lvl w:ilvl="4" w:tplc="04090003" w:tentative="1">
      <w:start w:val="1"/>
      <w:numFmt w:val="bullet"/>
      <w:lvlText w:val=""/>
      <w:lvlJc w:val="left"/>
      <w:pPr>
        <w:ind w:left="2570" w:hanging="400"/>
      </w:pPr>
      <w:rPr>
        <w:rFonts w:ascii="Wingdings" w:hAnsi="Wingdings" w:hint="default"/>
      </w:rPr>
    </w:lvl>
    <w:lvl w:ilvl="5" w:tplc="04090005" w:tentative="1">
      <w:start w:val="1"/>
      <w:numFmt w:val="bullet"/>
      <w:lvlText w:val=""/>
      <w:lvlJc w:val="left"/>
      <w:pPr>
        <w:ind w:left="2970" w:hanging="400"/>
      </w:pPr>
      <w:rPr>
        <w:rFonts w:ascii="Wingdings" w:hAnsi="Wingdings" w:hint="default"/>
      </w:rPr>
    </w:lvl>
    <w:lvl w:ilvl="6" w:tplc="04090001" w:tentative="1">
      <w:start w:val="1"/>
      <w:numFmt w:val="bullet"/>
      <w:lvlText w:val=""/>
      <w:lvlJc w:val="left"/>
      <w:pPr>
        <w:ind w:left="3370" w:hanging="400"/>
      </w:pPr>
      <w:rPr>
        <w:rFonts w:ascii="Wingdings" w:hAnsi="Wingdings" w:hint="default"/>
      </w:rPr>
    </w:lvl>
    <w:lvl w:ilvl="7" w:tplc="04090003" w:tentative="1">
      <w:start w:val="1"/>
      <w:numFmt w:val="bullet"/>
      <w:lvlText w:val=""/>
      <w:lvlJc w:val="left"/>
      <w:pPr>
        <w:ind w:left="3770" w:hanging="400"/>
      </w:pPr>
      <w:rPr>
        <w:rFonts w:ascii="Wingdings" w:hAnsi="Wingdings" w:hint="default"/>
      </w:rPr>
    </w:lvl>
    <w:lvl w:ilvl="8" w:tplc="04090005" w:tentative="1">
      <w:start w:val="1"/>
      <w:numFmt w:val="bullet"/>
      <w:lvlText w:val=""/>
      <w:lvlJc w:val="left"/>
      <w:pPr>
        <w:ind w:left="4170" w:hanging="400"/>
      </w:pPr>
      <w:rPr>
        <w:rFonts w:ascii="Wingdings" w:hAnsi="Wingdings" w:hint="default"/>
      </w:rPr>
    </w:lvl>
  </w:abstractNum>
  <w:abstractNum w:abstractNumId="24" w15:restartNumberingAfterBreak="0">
    <w:nsid w:val="660510E7"/>
    <w:multiLevelType w:val="hybridMultilevel"/>
    <w:tmpl w:val="1D9AFFF6"/>
    <w:lvl w:ilvl="0" w:tplc="7DCA438E">
      <w:start w:val="1"/>
      <w:numFmt w:val="decimal"/>
      <w:lvlText w:val="%1)"/>
      <w:lvlJc w:val="left"/>
      <w:pPr>
        <w:tabs>
          <w:tab w:val="num" w:pos="720"/>
        </w:tabs>
        <w:ind w:left="720" w:hanging="240"/>
      </w:pPr>
      <w:rPr>
        <w:rFonts w:hint="eastAsia"/>
      </w:rPr>
    </w:lvl>
    <w:lvl w:ilvl="1" w:tplc="04090019" w:tentative="1">
      <w:start w:val="1"/>
      <w:numFmt w:val="upperLetter"/>
      <w:lvlText w:val="%2."/>
      <w:lvlJc w:val="left"/>
      <w:pPr>
        <w:tabs>
          <w:tab w:val="num" w:pos="1280"/>
        </w:tabs>
        <w:ind w:left="1280" w:hanging="400"/>
      </w:pPr>
    </w:lvl>
    <w:lvl w:ilvl="2" w:tplc="0409001B" w:tentative="1">
      <w:start w:val="1"/>
      <w:numFmt w:val="lowerRoman"/>
      <w:lvlText w:val="%3."/>
      <w:lvlJc w:val="right"/>
      <w:pPr>
        <w:tabs>
          <w:tab w:val="num" w:pos="1680"/>
        </w:tabs>
        <w:ind w:left="1680" w:hanging="400"/>
      </w:pPr>
    </w:lvl>
    <w:lvl w:ilvl="3" w:tplc="0409000F" w:tentative="1">
      <w:start w:val="1"/>
      <w:numFmt w:val="decimal"/>
      <w:lvlText w:val="%4."/>
      <w:lvlJc w:val="left"/>
      <w:pPr>
        <w:tabs>
          <w:tab w:val="num" w:pos="2080"/>
        </w:tabs>
        <w:ind w:left="2080" w:hanging="400"/>
      </w:pPr>
    </w:lvl>
    <w:lvl w:ilvl="4" w:tplc="04090019" w:tentative="1">
      <w:start w:val="1"/>
      <w:numFmt w:val="upperLetter"/>
      <w:lvlText w:val="%5."/>
      <w:lvlJc w:val="left"/>
      <w:pPr>
        <w:tabs>
          <w:tab w:val="num" w:pos="2480"/>
        </w:tabs>
        <w:ind w:left="2480" w:hanging="400"/>
      </w:pPr>
    </w:lvl>
    <w:lvl w:ilvl="5" w:tplc="0409001B" w:tentative="1">
      <w:start w:val="1"/>
      <w:numFmt w:val="lowerRoman"/>
      <w:lvlText w:val="%6."/>
      <w:lvlJc w:val="right"/>
      <w:pPr>
        <w:tabs>
          <w:tab w:val="num" w:pos="2880"/>
        </w:tabs>
        <w:ind w:left="2880" w:hanging="400"/>
      </w:pPr>
    </w:lvl>
    <w:lvl w:ilvl="6" w:tplc="0409000F" w:tentative="1">
      <w:start w:val="1"/>
      <w:numFmt w:val="decimal"/>
      <w:lvlText w:val="%7."/>
      <w:lvlJc w:val="left"/>
      <w:pPr>
        <w:tabs>
          <w:tab w:val="num" w:pos="3280"/>
        </w:tabs>
        <w:ind w:left="3280" w:hanging="400"/>
      </w:pPr>
    </w:lvl>
    <w:lvl w:ilvl="7" w:tplc="04090019" w:tentative="1">
      <w:start w:val="1"/>
      <w:numFmt w:val="upperLetter"/>
      <w:lvlText w:val="%8."/>
      <w:lvlJc w:val="left"/>
      <w:pPr>
        <w:tabs>
          <w:tab w:val="num" w:pos="3680"/>
        </w:tabs>
        <w:ind w:left="3680" w:hanging="400"/>
      </w:pPr>
    </w:lvl>
    <w:lvl w:ilvl="8" w:tplc="0409001B" w:tentative="1">
      <w:start w:val="1"/>
      <w:numFmt w:val="lowerRoman"/>
      <w:lvlText w:val="%9."/>
      <w:lvlJc w:val="right"/>
      <w:pPr>
        <w:tabs>
          <w:tab w:val="num" w:pos="4080"/>
        </w:tabs>
        <w:ind w:left="4080" w:hanging="400"/>
      </w:pPr>
    </w:lvl>
  </w:abstractNum>
  <w:abstractNum w:abstractNumId="25" w15:restartNumberingAfterBreak="0">
    <w:nsid w:val="69BA4487"/>
    <w:multiLevelType w:val="hybridMultilevel"/>
    <w:tmpl w:val="DA6C2114"/>
    <w:lvl w:ilvl="0" w:tplc="27D692F8">
      <w:start w:val="1"/>
      <w:numFmt w:val="decimal"/>
      <w:lvlText w:val="%1)"/>
      <w:lvlJc w:val="left"/>
      <w:pPr>
        <w:ind w:left="600" w:hanging="24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26" w15:restartNumberingAfterBreak="0">
    <w:nsid w:val="6F847733"/>
    <w:multiLevelType w:val="hybridMultilevel"/>
    <w:tmpl w:val="D9A06A82"/>
    <w:lvl w:ilvl="0" w:tplc="0409000F">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7AD45E23"/>
    <w:multiLevelType w:val="hybridMultilevel"/>
    <w:tmpl w:val="53485172"/>
    <w:lvl w:ilvl="0" w:tplc="F5E4DA76">
      <w:start w:val="1"/>
      <w:numFmt w:val="decimal"/>
      <w:lvlText w:val="%1)"/>
      <w:lvlJc w:val="left"/>
      <w:pPr>
        <w:ind w:left="1109"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28" w15:restartNumberingAfterBreak="0">
    <w:nsid w:val="7C7D12B4"/>
    <w:multiLevelType w:val="hybridMultilevel"/>
    <w:tmpl w:val="75801928"/>
    <w:lvl w:ilvl="0" w:tplc="F5E4DA76">
      <w:start w:val="1"/>
      <w:numFmt w:val="decimal"/>
      <w:lvlText w:val="%1)"/>
      <w:lvlJc w:val="left"/>
      <w:pPr>
        <w:ind w:left="1520" w:hanging="400"/>
      </w:pPr>
      <w:rPr>
        <w:rFonts w:hint="eastAsia"/>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29" w15:restartNumberingAfterBreak="0">
    <w:nsid w:val="7D2F5377"/>
    <w:multiLevelType w:val="hybridMultilevel"/>
    <w:tmpl w:val="2BBAE296"/>
    <w:lvl w:ilvl="0" w:tplc="0409000F">
      <w:start w:val="1"/>
      <w:numFmt w:val="decimal"/>
      <w:lvlText w:val="%1."/>
      <w:lvlJc w:val="left"/>
      <w:pPr>
        <w:ind w:left="826" w:hanging="400"/>
      </w:p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30" w15:restartNumberingAfterBreak="0">
    <w:nsid w:val="7F5F2475"/>
    <w:multiLevelType w:val="hybridMultilevel"/>
    <w:tmpl w:val="E9145D94"/>
    <w:lvl w:ilvl="0" w:tplc="0409000F">
      <w:start w:val="1"/>
      <w:numFmt w:val="decimal"/>
      <w:lvlText w:val="%1."/>
      <w:lvlJc w:val="left"/>
      <w:pPr>
        <w:ind w:left="826" w:hanging="400"/>
      </w:p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num w:numId="1">
    <w:abstractNumId w:val="24"/>
  </w:num>
  <w:num w:numId="2">
    <w:abstractNumId w:val="10"/>
  </w:num>
  <w:num w:numId="3">
    <w:abstractNumId w:val="11"/>
  </w:num>
  <w:num w:numId="4">
    <w:abstractNumId w:val="25"/>
  </w:num>
  <w:num w:numId="5">
    <w:abstractNumId w:val="23"/>
  </w:num>
  <w:num w:numId="6">
    <w:abstractNumId w:val="6"/>
  </w:num>
  <w:num w:numId="7">
    <w:abstractNumId w:val="0"/>
  </w:num>
  <w:num w:numId="8">
    <w:abstractNumId w:val="7"/>
  </w:num>
  <w:num w:numId="9">
    <w:abstractNumId w:val="15"/>
  </w:num>
  <w:num w:numId="10">
    <w:abstractNumId w:val="18"/>
  </w:num>
  <w:num w:numId="11">
    <w:abstractNumId w:val="29"/>
  </w:num>
  <w:num w:numId="12">
    <w:abstractNumId w:val="27"/>
  </w:num>
  <w:num w:numId="13">
    <w:abstractNumId w:val="9"/>
  </w:num>
  <w:num w:numId="14">
    <w:abstractNumId w:val="1"/>
  </w:num>
  <w:num w:numId="15">
    <w:abstractNumId w:val="14"/>
  </w:num>
  <w:num w:numId="16">
    <w:abstractNumId w:val="3"/>
  </w:num>
  <w:num w:numId="17">
    <w:abstractNumId w:val="20"/>
  </w:num>
  <w:num w:numId="18">
    <w:abstractNumId w:val="8"/>
  </w:num>
  <w:num w:numId="19">
    <w:abstractNumId w:val="28"/>
  </w:num>
  <w:num w:numId="20">
    <w:abstractNumId w:val="2"/>
  </w:num>
  <w:num w:numId="21">
    <w:abstractNumId w:val="19"/>
  </w:num>
  <w:num w:numId="22">
    <w:abstractNumId w:val="21"/>
  </w:num>
  <w:num w:numId="23">
    <w:abstractNumId w:val="30"/>
  </w:num>
  <w:num w:numId="24">
    <w:abstractNumId w:val="17"/>
  </w:num>
  <w:num w:numId="25">
    <w:abstractNumId w:val="22"/>
  </w:num>
  <w:num w:numId="26">
    <w:abstractNumId w:val="16"/>
  </w:num>
  <w:num w:numId="27">
    <w:abstractNumId w:val="5"/>
  </w:num>
  <w:num w:numId="28">
    <w:abstractNumId w:val="26"/>
  </w:num>
  <w:num w:numId="29">
    <w:abstractNumId w:val="12"/>
  </w:num>
  <w:num w:numId="30">
    <w:abstractNumId w:val="4"/>
  </w:num>
  <w:num w:numId="31">
    <w:abstractNumId w:val="13"/>
  </w:num>
  <w:numIdMacAtCleanup w:val="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안세홍">
    <w15:presenceInfo w15:providerId="AD" w15:userId="S-1-5-21-4218462301-3832473729-3953828252-98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trackRevisions/>
  <w:defaultTabStop w:val="567"/>
  <w:doNotHyphenateCaps/>
  <w:displayHorizontalDrawingGridEvery w:val="0"/>
  <w:displayVerticalDrawingGridEvery w:val="2"/>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745"/>
    <w:rsid w:val="0000590F"/>
    <w:rsid w:val="00011DE3"/>
    <w:rsid w:val="000355C7"/>
    <w:rsid w:val="000460B4"/>
    <w:rsid w:val="0004797E"/>
    <w:rsid w:val="00050DEF"/>
    <w:rsid w:val="000743AE"/>
    <w:rsid w:val="000773B0"/>
    <w:rsid w:val="000A1124"/>
    <w:rsid w:val="000A2FA4"/>
    <w:rsid w:val="000A72B2"/>
    <w:rsid w:val="000C0824"/>
    <w:rsid w:val="000D497D"/>
    <w:rsid w:val="000D5A0E"/>
    <w:rsid w:val="000E04BB"/>
    <w:rsid w:val="000F4D9C"/>
    <w:rsid w:val="001046B4"/>
    <w:rsid w:val="00115248"/>
    <w:rsid w:val="00116AC5"/>
    <w:rsid w:val="0012186B"/>
    <w:rsid w:val="0012231F"/>
    <w:rsid w:val="0013083A"/>
    <w:rsid w:val="00140755"/>
    <w:rsid w:val="00157003"/>
    <w:rsid w:val="0015728A"/>
    <w:rsid w:val="0017023F"/>
    <w:rsid w:val="00177C0A"/>
    <w:rsid w:val="00182D03"/>
    <w:rsid w:val="0018536F"/>
    <w:rsid w:val="001A13FB"/>
    <w:rsid w:val="001B239C"/>
    <w:rsid w:val="001B30B8"/>
    <w:rsid w:val="001C7290"/>
    <w:rsid w:val="001D3097"/>
    <w:rsid w:val="001E0BE3"/>
    <w:rsid w:val="001E4865"/>
    <w:rsid w:val="001F18AB"/>
    <w:rsid w:val="0021675E"/>
    <w:rsid w:val="00220DF2"/>
    <w:rsid w:val="00257FD3"/>
    <w:rsid w:val="00260B73"/>
    <w:rsid w:val="002652B8"/>
    <w:rsid w:val="00290738"/>
    <w:rsid w:val="00296AD5"/>
    <w:rsid w:val="002E4E63"/>
    <w:rsid w:val="00301924"/>
    <w:rsid w:val="00312A5E"/>
    <w:rsid w:val="00322871"/>
    <w:rsid w:val="00333FA4"/>
    <w:rsid w:val="003430F2"/>
    <w:rsid w:val="00357D58"/>
    <w:rsid w:val="00367825"/>
    <w:rsid w:val="003864CB"/>
    <w:rsid w:val="0039129F"/>
    <w:rsid w:val="00397998"/>
    <w:rsid w:val="003B2E27"/>
    <w:rsid w:val="003B3A8A"/>
    <w:rsid w:val="003D3E41"/>
    <w:rsid w:val="003E3123"/>
    <w:rsid w:val="00416015"/>
    <w:rsid w:val="00426AA7"/>
    <w:rsid w:val="0043539B"/>
    <w:rsid w:val="00443A69"/>
    <w:rsid w:val="00452656"/>
    <w:rsid w:val="0048257E"/>
    <w:rsid w:val="00485F91"/>
    <w:rsid w:val="0049291E"/>
    <w:rsid w:val="0049749B"/>
    <w:rsid w:val="004A496C"/>
    <w:rsid w:val="004F4B23"/>
    <w:rsid w:val="0050222F"/>
    <w:rsid w:val="005028EC"/>
    <w:rsid w:val="0051558E"/>
    <w:rsid w:val="00515BBE"/>
    <w:rsid w:val="00524060"/>
    <w:rsid w:val="00530945"/>
    <w:rsid w:val="0053432B"/>
    <w:rsid w:val="005455F3"/>
    <w:rsid w:val="0055474E"/>
    <w:rsid w:val="00563686"/>
    <w:rsid w:val="0056699C"/>
    <w:rsid w:val="0058157C"/>
    <w:rsid w:val="005845D2"/>
    <w:rsid w:val="005A17D2"/>
    <w:rsid w:val="005C1193"/>
    <w:rsid w:val="005D25AA"/>
    <w:rsid w:val="005D2711"/>
    <w:rsid w:val="005D72FA"/>
    <w:rsid w:val="005E7143"/>
    <w:rsid w:val="00613428"/>
    <w:rsid w:val="00614B33"/>
    <w:rsid w:val="0063162E"/>
    <w:rsid w:val="00652589"/>
    <w:rsid w:val="00665728"/>
    <w:rsid w:val="00666535"/>
    <w:rsid w:val="006862B7"/>
    <w:rsid w:val="00697617"/>
    <w:rsid w:val="006A2235"/>
    <w:rsid w:val="006D4227"/>
    <w:rsid w:val="006E4E8F"/>
    <w:rsid w:val="00766F88"/>
    <w:rsid w:val="00774745"/>
    <w:rsid w:val="0079192F"/>
    <w:rsid w:val="007B0AE3"/>
    <w:rsid w:val="007C3EB2"/>
    <w:rsid w:val="007C63AF"/>
    <w:rsid w:val="007D7883"/>
    <w:rsid w:val="007E053D"/>
    <w:rsid w:val="007E7BF1"/>
    <w:rsid w:val="008159DA"/>
    <w:rsid w:val="0083452F"/>
    <w:rsid w:val="008357D2"/>
    <w:rsid w:val="0085232B"/>
    <w:rsid w:val="008669A0"/>
    <w:rsid w:val="00886483"/>
    <w:rsid w:val="0089644E"/>
    <w:rsid w:val="00896668"/>
    <w:rsid w:val="008B25A2"/>
    <w:rsid w:val="008B273B"/>
    <w:rsid w:val="008B5DF0"/>
    <w:rsid w:val="008D406A"/>
    <w:rsid w:val="008F229D"/>
    <w:rsid w:val="00904D7E"/>
    <w:rsid w:val="00913A79"/>
    <w:rsid w:val="009224CA"/>
    <w:rsid w:val="00936D58"/>
    <w:rsid w:val="00937E0A"/>
    <w:rsid w:val="0094190D"/>
    <w:rsid w:val="0094301F"/>
    <w:rsid w:val="00946129"/>
    <w:rsid w:val="00951BB2"/>
    <w:rsid w:val="009530F7"/>
    <w:rsid w:val="009604EB"/>
    <w:rsid w:val="00964FD8"/>
    <w:rsid w:val="009721D0"/>
    <w:rsid w:val="00976CE2"/>
    <w:rsid w:val="00982A41"/>
    <w:rsid w:val="00994BF4"/>
    <w:rsid w:val="0099796E"/>
    <w:rsid w:val="009A7164"/>
    <w:rsid w:val="009B6A67"/>
    <w:rsid w:val="009C0844"/>
    <w:rsid w:val="009C5007"/>
    <w:rsid w:val="009C7EA8"/>
    <w:rsid w:val="009C7FDC"/>
    <w:rsid w:val="009E7867"/>
    <w:rsid w:val="009F7CFD"/>
    <w:rsid w:val="00A008EA"/>
    <w:rsid w:val="00A03153"/>
    <w:rsid w:val="00A15C86"/>
    <w:rsid w:val="00A851AF"/>
    <w:rsid w:val="00A90EDE"/>
    <w:rsid w:val="00AA2AF5"/>
    <w:rsid w:val="00AC0322"/>
    <w:rsid w:val="00AC3650"/>
    <w:rsid w:val="00AC3704"/>
    <w:rsid w:val="00B042C9"/>
    <w:rsid w:val="00B20570"/>
    <w:rsid w:val="00B23E13"/>
    <w:rsid w:val="00B33B3C"/>
    <w:rsid w:val="00B34AA0"/>
    <w:rsid w:val="00B539F2"/>
    <w:rsid w:val="00B70ABA"/>
    <w:rsid w:val="00B74E4B"/>
    <w:rsid w:val="00B95466"/>
    <w:rsid w:val="00BB2222"/>
    <w:rsid w:val="00BB3F7B"/>
    <w:rsid w:val="00BB5ED5"/>
    <w:rsid w:val="00BD1142"/>
    <w:rsid w:val="00BD16A8"/>
    <w:rsid w:val="00BD4D3C"/>
    <w:rsid w:val="00BD7D03"/>
    <w:rsid w:val="00C02CBE"/>
    <w:rsid w:val="00C06722"/>
    <w:rsid w:val="00C11DCD"/>
    <w:rsid w:val="00C227C4"/>
    <w:rsid w:val="00C40DFA"/>
    <w:rsid w:val="00C74404"/>
    <w:rsid w:val="00C744F9"/>
    <w:rsid w:val="00C90E37"/>
    <w:rsid w:val="00CA03EC"/>
    <w:rsid w:val="00CB3DC1"/>
    <w:rsid w:val="00CB6D28"/>
    <w:rsid w:val="00CE2118"/>
    <w:rsid w:val="00D331A2"/>
    <w:rsid w:val="00D467DD"/>
    <w:rsid w:val="00D5147E"/>
    <w:rsid w:val="00D51731"/>
    <w:rsid w:val="00D54B06"/>
    <w:rsid w:val="00D61295"/>
    <w:rsid w:val="00D92F96"/>
    <w:rsid w:val="00DA69AB"/>
    <w:rsid w:val="00DB05C2"/>
    <w:rsid w:val="00DB2719"/>
    <w:rsid w:val="00DB2CF0"/>
    <w:rsid w:val="00DB5586"/>
    <w:rsid w:val="00DC1B31"/>
    <w:rsid w:val="00DF1F73"/>
    <w:rsid w:val="00E04805"/>
    <w:rsid w:val="00E05443"/>
    <w:rsid w:val="00E1762A"/>
    <w:rsid w:val="00E6097D"/>
    <w:rsid w:val="00E67BF7"/>
    <w:rsid w:val="00E96A37"/>
    <w:rsid w:val="00EA3D01"/>
    <w:rsid w:val="00EA59C2"/>
    <w:rsid w:val="00EE5939"/>
    <w:rsid w:val="00EF59FA"/>
    <w:rsid w:val="00EF69C9"/>
    <w:rsid w:val="00F023B1"/>
    <w:rsid w:val="00F032AD"/>
    <w:rsid w:val="00F2159F"/>
    <w:rsid w:val="00F25025"/>
    <w:rsid w:val="00F25D9A"/>
    <w:rsid w:val="00F261CA"/>
    <w:rsid w:val="00F3314F"/>
    <w:rsid w:val="00F671C3"/>
    <w:rsid w:val="00F71EDE"/>
    <w:rsid w:val="00F7380C"/>
    <w:rsid w:val="00F77301"/>
    <w:rsid w:val="00F9026C"/>
    <w:rsid w:val="00F974F9"/>
    <w:rsid w:val="00FA6A2A"/>
    <w:rsid w:val="00FA771D"/>
    <w:rsid w:val="00FC30AF"/>
    <w:rsid w:val="00FD7885"/>
    <w:rsid w:val="00FE3A16"/>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A6FCF72C-B13A-2945-A3B3-6825E296E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바탕" w:hAnsi="Times New Roman" w:cs="Times New Roman"/>
        <w:lang w:val="vi-VN"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wordWrap w:val="0"/>
      <w:adjustRightInd w:val="0"/>
      <w:spacing w:line="360" w:lineRule="atLeast"/>
      <w:jc w:val="both"/>
      <w:textAlignment w:val="baseline"/>
    </w:pPr>
    <w:rPr>
      <w:rFonts w:eastAsia="돋움체"/>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252"/>
        <w:tab w:val="right" w:pos="8504"/>
      </w:tabs>
    </w:pPr>
  </w:style>
  <w:style w:type="paragraph" w:styleId="Footer">
    <w:name w:val="footer"/>
    <w:basedOn w:val="Normal"/>
    <w:semiHidden/>
    <w:pPr>
      <w:tabs>
        <w:tab w:val="center" w:pos="4252"/>
        <w:tab w:val="right" w:pos="8504"/>
      </w:tabs>
    </w:pPr>
  </w:style>
  <w:style w:type="character" w:styleId="PageNumber">
    <w:name w:val="page number"/>
    <w:basedOn w:val="DefaultParagraphFont"/>
    <w:semiHidden/>
  </w:style>
  <w:style w:type="paragraph" w:styleId="Date">
    <w:name w:val="Date"/>
    <w:basedOn w:val="Normal"/>
    <w:next w:val="Normal"/>
    <w:semiHidden/>
    <w:pPr>
      <w:jc w:val="right"/>
    </w:pPr>
    <w:rPr>
      <w:sz w:val="22"/>
      <w:szCs w:val="22"/>
    </w:rPr>
  </w:style>
  <w:style w:type="paragraph" w:styleId="NormalWeb">
    <w:name w:val="Normal (Web)"/>
    <w:basedOn w:val="Normal"/>
    <w:semiHidden/>
    <w:pPr>
      <w:widowControl/>
      <w:wordWrap/>
      <w:adjustRightInd/>
      <w:spacing w:before="100" w:beforeAutospacing="1" w:after="100" w:afterAutospacing="1" w:line="240" w:lineRule="auto"/>
      <w:jc w:val="left"/>
      <w:textAlignment w:val="auto"/>
    </w:pPr>
    <w:rPr>
      <w:rFonts w:ascii="바탕" w:eastAsia="바탕" w:hAnsi="바탕"/>
    </w:rPr>
  </w:style>
  <w:style w:type="table" w:styleId="TableGrid">
    <w:name w:val="Table Grid"/>
    <w:basedOn w:val="TableNormal"/>
    <w:uiPriority w:val="59"/>
    <w:rsid w:val="001572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0C0824"/>
    <w:rPr>
      <w:rFonts w:eastAsia="돋움체"/>
      <w:sz w:val="24"/>
      <w:szCs w:val="24"/>
    </w:rPr>
  </w:style>
  <w:style w:type="paragraph" w:styleId="BalloonText">
    <w:name w:val="Balloon Text"/>
    <w:basedOn w:val="Normal"/>
    <w:link w:val="BalloonTextChar"/>
    <w:uiPriority w:val="99"/>
    <w:semiHidden/>
    <w:unhideWhenUsed/>
    <w:rsid w:val="0004797E"/>
    <w:pPr>
      <w:spacing w:line="240" w:lineRule="auto"/>
    </w:pPr>
    <w:rPr>
      <w:rFonts w:ascii="Arial" w:hAnsi="Arial" w:cs="Arial"/>
      <w:sz w:val="18"/>
      <w:szCs w:val="18"/>
    </w:rPr>
  </w:style>
  <w:style w:type="character" w:customStyle="1" w:styleId="BalloonTextChar">
    <w:name w:val="Balloon Text Char"/>
    <w:basedOn w:val="DefaultParagraphFont"/>
    <w:link w:val="BalloonText"/>
    <w:uiPriority w:val="99"/>
    <w:semiHidden/>
    <w:rsid w:val="0004797E"/>
    <w:rPr>
      <w:rFonts w:ascii="Arial" w:eastAsia="돋움체" w:hAnsi="Arial" w:cs="Arial"/>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2609">
      <w:bodyDiv w:val="1"/>
      <w:marLeft w:val="0"/>
      <w:marRight w:val="0"/>
      <w:marTop w:val="0"/>
      <w:marBottom w:val="0"/>
      <w:divBdr>
        <w:top w:val="none" w:sz="0" w:space="0" w:color="auto"/>
        <w:left w:val="none" w:sz="0" w:space="0" w:color="auto"/>
        <w:bottom w:val="none" w:sz="0" w:space="0" w:color="auto"/>
        <w:right w:val="none" w:sz="0" w:space="0" w:color="auto"/>
      </w:divBdr>
    </w:div>
    <w:div w:id="618728660">
      <w:bodyDiv w:val="1"/>
      <w:marLeft w:val="0"/>
      <w:marRight w:val="0"/>
      <w:marTop w:val="0"/>
      <w:marBottom w:val="0"/>
      <w:divBdr>
        <w:top w:val="none" w:sz="0" w:space="0" w:color="auto"/>
        <w:left w:val="none" w:sz="0" w:space="0" w:color="auto"/>
        <w:bottom w:val="none" w:sz="0" w:space="0" w:color="auto"/>
        <w:right w:val="none" w:sz="0" w:space="0" w:color="auto"/>
      </w:divBdr>
    </w:div>
    <w:div w:id="1211915332">
      <w:bodyDiv w:val="1"/>
      <w:marLeft w:val="0"/>
      <w:marRight w:val="0"/>
      <w:marTop w:val="0"/>
      <w:marBottom w:val="0"/>
      <w:divBdr>
        <w:top w:val="none" w:sz="0" w:space="0" w:color="auto"/>
        <w:left w:val="none" w:sz="0" w:space="0" w:color="auto"/>
        <w:bottom w:val="none" w:sz="0" w:space="0" w:color="auto"/>
        <w:right w:val="none" w:sz="0" w:space="0" w:color="auto"/>
      </w:divBdr>
    </w:div>
    <w:div w:id="1421831314">
      <w:bodyDiv w:val="1"/>
      <w:marLeft w:val="0"/>
      <w:marRight w:val="0"/>
      <w:marTop w:val="0"/>
      <w:marBottom w:val="0"/>
      <w:divBdr>
        <w:top w:val="none" w:sz="0" w:space="0" w:color="auto"/>
        <w:left w:val="none" w:sz="0" w:space="0" w:color="auto"/>
        <w:bottom w:val="none" w:sz="0" w:space="0" w:color="auto"/>
        <w:right w:val="none" w:sz="0" w:space="0" w:color="auto"/>
      </w:divBdr>
    </w:div>
    <w:div w:id="152096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CD251A-3D7D-4B52-8E7C-D01CCFC31C82}">
  <ds:schemaRefs>
    <ds:schemaRef ds:uri="http://schemas.microsoft.com/sharepoint/v3/contenttype/forms"/>
  </ds:schemaRefs>
</ds:datastoreItem>
</file>

<file path=customXml/itemProps2.xml><?xml version="1.0" encoding="utf-8"?>
<ds:datastoreItem xmlns:ds="http://schemas.openxmlformats.org/officeDocument/2006/customXml" ds:itemID="{2DB016C9-0968-44ED-A3E3-F468D1F6EFC8}"/>
</file>

<file path=customXml/itemProps3.xml><?xml version="1.0" encoding="utf-8"?>
<ds:datastoreItem xmlns:ds="http://schemas.openxmlformats.org/officeDocument/2006/customXml" ds:itemID="{7A75064A-8491-4FEF-B8B1-E6D4B75C92F8}">
  <ds:schemaRefs>
    <ds:schemaRef ds:uri="http://schemas.openxmlformats.org/officeDocument/2006/bibliography"/>
  </ds:schemaRefs>
</ds:datastoreItem>
</file>

<file path=customXml/itemProps4.xml><?xml version="1.0" encoding="utf-8"?>
<ds:datastoreItem xmlns:ds="http://schemas.openxmlformats.org/officeDocument/2006/customXml" ds:itemID="{03294D4A-DC17-404A-96FF-BCC11926C1D0}"/>
</file>

<file path=docProps/app.xml><?xml version="1.0" encoding="utf-8"?>
<Properties xmlns="http://schemas.openxmlformats.org/officeDocument/2006/extended-properties" xmlns:vt="http://schemas.openxmlformats.org/officeDocument/2006/docPropsVTypes">
  <Template>Normal</Template>
  <TotalTime>74</TotalTime>
  <Pages>5</Pages>
  <Words>991</Words>
  <Characters>5654</Characters>
  <Application>Microsoft Office Word</Application>
  <DocSecurity>0</DocSecurity>
  <Lines>47</Lines>
  <Paragraphs>13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제안 제도</vt:lpstr>
      <vt:lpstr>제안 제도</vt:lpstr>
    </vt:vector>
  </TitlesOfParts>
  <Company>경영혁신팀</Company>
  <LinksUpToDate>false</LinksUpToDate>
  <CharactersWithSpaces>6632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subject/>
  <dc:creator>품질경영팀</dc:creator>
  <cp:keywords/>
  <cp:lastModifiedBy>안세홍</cp:lastModifiedBy>
  <cp:revision>22</cp:revision>
  <cp:lastPrinted>2017-03-27T01:50:00Z</cp:lastPrinted>
  <dcterms:created xsi:type="dcterms:W3CDTF">2019-07-02T00:47:00Z</dcterms:created>
  <dcterms:modified xsi:type="dcterms:W3CDTF">2019-07-10T03:29:00Z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69400</vt:r8>
  </property>
</Properties>
</file>