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15451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1905"/>
      </w:tblGrid>
      <w:tr w:rsidR="00C95478" w:rsidRPr="00E50440" w14:paraId="4A2FEC8E" w14:textId="77777777" w:rsidTr="00362FAD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4D188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14:paraId="2A07107F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C10938D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2F989FF" w14:textId="77777777" w:rsidR="00C95478" w:rsidRPr="00E50440" w:rsidRDefault="007161E0" w:rsidP="00C95478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설비개선</w:t>
            </w:r>
          </w:p>
        </w:tc>
      </w:tr>
      <w:tr w:rsidR="00C95478" w:rsidRPr="00E50440" w14:paraId="5A5EAE22" w14:textId="77777777" w:rsidTr="00362FAD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2D329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3ABBA1FD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B42356F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08CAF3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/>
              </w:rPr>
              <w:t>12개월 (정기)</w:t>
            </w:r>
          </w:p>
        </w:tc>
      </w:tr>
      <w:tr w:rsidR="00C95478" w:rsidRPr="00E50440" w14:paraId="0F19FF58" w14:textId="77777777" w:rsidTr="00362FAD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D4B30BB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  <w:sz w:val="28"/>
              </w:rPr>
            </w:pPr>
            <w:r w:rsidRPr="00E50440">
              <w:rPr>
                <w:rFonts w:asciiTheme="minorEastAsia" w:hAnsiTheme="minorEastAsia" w:hint="eastAsia"/>
                <w:sz w:val="28"/>
              </w:rPr>
              <w:t>▣</w:t>
            </w:r>
            <w:r w:rsidRPr="00E50440">
              <w:rPr>
                <w:rFonts w:asciiTheme="minorEastAsia" w:hAnsiTheme="minorEastAsia"/>
                <w:sz w:val="28"/>
              </w:rPr>
              <w:t xml:space="preserve"> </w:t>
            </w:r>
            <w:r w:rsidRPr="00E50440">
              <w:rPr>
                <w:rFonts w:asciiTheme="minorEastAsia" w:hAnsiTheme="minorEastAsia" w:hint="eastAsia"/>
                <w:sz w:val="28"/>
              </w:rPr>
              <w:t>목차</w:t>
            </w:r>
          </w:p>
          <w:p w14:paraId="489962BB" w14:textId="77777777" w:rsidR="00C95478" w:rsidRPr="00E50440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E50440">
              <w:rPr>
                <w:rFonts w:asciiTheme="minorEastAsia" w:hAnsiTheme="minorEastAsia" w:hint="eastAsia"/>
                <w:szCs w:val="20"/>
              </w:rPr>
              <w:t>목적</w:t>
            </w:r>
          </w:p>
          <w:p w14:paraId="3F6D6FE2" w14:textId="77777777" w:rsidR="00C95478" w:rsidRPr="00E50440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E50440">
              <w:rPr>
                <w:rFonts w:asciiTheme="minorEastAsia" w:hAnsiTheme="minorEastAsia" w:hint="eastAsia"/>
                <w:szCs w:val="20"/>
              </w:rPr>
              <w:t>적용범위</w:t>
            </w:r>
          </w:p>
          <w:p w14:paraId="646A03AC" w14:textId="77777777" w:rsidR="00C95478" w:rsidRPr="00E50440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E50440">
              <w:rPr>
                <w:rFonts w:asciiTheme="minorEastAsia" w:hAnsiTheme="minorEastAsia" w:hint="eastAsia"/>
                <w:szCs w:val="20"/>
              </w:rPr>
              <w:t>용어정의</w:t>
            </w:r>
          </w:p>
          <w:p w14:paraId="521BBDC4" w14:textId="77777777" w:rsidR="00C95478" w:rsidRPr="00E50440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E50440">
              <w:rPr>
                <w:rFonts w:asciiTheme="minorEastAsia" w:hAnsiTheme="minorEastAsia" w:hint="eastAsia"/>
                <w:szCs w:val="20"/>
              </w:rPr>
              <w:t>책임과</w:t>
            </w:r>
            <w:r w:rsidRPr="00E50440">
              <w:rPr>
                <w:rFonts w:asciiTheme="minorEastAsia" w:hAnsiTheme="minorEastAsia"/>
                <w:szCs w:val="20"/>
              </w:rPr>
              <w:t xml:space="preserve"> </w:t>
            </w:r>
            <w:r w:rsidRPr="00E50440">
              <w:rPr>
                <w:rFonts w:asciiTheme="minorEastAsia" w:hAnsiTheme="minorEastAsia" w:hint="eastAsia"/>
                <w:szCs w:val="20"/>
              </w:rPr>
              <w:t>권한</w:t>
            </w:r>
          </w:p>
          <w:p w14:paraId="0D4BF1B5" w14:textId="77777777" w:rsidR="00C95478" w:rsidRPr="00E50440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E50440">
              <w:rPr>
                <w:rFonts w:asciiTheme="minorEastAsia" w:hAnsiTheme="minorEastAsia" w:hint="eastAsia"/>
                <w:szCs w:val="20"/>
              </w:rPr>
              <w:t>업무절차</w:t>
            </w:r>
          </w:p>
          <w:p w14:paraId="358456A4" w14:textId="77777777" w:rsidR="00C95478" w:rsidRPr="00E50440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E50440">
              <w:rPr>
                <w:rFonts w:asciiTheme="minorEastAsia" w:hAnsiTheme="minorEastAsia" w:hint="eastAsia"/>
                <w:szCs w:val="20"/>
              </w:rPr>
              <w:t>서식</w:t>
            </w:r>
            <w:r w:rsidRPr="00E50440">
              <w:rPr>
                <w:rFonts w:asciiTheme="minorEastAsia" w:hAnsiTheme="minorEastAsia"/>
                <w:szCs w:val="20"/>
              </w:rPr>
              <w:t>/양식</w:t>
            </w:r>
          </w:p>
          <w:p w14:paraId="30FC99A9" w14:textId="77777777" w:rsidR="00C95478" w:rsidRPr="00E50440" w:rsidRDefault="00C95478" w:rsidP="00732B3D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</w:p>
          <w:p w14:paraId="659FB831" w14:textId="77777777" w:rsidR="00C95478" w:rsidRPr="00E50440" w:rsidRDefault="00C95478" w:rsidP="00732B3D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  <w:r w:rsidRPr="00E50440">
              <w:rPr>
                <w:rFonts w:asciiTheme="minorEastAsia" w:hAnsiTheme="minorEastAsia"/>
                <w:szCs w:val="20"/>
              </w:rPr>
              <w:t xml:space="preserve">#.  </w:t>
            </w:r>
            <w:r w:rsidRPr="00E50440">
              <w:rPr>
                <w:rFonts w:asciiTheme="minorEastAsia" w:hAnsiTheme="minorEastAsia" w:hint="eastAsia"/>
                <w:szCs w:val="20"/>
              </w:rPr>
              <w:t>부표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B6A1ACD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092ECA2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4F8CEB9A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팀</w:t>
            </w:r>
            <w:r w:rsidRPr="00E50440">
              <w:rPr>
                <w:rFonts w:asciiTheme="minorEastAsia" w:hAnsiTheme="minorEastAsia"/>
              </w:rPr>
              <w:t>/부서장</w:t>
            </w:r>
          </w:p>
        </w:tc>
        <w:tc>
          <w:tcPr>
            <w:tcW w:w="8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C374A62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424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2D90D5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E50440" w14:paraId="205FCCF9" w14:textId="77777777" w:rsidTr="00362FAD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3657CC7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0C5C6" w14:textId="77777777" w:rsidR="00C95478" w:rsidRPr="0094520A" w:rsidRDefault="00833FEA">
            <w:pPr>
              <w:ind w:firstLineChars="500" w:firstLine="1000"/>
              <w:rPr>
                <w:rFonts w:asciiTheme="minorEastAsia" w:hAnsiTheme="minorEastAsia"/>
                <w:iCs/>
              </w:rPr>
              <w:pPrChange w:id="0" w:author="손휘웅/HUIUNG SON" w:date="2020-12-07T13:16:00Z">
                <w:pPr>
                  <w:jc w:val="center"/>
                </w:pPr>
              </w:pPrChange>
            </w:pPr>
            <w:ins w:id="1" w:author="손휘웅/HUIUNG SON" w:date="2020-12-07T13:15:00Z">
              <w:r w:rsidRPr="0094520A">
                <w:rPr>
                  <w:rFonts w:asciiTheme="minorEastAsia" w:hAnsiTheme="minorEastAsia" w:hint="eastAsia"/>
                  <w:iCs/>
                </w:rPr>
                <w:t>손휘웅</w:t>
              </w:r>
            </w:ins>
            <w:ins w:id="2" w:author="김경환(품질보증팀)/KYUNGHWAN KIM" w:date="2020-05-19T12:06:00Z">
              <w:del w:id="3" w:author="최성익/SEONGIK CHOI" w:date="2020-11-14T07:39:00Z">
                <w:r w:rsidR="005631AE" w:rsidRPr="00192CC6" w:rsidDel="008B71B6">
                  <w:rPr>
                    <w:rFonts w:asciiTheme="minorEastAsia" w:hAnsiTheme="minorEastAsia" w:hint="eastAsia"/>
                    <w:iCs/>
                    <w:rPrChange w:id="4" w:author="손휘웅/HUIUNG SON" w:date="2020-12-07T13:17:00Z">
                      <w:rPr>
                        <w:rFonts w:asciiTheme="minorEastAsia" w:hAnsiTheme="minorEastAsia" w:hint="eastAsia"/>
                      </w:rPr>
                    </w:rPrChange>
                  </w:rPr>
                  <w:delText>김현기</w:delText>
                </w:r>
              </w:del>
            </w:ins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FEA8F" w14:textId="77777777" w:rsidR="00C95478" w:rsidRPr="0094520A" w:rsidRDefault="005631AE" w:rsidP="00732B3D">
            <w:pPr>
              <w:jc w:val="center"/>
              <w:rPr>
                <w:rFonts w:asciiTheme="minorEastAsia" w:hAnsiTheme="minorEastAsia"/>
                <w:iCs/>
              </w:rPr>
            </w:pPr>
            <w:ins w:id="5" w:author="김경환(품질보증팀)/KYUNGHWAN KIM" w:date="2020-05-19T12:06:00Z">
              <w:r w:rsidRPr="0094520A">
                <w:rPr>
                  <w:rFonts w:asciiTheme="minorEastAsia" w:hAnsiTheme="minorEastAsia"/>
                  <w:iCs/>
                </w:rPr>
                <w:t>-</w:t>
              </w:r>
            </w:ins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6B6618A" w14:textId="77777777" w:rsidR="00C95478" w:rsidRPr="0094520A" w:rsidRDefault="00833FEA" w:rsidP="00732B3D">
            <w:pPr>
              <w:jc w:val="center"/>
              <w:rPr>
                <w:rFonts w:asciiTheme="minorEastAsia" w:hAnsiTheme="minorEastAsia"/>
                <w:iCs/>
              </w:rPr>
            </w:pPr>
            <w:ins w:id="6" w:author="손휘웅/HUIUNG SON" w:date="2020-12-07T13:17:00Z">
              <w:r w:rsidRPr="0094520A">
                <w:rPr>
                  <w:rFonts w:asciiTheme="minorEastAsia" w:hAnsiTheme="minorEastAsia" w:hint="eastAsia"/>
                  <w:iCs/>
                </w:rPr>
                <w:t>최성익</w:t>
              </w:r>
            </w:ins>
            <w:ins w:id="7" w:author="김경환(품질보증팀)/KYUNGHWAN KIM" w:date="2020-05-19T12:06:00Z">
              <w:del w:id="8" w:author="손휘웅/HUIUNG SON" w:date="2020-12-02T15:07:00Z">
                <w:r w:rsidR="005631AE" w:rsidRPr="00192CC6" w:rsidDel="00EC7446">
                  <w:rPr>
                    <w:rFonts w:asciiTheme="minorEastAsia" w:hAnsiTheme="minorEastAsia" w:hint="eastAsia"/>
                    <w:iCs/>
                    <w:rPrChange w:id="9" w:author="손휘웅/HUIUNG SON" w:date="2020-12-07T13:17:00Z">
                      <w:rPr>
                        <w:rFonts w:asciiTheme="minorEastAsia" w:hAnsiTheme="minorEastAsia" w:hint="eastAsia"/>
                      </w:rPr>
                    </w:rPrChange>
                  </w:rPr>
                  <w:delText>최성익</w:delText>
                </w:r>
              </w:del>
            </w:ins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DC8D30E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42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C55BDD1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E50440" w14:paraId="5C16DD7B" w14:textId="77777777" w:rsidTr="00362FAD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6474254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84A23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0EE58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6546056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E00B030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42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73FF52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E50440" w14:paraId="0388DBE7" w14:textId="77777777" w:rsidTr="00362FAD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43B98B6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E86F0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B72BE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B1D966D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9209E4D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42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65CD7B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E50440" w14:paraId="466E2C55" w14:textId="77777777" w:rsidTr="00362FAD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468D5D4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4E00699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169FA98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경영자대리인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29BF58FC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임원</w:t>
            </w:r>
            <w:r w:rsidRPr="00E50440">
              <w:rPr>
                <w:rFonts w:asciiTheme="minorEastAsia" w:hAnsiTheme="minorEastAsia"/>
              </w:rPr>
              <w:t>/본부장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CC58521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42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9104B4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E50440" w14:paraId="767BBB00" w14:textId="77777777" w:rsidTr="00362FAD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BA78289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78A73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73EF6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572D66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B756736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42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05758F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E50440" w14:paraId="0FDCA1D5" w14:textId="77777777" w:rsidTr="00362FAD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C1D6DB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C39BE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011FA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05E8980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5CDB9B5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  <w:r w:rsidRPr="00E50440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42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5A3629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E50440" w14:paraId="2590FB9A" w14:textId="77777777" w:rsidTr="00362FAD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E39212D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0BA890D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F28790F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B91D46" w14:textId="77777777" w:rsidR="00C95478" w:rsidRPr="00E50440" w:rsidRDefault="00C95478" w:rsidP="00732B3D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EA4E4B1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42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E6211B" w14:textId="77777777" w:rsidR="00C95478" w:rsidRPr="00E50440" w:rsidRDefault="00C95478" w:rsidP="00732B3D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14:paraId="461100E9" w14:textId="77777777" w:rsidR="00C95478" w:rsidRPr="00E50440" w:rsidRDefault="00C95478" w:rsidP="009C14C0">
      <w:pPr>
        <w:jc w:val="left"/>
      </w:pPr>
    </w:p>
    <w:tbl>
      <w:tblPr>
        <w:tblStyle w:val="a6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  <w:tblPrChange w:id="10" w:author="김경환(품질보증팀)/KYUNGHWAN KIM" w:date="2021-01-04T16:09:00Z">
          <w:tblPr>
            <w:tblStyle w:val="a6"/>
            <w:tblW w:w="0" w:type="auto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single" w:sz="6" w:space="0" w:color="auto"/>
              <w:insideV w:val="single" w:sz="6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770"/>
        <w:gridCol w:w="1155"/>
        <w:gridCol w:w="1596"/>
        <w:gridCol w:w="709"/>
        <w:gridCol w:w="709"/>
        <w:gridCol w:w="4243"/>
        <w:gridCol w:w="4561"/>
        <w:gridCol w:w="1609"/>
        <w:tblGridChange w:id="11">
          <w:tblGrid>
            <w:gridCol w:w="770"/>
            <w:gridCol w:w="13"/>
            <w:gridCol w:w="1142"/>
            <w:gridCol w:w="258"/>
            <w:gridCol w:w="1622"/>
            <w:gridCol w:w="532"/>
            <w:gridCol w:w="176"/>
            <w:gridCol w:w="239"/>
            <w:gridCol w:w="270"/>
            <w:gridCol w:w="200"/>
            <w:gridCol w:w="230"/>
            <w:gridCol w:w="254"/>
            <w:gridCol w:w="3476"/>
            <w:gridCol w:w="692"/>
            <w:gridCol w:w="3869"/>
            <w:gridCol w:w="267"/>
            <w:gridCol w:w="1342"/>
            <w:gridCol w:w="306"/>
          </w:tblGrid>
        </w:tblGridChange>
      </w:tblGrid>
      <w:tr w:rsidR="00325257" w:rsidRPr="00E50440" w14:paraId="3E903070" w14:textId="77777777" w:rsidTr="003D578C">
        <w:trPr>
          <w:trPrChange w:id="12" w:author="김경환(품질보증팀)/KYUNGHWAN KIM" w:date="2021-01-04T16:09:00Z">
            <w:trPr>
              <w:gridAfter w:val="0"/>
            </w:trPr>
          </w:trPrChange>
        </w:trPr>
        <w:tc>
          <w:tcPr>
            <w:tcW w:w="770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13" w:author="김경환(품질보증팀)/KYUNGHWAN KIM" w:date="2021-01-04T16:09:00Z">
              <w:tcPr>
                <w:tcW w:w="770" w:type="dxa"/>
                <w:vMerge w:val="restart"/>
                <w:tcBorders>
                  <w:top w:val="single" w:sz="18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155CCCCE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개</w:t>
            </w:r>
          </w:p>
          <w:p w14:paraId="2429AC5E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정</w:t>
            </w:r>
          </w:p>
          <w:p w14:paraId="6DC64818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이</w:t>
            </w:r>
          </w:p>
          <w:p w14:paraId="6AC8B887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력</w:t>
            </w:r>
          </w:p>
        </w:tc>
        <w:tc>
          <w:tcPr>
            <w:tcW w:w="115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  <w:tcPrChange w:id="14" w:author="김경환(품질보증팀)/KYUNGHWAN KIM" w:date="2021-01-04T16:09:00Z">
              <w:tcPr>
                <w:tcW w:w="1155" w:type="dxa"/>
                <w:gridSpan w:val="2"/>
                <w:vMerge w:val="restart"/>
                <w:tcBorders>
                  <w:top w:val="single" w:sz="18" w:space="0" w:color="auto"/>
                  <w:bottom w:val="single" w:sz="6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315BFDF8" w14:textId="77777777" w:rsidR="003321A8" w:rsidRPr="00E50440" w:rsidRDefault="00231A56" w:rsidP="004E6D86">
            <w:pPr>
              <w:jc w:val="center"/>
            </w:pPr>
            <w:r w:rsidRPr="00E50440">
              <w:rPr>
                <w:rFonts w:hint="eastAsia"/>
              </w:rPr>
              <w:t>번호</w:t>
            </w:r>
          </w:p>
        </w:tc>
        <w:tc>
          <w:tcPr>
            <w:tcW w:w="1596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  <w:tcPrChange w:id="15" w:author="김경환(품질보증팀)/KYUNGHWAN KIM" w:date="2021-01-04T16:09:00Z">
              <w:tcPr>
                <w:tcW w:w="1880" w:type="dxa"/>
                <w:gridSpan w:val="2"/>
                <w:vMerge w:val="restart"/>
                <w:tcBorders>
                  <w:top w:val="single" w:sz="18" w:space="0" w:color="auto"/>
                  <w:bottom w:val="single" w:sz="6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312ACE5D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제</w:t>
            </w:r>
            <w:r w:rsidRPr="00E50440">
              <w:t>/개정</w:t>
            </w:r>
            <w:r w:rsidR="00574219" w:rsidRPr="00E50440">
              <w:t xml:space="preserve"> </w:t>
            </w:r>
            <w:r w:rsidRPr="00E50440">
              <w:rPr>
                <w:rFonts w:hint="eastAsia"/>
              </w:rPr>
              <w:t>일자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  <w:tcPrChange w:id="16" w:author="김경환(품질보증팀)/KYUNGHWAN KIM" w:date="2021-01-04T16:09:00Z">
              <w:tcPr>
                <w:tcW w:w="1647" w:type="dxa"/>
                <w:gridSpan w:val="6"/>
                <w:tcBorders>
                  <w:top w:val="single" w:sz="18" w:space="0" w:color="auto"/>
                  <w:bottom w:val="single" w:sz="6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523B9343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해당범위</w:t>
            </w:r>
          </w:p>
        </w:tc>
        <w:tc>
          <w:tcPr>
            <w:tcW w:w="424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  <w:tcPrChange w:id="17" w:author="김경환(품질보증팀)/KYUNGHWAN KIM" w:date="2021-01-04T16:09:00Z">
              <w:tcPr>
                <w:tcW w:w="3730" w:type="dxa"/>
                <w:gridSpan w:val="2"/>
                <w:vMerge w:val="restart"/>
                <w:tcBorders>
                  <w:top w:val="single" w:sz="18" w:space="0" w:color="auto"/>
                  <w:bottom w:val="single" w:sz="6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528D4423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제</w:t>
            </w:r>
            <w:r w:rsidRPr="00E50440">
              <w:t xml:space="preserve">/개정 </w:t>
            </w:r>
            <w:r w:rsidRPr="00E50440">
              <w:rPr>
                <w:rFonts w:hint="eastAsia"/>
              </w:rPr>
              <w:t>사유</w:t>
            </w:r>
          </w:p>
        </w:tc>
        <w:tc>
          <w:tcPr>
            <w:tcW w:w="456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  <w:tcPrChange w:id="18" w:author="김경환(품질보증팀)/KYUNGHWAN KIM" w:date="2021-01-04T16:09:00Z">
              <w:tcPr>
                <w:tcW w:w="4561" w:type="dxa"/>
                <w:gridSpan w:val="2"/>
                <w:vMerge w:val="restart"/>
                <w:tcBorders>
                  <w:top w:val="single" w:sz="18" w:space="0" w:color="auto"/>
                  <w:bottom w:val="single" w:sz="6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107BC18B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제</w:t>
            </w:r>
            <w:r w:rsidRPr="00E50440">
              <w:t xml:space="preserve">/개정 </w:t>
            </w:r>
            <w:r w:rsidRPr="00E50440">
              <w:rPr>
                <w:rFonts w:hint="eastAsia"/>
              </w:rPr>
              <w:t>내용</w:t>
            </w:r>
          </w:p>
        </w:tc>
        <w:tc>
          <w:tcPr>
            <w:tcW w:w="1609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  <w:tcPrChange w:id="19" w:author="김경환(품질보증팀)/KYUNGHWAN KIM" w:date="2021-01-04T16:09:00Z">
              <w:tcPr>
                <w:tcW w:w="1609" w:type="dxa"/>
                <w:gridSpan w:val="2"/>
                <w:vMerge w:val="restart"/>
                <w:tcBorders>
                  <w:top w:val="single" w:sz="18" w:space="0" w:color="auto"/>
                  <w:bottom w:val="single" w:sz="6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76BCA844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담당자</w:t>
            </w:r>
          </w:p>
        </w:tc>
      </w:tr>
      <w:tr w:rsidR="00325257" w:rsidRPr="00E50440" w14:paraId="010067D6" w14:textId="77777777" w:rsidTr="003D578C">
        <w:trPr>
          <w:trHeight w:val="142"/>
          <w:trPrChange w:id="20" w:author="김경환(품질보증팀)/KYUNGHWAN KIM" w:date="2021-01-04T16:09:00Z">
            <w:trPr>
              <w:gridAfter w:val="0"/>
              <w:trHeight w:val="142"/>
            </w:trPr>
          </w:trPrChange>
        </w:trPr>
        <w:tc>
          <w:tcPr>
            <w:tcW w:w="77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21" w:author="김경환(품질보증팀)/KYUNGHWAN KIM" w:date="2021-01-04T16:09:00Z">
              <w:tcPr>
                <w:tcW w:w="770" w:type="dxa"/>
                <w:vMerge/>
                <w:tcBorders>
                  <w:top w:val="single" w:sz="6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3C9F1CB8" w14:textId="77777777" w:rsidR="003321A8" w:rsidRPr="00E50440" w:rsidRDefault="003321A8" w:rsidP="009C14C0">
            <w:pPr>
              <w:jc w:val="left"/>
            </w:pPr>
          </w:p>
        </w:tc>
        <w:tc>
          <w:tcPr>
            <w:tcW w:w="1155" w:type="dxa"/>
            <w:vMerge/>
            <w:tcBorders>
              <w:top w:val="single" w:sz="6" w:space="0" w:color="auto"/>
            </w:tcBorders>
            <w:vAlign w:val="center"/>
            <w:tcPrChange w:id="22" w:author="김경환(품질보증팀)/KYUNGHWAN KIM" w:date="2021-01-04T16:09:00Z">
              <w:tcPr>
                <w:tcW w:w="1155" w:type="dxa"/>
                <w:gridSpan w:val="2"/>
                <w:vMerge/>
                <w:tcBorders>
                  <w:top w:val="single" w:sz="6" w:space="0" w:color="auto"/>
                </w:tcBorders>
                <w:vAlign w:val="center"/>
              </w:tcPr>
            </w:tcPrChange>
          </w:tcPr>
          <w:p w14:paraId="3F1D8520" w14:textId="77777777" w:rsidR="003321A8" w:rsidRPr="00E50440" w:rsidRDefault="003321A8" w:rsidP="004E6D86">
            <w:pPr>
              <w:jc w:val="center"/>
            </w:pPr>
          </w:p>
        </w:tc>
        <w:tc>
          <w:tcPr>
            <w:tcW w:w="1596" w:type="dxa"/>
            <w:vMerge/>
            <w:tcBorders>
              <w:top w:val="single" w:sz="6" w:space="0" w:color="auto"/>
            </w:tcBorders>
            <w:vAlign w:val="center"/>
            <w:tcPrChange w:id="23" w:author="김경환(품질보증팀)/KYUNGHWAN KIM" w:date="2021-01-04T16:09:00Z">
              <w:tcPr>
                <w:tcW w:w="1880" w:type="dxa"/>
                <w:gridSpan w:val="2"/>
                <w:vMerge/>
                <w:tcBorders>
                  <w:top w:val="single" w:sz="6" w:space="0" w:color="auto"/>
                </w:tcBorders>
                <w:vAlign w:val="center"/>
              </w:tcPr>
            </w:tcPrChange>
          </w:tcPr>
          <w:p w14:paraId="6A8904FF" w14:textId="77777777" w:rsidR="003321A8" w:rsidRPr="00E50440" w:rsidRDefault="003321A8" w:rsidP="004E6D86">
            <w:pPr>
              <w:jc w:val="center"/>
            </w:pP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  <w:tcPrChange w:id="24" w:author="김경환(품질보증팀)/KYUNGHWAN KIM" w:date="2021-01-04T16:09:00Z">
              <w:tcPr>
                <w:tcW w:w="947" w:type="dxa"/>
                <w:gridSpan w:val="3"/>
                <w:tcBorders>
                  <w:top w:val="single" w:sz="6" w:space="0" w:color="auto"/>
                  <w:bottom w:val="single" w:sz="6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2591ABD1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부문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  <w:tcPrChange w:id="25" w:author="김경환(품질보증팀)/KYUNGHWAN KIM" w:date="2021-01-04T16:09:00Z">
              <w:tcPr>
                <w:tcW w:w="700" w:type="dxa"/>
                <w:gridSpan w:val="3"/>
                <w:tcBorders>
                  <w:top w:val="single" w:sz="6" w:space="0" w:color="auto"/>
                  <w:bottom w:val="single" w:sz="6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60792A18" w14:textId="77777777" w:rsidR="003321A8" w:rsidRPr="00E50440" w:rsidRDefault="003321A8" w:rsidP="004E6D86">
            <w:pPr>
              <w:jc w:val="center"/>
            </w:pPr>
            <w:r w:rsidRPr="00E50440">
              <w:rPr>
                <w:rFonts w:hint="eastAsia"/>
              </w:rPr>
              <w:t>전면</w:t>
            </w:r>
          </w:p>
        </w:tc>
        <w:tc>
          <w:tcPr>
            <w:tcW w:w="4243" w:type="dxa"/>
            <w:vMerge/>
            <w:tcBorders>
              <w:top w:val="single" w:sz="6" w:space="0" w:color="auto"/>
            </w:tcBorders>
            <w:vAlign w:val="center"/>
            <w:tcPrChange w:id="26" w:author="김경환(품질보증팀)/KYUNGHWAN KIM" w:date="2021-01-04T16:09:00Z">
              <w:tcPr>
                <w:tcW w:w="3730" w:type="dxa"/>
                <w:gridSpan w:val="2"/>
                <w:vMerge/>
                <w:tcBorders>
                  <w:top w:val="single" w:sz="6" w:space="0" w:color="auto"/>
                </w:tcBorders>
                <w:vAlign w:val="center"/>
              </w:tcPr>
            </w:tcPrChange>
          </w:tcPr>
          <w:p w14:paraId="2350CB43" w14:textId="77777777" w:rsidR="003321A8" w:rsidRPr="00E50440" w:rsidRDefault="003321A8" w:rsidP="009C14C0">
            <w:pPr>
              <w:jc w:val="left"/>
            </w:pPr>
          </w:p>
        </w:tc>
        <w:tc>
          <w:tcPr>
            <w:tcW w:w="4561" w:type="dxa"/>
            <w:vMerge/>
            <w:tcBorders>
              <w:top w:val="single" w:sz="6" w:space="0" w:color="auto"/>
            </w:tcBorders>
            <w:vAlign w:val="center"/>
            <w:tcPrChange w:id="27" w:author="김경환(품질보증팀)/KYUNGHWAN KIM" w:date="2021-01-04T16:09:00Z">
              <w:tcPr>
                <w:tcW w:w="4561" w:type="dxa"/>
                <w:gridSpan w:val="2"/>
                <w:vMerge/>
                <w:tcBorders>
                  <w:top w:val="single" w:sz="6" w:space="0" w:color="auto"/>
                </w:tcBorders>
                <w:vAlign w:val="center"/>
              </w:tcPr>
            </w:tcPrChange>
          </w:tcPr>
          <w:p w14:paraId="6D929C6F" w14:textId="77777777" w:rsidR="003321A8" w:rsidRPr="00E50440" w:rsidRDefault="003321A8" w:rsidP="009C14C0">
            <w:pPr>
              <w:jc w:val="left"/>
            </w:pPr>
          </w:p>
        </w:tc>
        <w:tc>
          <w:tcPr>
            <w:tcW w:w="1609" w:type="dxa"/>
            <w:vMerge/>
            <w:tcBorders>
              <w:top w:val="single" w:sz="6" w:space="0" w:color="auto"/>
            </w:tcBorders>
            <w:vAlign w:val="center"/>
            <w:tcPrChange w:id="28" w:author="김경환(품질보증팀)/KYUNGHWAN KIM" w:date="2021-01-04T16:09:00Z">
              <w:tcPr>
                <w:tcW w:w="1609" w:type="dxa"/>
                <w:gridSpan w:val="2"/>
                <w:vMerge/>
                <w:tcBorders>
                  <w:top w:val="single" w:sz="6" w:space="0" w:color="auto"/>
                </w:tcBorders>
                <w:vAlign w:val="center"/>
              </w:tcPr>
            </w:tcPrChange>
          </w:tcPr>
          <w:p w14:paraId="2C883906" w14:textId="77777777" w:rsidR="003321A8" w:rsidRPr="00E50440" w:rsidRDefault="003321A8" w:rsidP="009C14C0">
            <w:pPr>
              <w:jc w:val="left"/>
            </w:pPr>
          </w:p>
        </w:tc>
      </w:tr>
      <w:tr w:rsidR="00325257" w:rsidRPr="00E50440" w14:paraId="35C1491A" w14:textId="77777777" w:rsidTr="003D578C">
        <w:trPr>
          <w:trPrChange w:id="29" w:author="김경환(품질보증팀)/KYUNGHWAN KIM" w:date="2021-01-04T16:09:00Z">
            <w:trPr>
              <w:gridAfter w:val="0"/>
            </w:trPr>
          </w:trPrChange>
        </w:trPr>
        <w:tc>
          <w:tcPr>
            <w:tcW w:w="77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30" w:author="김경환(품질보증팀)/KYUNGHWAN KIM" w:date="2021-01-04T16:09:00Z">
              <w:tcPr>
                <w:tcW w:w="770" w:type="dxa"/>
                <w:vMerge/>
                <w:tcBorders>
                  <w:top w:val="single" w:sz="6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079C2941" w14:textId="77777777" w:rsidR="00686BB6" w:rsidRPr="00E50440" w:rsidRDefault="00686BB6" w:rsidP="009C14C0">
            <w:pPr>
              <w:jc w:val="left"/>
            </w:pPr>
          </w:p>
        </w:tc>
        <w:tc>
          <w:tcPr>
            <w:tcW w:w="1155" w:type="dxa"/>
            <w:vAlign w:val="center"/>
            <w:tcPrChange w:id="31" w:author="김경환(품질보증팀)/KYUNGHWAN KIM" w:date="2021-01-04T16:09:00Z">
              <w:tcPr>
                <w:tcW w:w="1155" w:type="dxa"/>
                <w:gridSpan w:val="2"/>
                <w:vAlign w:val="center"/>
              </w:tcPr>
            </w:tcPrChange>
          </w:tcPr>
          <w:p w14:paraId="0CE7520C" w14:textId="77777777" w:rsidR="00686BB6" w:rsidRPr="00E50440" w:rsidRDefault="00574219" w:rsidP="004E6D86">
            <w:pPr>
              <w:jc w:val="center"/>
              <w:rPr>
                <w:color w:val="000000" w:themeColor="text1"/>
              </w:rPr>
            </w:pPr>
            <w:del w:id="32" w:author="김경환(품질보증팀)/KYUNGHWAN KIM" w:date="2021-01-04T16:07:00Z">
              <w:r w:rsidRPr="00E50440" w:rsidDel="00F45572">
                <w:rPr>
                  <w:color w:val="000000" w:themeColor="text1"/>
                </w:rPr>
                <w:delText>0</w:delText>
              </w:r>
            </w:del>
            <w:ins w:id="33" w:author="김경환(품질보증팀)/KYUNGHWAN KIM" w:date="2021-01-04T16:07:00Z">
              <w:r w:rsidR="00F45572">
                <w:rPr>
                  <w:color w:val="000000" w:themeColor="text1"/>
                </w:rPr>
                <w:t>-</w:t>
              </w:r>
            </w:ins>
          </w:p>
        </w:tc>
        <w:tc>
          <w:tcPr>
            <w:tcW w:w="1596" w:type="dxa"/>
            <w:vAlign w:val="center"/>
            <w:tcPrChange w:id="34" w:author="김경환(품질보증팀)/KYUNGHWAN KIM" w:date="2021-01-04T16:09:00Z">
              <w:tcPr>
                <w:tcW w:w="1880" w:type="dxa"/>
                <w:gridSpan w:val="2"/>
                <w:vAlign w:val="center"/>
              </w:tcPr>
            </w:tcPrChange>
          </w:tcPr>
          <w:p w14:paraId="21435484" w14:textId="77777777" w:rsidR="006B44AC" w:rsidRPr="00E50440" w:rsidRDefault="00574219" w:rsidP="006B44AC">
            <w:pPr>
              <w:jc w:val="center"/>
              <w:rPr>
                <w:color w:val="000000" w:themeColor="text1"/>
              </w:rPr>
            </w:pPr>
            <w:r w:rsidRPr="00E50440">
              <w:rPr>
                <w:color w:val="000000" w:themeColor="text1"/>
              </w:rPr>
              <w:t>2</w:t>
            </w:r>
            <w:r w:rsidR="006970F1" w:rsidRPr="00E50440">
              <w:rPr>
                <w:color w:val="000000" w:themeColor="text1"/>
              </w:rPr>
              <w:t>016</w:t>
            </w:r>
            <w:r w:rsidR="0058609A" w:rsidRPr="00E50440">
              <w:rPr>
                <w:color w:val="000000" w:themeColor="text1"/>
              </w:rPr>
              <w:t>.</w:t>
            </w:r>
            <w:r w:rsidR="006B44AC" w:rsidRPr="00E50440">
              <w:rPr>
                <w:color w:val="000000" w:themeColor="text1"/>
              </w:rPr>
              <w:t>11.21</w:t>
            </w:r>
          </w:p>
        </w:tc>
        <w:tc>
          <w:tcPr>
            <w:tcW w:w="709" w:type="dxa"/>
            <w:tcBorders>
              <w:top w:val="single" w:sz="6" w:space="0" w:color="auto"/>
            </w:tcBorders>
            <w:vAlign w:val="center"/>
            <w:tcPrChange w:id="35" w:author="김경환(품질보증팀)/KYUNGHWAN KIM" w:date="2021-01-04T16:09:00Z">
              <w:tcPr>
                <w:tcW w:w="708" w:type="dxa"/>
                <w:gridSpan w:val="2"/>
                <w:tcBorders>
                  <w:top w:val="single" w:sz="6" w:space="0" w:color="auto"/>
                </w:tcBorders>
                <w:vAlign w:val="center"/>
              </w:tcPr>
            </w:tcPrChange>
          </w:tcPr>
          <w:p w14:paraId="2F0E05FD" w14:textId="77777777" w:rsidR="00686BB6" w:rsidRPr="00E50440" w:rsidRDefault="00686BB6" w:rsidP="004E6D8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6" w:space="0" w:color="auto"/>
            </w:tcBorders>
            <w:vAlign w:val="center"/>
            <w:tcPrChange w:id="36" w:author="김경환(품질보증팀)/KYUNGHWAN KIM" w:date="2021-01-04T16:09:00Z">
              <w:tcPr>
                <w:tcW w:w="709" w:type="dxa"/>
                <w:gridSpan w:val="3"/>
                <w:tcBorders>
                  <w:top w:val="single" w:sz="6" w:space="0" w:color="auto"/>
                </w:tcBorders>
                <w:vAlign w:val="center"/>
              </w:tcPr>
            </w:tcPrChange>
          </w:tcPr>
          <w:p w14:paraId="48087551" w14:textId="77777777" w:rsidR="00686BB6" w:rsidRPr="00E50440" w:rsidRDefault="00574219" w:rsidP="004E6D86">
            <w:pPr>
              <w:jc w:val="center"/>
              <w:rPr>
                <w:color w:val="000000" w:themeColor="text1"/>
              </w:rPr>
            </w:pPr>
            <w:r w:rsidRPr="00E50440">
              <w:rPr>
                <w:rFonts w:asciiTheme="minorEastAsia" w:hAnsiTheme="minorEastAsia" w:hint="eastAsia"/>
                <w:color w:val="000000" w:themeColor="text1"/>
              </w:rPr>
              <w:t>●</w:t>
            </w:r>
          </w:p>
        </w:tc>
        <w:tc>
          <w:tcPr>
            <w:tcW w:w="4243" w:type="dxa"/>
            <w:vAlign w:val="center"/>
            <w:tcPrChange w:id="37" w:author="김경환(품질보증팀)/KYUNGHWAN KIM" w:date="2021-01-04T16:09:00Z">
              <w:tcPr>
                <w:tcW w:w="3960" w:type="dxa"/>
                <w:gridSpan w:val="3"/>
                <w:vAlign w:val="center"/>
              </w:tcPr>
            </w:tcPrChange>
          </w:tcPr>
          <w:p w14:paraId="078981AE" w14:textId="77777777" w:rsidR="00686BB6" w:rsidRPr="00E50440" w:rsidRDefault="00EA5ADA" w:rsidP="004D37CE">
            <w:pPr>
              <w:jc w:val="left"/>
              <w:rPr>
                <w:color w:val="000000" w:themeColor="text1"/>
              </w:rPr>
            </w:pPr>
            <w:r w:rsidRPr="00E50440">
              <w:rPr>
                <w:rFonts w:hint="eastAsia"/>
                <w:color w:val="000000" w:themeColor="text1"/>
              </w:rPr>
              <w:t>신규</w:t>
            </w:r>
            <w:r w:rsidRPr="00E50440">
              <w:rPr>
                <w:color w:val="000000" w:themeColor="text1"/>
              </w:rPr>
              <w:t xml:space="preserve"> </w:t>
            </w:r>
            <w:r w:rsidRPr="00E50440">
              <w:rPr>
                <w:rFonts w:hint="eastAsia"/>
                <w:color w:val="000000" w:themeColor="text1"/>
              </w:rPr>
              <w:t>제정</w:t>
            </w:r>
          </w:p>
        </w:tc>
        <w:tc>
          <w:tcPr>
            <w:tcW w:w="4561" w:type="dxa"/>
            <w:vAlign w:val="center"/>
            <w:tcPrChange w:id="38" w:author="김경환(품질보증팀)/KYUNGHWAN KIM" w:date="2021-01-04T16:09:00Z">
              <w:tcPr>
                <w:tcW w:w="4561" w:type="dxa"/>
                <w:gridSpan w:val="2"/>
                <w:vAlign w:val="center"/>
              </w:tcPr>
            </w:tcPrChange>
          </w:tcPr>
          <w:p w14:paraId="41409287" w14:textId="77777777" w:rsidR="00686BB6" w:rsidRPr="00E50440" w:rsidRDefault="006970F1" w:rsidP="006970F1">
            <w:pPr>
              <w:jc w:val="left"/>
              <w:rPr>
                <w:color w:val="000000" w:themeColor="text1"/>
              </w:rPr>
            </w:pPr>
            <w:r w:rsidRPr="00E50440">
              <w:rPr>
                <w:rFonts w:hint="eastAsia"/>
                <w:color w:val="000000" w:themeColor="text1"/>
              </w:rPr>
              <w:t>설비자재</w:t>
            </w:r>
            <w:r w:rsidRPr="00E50440">
              <w:rPr>
                <w:color w:val="000000" w:themeColor="text1"/>
              </w:rPr>
              <w:t xml:space="preserve"> </w:t>
            </w:r>
            <w:r w:rsidRPr="00E50440">
              <w:rPr>
                <w:rFonts w:hint="eastAsia"/>
                <w:color w:val="000000" w:themeColor="text1"/>
              </w:rPr>
              <w:t>관리</w:t>
            </w:r>
            <w:r w:rsidR="006B44AC" w:rsidRPr="00E50440">
              <w:rPr>
                <w:rFonts w:hint="eastAsia"/>
                <w:color w:val="000000" w:themeColor="text1"/>
              </w:rPr>
              <w:t>기준</w:t>
            </w:r>
            <w:r w:rsidR="006B44AC" w:rsidRPr="00E50440">
              <w:rPr>
                <w:color w:val="000000" w:themeColor="text1"/>
              </w:rPr>
              <w:t xml:space="preserve"> </w:t>
            </w:r>
            <w:r w:rsidR="006B44AC" w:rsidRPr="00E50440">
              <w:rPr>
                <w:rFonts w:hint="eastAsia"/>
                <w:color w:val="000000" w:themeColor="text1"/>
              </w:rPr>
              <w:t>명확화</w:t>
            </w:r>
          </w:p>
        </w:tc>
        <w:tc>
          <w:tcPr>
            <w:tcW w:w="1609" w:type="dxa"/>
            <w:vAlign w:val="center"/>
            <w:tcPrChange w:id="39" w:author="김경환(품질보증팀)/KYUNGHWAN KIM" w:date="2021-01-04T16:09:00Z">
              <w:tcPr>
                <w:tcW w:w="1609" w:type="dxa"/>
                <w:gridSpan w:val="2"/>
                <w:vAlign w:val="center"/>
              </w:tcPr>
            </w:tcPrChange>
          </w:tcPr>
          <w:p w14:paraId="65422639" w14:textId="77777777" w:rsidR="00686BB6" w:rsidRPr="00E50440" w:rsidRDefault="00686BB6" w:rsidP="009C14C0">
            <w:pPr>
              <w:jc w:val="left"/>
              <w:rPr>
                <w:color w:val="000000" w:themeColor="text1"/>
              </w:rPr>
            </w:pPr>
          </w:p>
        </w:tc>
      </w:tr>
      <w:tr w:rsidR="00C95478" w:rsidRPr="00E50440" w14:paraId="0DED6E02" w14:textId="77777777" w:rsidTr="003D578C">
        <w:tc>
          <w:tcPr>
            <w:tcW w:w="77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40" w:author="김경환(품질보증팀)/KYUNGHWAN KIM" w:date="2021-01-04T16:09:00Z">
              <w:tcPr>
                <w:tcW w:w="807" w:type="dxa"/>
                <w:gridSpan w:val="2"/>
                <w:vMerge/>
                <w:tcBorders>
                  <w:top w:val="single" w:sz="6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531E2F9A" w14:textId="77777777" w:rsidR="00C95478" w:rsidRPr="00E50440" w:rsidRDefault="00C95478" w:rsidP="00C95478">
            <w:pPr>
              <w:jc w:val="left"/>
            </w:pPr>
          </w:p>
        </w:tc>
        <w:tc>
          <w:tcPr>
            <w:tcW w:w="1155" w:type="dxa"/>
            <w:vAlign w:val="center"/>
            <w:tcPrChange w:id="41" w:author="김경환(품질보증팀)/KYUNGHWAN KIM" w:date="2021-01-04T16:09:00Z">
              <w:tcPr>
                <w:tcW w:w="1465" w:type="dxa"/>
                <w:gridSpan w:val="2"/>
                <w:vAlign w:val="center"/>
              </w:tcPr>
            </w:tcPrChange>
          </w:tcPr>
          <w:p w14:paraId="481519E3" w14:textId="77777777" w:rsidR="00C95478" w:rsidRPr="004E3FCF" w:rsidRDefault="00C95478" w:rsidP="00C95478">
            <w:pPr>
              <w:jc w:val="center"/>
            </w:pPr>
            <w:del w:id="42" w:author="김경환(품질보증팀)/KYUNGHWAN KIM" w:date="2021-01-04T16:07:00Z">
              <w:r w:rsidRPr="004E3FCF" w:rsidDel="00F45572">
                <w:delText>1</w:delText>
              </w:r>
            </w:del>
            <w:ins w:id="43" w:author="김경환(품질보증팀)/KYUNGHWAN KIM" w:date="2021-01-04T16:07:00Z">
              <w:r w:rsidR="00F45572">
                <w:t>0</w:t>
              </w:r>
            </w:ins>
          </w:p>
        </w:tc>
        <w:tc>
          <w:tcPr>
            <w:tcW w:w="1596" w:type="dxa"/>
            <w:vAlign w:val="center"/>
            <w:tcPrChange w:id="44" w:author="김경환(품질보증팀)/KYUNGHWAN KIM" w:date="2021-01-04T16:09:00Z">
              <w:tcPr>
                <w:tcW w:w="1473" w:type="dxa"/>
                <w:gridSpan w:val="2"/>
                <w:vAlign w:val="center"/>
              </w:tcPr>
            </w:tcPrChange>
          </w:tcPr>
          <w:p w14:paraId="6C8EE55D" w14:textId="77777777" w:rsidR="00C95478" w:rsidRPr="004E3FCF" w:rsidRDefault="00C95478" w:rsidP="00C95478">
            <w:pPr>
              <w:jc w:val="center"/>
            </w:pPr>
            <w:r w:rsidRPr="004E3FCF">
              <w:t>2017.07.01</w:t>
            </w:r>
          </w:p>
        </w:tc>
        <w:tc>
          <w:tcPr>
            <w:tcW w:w="709" w:type="dxa"/>
            <w:vAlign w:val="center"/>
            <w:tcPrChange w:id="45" w:author="김경환(품질보증팀)/KYUNGHWAN KIM" w:date="2021-01-04T16:09:00Z">
              <w:tcPr>
                <w:tcW w:w="703" w:type="dxa"/>
                <w:gridSpan w:val="3"/>
                <w:vAlign w:val="center"/>
              </w:tcPr>
            </w:tcPrChange>
          </w:tcPr>
          <w:p w14:paraId="41022110" w14:textId="77777777" w:rsidR="00C95478" w:rsidRPr="004E3FCF" w:rsidRDefault="00C95478" w:rsidP="00C95478">
            <w:pPr>
              <w:jc w:val="center"/>
            </w:pPr>
            <w:r w:rsidRPr="004E3FCF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709" w:type="dxa"/>
            <w:vAlign w:val="center"/>
            <w:tcPrChange w:id="46" w:author="김경환(품질보증팀)/KYUNGHWAN KIM" w:date="2021-01-04T16:09:00Z">
              <w:tcPr>
                <w:tcW w:w="702" w:type="dxa"/>
                <w:gridSpan w:val="3"/>
                <w:vAlign w:val="center"/>
              </w:tcPr>
            </w:tcPrChange>
          </w:tcPr>
          <w:p w14:paraId="09BB3B75" w14:textId="77777777" w:rsidR="00C95478" w:rsidRPr="004E3FCF" w:rsidRDefault="00C95478" w:rsidP="00C95478">
            <w:pPr>
              <w:jc w:val="center"/>
            </w:pPr>
          </w:p>
        </w:tc>
        <w:tc>
          <w:tcPr>
            <w:tcW w:w="4243" w:type="dxa"/>
            <w:vAlign w:val="center"/>
            <w:tcPrChange w:id="47" w:author="김경환(품질보증팀)/KYUNGHWAN KIM" w:date="2021-01-04T16:09:00Z">
              <w:tcPr>
                <w:tcW w:w="4397" w:type="dxa"/>
                <w:gridSpan w:val="2"/>
                <w:vAlign w:val="center"/>
              </w:tcPr>
            </w:tcPrChange>
          </w:tcPr>
          <w:p w14:paraId="6EE4A668" w14:textId="77777777" w:rsidR="00C95478" w:rsidRPr="004E3FCF" w:rsidRDefault="00C95478" w:rsidP="00C95478">
            <w:pPr>
              <w:jc w:val="left"/>
            </w:pPr>
            <w:r w:rsidRPr="004E3FCF">
              <w:t xml:space="preserve">IATF 16949 </w:t>
            </w:r>
            <w:r w:rsidRPr="004E3FCF">
              <w:rPr>
                <w:rFonts w:hint="eastAsia"/>
              </w:rPr>
              <w:t>규격전환</w:t>
            </w:r>
          </w:p>
        </w:tc>
        <w:tc>
          <w:tcPr>
            <w:tcW w:w="4561" w:type="dxa"/>
            <w:vAlign w:val="center"/>
            <w:tcPrChange w:id="48" w:author="김경환(품질보증팀)/KYUNGHWAN KIM" w:date="2021-01-04T16:09:00Z">
              <w:tcPr>
                <w:tcW w:w="4380" w:type="dxa"/>
                <w:gridSpan w:val="2"/>
                <w:vAlign w:val="center"/>
              </w:tcPr>
            </w:tcPrChange>
          </w:tcPr>
          <w:p w14:paraId="54D0D8BE" w14:textId="77777777" w:rsidR="00C95478" w:rsidRPr="004E3FCF" w:rsidRDefault="00C95478" w:rsidP="00C95478">
            <w:pPr>
              <w:jc w:val="left"/>
            </w:pPr>
            <w:r w:rsidRPr="004E3FCF">
              <w:rPr>
                <w:rFonts w:hint="eastAsia"/>
              </w:rPr>
              <w:t>문서번호</w:t>
            </w:r>
            <w:r w:rsidRPr="004E3FCF">
              <w:t xml:space="preserve"> </w:t>
            </w:r>
            <w:r w:rsidRPr="004E3FCF">
              <w:rPr>
                <w:rFonts w:hint="eastAsia"/>
              </w:rPr>
              <w:t>변경</w:t>
            </w:r>
            <w:r w:rsidRPr="004E3FCF">
              <w:t xml:space="preserve"> </w:t>
            </w:r>
            <w:r w:rsidRPr="004E3FCF">
              <w:rPr>
                <w:rFonts w:hint="eastAsia"/>
              </w:rPr>
              <w:t>적용</w:t>
            </w:r>
          </w:p>
        </w:tc>
        <w:tc>
          <w:tcPr>
            <w:tcW w:w="1609" w:type="dxa"/>
            <w:vAlign w:val="center"/>
            <w:tcPrChange w:id="49" w:author="김경환(품질보증팀)/KYUNGHWAN KIM" w:date="2021-01-04T16:09:00Z">
              <w:tcPr>
                <w:tcW w:w="1731" w:type="dxa"/>
                <w:gridSpan w:val="2"/>
                <w:vAlign w:val="center"/>
              </w:tcPr>
            </w:tcPrChange>
          </w:tcPr>
          <w:p w14:paraId="6B17DFB1" w14:textId="77777777" w:rsidR="00C95478" w:rsidRPr="004E3FCF" w:rsidRDefault="00C95478" w:rsidP="00C95478">
            <w:pPr>
              <w:jc w:val="center"/>
            </w:pPr>
          </w:p>
        </w:tc>
      </w:tr>
      <w:tr w:rsidR="005B77DE" w:rsidRPr="00E50440" w14:paraId="5EEFEE30" w14:textId="77777777" w:rsidTr="003D578C">
        <w:tc>
          <w:tcPr>
            <w:tcW w:w="77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50" w:author="김경환(품질보증팀)/KYUNGHWAN KIM" w:date="2021-01-04T16:09:00Z">
              <w:tcPr>
                <w:tcW w:w="807" w:type="dxa"/>
                <w:gridSpan w:val="2"/>
                <w:vMerge/>
                <w:tcBorders>
                  <w:top w:val="single" w:sz="6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68A1FAFF" w14:textId="77777777" w:rsidR="005B77DE" w:rsidRPr="00E50440" w:rsidRDefault="005B77DE" w:rsidP="005B77DE">
            <w:pPr>
              <w:jc w:val="left"/>
            </w:pPr>
          </w:p>
        </w:tc>
        <w:tc>
          <w:tcPr>
            <w:tcW w:w="1155" w:type="dxa"/>
            <w:vAlign w:val="center"/>
            <w:tcPrChange w:id="51" w:author="김경환(품질보증팀)/KYUNGHWAN KIM" w:date="2021-01-04T16:09:00Z">
              <w:tcPr>
                <w:tcW w:w="1465" w:type="dxa"/>
                <w:gridSpan w:val="2"/>
                <w:vAlign w:val="center"/>
              </w:tcPr>
            </w:tcPrChange>
          </w:tcPr>
          <w:p w14:paraId="2926F24A" w14:textId="77777777" w:rsidR="005B77DE" w:rsidRPr="004E3FCF" w:rsidRDefault="005B77DE" w:rsidP="005B77DE">
            <w:pPr>
              <w:jc w:val="center"/>
            </w:pPr>
            <w:del w:id="52" w:author="김경환(품질보증팀)/KYUNGHWAN KIM" w:date="2021-01-04T16:07:00Z">
              <w:r w:rsidRPr="004E3FCF" w:rsidDel="00F45572">
                <w:delText>2</w:delText>
              </w:r>
            </w:del>
            <w:ins w:id="53" w:author="김경환(품질보증팀)/KYUNGHWAN KIM" w:date="2021-01-04T16:07:00Z">
              <w:r w:rsidR="00F45572">
                <w:t>1</w:t>
              </w:r>
            </w:ins>
          </w:p>
        </w:tc>
        <w:tc>
          <w:tcPr>
            <w:tcW w:w="1596" w:type="dxa"/>
            <w:vAlign w:val="center"/>
            <w:tcPrChange w:id="54" w:author="김경환(품질보증팀)/KYUNGHWAN KIM" w:date="2021-01-04T16:09:00Z">
              <w:tcPr>
                <w:tcW w:w="1473" w:type="dxa"/>
                <w:gridSpan w:val="2"/>
                <w:vAlign w:val="center"/>
              </w:tcPr>
            </w:tcPrChange>
          </w:tcPr>
          <w:p w14:paraId="5629B8B4" w14:textId="77777777" w:rsidR="005B77DE" w:rsidRPr="004E3FCF" w:rsidRDefault="005B77DE" w:rsidP="005B77DE">
            <w:pPr>
              <w:jc w:val="center"/>
            </w:pPr>
            <w:r w:rsidRPr="004E3FCF">
              <w:t>2017.11.30</w:t>
            </w:r>
          </w:p>
        </w:tc>
        <w:tc>
          <w:tcPr>
            <w:tcW w:w="709" w:type="dxa"/>
            <w:vAlign w:val="center"/>
            <w:tcPrChange w:id="55" w:author="김경환(품질보증팀)/KYUNGHWAN KIM" w:date="2021-01-04T16:09:00Z">
              <w:tcPr>
                <w:tcW w:w="703" w:type="dxa"/>
                <w:gridSpan w:val="3"/>
                <w:vAlign w:val="center"/>
              </w:tcPr>
            </w:tcPrChange>
          </w:tcPr>
          <w:p w14:paraId="199FB798" w14:textId="77777777" w:rsidR="005B77DE" w:rsidRPr="004E3FCF" w:rsidRDefault="005B77DE" w:rsidP="005B77DE">
            <w:pPr>
              <w:jc w:val="center"/>
            </w:pPr>
            <w:r w:rsidRPr="004E3FCF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709" w:type="dxa"/>
            <w:vAlign w:val="center"/>
            <w:tcPrChange w:id="56" w:author="김경환(품질보증팀)/KYUNGHWAN KIM" w:date="2021-01-04T16:09:00Z">
              <w:tcPr>
                <w:tcW w:w="702" w:type="dxa"/>
                <w:gridSpan w:val="3"/>
                <w:vAlign w:val="center"/>
              </w:tcPr>
            </w:tcPrChange>
          </w:tcPr>
          <w:p w14:paraId="1F5312C5" w14:textId="77777777" w:rsidR="005B77DE" w:rsidRPr="004E3FCF" w:rsidRDefault="005B77DE" w:rsidP="005B77DE">
            <w:pPr>
              <w:jc w:val="center"/>
            </w:pPr>
          </w:p>
        </w:tc>
        <w:tc>
          <w:tcPr>
            <w:tcW w:w="4243" w:type="dxa"/>
            <w:vAlign w:val="center"/>
            <w:tcPrChange w:id="57" w:author="김경환(품질보증팀)/KYUNGHWAN KIM" w:date="2021-01-04T16:09:00Z">
              <w:tcPr>
                <w:tcW w:w="4397" w:type="dxa"/>
                <w:gridSpan w:val="2"/>
                <w:vAlign w:val="center"/>
              </w:tcPr>
            </w:tcPrChange>
          </w:tcPr>
          <w:p w14:paraId="5103CD28" w14:textId="77777777" w:rsidR="005B77DE" w:rsidRPr="004E3FCF" w:rsidRDefault="005B77DE" w:rsidP="005B77DE">
            <w:pPr>
              <w:jc w:val="left"/>
            </w:pPr>
            <w:r w:rsidRPr="004E3FCF">
              <w:rPr>
                <w:rFonts w:hint="eastAsia"/>
              </w:rPr>
              <w:t>지침서</w:t>
            </w:r>
            <w:r w:rsidRPr="004E3FCF">
              <w:t xml:space="preserve"> </w:t>
            </w:r>
            <w:r w:rsidRPr="004E3FCF">
              <w:rPr>
                <w:rFonts w:hint="eastAsia"/>
              </w:rPr>
              <w:t>현실화</w:t>
            </w:r>
          </w:p>
        </w:tc>
        <w:tc>
          <w:tcPr>
            <w:tcW w:w="4561" w:type="dxa"/>
            <w:vAlign w:val="center"/>
            <w:tcPrChange w:id="58" w:author="김경환(품질보증팀)/KYUNGHWAN KIM" w:date="2021-01-04T16:09:00Z">
              <w:tcPr>
                <w:tcW w:w="4380" w:type="dxa"/>
                <w:gridSpan w:val="2"/>
                <w:vAlign w:val="center"/>
              </w:tcPr>
            </w:tcPrChange>
          </w:tcPr>
          <w:p w14:paraId="19E25D36" w14:textId="77777777" w:rsidR="005B77DE" w:rsidRPr="004E3FCF" w:rsidRDefault="005B77DE" w:rsidP="005B77DE">
            <w:pPr>
              <w:jc w:val="left"/>
            </w:pPr>
            <w:r w:rsidRPr="004E3FCF">
              <w:rPr>
                <w:rFonts w:hint="eastAsia"/>
                <w:sz w:val="18"/>
              </w:rPr>
              <w:t>관리기준</w:t>
            </w:r>
            <w:r w:rsidRPr="004E3FCF">
              <w:rPr>
                <w:sz w:val="18"/>
              </w:rPr>
              <w:t xml:space="preserve"> 현실화 (</w:t>
            </w:r>
            <w:r w:rsidRPr="004E3FCF">
              <w:rPr>
                <w:rFonts w:hint="eastAsia"/>
                <w:sz w:val="18"/>
              </w:rPr>
              <w:t>구매품목</w:t>
            </w:r>
            <w:r w:rsidRPr="004E3FCF">
              <w:rPr>
                <w:sz w:val="18"/>
              </w:rPr>
              <w:t xml:space="preserve"> 선정, A/S</w:t>
            </w:r>
            <w:r w:rsidRPr="004E3FCF">
              <w:rPr>
                <w:rFonts w:hint="eastAsia"/>
                <w:sz w:val="18"/>
              </w:rPr>
              <w:t>품</w:t>
            </w:r>
            <w:r w:rsidRPr="004E3FCF">
              <w:rPr>
                <w:sz w:val="18"/>
              </w:rPr>
              <w:t xml:space="preserve"> </w:t>
            </w:r>
            <w:r w:rsidRPr="004E3FCF">
              <w:rPr>
                <w:rFonts w:hint="eastAsia"/>
                <w:sz w:val="18"/>
              </w:rPr>
              <w:t>관리</w:t>
            </w:r>
            <w:r w:rsidRPr="004E3FCF">
              <w:rPr>
                <w:sz w:val="18"/>
              </w:rPr>
              <w:t xml:space="preserve"> </w:t>
            </w:r>
            <w:r w:rsidRPr="004E3FCF">
              <w:rPr>
                <w:rFonts w:hint="eastAsia"/>
                <w:sz w:val="18"/>
              </w:rPr>
              <w:t>외</w:t>
            </w:r>
            <w:r w:rsidRPr="004E3FCF">
              <w:rPr>
                <w:sz w:val="18"/>
              </w:rPr>
              <w:t>)</w:t>
            </w:r>
          </w:p>
        </w:tc>
        <w:tc>
          <w:tcPr>
            <w:tcW w:w="1609" w:type="dxa"/>
            <w:vAlign w:val="center"/>
            <w:tcPrChange w:id="59" w:author="김경환(품질보증팀)/KYUNGHWAN KIM" w:date="2021-01-04T16:09:00Z">
              <w:tcPr>
                <w:tcW w:w="1731" w:type="dxa"/>
                <w:gridSpan w:val="2"/>
                <w:vAlign w:val="center"/>
              </w:tcPr>
            </w:tcPrChange>
          </w:tcPr>
          <w:p w14:paraId="1C1EA6C1" w14:textId="77777777" w:rsidR="005B77DE" w:rsidRPr="004E3FCF" w:rsidRDefault="005B77DE" w:rsidP="005B77DE">
            <w:pPr>
              <w:jc w:val="center"/>
            </w:pPr>
          </w:p>
        </w:tc>
      </w:tr>
      <w:tr w:rsidR="00434C11" w:rsidRPr="00E50440" w14:paraId="22F26336" w14:textId="77777777" w:rsidTr="003D578C">
        <w:tc>
          <w:tcPr>
            <w:tcW w:w="77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60" w:author="김경환(품질보증팀)/KYUNGHWAN KIM" w:date="2021-01-04T16:09:00Z">
              <w:tcPr>
                <w:tcW w:w="807" w:type="dxa"/>
                <w:gridSpan w:val="2"/>
                <w:vMerge/>
                <w:tcBorders>
                  <w:top w:val="single" w:sz="6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35918A7E" w14:textId="77777777" w:rsidR="00434C11" w:rsidRPr="00E50440" w:rsidRDefault="00434C11" w:rsidP="00434C11">
            <w:pPr>
              <w:jc w:val="left"/>
            </w:pPr>
          </w:p>
        </w:tc>
        <w:tc>
          <w:tcPr>
            <w:tcW w:w="1155" w:type="dxa"/>
            <w:vAlign w:val="center"/>
            <w:tcPrChange w:id="61" w:author="김경환(품질보증팀)/KYUNGHWAN KIM" w:date="2021-01-04T16:09:00Z">
              <w:tcPr>
                <w:tcW w:w="1465" w:type="dxa"/>
                <w:gridSpan w:val="2"/>
                <w:vAlign w:val="center"/>
              </w:tcPr>
            </w:tcPrChange>
          </w:tcPr>
          <w:p w14:paraId="2B7AE28F" w14:textId="77777777" w:rsidR="00434C11" w:rsidRPr="004E3FCF" w:rsidRDefault="00F45572" w:rsidP="003D578C">
            <w:pPr>
              <w:jc w:val="center"/>
              <w:rPr>
                <w:rPrChange w:id="62" w:author="최성익" w:date="2020-11-13T12:55:00Z">
                  <w:rPr>
                    <w:i/>
                    <w:color w:val="0000FF"/>
                  </w:rPr>
                </w:rPrChange>
              </w:rPr>
            </w:pPr>
            <w:ins w:id="63" w:author="김경환(품질보증팀)/KYUNGHWAN KIM" w:date="2021-01-04T16:07:00Z">
              <w:r>
                <w:t>2</w:t>
              </w:r>
            </w:ins>
            <w:del w:id="64" w:author="김경환(품질보증팀)/KYUNGHWAN KIM" w:date="2020-05-19T11:47:00Z">
              <w:r w:rsidR="00434C11" w:rsidRPr="004E3FCF" w:rsidDel="00195D98">
                <w:rPr>
                  <w:rPrChange w:id="65" w:author="최성익" w:date="2020-11-13T12:55:00Z">
                    <w:rPr>
                      <w:i/>
                      <w:color w:val="0000FF"/>
                    </w:rPr>
                  </w:rPrChange>
                </w:rPr>
                <w:delText>3</w:delText>
              </w:r>
            </w:del>
          </w:p>
        </w:tc>
        <w:tc>
          <w:tcPr>
            <w:tcW w:w="1596" w:type="dxa"/>
            <w:vAlign w:val="center"/>
            <w:tcPrChange w:id="66" w:author="김경환(품질보증팀)/KYUNGHWAN KIM" w:date="2021-01-04T16:09:00Z">
              <w:tcPr>
                <w:tcW w:w="1473" w:type="dxa"/>
                <w:gridSpan w:val="2"/>
                <w:vAlign w:val="center"/>
              </w:tcPr>
            </w:tcPrChange>
          </w:tcPr>
          <w:p w14:paraId="2452592C" w14:textId="77777777" w:rsidR="00434C11" w:rsidRPr="004E3FCF" w:rsidRDefault="00434C11" w:rsidP="00434C11">
            <w:pPr>
              <w:jc w:val="center"/>
              <w:rPr>
                <w:rPrChange w:id="67" w:author="최성익" w:date="2020-11-13T12:55:00Z">
                  <w:rPr>
                    <w:i/>
                    <w:color w:val="0000FF"/>
                  </w:rPr>
                </w:rPrChange>
              </w:rPr>
            </w:pPr>
            <w:ins w:id="68" w:author="김경환(품질보증팀)/KYUNGHWAN KIM" w:date="2020-05-19T11:47:00Z">
              <w:r w:rsidRPr="004E3FCF">
                <w:rPr>
                  <w:rPrChange w:id="69" w:author="최성익" w:date="2020-11-13T12:55:00Z">
                    <w:rPr>
                      <w:i/>
                      <w:color w:val="0000FF"/>
                    </w:rPr>
                  </w:rPrChange>
                </w:rPr>
                <w:t>2020.05.11</w:t>
              </w:r>
            </w:ins>
            <w:del w:id="70" w:author="김경환(품질보증팀)/KYUNGHWAN KIM" w:date="2020-05-19T11:47:00Z">
              <w:r w:rsidRPr="004E3FCF" w:rsidDel="00195D98">
                <w:rPr>
                  <w:rPrChange w:id="71" w:author="최성익" w:date="2020-11-13T12:55:00Z">
                    <w:rPr>
                      <w:i/>
                      <w:color w:val="0000FF"/>
                    </w:rPr>
                  </w:rPrChange>
                </w:rPr>
                <w:delText>2020.04.29</w:delText>
              </w:r>
            </w:del>
          </w:p>
        </w:tc>
        <w:tc>
          <w:tcPr>
            <w:tcW w:w="709" w:type="dxa"/>
            <w:vAlign w:val="center"/>
            <w:tcPrChange w:id="72" w:author="김경환(품질보증팀)/KYUNGHWAN KIM" w:date="2021-01-04T16:09:00Z">
              <w:tcPr>
                <w:tcW w:w="703" w:type="dxa"/>
                <w:gridSpan w:val="3"/>
                <w:vAlign w:val="center"/>
              </w:tcPr>
            </w:tcPrChange>
          </w:tcPr>
          <w:p w14:paraId="0633C2EE" w14:textId="77777777" w:rsidR="00434C11" w:rsidRPr="004E3FCF" w:rsidRDefault="00434C11" w:rsidP="00434C11">
            <w:pPr>
              <w:jc w:val="center"/>
              <w:rPr>
                <w:rPrChange w:id="73" w:author="최성익" w:date="2020-11-13T12:55:00Z">
                  <w:rPr>
                    <w:i/>
                    <w:color w:val="0000FF"/>
                  </w:rPr>
                </w:rPrChange>
              </w:rPr>
            </w:pPr>
            <w:ins w:id="74" w:author="김경환(품질보증팀)/KYUNGHWAN KIM" w:date="2020-05-19T11:47:00Z">
              <w:r w:rsidRPr="004E3FCF">
                <w:rPr>
                  <w:rFonts w:asciiTheme="minorEastAsia" w:hAnsiTheme="minorEastAsia" w:hint="eastAsia"/>
                  <w:rPrChange w:id="75" w:author="최성익" w:date="2020-11-13T12:55:00Z">
                    <w:rPr>
                      <w:rFonts w:asciiTheme="minorEastAsia" w:hAnsiTheme="minorEastAsia" w:hint="eastAsia"/>
                      <w:i/>
                      <w:color w:val="0000FF"/>
                    </w:rPr>
                  </w:rPrChange>
                </w:rPr>
                <w:t>●</w:t>
              </w:r>
            </w:ins>
            <w:del w:id="76" w:author="김경환(품질보증팀)/KYUNGHWAN KIM" w:date="2020-05-19T11:47:00Z">
              <w:r w:rsidRPr="004E3FCF" w:rsidDel="00195D98">
                <w:rPr>
                  <w:rFonts w:asciiTheme="minorEastAsia" w:hAnsiTheme="minorEastAsia" w:hint="eastAsia"/>
                  <w:rPrChange w:id="77" w:author="최성익" w:date="2020-11-13T12:55:00Z">
                    <w:rPr>
                      <w:rFonts w:asciiTheme="minorEastAsia" w:hAnsiTheme="minorEastAsia" w:hint="eastAsia"/>
                      <w:i/>
                      <w:color w:val="0000FF"/>
                    </w:rPr>
                  </w:rPrChange>
                </w:rPr>
                <w:delText>●</w:delText>
              </w:r>
            </w:del>
          </w:p>
        </w:tc>
        <w:tc>
          <w:tcPr>
            <w:tcW w:w="709" w:type="dxa"/>
            <w:vAlign w:val="center"/>
            <w:tcPrChange w:id="78" w:author="김경환(품질보증팀)/KYUNGHWAN KIM" w:date="2021-01-04T16:09:00Z">
              <w:tcPr>
                <w:tcW w:w="702" w:type="dxa"/>
                <w:gridSpan w:val="3"/>
                <w:vAlign w:val="center"/>
              </w:tcPr>
            </w:tcPrChange>
          </w:tcPr>
          <w:p w14:paraId="0AC9E50D" w14:textId="77777777" w:rsidR="00434C11" w:rsidRPr="004E3FCF" w:rsidRDefault="00434C11" w:rsidP="00434C11">
            <w:pPr>
              <w:jc w:val="center"/>
              <w:rPr>
                <w:rPrChange w:id="79" w:author="최성익" w:date="2020-11-13T12:55:00Z">
                  <w:rPr>
                    <w:i/>
                    <w:color w:val="0000FF"/>
                  </w:rPr>
                </w:rPrChange>
              </w:rPr>
            </w:pPr>
          </w:p>
        </w:tc>
        <w:tc>
          <w:tcPr>
            <w:tcW w:w="4243" w:type="dxa"/>
            <w:vAlign w:val="center"/>
            <w:tcPrChange w:id="80" w:author="김경환(품질보증팀)/KYUNGHWAN KIM" w:date="2021-01-04T16:09:00Z">
              <w:tcPr>
                <w:tcW w:w="4397" w:type="dxa"/>
                <w:gridSpan w:val="2"/>
                <w:vAlign w:val="center"/>
              </w:tcPr>
            </w:tcPrChange>
          </w:tcPr>
          <w:p w14:paraId="7E64ED39" w14:textId="77777777" w:rsidR="00434C11" w:rsidRPr="004E3FCF" w:rsidRDefault="00434C11" w:rsidP="00434C11">
            <w:pPr>
              <w:jc w:val="left"/>
              <w:rPr>
                <w:rPrChange w:id="81" w:author="최성익" w:date="2020-11-13T12:55:00Z">
                  <w:rPr>
                    <w:i/>
                    <w:color w:val="0000FF"/>
                  </w:rPr>
                </w:rPrChange>
              </w:rPr>
            </w:pPr>
            <w:ins w:id="82" w:author="김경환(품질보증팀)/KYUNGHWAN KIM" w:date="2020-05-19T11:47:00Z">
              <w:r w:rsidRPr="004E3FCF">
                <w:rPr>
                  <w:rFonts w:hint="eastAsia"/>
                  <w:rPrChange w:id="83" w:author="최성익" w:date="2020-11-13T12:55:00Z">
                    <w:rPr>
                      <w:rFonts w:hint="eastAsia"/>
                      <w:i/>
                      <w:color w:val="0000FF"/>
                    </w:rPr>
                  </w:rPrChange>
                </w:rPr>
                <w:t>지침서</w:t>
              </w:r>
              <w:r w:rsidRPr="004E3FCF">
                <w:rPr>
                  <w:rPrChange w:id="84" w:author="최성익" w:date="2020-11-13T12:55:00Z">
                    <w:rPr>
                      <w:i/>
                      <w:color w:val="0000FF"/>
                    </w:rPr>
                  </w:rPrChange>
                </w:rPr>
                <w:t xml:space="preserve"> </w:t>
              </w:r>
              <w:r w:rsidRPr="004E3FCF">
                <w:rPr>
                  <w:rFonts w:hint="eastAsia"/>
                  <w:rPrChange w:id="85" w:author="최성익" w:date="2020-11-13T12:55:00Z">
                    <w:rPr>
                      <w:rFonts w:hint="eastAsia"/>
                      <w:i/>
                      <w:color w:val="0000FF"/>
                    </w:rPr>
                  </w:rPrChange>
                </w:rPr>
                <w:t>현실화</w:t>
              </w:r>
            </w:ins>
            <w:del w:id="86" w:author="김경환(품질보증팀)/KYUNGHWAN KIM" w:date="2020-05-19T11:47:00Z">
              <w:r w:rsidRPr="004E3FCF" w:rsidDel="00195D98">
                <w:rPr>
                  <w:rFonts w:hint="eastAsia"/>
                  <w:rPrChange w:id="87" w:author="최성익" w:date="2020-11-13T12:55:00Z">
                    <w:rPr>
                      <w:rFonts w:hint="eastAsia"/>
                      <w:i/>
                      <w:color w:val="0000FF"/>
                    </w:rPr>
                  </w:rPrChange>
                </w:rPr>
                <w:delText>지침서</w:delText>
              </w:r>
              <w:r w:rsidRPr="004E3FCF" w:rsidDel="00195D98">
                <w:rPr>
                  <w:rPrChange w:id="88" w:author="최성익" w:date="2020-11-13T12:55:00Z">
                    <w:rPr>
                      <w:i/>
                      <w:color w:val="0000FF"/>
                    </w:rPr>
                  </w:rPrChange>
                </w:rPr>
                <w:delText xml:space="preserve"> </w:delText>
              </w:r>
              <w:r w:rsidRPr="004E3FCF" w:rsidDel="00195D98">
                <w:rPr>
                  <w:rFonts w:hint="eastAsia"/>
                  <w:rPrChange w:id="89" w:author="최성익" w:date="2020-11-13T12:55:00Z">
                    <w:rPr>
                      <w:rFonts w:hint="eastAsia"/>
                      <w:i/>
                      <w:color w:val="0000FF"/>
                    </w:rPr>
                  </w:rPrChange>
                </w:rPr>
                <w:delText>현실화</w:delText>
              </w:r>
            </w:del>
          </w:p>
        </w:tc>
        <w:tc>
          <w:tcPr>
            <w:tcW w:w="4561" w:type="dxa"/>
            <w:vAlign w:val="center"/>
            <w:tcPrChange w:id="90" w:author="김경환(품질보증팀)/KYUNGHWAN KIM" w:date="2021-01-04T16:09:00Z">
              <w:tcPr>
                <w:tcW w:w="4380" w:type="dxa"/>
                <w:gridSpan w:val="2"/>
                <w:vAlign w:val="center"/>
              </w:tcPr>
            </w:tcPrChange>
          </w:tcPr>
          <w:p w14:paraId="00EDAB2E" w14:textId="77777777" w:rsidR="00434C11" w:rsidRPr="004E3FCF" w:rsidRDefault="00434C11" w:rsidP="00434C11">
            <w:pPr>
              <w:jc w:val="left"/>
              <w:rPr>
                <w:rPrChange w:id="91" w:author="최성익" w:date="2020-11-13T12:55:00Z">
                  <w:rPr>
                    <w:i/>
                    <w:color w:val="0000FF"/>
                  </w:rPr>
                </w:rPrChange>
              </w:rPr>
            </w:pPr>
            <w:ins w:id="92" w:author="김경환(품질보증팀)/KYUNGHWAN KIM" w:date="2020-05-19T11:47:00Z">
              <w:r w:rsidRPr="004E3FCF">
                <w:rPr>
                  <w:rFonts w:hint="eastAsia"/>
                  <w:sz w:val="18"/>
                  <w:rPrChange w:id="93" w:author="최성익" w:date="2020-11-13T12:55:00Z">
                    <w:rPr>
                      <w:rFonts w:hint="eastAsia"/>
                      <w:i/>
                      <w:color w:val="0000FF"/>
                      <w:sz w:val="18"/>
                    </w:rPr>
                  </w:rPrChange>
                </w:rPr>
                <w:t>신규</w:t>
              </w:r>
              <w:r w:rsidRPr="004E3FCF">
                <w:rPr>
                  <w:sz w:val="18"/>
                  <w:rPrChange w:id="94" w:author="최성익" w:date="2020-11-13T12:55:00Z">
                    <w:rPr>
                      <w:i/>
                      <w:color w:val="0000FF"/>
                      <w:sz w:val="18"/>
                    </w:rPr>
                  </w:rPrChange>
                </w:rPr>
                <w:t xml:space="preserve"> IT</w:t>
              </w:r>
              <w:r w:rsidRPr="004E3FCF">
                <w:rPr>
                  <w:rFonts w:hint="eastAsia"/>
                  <w:sz w:val="18"/>
                  <w:rPrChange w:id="95" w:author="최성익" w:date="2020-11-13T12:55:00Z">
                    <w:rPr>
                      <w:rFonts w:hint="eastAsia"/>
                      <w:i/>
                      <w:color w:val="0000FF"/>
                      <w:sz w:val="18"/>
                    </w:rPr>
                  </w:rPrChange>
                </w:rPr>
                <w:t>시스템</w:t>
              </w:r>
              <w:r w:rsidRPr="004E3FCF">
                <w:rPr>
                  <w:sz w:val="18"/>
                  <w:rPrChange w:id="96" w:author="최성익" w:date="2020-11-13T12:55:00Z">
                    <w:rPr>
                      <w:i/>
                      <w:color w:val="0000FF"/>
                      <w:sz w:val="18"/>
                    </w:rPr>
                  </w:rPrChange>
                </w:rPr>
                <w:t xml:space="preserve"> </w:t>
              </w:r>
              <w:r w:rsidRPr="004E3FCF">
                <w:rPr>
                  <w:rFonts w:hint="eastAsia"/>
                  <w:sz w:val="18"/>
                  <w:rPrChange w:id="97" w:author="최성익" w:date="2020-11-13T12:55:00Z">
                    <w:rPr>
                      <w:rFonts w:hint="eastAsia"/>
                      <w:i/>
                      <w:color w:val="0000FF"/>
                      <w:sz w:val="18"/>
                    </w:rPr>
                  </w:rPrChange>
                </w:rPr>
                <w:t>도입</w:t>
              </w:r>
              <w:r w:rsidRPr="004E3FCF">
                <w:rPr>
                  <w:sz w:val="18"/>
                  <w:rPrChange w:id="98" w:author="최성익" w:date="2020-11-13T12:55:00Z">
                    <w:rPr>
                      <w:i/>
                      <w:color w:val="0000FF"/>
                      <w:sz w:val="18"/>
                    </w:rPr>
                  </w:rPrChange>
                </w:rPr>
                <w:t>에 따른 업무방법 재정립</w:t>
              </w:r>
            </w:ins>
            <w:del w:id="99" w:author="김경환(품질보증팀)/KYUNGHWAN KIM" w:date="2020-05-19T11:47:00Z">
              <w:r w:rsidRPr="004E3FCF" w:rsidDel="00195D98">
                <w:rPr>
                  <w:rFonts w:hint="eastAsia"/>
                  <w:sz w:val="18"/>
                  <w:rPrChange w:id="100" w:author="최성익" w:date="2020-11-13T12:55:00Z">
                    <w:rPr>
                      <w:rFonts w:hint="eastAsia"/>
                      <w:i/>
                      <w:color w:val="0000FF"/>
                      <w:sz w:val="18"/>
                    </w:rPr>
                  </w:rPrChange>
                </w:rPr>
                <w:delText>관리기준</w:delText>
              </w:r>
              <w:r w:rsidRPr="004E3FCF" w:rsidDel="00195D98">
                <w:rPr>
                  <w:sz w:val="18"/>
                  <w:rPrChange w:id="101" w:author="최성익" w:date="2020-11-13T12:55:00Z">
                    <w:rPr>
                      <w:i/>
                      <w:color w:val="0000FF"/>
                      <w:sz w:val="18"/>
                    </w:rPr>
                  </w:rPrChange>
                </w:rPr>
                <w:delText xml:space="preserve"> 현실화 (</w:delText>
              </w:r>
            </w:del>
            <w:ins w:id="102" w:author="김현기/HYUNKI KIM" w:date="2020-04-27T08:50:00Z">
              <w:del w:id="103" w:author="김경환(품질보증팀)/KYUNGHWAN KIM" w:date="2020-05-19T11:47:00Z">
                <w:r w:rsidRPr="004E3FCF" w:rsidDel="00195D98">
                  <w:rPr>
                    <w:rFonts w:hint="eastAsia"/>
                    <w:sz w:val="18"/>
                    <w:rPrChange w:id="104" w:author="최성익" w:date="2020-11-13T12:55:00Z">
                      <w:rPr>
                        <w:rFonts w:hint="eastAsia"/>
                        <w:i/>
                        <w:color w:val="0000FF"/>
                        <w:sz w:val="18"/>
                      </w:rPr>
                    </w:rPrChange>
                  </w:rPr>
                  <w:delText>신규</w:delText>
                </w:r>
              </w:del>
            </w:ins>
            <w:ins w:id="105" w:author="김현기/HYUNKI KIM" w:date="2020-04-23T07:57:00Z">
              <w:del w:id="106" w:author="김경환(품질보증팀)/KYUNGHWAN KIM" w:date="2020-05-19T11:47:00Z">
                <w:r w:rsidRPr="004E3FCF" w:rsidDel="00195D98">
                  <w:rPr>
                    <w:rFonts w:hint="eastAsia"/>
                    <w:sz w:val="18"/>
                    <w:rPrChange w:id="107" w:author="최성익" w:date="2020-11-13T12:55:00Z">
                      <w:rPr>
                        <w:rFonts w:hint="eastAsia"/>
                        <w:i/>
                        <w:color w:val="0000FF"/>
                        <w:sz w:val="18"/>
                      </w:rPr>
                    </w:rPrChange>
                  </w:rPr>
                  <w:delText>시스템</w:delText>
                </w:r>
                <w:r w:rsidRPr="004E3FCF" w:rsidDel="00195D98">
                  <w:rPr>
                    <w:sz w:val="18"/>
                    <w:rPrChange w:id="108" w:author="최성익" w:date="2020-11-13T12:55:00Z">
                      <w:rPr>
                        <w:i/>
                        <w:color w:val="0000FF"/>
                        <w:sz w:val="18"/>
                      </w:rPr>
                    </w:rPrChange>
                  </w:rPr>
                  <w:delText xml:space="preserve"> 변경 외 </w:delText>
                </w:r>
              </w:del>
            </w:ins>
            <w:del w:id="109" w:author="김경환(품질보증팀)/KYUNGHWAN KIM" w:date="2020-05-19T11:47:00Z">
              <w:r w:rsidRPr="004E3FCF" w:rsidDel="00195D98">
                <w:rPr>
                  <w:rFonts w:hint="eastAsia"/>
                  <w:sz w:val="18"/>
                  <w:rPrChange w:id="110" w:author="최성익" w:date="2020-11-13T12:55:00Z">
                    <w:rPr>
                      <w:rFonts w:hint="eastAsia"/>
                      <w:i/>
                      <w:color w:val="0000FF"/>
                      <w:sz w:val="18"/>
                    </w:rPr>
                  </w:rPrChange>
                </w:rPr>
                <w:delText>예비품</w:delText>
              </w:r>
              <w:r w:rsidRPr="004E3FCF" w:rsidDel="00195D98">
                <w:rPr>
                  <w:sz w:val="18"/>
                  <w:rPrChange w:id="111" w:author="최성익" w:date="2020-11-13T12:55:00Z">
                    <w:rPr>
                      <w:i/>
                      <w:color w:val="0000FF"/>
                      <w:sz w:val="18"/>
                    </w:rPr>
                  </w:rPrChange>
                </w:rPr>
                <w:delText xml:space="preserve"> 품목 </w:delText>
              </w:r>
            </w:del>
            <w:ins w:id="112" w:author="김현기/HYUNKI KIM" w:date="2020-04-23T16:47:00Z">
              <w:del w:id="113" w:author="김경환(품질보증팀)/KYUNGHWAN KIM" w:date="2020-05-19T11:47:00Z">
                <w:r w:rsidRPr="004E3FCF" w:rsidDel="00195D98">
                  <w:rPr>
                    <w:rFonts w:hint="eastAsia"/>
                    <w:sz w:val="18"/>
                    <w:rPrChange w:id="114" w:author="최성익" w:date="2020-11-13T12:55:00Z">
                      <w:rPr>
                        <w:rFonts w:hint="eastAsia"/>
                        <w:i/>
                        <w:color w:val="0000FF"/>
                        <w:sz w:val="18"/>
                      </w:rPr>
                    </w:rPrChange>
                  </w:rPr>
                  <w:delText>관리</w:delText>
                </w:r>
              </w:del>
            </w:ins>
            <w:del w:id="115" w:author="김경환(품질보증팀)/KYUNGHWAN KIM" w:date="2020-05-19T11:47:00Z">
              <w:r w:rsidRPr="004E3FCF" w:rsidDel="00195D98">
                <w:rPr>
                  <w:sz w:val="18"/>
                  <w:rPrChange w:id="116" w:author="최성익" w:date="2020-11-13T12:55:00Z">
                    <w:rPr>
                      <w:i/>
                      <w:color w:val="0000FF"/>
                      <w:sz w:val="18"/>
                    </w:rPr>
                  </w:rPrChange>
                </w:rPr>
                <w:delText>구분 및 구매 절차)</w:delText>
              </w:r>
            </w:del>
          </w:p>
        </w:tc>
        <w:tc>
          <w:tcPr>
            <w:tcW w:w="1609" w:type="dxa"/>
            <w:vAlign w:val="center"/>
            <w:tcPrChange w:id="117" w:author="김경환(품질보증팀)/KYUNGHWAN KIM" w:date="2021-01-04T16:09:00Z">
              <w:tcPr>
                <w:tcW w:w="1731" w:type="dxa"/>
                <w:gridSpan w:val="2"/>
                <w:vAlign w:val="center"/>
              </w:tcPr>
            </w:tcPrChange>
          </w:tcPr>
          <w:p w14:paraId="38CCC6C6" w14:textId="77777777" w:rsidR="00434C11" w:rsidRPr="004E3FCF" w:rsidRDefault="005631AE" w:rsidP="00434C11">
            <w:pPr>
              <w:jc w:val="center"/>
              <w:rPr>
                <w:rPrChange w:id="118" w:author="최성익" w:date="2020-11-13T12:55:00Z">
                  <w:rPr>
                    <w:i/>
                    <w:color w:val="0000FF"/>
                  </w:rPr>
                </w:rPrChange>
              </w:rPr>
            </w:pPr>
            <w:ins w:id="119" w:author="김경환(품질보증팀)/KYUNGHWAN KIM" w:date="2020-05-19T12:06:00Z">
              <w:r w:rsidRPr="004E3FCF">
                <w:rPr>
                  <w:rFonts w:hint="eastAsia"/>
                  <w:rPrChange w:id="120" w:author="최성익" w:date="2020-11-13T12:55:00Z">
                    <w:rPr>
                      <w:rFonts w:hint="eastAsia"/>
                      <w:i/>
                      <w:color w:val="0000FF"/>
                    </w:rPr>
                  </w:rPrChange>
                </w:rPr>
                <w:t>김현기</w:t>
              </w:r>
            </w:ins>
          </w:p>
        </w:tc>
      </w:tr>
      <w:tr w:rsidR="00434C11" w:rsidRPr="00E50440" w14:paraId="66810FC2" w14:textId="77777777" w:rsidTr="003D578C">
        <w:tc>
          <w:tcPr>
            <w:tcW w:w="77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121" w:author="김경환(품질보증팀)/KYUNGHWAN KIM" w:date="2021-01-04T16:09:00Z">
              <w:tcPr>
                <w:tcW w:w="807" w:type="dxa"/>
                <w:gridSpan w:val="2"/>
                <w:vMerge/>
                <w:tcBorders>
                  <w:top w:val="single" w:sz="6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47D4E648" w14:textId="77777777" w:rsidR="00434C11" w:rsidRPr="00E50440" w:rsidRDefault="00434C11" w:rsidP="00434C11">
            <w:pPr>
              <w:jc w:val="left"/>
            </w:pPr>
          </w:p>
        </w:tc>
        <w:tc>
          <w:tcPr>
            <w:tcW w:w="1155" w:type="dxa"/>
            <w:vAlign w:val="center"/>
            <w:tcPrChange w:id="122" w:author="김경환(품질보증팀)/KYUNGHWAN KIM" w:date="2021-01-04T16:09:00Z">
              <w:tcPr>
                <w:tcW w:w="1465" w:type="dxa"/>
                <w:gridSpan w:val="2"/>
                <w:vAlign w:val="center"/>
              </w:tcPr>
            </w:tcPrChange>
          </w:tcPr>
          <w:p w14:paraId="4D9345ED" w14:textId="77777777" w:rsidR="00434C11" w:rsidRPr="00192CC6" w:rsidRDefault="00F45572" w:rsidP="003D578C">
            <w:pPr>
              <w:jc w:val="center"/>
              <w:rPr>
                <w:iCs/>
                <w:rPrChange w:id="123" w:author="손휘웅/HUIUNG SON" w:date="2020-11-30T16:30:00Z">
                  <w:rPr>
                    <w:color w:val="000000" w:themeColor="text1"/>
                  </w:rPr>
                </w:rPrChange>
              </w:rPr>
            </w:pPr>
            <w:ins w:id="124" w:author="김경환(품질보증팀)/KYUNGHWAN KIM" w:date="2021-01-04T16:07:00Z">
              <w:r w:rsidRPr="00192CC6">
                <w:rPr>
                  <w:iCs/>
                </w:rPr>
                <w:t>3</w:t>
              </w:r>
            </w:ins>
            <w:ins w:id="125" w:author="최성익" w:date="2020-11-13T12:54:00Z">
              <w:del w:id="126" w:author="김경환(품질보증팀)/KYUNGHWAN KIM" w:date="2021-01-04T16:07:00Z">
                <w:r w:rsidR="004E3FCF" w:rsidRPr="00192CC6" w:rsidDel="00F45572">
                  <w:rPr>
                    <w:iCs/>
                    <w:rPrChange w:id="127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4</w:delText>
                </w:r>
              </w:del>
            </w:ins>
          </w:p>
        </w:tc>
        <w:tc>
          <w:tcPr>
            <w:tcW w:w="1596" w:type="dxa"/>
            <w:vAlign w:val="center"/>
            <w:tcPrChange w:id="128" w:author="김경환(품질보증팀)/KYUNGHWAN KIM" w:date="2021-01-04T16:09:00Z">
              <w:tcPr>
                <w:tcW w:w="1473" w:type="dxa"/>
                <w:gridSpan w:val="2"/>
                <w:vAlign w:val="center"/>
              </w:tcPr>
            </w:tcPrChange>
          </w:tcPr>
          <w:p w14:paraId="25EE72E9" w14:textId="77777777" w:rsidR="00434C11" w:rsidRPr="00192CC6" w:rsidRDefault="004E3FCF" w:rsidP="003D578C">
            <w:pPr>
              <w:jc w:val="center"/>
              <w:rPr>
                <w:iCs/>
                <w:rPrChange w:id="129" w:author="손휘웅/HUIUNG SON" w:date="2020-11-30T16:30:00Z">
                  <w:rPr>
                    <w:color w:val="000000" w:themeColor="text1"/>
                  </w:rPr>
                </w:rPrChange>
              </w:rPr>
            </w:pPr>
            <w:ins w:id="130" w:author="최성익" w:date="2020-11-13T12:54:00Z">
              <w:r w:rsidRPr="00192CC6">
                <w:rPr>
                  <w:iCs/>
                  <w:rPrChange w:id="131" w:author="손휘웅/HUIUNG SON" w:date="2020-11-30T16:30:00Z">
                    <w:rPr>
                      <w:color w:val="000000" w:themeColor="text1"/>
                    </w:rPr>
                  </w:rPrChange>
                </w:rPr>
                <w:t>202</w:t>
              </w:r>
            </w:ins>
            <w:ins w:id="132" w:author="김경환(품질보증팀)/KYUNGHWAN KIM" w:date="2021-01-04T16:07:00Z">
              <w:r w:rsidR="00F45572" w:rsidRPr="00192CC6">
                <w:rPr>
                  <w:iCs/>
                </w:rPr>
                <w:t>1</w:t>
              </w:r>
            </w:ins>
            <w:ins w:id="133" w:author="최성익" w:date="2020-11-13T12:54:00Z">
              <w:del w:id="134" w:author="김경환(품질보증팀)/KYUNGHWAN KIM" w:date="2021-01-04T16:07:00Z">
                <w:r w:rsidRPr="00192CC6" w:rsidDel="00F45572">
                  <w:rPr>
                    <w:iCs/>
                    <w:rPrChange w:id="135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0</w:delText>
                </w:r>
              </w:del>
              <w:r w:rsidRPr="00192CC6">
                <w:rPr>
                  <w:iCs/>
                  <w:rPrChange w:id="136" w:author="손휘웅/HUIUNG SON" w:date="2020-11-30T16:30:00Z">
                    <w:rPr>
                      <w:color w:val="000000" w:themeColor="text1"/>
                    </w:rPr>
                  </w:rPrChange>
                </w:rPr>
                <w:t>.</w:t>
              </w:r>
            </w:ins>
            <w:ins w:id="137" w:author="김경환(품질보증팀)/KYUNGHWAN KIM" w:date="2021-01-04T16:07:00Z">
              <w:r w:rsidR="00F45572" w:rsidRPr="00192CC6">
                <w:rPr>
                  <w:iCs/>
                </w:rPr>
                <w:t>01.04</w:t>
              </w:r>
            </w:ins>
            <w:ins w:id="138" w:author="최성익" w:date="2020-11-13T12:54:00Z">
              <w:del w:id="139" w:author="김경환(품질보증팀)/KYUNGHWAN KIM" w:date="2021-01-04T16:07:00Z">
                <w:r w:rsidRPr="00192CC6" w:rsidDel="00F45572">
                  <w:rPr>
                    <w:iCs/>
                    <w:rPrChange w:id="140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11.</w:delText>
                </w:r>
              </w:del>
            </w:ins>
            <w:ins w:id="141" w:author="손휘웅/HUIUNG SON" w:date="2020-11-30T16:30:00Z">
              <w:del w:id="142" w:author="김경환(품질보증팀)/KYUNGHWAN KIM" w:date="2021-01-04T16:07:00Z">
                <w:r w:rsidR="00C1185D" w:rsidRPr="00192CC6" w:rsidDel="00F45572">
                  <w:rPr>
                    <w:iCs/>
                    <w:rPrChange w:id="143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30</w:delText>
                </w:r>
              </w:del>
            </w:ins>
            <w:ins w:id="144" w:author="최성익" w:date="2020-11-13T12:54:00Z">
              <w:del w:id="145" w:author="손휘웅/HUIUNG SON" w:date="2020-11-30T16:30:00Z">
                <w:r w:rsidRPr="00192CC6" w:rsidDel="00C1185D">
                  <w:rPr>
                    <w:iCs/>
                    <w:rPrChange w:id="146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00</w:delText>
                </w:r>
              </w:del>
            </w:ins>
          </w:p>
        </w:tc>
        <w:tc>
          <w:tcPr>
            <w:tcW w:w="709" w:type="dxa"/>
            <w:vAlign w:val="center"/>
            <w:tcPrChange w:id="147" w:author="김경환(품질보증팀)/KYUNGHWAN KIM" w:date="2021-01-04T16:09:00Z">
              <w:tcPr>
                <w:tcW w:w="703" w:type="dxa"/>
                <w:gridSpan w:val="3"/>
                <w:vAlign w:val="center"/>
              </w:tcPr>
            </w:tcPrChange>
          </w:tcPr>
          <w:p w14:paraId="47BB1801" w14:textId="77777777" w:rsidR="00434C11" w:rsidRPr="00192CC6" w:rsidRDefault="004E3FCF" w:rsidP="00434C11">
            <w:pPr>
              <w:jc w:val="center"/>
              <w:rPr>
                <w:iCs/>
                <w:rPrChange w:id="148" w:author="손휘웅/HUIUNG SON" w:date="2020-11-30T16:30:00Z">
                  <w:rPr>
                    <w:color w:val="000000" w:themeColor="text1"/>
                  </w:rPr>
                </w:rPrChange>
              </w:rPr>
            </w:pPr>
            <w:ins w:id="149" w:author="최성익" w:date="2020-11-13T12:54:00Z">
              <w:r w:rsidRPr="00192CC6">
                <w:rPr>
                  <w:rFonts w:asciiTheme="minorEastAsia" w:hAnsiTheme="minorEastAsia" w:hint="eastAsia"/>
                  <w:iCs/>
                  <w:rPrChange w:id="150" w:author="손휘웅/HUIUNG SON" w:date="2020-11-30T16:30:00Z">
                    <w:rPr>
                      <w:rFonts w:asciiTheme="minorEastAsia" w:hAnsiTheme="minorEastAsia" w:hint="eastAsia"/>
                      <w:color w:val="0000FF"/>
                    </w:rPr>
                  </w:rPrChange>
                </w:rPr>
                <w:t>●</w:t>
              </w:r>
            </w:ins>
          </w:p>
        </w:tc>
        <w:tc>
          <w:tcPr>
            <w:tcW w:w="709" w:type="dxa"/>
            <w:vAlign w:val="center"/>
            <w:tcPrChange w:id="151" w:author="김경환(품질보증팀)/KYUNGHWAN KIM" w:date="2021-01-04T16:09:00Z">
              <w:tcPr>
                <w:tcW w:w="702" w:type="dxa"/>
                <w:gridSpan w:val="3"/>
                <w:vAlign w:val="center"/>
              </w:tcPr>
            </w:tcPrChange>
          </w:tcPr>
          <w:p w14:paraId="6F94C384" w14:textId="77777777" w:rsidR="00434C11" w:rsidRPr="00192CC6" w:rsidRDefault="00434C11" w:rsidP="00434C11">
            <w:pPr>
              <w:jc w:val="center"/>
              <w:rPr>
                <w:iCs/>
                <w:rPrChange w:id="152" w:author="손휘웅/HUIUNG SON" w:date="2020-11-30T16:30:00Z">
                  <w:rPr>
                    <w:color w:val="000000" w:themeColor="text1"/>
                  </w:rPr>
                </w:rPrChange>
              </w:rPr>
            </w:pPr>
          </w:p>
        </w:tc>
        <w:tc>
          <w:tcPr>
            <w:tcW w:w="4243" w:type="dxa"/>
            <w:vAlign w:val="center"/>
            <w:tcPrChange w:id="153" w:author="김경환(품질보증팀)/KYUNGHWAN KIM" w:date="2021-01-04T16:09:00Z">
              <w:tcPr>
                <w:tcW w:w="4397" w:type="dxa"/>
                <w:gridSpan w:val="2"/>
                <w:vAlign w:val="center"/>
              </w:tcPr>
            </w:tcPrChange>
          </w:tcPr>
          <w:p w14:paraId="391D8109" w14:textId="77777777" w:rsidR="00434C11" w:rsidRPr="00192CC6" w:rsidRDefault="00CC7561" w:rsidP="00434C11">
            <w:pPr>
              <w:jc w:val="left"/>
              <w:rPr>
                <w:iCs/>
                <w:rPrChange w:id="154" w:author="손휘웅/HUIUNG SON" w:date="2020-11-30T16:30:00Z">
                  <w:rPr>
                    <w:color w:val="000000" w:themeColor="text1"/>
                  </w:rPr>
                </w:rPrChange>
              </w:rPr>
            </w:pPr>
            <w:r w:rsidRPr="00192CC6">
              <w:rPr>
                <w:rFonts w:hint="eastAsia"/>
                <w:iCs/>
              </w:rPr>
              <w:t>지침서 현실화</w:t>
            </w:r>
          </w:p>
        </w:tc>
        <w:tc>
          <w:tcPr>
            <w:tcW w:w="4561" w:type="dxa"/>
            <w:vAlign w:val="center"/>
            <w:tcPrChange w:id="155" w:author="김경환(품질보증팀)/KYUNGHWAN KIM" w:date="2021-01-04T16:09:00Z">
              <w:tcPr>
                <w:tcW w:w="4380" w:type="dxa"/>
                <w:gridSpan w:val="2"/>
                <w:vAlign w:val="center"/>
              </w:tcPr>
            </w:tcPrChange>
          </w:tcPr>
          <w:p w14:paraId="3BEC0745" w14:textId="77777777" w:rsidR="00434C11" w:rsidRPr="00192CC6" w:rsidRDefault="00CC7561" w:rsidP="00434C11">
            <w:pPr>
              <w:jc w:val="left"/>
              <w:rPr>
                <w:iCs/>
                <w:rPrChange w:id="156" w:author="손휘웅/HUIUNG SON" w:date="2020-11-30T16:30:00Z">
                  <w:rPr>
                    <w:color w:val="000000" w:themeColor="text1"/>
                  </w:rPr>
                </w:rPrChange>
              </w:rPr>
            </w:pPr>
            <w:r w:rsidRPr="00192CC6">
              <w:rPr>
                <w:rFonts w:hint="eastAsia"/>
                <w:iCs/>
              </w:rPr>
              <w:t>용어정의 및 예비품관리 업무활동 재정립</w:t>
            </w:r>
          </w:p>
        </w:tc>
        <w:tc>
          <w:tcPr>
            <w:tcW w:w="1609" w:type="dxa"/>
            <w:vAlign w:val="center"/>
            <w:tcPrChange w:id="157" w:author="김경환(품질보증팀)/KYUNGHWAN KIM" w:date="2021-01-04T16:09:00Z">
              <w:tcPr>
                <w:tcW w:w="1731" w:type="dxa"/>
                <w:gridSpan w:val="2"/>
                <w:vAlign w:val="center"/>
              </w:tcPr>
            </w:tcPrChange>
          </w:tcPr>
          <w:p w14:paraId="68DFA31A" w14:textId="77777777" w:rsidR="00434C11" w:rsidRPr="00192CC6" w:rsidRDefault="00EC7446" w:rsidP="00434C11">
            <w:pPr>
              <w:jc w:val="center"/>
              <w:rPr>
                <w:iCs/>
                <w:rPrChange w:id="158" w:author="손휘웅/HUIUNG SON" w:date="2020-11-30T16:30:00Z">
                  <w:rPr>
                    <w:color w:val="000000" w:themeColor="text1"/>
                  </w:rPr>
                </w:rPrChange>
              </w:rPr>
            </w:pPr>
            <w:ins w:id="159" w:author="손휘웅/HUIUNG SON" w:date="2020-12-02T15:07:00Z">
              <w:r w:rsidRPr="00192CC6">
                <w:rPr>
                  <w:rFonts w:hint="eastAsia"/>
                  <w:iCs/>
                </w:rPr>
                <w:t>손휘웅</w:t>
              </w:r>
            </w:ins>
          </w:p>
        </w:tc>
      </w:tr>
      <w:tr w:rsidR="00192CC6" w:rsidRPr="00C1185D" w14:paraId="46D2ADFF" w14:textId="77777777" w:rsidTr="003D578C">
        <w:trPr>
          <w:trHeight w:val="279"/>
          <w:trPrChange w:id="160" w:author="김경환(품질보증팀)/KYUNGHWAN KIM" w:date="2021-01-04T16:09:00Z">
            <w:trPr>
              <w:trHeight w:val="279"/>
            </w:trPr>
          </w:trPrChange>
        </w:trPr>
        <w:tc>
          <w:tcPr>
            <w:tcW w:w="77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161" w:author="김경환(품질보증팀)/KYUNGHWAN KIM" w:date="2021-01-04T16:09:00Z">
              <w:tcPr>
                <w:tcW w:w="807" w:type="dxa"/>
                <w:gridSpan w:val="2"/>
                <w:vMerge/>
                <w:tcBorders>
                  <w:top w:val="single" w:sz="6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0046743A" w14:textId="77777777" w:rsidR="00192CC6" w:rsidRPr="00E50440" w:rsidRDefault="00192CC6" w:rsidP="00192CC6">
            <w:pPr>
              <w:jc w:val="left"/>
            </w:pPr>
          </w:p>
        </w:tc>
        <w:tc>
          <w:tcPr>
            <w:tcW w:w="1155" w:type="dxa"/>
            <w:vAlign w:val="center"/>
            <w:tcPrChange w:id="162" w:author="김경환(품질보증팀)/KYUNGHWAN KIM" w:date="2021-01-04T16:09:00Z">
              <w:tcPr>
                <w:tcW w:w="1465" w:type="dxa"/>
                <w:gridSpan w:val="2"/>
                <w:vAlign w:val="center"/>
              </w:tcPr>
            </w:tcPrChange>
          </w:tcPr>
          <w:p w14:paraId="29E57404" w14:textId="22EB2893" w:rsidR="00192CC6" w:rsidRPr="00E50440" w:rsidRDefault="00192CC6" w:rsidP="00192CC6">
            <w:pPr>
              <w:jc w:val="center"/>
              <w:rPr>
                <w:color w:val="0000FF"/>
                <w:rPrChange w:id="163" w:author="최성익" w:date="2020-11-13T07:43:00Z">
                  <w:rPr>
                    <w:i/>
                    <w:color w:val="0000FF"/>
                  </w:rPr>
                </w:rPrChange>
              </w:rPr>
            </w:pPr>
            <w:r>
              <w:rPr>
                <w:i/>
                <w:color w:val="0000FF"/>
              </w:rPr>
              <w:t>4</w:t>
            </w:r>
            <w:ins w:id="164" w:author="최성익" w:date="2020-11-13T12:54:00Z">
              <w:del w:id="165" w:author="김경환(품질보증팀)/KYUNGHWAN KIM" w:date="2021-01-04T16:07:00Z">
                <w:r w:rsidRPr="00C1185D" w:rsidDel="00F45572">
                  <w:rPr>
                    <w:i/>
                    <w:color w:val="0000FF"/>
                    <w:rPrChange w:id="166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4</w:delText>
                </w:r>
              </w:del>
            </w:ins>
          </w:p>
        </w:tc>
        <w:tc>
          <w:tcPr>
            <w:tcW w:w="1596" w:type="dxa"/>
            <w:vAlign w:val="center"/>
            <w:tcPrChange w:id="167" w:author="김경환(품질보증팀)/KYUNGHWAN KIM" w:date="2021-01-04T16:09:00Z">
              <w:tcPr>
                <w:tcW w:w="1473" w:type="dxa"/>
                <w:gridSpan w:val="2"/>
                <w:vAlign w:val="center"/>
              </w:tcPr>
            </w:tcPrChange>
          </w:tcPr>
          <w:p w14:paraId="62A097F7" w14:textId="098A10C7" w:rsidR="00192CC6" w:rsidRPr="00E50440" w:rsidRDefault="00192CC6" w:rsidP="00192CC6">
            <w:pPr>
              <w:jc w:val="center"/>
              <w:rPr>
                <w:color w:val="0000FF"/>
                <w:rPrChange w:id="168" w:author="최성익" w:date="2020-11-13T07:43:00Z">
                  <w:rPr>
                    <w:i/>
                    <w:color w:val="0000FF"/>
                  </w:rPr>
                </w:rPrChange>
              </w:rPr>
            </w:pPr>
            <w:ins w:id="169" w:author="최성익" w:date="2020-11-13T12:54:00Z">
              <w:r w:rsidRPr="00C1185D">
                <w:rPr>
                  <w:i/>
                  <w:color w:val="0000FF"/>
                  <w:rPrChange w:id="170" w:author="손휘웅/HUIUNG SON" w:date="2020-11-30T16:30:00Z">
                    <w:rPr>
                      <w:color w:val="000000" w:themeColor="text1"/>
                    </w:rPr>
                  </w:rPrChange>
                </w:rPr>
                <w:t>202</w:t>
              </w:r>
            </w:ins>
            <w:r>
              <w:rPr>
                <w:i/>
                <w:color w:val="0000FF"/>
              </w:rPr>
              <w:t>2</w:t>
            </w:r>
            <w:ins w:id="171" w:author="최성익" w:date="2020-11-13T12:54:00Z">
              <w:del w:id="172" w:author="김경환(품질보증팀)/KYUNGHWAN KIM" w:date="2021-01-04T16:07:00Z">
                <w:r w:rsidRPr="00C1185D" w:rsidDel="00F45572">
                  <w:rPr>
                    <w:i/>
                    <w:color w:val="0000FF"/>
                    <w:rPrChange w:id="173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0</w:delText>
                </w:r>
              </w:del>
              <w:r w:rsidRPr="00C1185D">
                <w:rPr>
                  <w:i/>
                  <w:color w:val="0000FF"/>
                  <w:rPrChange w:id="174" w:author="손휘웅/HUIUNG SON" w:date="2020-11-30T16:30:00Z">
                    <w:rPr>
                      <w:color w:val="000000" w:themeColor="text1"/>
                    </w:rPr>
                  </w:rPrChange>
                </w:rPr>
                <w:t>.</w:t>
              </w:r>
            </w:ins>
            <w:ins w:id="175" w:author="김경환(품질보증팀)/KYUNGHWAN KIM" w:date="2021-01-04T16:07:00Z">
              <w:r>
                <w:rPr>
                  <w:i/>
                  <w:color w:val="0000FF"/>
                </w:rPr>
                <w:t>0</w:t>
              </w:r>
            </w:ins>
            <w:r>
              <w:rPr>
                <w:i/>
                <w:color w:val="0000FF"/>
              </w:rPr>
              <w:t>4</w:t>
            </w:r>
            <w:ins w:id="176" w:author="김경환(품질보증팀)/KYUNGHWAN KIM" w:date="2021-01-04T16:07:00Z">
              <w:r>
                <w:rPr>
                  <w:i/>
                  <w:color w:val="0000FF"/>
                </w:rPr>
                <w:t>.</w:t>
              </w:r>
            </w:ins>
            <w:r>
              <w:rPr>
                <w:i/>
                <w:color w:val="0000FF"/>
              </w:rPr>
              <w:t>11</w:t>
            </w:r>
            <w:ins w:id="177" w:author="최성익" w:date="2020-11-13T12:54:00Z">
              <w:del w:id="178" w:author="김경환(품질보증팀)/KYUNGHWAN KIM" w:date="2021-01-04T16:07:00Z">
                <w:r w:rsidRPr="00C1185D" w:rsidDel="00F45572">
                  <w:rPr>
                    <w:i/>
                    <w:color w:val="0000FF"/>
                    <w:rPrChange w:id="179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11.</w:delText>
                </w:r>
              </w:del>
            </w:ins>
            <w:ins w:id="180" w:author="손휘웅/HUIUNG SON" w:date="2020-11-30T16:30:00Z">
              <w:del w:id="181" w:author="김경환(품질보증팀)/KYUNGHWAN KIM" w:date="2021-01-04T16:07:00Z">
                <w:r w:rsidRPr="00C1185D" w:rsidDel="00F45572">
                  <w:rPr>
                    <w:i/>
                    <w:color w:val="0000FF"/>
                    <w:rPrChange w:id="182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30</w:delText>
                </w:r>
              </w:del>
            </w:ins>
            <w:ins w:id="183" w:author="최성익" w:date="2020-11-13T12:54:00Z">
              <w:del w:id="184" w:author="손휘웅/HUIUNG SON" w:date="2020-11-30T16:30:00Z">
                <w:r w:rsidRPr="00C1185D" w:rsidDel="00C1185D">
                  <w:rPr>
                    <w:i/>
                    <w:color w:val="0000FF"/>
                    <w:rPrChange w:id="185" w:author="손휘웅/HUIUNG SON" w:date="2020-11-30T16:30:00Z">
                      <w:rPr>
                        <w:color w:val="000000" w:themeColor="text1"/>
                      </w:rPr>
                    </w:rPrChange>
                  </w:rPr>
                  <w:delText>00</w:delText>
                </w:r>
              </w:del>
            </w:ins>
          </w:p>
        </w:tc>
        <w:tc>
          <w:tcPr>
            <w:tcW w:w="709" w:type="dxa"/>
            <w:vAlign w:val="center"/>
            <w:tcPrChange w:id="186" w:author="김경환(품질보증팀)/KYUNGHWAN KIM" w:date="2021-01-04T16:09:00Z">
              <w:tcPr>
                <w:tcW w:w="703" w:type="dxa"/>
                <w:gridSpan w:val="3"/>
                <w:vAlign w:val="center"/>
              </w:tcPr>
            </w:tcPrChange>
          </w:tcPr>
          <w:p w14:paraId="45F2D724" w14:textId="08A2ED19" w:rsidR="00192CC6" w:rsidRPr="00E50440" w:rsidRDefault="00192CC6" w:rsidP="00192CC6">
            <w:pPr>
              <w:jc w:val="center"/>
              <w:rPr>
                <w:color w:val="0000FF"/>
                <w:rPrChange w:id="187" w:author="최성익" w:date="2020-11-13T07:43:00Z">
                  <w:rPr>
                    <w:i/>
                    <w:color w:val="0000FF"/>
                  </w:rPr>
                </w:rPrChange>
              </w:rPr>
            </w:pPr>
            <w:ins w:id="188" w:author="최성익" w:date="2020-11-13T12:54:00Z">
              <w:r w:rsidRPr="00C1185D">
                <w:rPr>
                  <w:rFonts w:asciiTheme="minorEastAsia" w:hAnsiTheme="minorEastAsia" w:hint="eastAsia"/>
                  <w:i/>
                  <w:color w:val="0000FF"/>
                  <w:rPrChange w:id="189" w:author="손휘웅/HUIUNG SON" w:date="2020-11-30T16:30:00Z">
                    <w:rPr>
                      <w:rFonts w:asciiTheme="minorEastAsia" w:hAnsiTheme="minorEastAsia" w:hint="eastAsia"/>
                      <w:color w:val="0000FF"/>
                    </w:rPr>
                  </w:rPrChange>
                </w:rPr>
                <w:t>●</w:t>
              </w:r>
            </w:ins>
          </w:p>
        </w:tc>
        <w:tc>
          <w:tcPr>
            <w:tcW w:w="709" w:type="dxa"/>
            <w:vAlign w:val="center"/>
            <w:tcPrChange w:id="190" w:author="김경환(품질보증팀)/KYUNGHWAN KIM" w:date="2021-01-04T16:09:00Z">
              <w:tcPr>
                <w:tcW w:w="702" w:type="dxa"/>
                <w:gridSpan w:val="3"/>
                <w:vAlign w:val="center"/>
              </w:tcPr>
            </w:tcPrChange>
          </w:tcPr>
          <w:p w14:paraId="103455F3" w14:textId="77777777" w:rsidR="00192CC6" w:rsidRPr="00E50440" w:rsidRDefault="00192CC6" w:rsidP="00192CC6">
            <w:pPr>
              <w:jc w:val="center"/>
              <w:rPr>
                <w:color w:val="0000FF"/>
                <w:rPrChange w:id="191" w:author="최성익" w:date="2020-11-13T07:43:00Z">
                  <w:rPr>
                    <w:i/>
                    <w:color w:val="0000FF"/>
                  </w:rPr>
                </w:rPrChange>
              </w:rPr>
            </w:pPr>
          </w:p>
        </w:tc>
        <w:tc>
          <w:tcPr>
            <w:tcW w:w="4243" w:type="dxa"/>
            <w:vAlign w:val="center"/>
            <w:tcPrChange w:id="192" w:author="김경환(품질보증팀)/KYUNGHWAN KIM" w:date="2021-01-04T16:09:00Z">
              <w:tcPr>
                <w:tcW w:w="4397" w:type="dxa"/>
                <w:gridSpan w:val="2"/>
                <w:vAlign w:val="center"/>
              </w:tcPr>
            </w:tcPrChange>
          </w:tcPr>
          <w:p w14:paraId="42D204E6" w14:textId="6D6E7AC5" w:rsidR="00192CC6" w:rsidRPr="00E50440" w:rsidRDefault="00192CC6" w:rsidP="00192CC6">
            <w:pPr>
              <w:jc w:val="left"/>
              <w:rPr>
                <w:color w:val="0000FF"/>
                <w:rPrChange w:id="193" w:author="최성익" w:date="2020-11-13T07:43:00Z">
                  <w:rPr>
                    <w:i/>
                    <w:color w:val="0000FF"/>
                  </w:rPr>
                </w:rPrChange>
              </w:rPr>
            </w:pPr>
            <w:r>
              <w:rPr>
                <w:rFonts w:hint="eastAsia"/>
                <w:i/>
                <w:color w:val="0000FF"/>
              </w:rPr>
              <w:t>지침서 현실화</w:t>
            </w:r>
          </w:p>
        </w:tc>
        <w:tc>
          <w:tcPr>
            <w:tcW w:w="4561" w:type="dxa"/>
            <w:vAlign w:val="center"/>
            <w:tcPrChange w:id="194" w:author="김경환(품질보증팀)/KYUNGHWAN KIM" w:date="2021-01-04T16:09:00Z">
              <w:tcPr>
                <w:tcW w:w="4380" w:type="dxa"/>
                <w:gridSpan w:val="2"/>
                <w:vAlign w:val="center"/>
              </w:tcPr>
            </w:tcPrChange>
          </w:tcPr>
          <w:p w14:paraId="0E12B92F" w14:textId="328041C1" w:rsidR="00192CC6" w:rsidRPr="00E50440" w:rsidRDefault="00192CC6" w:rsidP="00192CC6">
            <w:pPr>
              <w:jc w:val="left"/>
              <w:rPr>
                <w:color w:val="0000FF"/>
                <w:sz w:val="16"/>
                <w:szCs w:val="16"/>
                <w:rPrChange w:id="195" w:author="최성익" w:date="2020-11-13T07:43:00Z">
                  <w:rPr>
                    <w:i/>
                    <w:color w:val="0000FF"/>
                    <w:sz w:val="16"/>
                    <w:szCs w:val="16"/>
                  </w:rPr>
                </w:rPrChange>
              </w:rPr>
            </w:pPr>
          </w:p>
        </w:tc>
        <w:tc>
          <w:tcPr>
            <w:tcW w:w="1609" w:type="dxa"/>
            <w:vAlign w:val="center"/>
            <w:tcPrChange w:id="196" w:author="김경환(품질보증팀)/KYUNGHWAN KIM" w:date="2021-01-04T16:09:00Z">
              <w:tcPr>
                <w:tcW w:w="1731" w:type="dxa"/>
                <w:gridSpan w:val="2"/>
                <w:vAlign w:val="center"/>
              </w:tcPr>
            </w:tcPrChange>
          </w:tcPr>
          <w:p w14:paraId="7F56FA71" w14:textId="4BBD0BCB" w:rsidR="00192CC6" w:rsidRPr="00E50440" w:rsidRDefault="00192CC6" w:rsidP="00192CC6">
            <w:pPr>
              <w:jc w:val="center"/>
              <w:rPr>
                <w:color w:val="0000FF"/>
                <w:rPrChange w:id="197" w:author="최성익" w:date="2020-11-13T07:43:00Z">
                  <w:rPr>
                    <w:i/>
                    <w:color w:val="0000FF"/>
                  </w:rPr>
                </w:rPrChange>
              </w:rPr>
            </w:pPr>
            <w:ins w:id="198" w:author="손휘웅/HUIUNG SON" w:date="2020-12-02T15:07:00Z">
              <w:r>
                <w:rPr>
                  <w:rFonts w:hint="eastAsia"/>
                  <w:i/>
                  <w:color w:val="0000FF"/>
                </w:rPr>
                <w:t>손휘웅</w:t>
              </w:r>
            </w:ins>
          </w:p>
        </w:tc>
      </w:tr>
      <w:tr w:rsidR="00192CC6" w:rsidRPr="00E50440" w14:paraId="7DE5A656" w14:textId="77777777" w:rsidTr="003D578C">
        <w:tc>
          <w:tcPr>
            <w:tcW w:w="77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  <w:tcPrChange w:id="199" w:author="김경환(품질보증팀)/KYUNGHWAN KIM" w:date="2021-01-04T16:09:00Z">
              <w:tcPr>
                <w:tcW w:w="807" w:type="dxa"/>
                <w:gridSpan w:val="2"/>
                <w:vMerge/>
                <w:tcBorders>
                  <w:top w:val="single" w:sz="6" w:space="0" w:color="auto"/>
                  <w:bottom w:val="single" w:sz="18" w:space="0" w:color="auto"/>
                </w:tcBorders>
                <w:shd w:val="clear" w:color="auto" w:fill="DAEEF3" w:themeFill="accent5" w:themeFillTint="33"/>
                <w:vAlign w:val="center"/>
              </w:tcPr>
            </w:tcPrChange>
          </w:tcPr>
          <w:p w14:paraId="1B69EDAD" w14:textId="77777777" w:rsidR="00192CC6" w:rsidRPr="00E50440" w:rsidRDefault="00192CC6" w:rsidP="00192CC6">
            <w:pPr>
              <w:jc w:val="left"/>
            </w:pPr>
          </w:p>
        </w:tc>
        <w:tc>
          <w:tcPr>
            <w:tcW w:w="4169" w:type="dxa"/>
            <w:gridSpan w:val="4"/>
            <w:vAlign w:val="center"/>
            <w:tcPrChange w:id="200" w:author="김경환(품질보증팀)/KYUNGHWAN KIM" w:date="2021-01-04T16:09:00Z">
              <w:tcPr>
                <w:tcW w:w="4343" w:type="dxa"/>
                <w:gridSpan w:val="10"/>
                <w:vAlign w:val="center"/>
              </w:tcPr>
            </w:tcPrChange>
          </w:tcPr>
          <w:p w14:paraId="49CFB7C0" w14:textId="77777777" w:rsidR="00192CC6" w:rsidRPr="00E50440" w:rsidRDefault="00192CC6" w:rsidP="00192CC6">
            <w:pPr>
              <w:jc w:val="center"/>
            </w:pPr>
            <w:ins w:id="201" w:author="김경환(품질보증팀)/KYUNGHWAN KIM" w:date="2021-01-04T16:08:00Z">
              <w:r w:rsidRPr="003B5BDD">
                <w:rPr>
                  <w:rFonts w:hint="eastAsia"/>
                </w:rPr>
                <w:t>프로세스 승인 후, 문서관리</w:t>
              </w:r>
            </w:ins>
            <w:del w:id="202" w:author="김경환(품질보증팀)/KYUNGHWAN KIM" w:date="2021-01-04T16:08:00Z">
              <w:r w:rsidRPr="00E50440" w:rsidDel="007B5405">
                <w:rPr>
                  <w:rFonts w:hint="eastAsia"/>
                </w:rPr>
                <w:delText>프로세스</w:delText>
              </w:r>
              <w:r w:rsidRPr="00E50440" w:rsidDel="007B5405">
                <w:delText xml:space="preserve"> </w:delText>
              </w:r>
              <w:r w:rsidRPr="00E50440" w:rsidDel="007B5405">
                <w:rPr>
                  <w:rFonts w:hint="eastAsia"/>
                </w:rPr>
                <w:delText>승인</w:delText>
              </w:r>
              <w:r w:rsidRPr="00E50440" w:rsidDel="007B5405">
                <w:delText xml:space="preserve"> </w:delText>
              </w:r>
              <w:r w:rsidRPr="00E50440" w:rsidDel="007B5405">
                <w:rPr>
                  <w:rFonts w:hint="eastAsia"/>
                </w:rPr>
                <w:delText>후</w:delText>
              </w:r>
              <w:r w:rsidRPr="00E50440" w:rsidDel="007B5405">
                <w:delText xml:space="preserve">, </w:delText>
              </w:r>
              <w:r w:rsidRPr="00E50440" w:rsidDel="007B5405">
                <w:rPr>
                  <w:rFonts w:hint="eastAsia"/>
                </w:rPr>
                <w:delText>문서관리</w:delText>
              </w:r>
            </w:del>
          </w:p>
        </w:tc>
        <w:tc>
          <w:tcPr>
            <w:tcW w:w="10413" w:type="dxa"/>
            <w:gridSpan w:val="3"/>
            <w:vAlign w:val="center"/>
            <w:tcPrChange w:id="203" w:author="김경환(품질보증팀)/KYUNGHWAN KIM" w:date="2021-01-04T16:09:00Z">
              <w:tcPr>
                <w:tcW w:w="10508" w:type="dxa"/>
                <w:gridSpan w:val="6"/>
                <w:vAlign w:val="center"/>
              </w:tcPr>
            </w:tcPrChange>
          </w:tcPr>
          <w:p w14:paraId="40C9198A" w14:textId="77777777" w:rsidR="00192CC6" w:rsidRPr="00E50440" w:rsidRDefault="00192CC6" w:rsidP="00192CC6">
            <w:pPr>
              <w:jc w:val="left"/>
            </w:pPr>
            <w:ins w:id="204" w:author="김경환(품질보증팀)/KYUNGHWAN KIM" w:date="2021-01-04T16:08:00Z">
              <w:r w:rsidRPr="003B5BDD">
                <w:rPr>
                  <w:rFonts w:hint="eastAsia"/>
                </w:rPr>
                <w:t>원본관리</w:t>
              </w:r>
              <w:r>
                <w:rPr>
                  <w:rFonts w:hint="eastAsia"/>
                </w:rPr>
                <w:t xml:space="preserve"> </w:t>
              </w:r>
              <w:r w:rsidRPr="003B5BDD">
                <w:rPr>
                  <w:rFonts w:hint="eastAsia"/>
                </w:rPr>
                <w:t>: 시스템부서 / 파일관리</w:t>
              </w:r>
              <w:r>
                <w:rPr>
                  <w:rFonts w:hint="eastAsia"/>
                </w:rPr>
                <w:t xml:space="preserve"> </w:t>
              </w:r>
              <w:r w:rsidRPr="003B5BDD">
                <w:rPr>
                  <w:rFonts w:hint="eastAsia"/>
                </w:rPr>
                <w:t xml:space="preserve">: </w:t>
              </w:r>
              <w:r>
                <w:rPr>
                  <w:rFonts w:hint="eastAsia"/>
                </w:rPr>
                <w:t>파일서버</w:t>
              </w:r>
              <w:r w:rsidRPr="003B5BDD">
                <w:rPr>
                  <w:rFonts w:hint="eastAsia"/>
                </w:rPr>
                <w:t>등록 (시스템담당자) / 내용공유</w:t>
              </w:r>
              <w:r>
                <w:rPr>
                  <w:rFonts w:hint="eastAsia"/>
                </w:rPr>
                <w:t xml:space="preserve"> </w:t>
              </w:r>
              <w:r w:rsidRPr="003B5BDD">
                <w:rPr>
                  <w:rFonts w:hint="eastAsia"/>
                </w:rPr>
                <w:t xml:space="preserve">: 관련부서 내용전달/내부교육 </w:t>
              </w:r>
            </w:ins>
            <w:del w:id="205" w:author="김경환(품질보증팀)/KYUNGHWAN KIM" w:date="2021-01-04T16:08:00Z">
              <w:r w:rsidRPr="00E50440" w:rsidDel="007B5405">
                <w:rPr>
                  <w:rFonts w:hint="eastAsia"/>
                </w:rPr>
                <w:delText>원본관리</w:delText>
              </w:r>
              <w:r w:rsidRPr="00E50440" w:rsidDel="007B5405">
                <w:delText xml:space="preserve">: 시스템부서 / 파일관리: 전산등록 (시스템담당자) / 내용공유: 관련부서 내용전달/내부교육 </w:delText>
              </w:r>
            </w:del>
          </w:p>
        </w:tc>
      </w:tr>
    </w:tbl>
    <w:p w14:paraId="6E2B1DF6" w14:textId="77777777" w:rsidR="006970F1" w:rsidRPr="00E50440" w:rsidRDefault="006970F1" w:rsidP="00C9547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lastRenderedPageBreak/>
        <w:t xml:space="preserve">1. </w:t>
      </w:r>
      <w:r w:rsidRPr="00E50440">
        <w:rPr>
          <w:rFonts w:eastAsiaTheme="minorHAnsi" w:hint="eastAsia"/>
          <w:szCs w:val="20"/>
        </w:rPr>
        <w:t>목적</w:t>
      </w:r>
    </w:p>
    <w:p w14:paraId="072955CA" w14:textId="77777777" w:rsidR="006970F1" w:rsidRPr="00E50440" w:rsidRDefault="00435C96" w:rsidP="00C9547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 xml:space="preserve">   </w:t>
      </w:r>
      <w:r w:rsidR="00BA547B" w:rsidRPr="00E50440">
        <w:rPr>
          <w:rFonts w:eastAsiaTheme="minorHAnsi" w:hint="eastAsia"/>
          <w:szCs w:val="20"/>
        </w:rPr>
        <w:t>센트랄</w:t>
      </w:r>
      <w:del w:id="206" w:author="김경환(품질보증팀)/KYUNGHWAN KIM" w:date="2020-05-19T11:48:00Z">
        <w:r w:rsidR="00BA547B" w:rsidRPr="00E50440" w:rsidDel="00434C11">
          <w:rPr>
            <w:rFonts w:eastAsiaTheme="minorHAnsi" w:hint="eastAsia"/>
            <w:szCs w:val="20"/>
          </w:rPr>
          <w:delText>그룹</w:delText>
        </w:r>
      </w:del>
      <w:r w:rsidR="00BA547B" w:rsidRPr="00E50440">
        <w:rPr>
          <w:rFonts w:eastAsiaTheme="minorHAnsi" w:hint="eastAsia"/>
          <w:szCs w:val="20"/>
        </w:rPr>
        <w:t>의</w:t>
      </w:r>
      <w:r w:rsidR="00BA547B" w:rsidRPr="00E50440">
        <w:rPr>
          <w:rFonts w:eastAsiaTheme="minorHAnsi"/>
          <w:szCs w:val="20"/>
        </w:rPr>
        <w:t xml:space="preserve"> </w:t>
      </w:r>
      <w:r w:rsidR="00507899" w:rsidRPr="00E50440">
        <w:rPr>
          <w:rFonts w:eastAsiaTheme="minorHAnsi" w:hint="eastAsia"/>
          <w:szCs w:val="20"/>
        </w:rPr>
        <w:t>설비</w:t>
      </w:r>
      <w:r w:rsidR="00507899" w:rsidRPr="00E50440">
        <w:rPr>
          <w:rFonts w:eastAsiaTheme="minorHAnsi"/>
          <w:szCs w:val="20"/>
        </w:rPr>
        <w:t xml:space="preserve"> 보전용 </w:t>
      </w:r>
      <w:r w:rsidR="00507899" w:rsidRPr="00E50440">
        <w:rPr>
          <w:rFonts w:eastAsiaTheme="minorHAnsi" w:hint="eastAsia"/>
          <w:szCs w:val="20"/>
        </w:rPr>
        <w:t>예비품</w:t>
      </w:r>
      <w:r w:rsidR="00507899" w:rsidRPr="00E50440">
        <w:rPr>
          <w:rFonts w:eastAsiaTheme="minorHAnsi"/>
          <w:szCs w:val="20"/>
        </w:rPr>
        <w:t xml:space="preserve"> 관리방법을 명확히 하여</w:t>
      </w:r>
      <w:r w:rsidR="00EC417E" w:rsidRPr="00E50440">
        <w:rPr>
          <w:rFonts w:eastAsiaTheme="minorHAnsi"/>
          <w:szCs w:val="20"/>
        </w:rPr>
        <w:t xml:space="preserve">, </w:t>
      </w:r>
      <w:r w:rsidR="00BA547B" w:rsidRPr="00E50440">
        <w:rPr>
          <w:rFonts w:eastAsiaTheme="minorHAnsi" w:hint="eastAsia"/>
          <w:szCs w:val="20"/>
        </w:rPr>
        <w:t>제품</w:t>
      </w:r>
      <w:r w:rsidR="00EC417E" w:rsidRPr="00E50440">
        <w:rPr>
          <w:rFonts w:eastAsiaTheme="minorHAnsi" w:hint="eastAsia"/>
          <w:szCs w:val="20"/>
        </w:rPr>
        <w:t>의</w:t>
      </w:r>
      <w:r w:rsidR="00EC417E" w:rsidRPr="00E50440">
        <w:rPr>
          <w:rFonts w:eastAsiaTheme="minorHAnsi"/>
          <w:szCs w:val="20"/>
        </w:rPr>
        <w:t xml:space="preserve"> 품질 수준 유지 및 </w:t>
      </w:r>
      <w:r w:rsidR="00BA547B" w:rsidRPr="00E50440">
        <w:rPr>
          <w:rFonts w:eastAsiaTheme="minorHAnsi" w:hint="eastAsia"/>
          <w:szCs w:val="20"/>
        </w:rPr>
        <w:t>생산성</w:t>
      </w:r>
      <w:r w:rsidR="00BA547B" w:rsidRPr="00E50440">
        <w:rPr>
          <w:rFonts w:eastAsiaTheme="minorHAnsi"/>
          <w:szCs w:val="20"/>
        </w:rPr>
        <w:t xml:space="preserve"> </w:t>
      </w:r>
      <w:r w:rsidR="00BA547B" w:rsidRPr="00E50440">
        <w:rPr>
          <w:rFonts w:eastAsiaTheme="minorHAnsi" w:hint="eastAsia"/>
          <w:szCs w:val="20"/>
        </w:rPr>
        <w:t>향상</w:t>
      </w:r>
      <w:r w:rsidR="00EC417E" w:rsidRPr="00E50440">
        <w:rPr>
          <w:rFonts w:eastAsiaTheme="minorHAnsi" w:hint="eastAsia"/>
          <w:szCs w:val="20"/>
        </w:rPr>
        <w:t>에</w:t>
      </w:r>
      <w:r w:rsidR="00BA547B" w:rsidRPr="00E50440">
        <w:rPr>
          <w:rFonts w:eastAsiaTheme="minorHAnsi"/>
          <w:szCs w:val="20"/>
        </w:rPr>
        <w:t xml:space="preserve"> 그 목적이 있다.</w:t>
      </w:r>
    </w:p>
    <w:p w14:paraId="57CCDDC1" w14:textId="77777777" w:rsidR="006970F1" w:rsidRPr="00E50440" w:rsidRDefault="006970F1" w:rsidP="00C95478">
      <w:pPr>
        <w:wordWrap/>
        <w:rPr>
          <w:rFonts w:eastAsiaTheme="minorHAnsi"/>
          <w:szCs w:val="20"/>
        </w:rPr>
      </w:pPr>
    </w:p>
    <w:p w14:paraId="696417DE" w14:textId="77777777" w:rsidR="00C95478" w:rsidRPr="00E50440" w:rsidRDefault="00C95478" w:rsidP="00C9547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 xml:space="preserve">2. </w:t>
      </w:r>
      <w:r w:rsidRPr="00E50440">
        <w:rPr>
          <w:rFonts w:eastAsiaTheme="minorHAnsi" w:hint="eastAsia"/>
          <w:szCs w:val="20"/>
        </w:rPr>
        <w:t>적용범위</w:t>
      </w:r>
    </w:p>
    <w:p w14:paraId="3FF488EC" w14:textId="77777777" w:rsidR="00C95478" w:rsidRPr="00E50440" w:rsidRDefault="00C95478" w:rsidP="00C9547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 xml:space="preserve">  구매품목 선정, </w:t>
      </w:r>
      <w:r w:rsidRPr="00E50440">
        <w:rPr>
          <w:rFonts w:eastAsiaTheme="minorHAnsi" w:hint="eastAsia"/>
          <w:szCs w:val="20"/>
        </w:rPr>
        <w:t>구매</w:t>
      </w:r>
      <w:r w:rsidRPr="00E50440">
        <w:rPr>
          <w:rFonts w:eastAsiaTheme="minorHAnsi"/>
          <w:szCs w:val="20"/>
        </w:rPr>
        <w:t xml:space="preserve">, </w:t>
      </w:r>
      <w:r w:rsidRPr="00E50440">
        <w:rPr>
          <w:rFonts w:eastAsiaTheme="minorHAnsi" w:hint="eastAsia"/>
          <w:szCs w:val="20"/>
        </w:rPr>
        <w:t>예비품</w:t>
      </w:r>
      <w:r w:rsidRPr="00E50440">
        <w:rPr>
          <w:rFonts w:eastAsiaTheme="minorHAnsi"/>
          <w:szCs w:val="20"/>
        </w:rPr>
        <w:t xml:space="preserve"> </w:t>
      </w:r>
      <w:r w:rsidRPr="00E50440">
        <w:rPr>
          <w:rFonts w:eastAsiaTheme="minorHAnsi" w:hint="eastAsia"/>
          <w:szCs w:val="20"/>
        </w:rPr>
        <w:t>관리</w:t>
      </w:r>
      <w:ins w:id="207" w:author="손휘웅/HUIUNG SON" w:date="2020-12-02T15:59:00Z">
        <w:r w:rsidR="00EE1DAF">
          <w:rPr>
            <w:rFonts w:eastAsiaTheme="minorHAnsi"/>
            <w:szCs w:val="20"/>
          </w:rPr>
          <w:t xml:space="preserve"> </w:t>
        </w:r>
      </w:ins>
      <w:del w:id="208" w:author="손휘웅/HUIUNG SON" w:date="2020-12-02T15:58:00Z">
        <w:r w:rsidR="0092404F" w:rsidRPr="00E50440" w:rsidDel="00EE1DAF">
          <w:rPr>
            <w:rFonts w:eastAsiaTheme="minorHAnsi"/>
            <w:szCs w:val="20"/>
          </w:rPr>
          <w:delText xml:space="preserve"> </w:delText>
        </w:r>
      </w:del>
      <w:r w:rsidR="0092404F" w:rsidRPr="00E50440">
        <w:rPr>
          <w:rFonts w:eastAsiaTheme="minorHAnsi"/>
          <w:szCs w:val="20"/>
        </w:rPr>
        <w:t xml:space="preserve">(기본업무, </w:t>
      </w:r>
      <w:r w:rsidR="0092404F" w:rsidRPr="00E50440">
        <w:rPr>
          <w:rFonts w:eastAsiaTheme="minorHAnsi" w:hint="eastAsia"/>
          <w:szCs w:val="20"/>
        </w:rPr>
        <w:t>입고품관리</w:t>
      </w:r>
      <w:r w:rsidR="0092404F" w:rsidRPr="00E50440">
        <w:rPr>
          <w:rFonts w:eastAsiaTheme="minorHAnsi"/>
          <w:szCs w:val="20"/>
        </w:rPr>
        <w:t xml:space="preserve">, </w:t>
      </w:r>
      <w:r w:rsidR="0092404F" w:rsidRPr="00E50440">
        <w:rPr>
          <w:rFonts w:eastAsiaTheme="minorHAnsi" w:hint="eastAsia"/>
          <w:szCs w:val="20"/>
        </w:rPr>
        <w:t>출고품관리</w:t>
      </w:r>
      <w:r w:rsidR="0092404F" w:rsidRPr="00E50440">
        <w:rPr>
          <w:rFonts w:eastAsiaTheme="minorHAnsi"/>
          <w:szCs w:val="20"/>
        </w:rPr>
        <w:t xml:space="preserve">, </w:t>
      </w:r>
      <w:r w:rsidR="0092404F" w:rsidRPr="00E50440">
        <w:rPr>
          <w:rFonts w:eastAsiaTheme="minorHAnsi" w:hint="eastAsia"/>
          <w:szCs w:val="20"/>
        </w:rPr>
        <w:t>불용품</w:t>
      </w:r>
      <w:r w:rsidR="0092404F" w:rsidRPr="00E50440">
        <w:rPr>
          <w:rFonts w:eastAsiaTheme="minorHAnsi"/>
          <w:szCs w:val="20"/>
        </w:rPr>
        <w:t xml:space="preserve"> </w:t>
      </w:r>
      <w:r w:rsidR="0092404F" w:rsidRPr="00E50440">
        <w:rPr>
          <w:rFonts w:eastAsiaTheme="minorHAnsi" w:hint="eastAsia"/>
          <w:szCs w:val="20"/>
        </w:rPr>
        <w:t>관리</w:t>
      </w:r>
      <w:r w:rsidR="0092404F" w:rsidRPr="00E50440">
        <w:rPr>
          <w:rFonts w:eastAsiaTheme="minorHAnsi"/>
          <w:szCs w:val="20"/>
        </w:rPr>
        <w:t>, A/S</w:t>
      </w:r>
      <w:r w:rsidR="0092404F" w:rsidRPr="00E50440">
        <w:rPr>
          <w:rFonts w:eastAsiaTheme="minorHAnsi" w:hint="eastAsia"/>
          <w:szCs w:val="20"/>
        </w:rPr>
        <w:t>품</w:t>
      </w:r>
      <w:r w:rsidR="0092404F" w:rsidRPr="00E50440">
        <w:rPr>
          <w:rFonts w:eastAsiaTheme="minorHAnsi"/>
          <w:szCs w:val="20"/>
        </w:rPr>
        <w:t xml:space="preserve"> </w:t>
      </w:r>
      <w:r w:rsidR="0092404F" w:rsidRPr="00E50440">
        <w:rPr>
          <w:rFonts w:eastAsiaTheme="minorHAnsi" w:hint="eastAsia"/>
          <w:szCs w:val="20"/>
        </w:rPr>
        <w:t>관리</w:t>
      </w:r>
      <w:r w:rsidR="0092404F" w:rsidRPr="00E50440">
        <w:rPr>
          <w:rFonts w:eastAsiaTheme="minorHAnsi"/>
          <w:szCs w:val="20"/>
        </w:rPr>
        <w:t xml:space="preserve">, </w:t>
      </w:r>
      <w:r w:rsidR="0092404F" w:rsidRPr="00E50440">
        <w:rPr>
          <w:rFonts w:eastAsiaTheme="minorHAnsi" w:hint="eastAsia"/>
          <w:szCs w:val="20"/>
        </w:rPr>
        <w:t>예비품</w:t>
      </w:r>
      <w:r w:rsidR="0092404F" w:rsidRPr="00E50440">
        <w:rPr>
          <w:rFonts w:eastAsiaTheme="minorHAnsi"/>
          <w:szCs w:val="20"/>
        </w:rPr>
        <w:t xml:space="preserve"> </w:t>
      </w:r>
      <w:r w:rsidR="0092404F" w:rsidRPr="00E50440">
        <w:rPr>
          <w:rFonts w:eastAsiaTheme="minorHAnsi" w:hint="eastAsia"/>
          <w:szCs w:val="20"/>
        </w:rPr>
        <w:t>재고관리</w:t>
      </w:r>
      <w:r w:rsidR="0092404F" w:rsidRPr="00E50440">
        <w:rPr>
          <w:rFonts w:eastAsiaTheme="minorHAnsi"/>
          <w:szCs w:val="20"/>
        </w:rPr>
        <w:t>)</w:t>
      </w:r>
    </w:p>
    <w:p w14:paraId="2335A771" w14:textId="77777777" w:rsidR="00C95478" w:rsidRPr="00E50440" w:rsidRDefault="00C95478" w:rsidP="00C95478">
      <w:pPr>
        <w:wordWrap/>
        <w:rPr>
          <w:rFonts w:eastAsiaTheme="minorHAnsi"/>
          <w:szCs w:val="20"/>
        </w:rPr>
      </w:pPr>
    </w:p>
    <w:p w14:paraId="5C656E7E" w14:textId="77777777" w:rsidR="006970F1" w:rsidRDefault="00C95478" w:rsidP="00C95478">
      <w:pPr>
        <w:wordWrap/>
        <w:rPr>
          <w:ins w:id="209" w:author="손휘웅/HUIUNG SON" w:date="2020-12-05T15:14:00Z"/>
          <w:rFonts w:eastAsiaTheme="minorHAnsi"/>
          <w:szCs w:val="20"/>
        </w:rPr>
      </w:pPr>
      <w:r w:rsidRPr="00E50440">
        <w:rPr>
          <w:rFonts w:eastAsiaTheme="minorHAnsi"/>
          <w:szCs w:val="20"/>
        </w:rPr>
        <w:t>3</w:t>
      </w:r>
      <w:r w:rsidR="00A64053" w:rsidRPr="00E50440">
        <w:rPr>
          <w:rFonts w:eastAsiaTheme="minorHAnsi"/>
          <w:szCs w:val="20"/>
        </w:rPr>
        <w:t>.</w:t>
      </w:r>
      <w:r w:rsidR="006970F1" w:rsidRPr="00E50440">
        <w:rPr>
          <w:rFonts w:eastAsiaTheme="minorHAnsi"/>
          <w:szCs w:val="20"/>
        </w:rPr>
        <w:t xml:space="preserve"> 용어의 정의</w:t>
      </w:r>
    </w:p>
    <w:p w14:paraId="3A4CCCD0" w14:textId="77777777" w:rsidR="00C81227" w:rsidRPr="0094520A" w:rsidRDefault="00C81227" w:rsidP="00C95478">
      <w:pPr>
        <w:wordWrap/>
        <w:rPr>
          <w:ins w:id="210" w:author="손휘웅/HUIUNG SON" w:date="2020-12-02T15:52:00Z"/>
          <w:rFonts w:eastAsiaTheme="minorHAnsi"/>
          <w:iCs/>
          <w:szCs w:val="20"/>
        </w:rPr>
      </w:pPr>
      <w:ins w:id="211" w:author="손휘웅/HUIUNG SON" w:date="2020-12-05T15:14:00Z">
        <w:r w:rsidRPr="0094520A">
          <w:rPr>
            <w:rFonts w:eastAsiaTheme="minorHAnsi"/>
            <w:iCs/>
            <w:szCs w:val="20"/>
          </w:rPr>
          <w:t xml:space="preserve"> 3.1 </w:t>
        </w:r>
        <w:r w:rsidRPr="0094520A">
          <w:rPr>
            <w:rFonts w:eastAsiaTheme="minorHAnsi" w:hint="eastAsia"/>
            <w:iCs/>
            <w:szCs w:val="20"/>
          </w:rPr>
          <w:t>설비</w:t>
        </w:r>
        <w:r w:rsidRPr="0094520A">
          <w:rPr>
            <w:rFonts w:eastAsiaTheme="minorHAnsi"/>
            <w:iCs/>
            <w:szCs w:val="20"/>
          </w:rPr>
          <w:t xml:space="preserve"> </w:t>
        </w:r>
        <w:r w:rsidRPr="0094520A">
          <w:rPr>
            <w:rFonts w:eastAsiaTheme="minorHAnsi" w:hint="eastAsia"/>
            <w:iCs/>
            <w:szCs w:val="20"/>
          </w:rPr>
          <w:t>예비품</w:t>
        </w:r>
      </w:ins>
      <w:ins w:id="212" w:author="손휘웅/HUIUNG SON" w:date="2020-12-05T15:15:00Z">
        <w:r w:rsidRPr="0094520A">
          <w:rPr>
            <w:rFonts w:eastAsiaTheme="minorHAnsi"/>
            <w:iCs/>
            <w:szCs w:val="20"/>
          </w:rPr>
          <w:t xml:space="preserve"> (=</w:t>
        </w:r>
        <w:r w:rsidRPr="0094520A">
          <w:rPr>
            <w:rFonts w:eastAsiaTheme="minorHAnsi" w:hint="eastAsia"/>
            <w:iCs/>
            <w:szCs w:val="20"/>
          </w:rPr>
          <w:t>설비</w:t>
        </w:r>
      </w:ins>
      <w:ins w:id="213" w:author="손휘웅/HUIUNG SON" w:date="2020-12-05T15:16:00Z">
        <w:r w:rsidRPr="0094520A">
          <w:rPr>
            <w:rFonts w:eastAsiaTheme="minorHAnsi"/>
            <w:iCs/>
            <w:szCs w:val="20"/>
          </w:rPr>
          <w:t xml:space="preserve"> </w:t>
        </w:r>
      </w:ins>
      <w:ins w:id="214" w:author="손휘웅/HUIUNG SON" w:date="2020-12-05T15:15:00Z">
        <w:r w:rsidRPr="0094520A">
          <w:rPr>
            <w:rFonts w:eastAsiaTheme="minorHAnsi" w:hint="eastAsia"/>
            <w:iCs/>
            <w:szCs w:val="20"/>
          </w:rPr>
          <w:t>보전자재</w:t>
        </w:r>
      </w:ins>
      <w:r w:rsidR="00216AE3" w:rsidRPr="00192CC6">
        <w:rPr>
          <w:rFonts w:eastAsiaTheme="minorHAnsi" w:hint="eastAsia"/>
          <w:iCs/>
          <w:szCs w:val="20"/>
        </w:rPr>
        <w:t xml:space="preserve"> ; 이하 </w:t>
      </w:r>
      <w:r w:rsidR="00216AE3" w:rsidRPr="00192CC6">
        <w:rPr>
          <w:rFonts w:eastAsiaTheme="minorHAnsi"/>
          <w:iCs/>
          <w:szCs w:val="20"/>
        </w:rPr>
        <w:t>‘</w:t>
      </w:r>
      <w:r w:rsidR="00216AE3" w:rsidRPr="00192CC6">
        <w:rPr>
          <w:rFonts w:eastAsiaTheme="minorHAnsi" w:hint="eastAsia"/>
          <w:iCs/>
          <w:szCs w:val="20"/>
        </w:rPr>
        <w:t>예비품</w:t>
      </w:r>
      <w:r w:rsidR="00216AE3" w:rsidRPr="00192CC6">
        <w:rPr>
          <w:rFonts w:eastAsiaTheme="minorHAnsi"/>
          <w:iCs/>
          <w:szCs w:val="20"/>
        </w:rPr>
        <w:t>’</w:t>
      </w:r>
      <w:r w:rsidR="00216AE3" w:rsidRPr="00192CC6">
        <w:rPr>
          <w:rFonts w:eastAsiaTheme="minorHAnsi" w:hint="eastAsia"/>
          <w:iCs/>
          <w:szCs w:val="20"/>
        </w:rPr>
        <w:t>으로 칭함</w:t>
      </w:r>
      <w:ins w:id="215" w:author="손휘웅/HUIUNG SON" w:date="2020-12-05T15:15:00Z">
        <w:r w:rsidRPr="0094520A">
          <w:rPr>
            <w:rFonts w:eastAsiaTheme="minorHAnsi"/>
            <w:iCs/>
            <w:szCs w:val="20"/>
          </w:rPr>
          <w:t xml:space="preserve">) : </w:t>
        </w:r>
        <w:r w:rsidRPr="0094520A">
          <w:rPr>
            <w:rFonts w:eastAsiaTheme="minorHAnsi" w:hint="eastAsia"/>
            <w:iCs/>
            <w:szCs w:val="20"/>
          </w:rPr>
          <w:t>설비의</w:t>
        </w:r>
        <w:r w:rsidRPr="0094520A">
          <w:rPr>
            <w:rFonts w:eastAsiaTheme="minorHAnsi"/>
            <w:iCs/>
            <w:szCs w:val="20"/>
          </w:rPr>
          <w:t xml:space="preserve"> </w:t>
        </w:r>
        <w:r w:rsidRPr="0094520A">
          <w:rPr>
            <w:rFonts w:eastAsiaTheme="minorHAnsi" w:hint="eastAsia"/>
            <w:iCs/>
            <w:szCs w:val="20"/>
          </w:rPr>
          <w:t>주요</w:t>
        </w:r>
        <w:r w:rsidRPr="0094520A">
          <w:rPr>
            <w:rFonts w:eastAsiaTheme="minorHAnsi"/>
            <w:iCs/>
            <w:szCs w:val="20"/>
          </w:rPr>
          <w:t xml:space="preserve"> </w:t>
        </w:r>
        <w:r w:rsidRPr="0094520A">
          <w:rPr>
            <w:rFonts w:eastAsiaTheme="minorHAnsi" w:hint="eastAsia"/>
            <w:iCs/>
            <w:szCs w:val="20"/>
          </w:rPr>
          <w:t>부분을</w:t>
        </w:r>
        <w:r w:rsidRPr="0094520A">
          <w:rPr>
            <w:rFonts w:eastAsiaTheme="minorHAnsi"/>
            <w:iCs/>
            <w:szCs w:val="20"/>
          </w:rPr>
          <w:t xml:space="preserve"> </w:t>
        </w:r>
        <w:r w:rsidRPr="0094520A">
          <w:rPr>
            <w:rFonts w:eastAsiaTheme="minorHAnsi" w:hint="eastAsia"/>
            <w:iCs/>
            <w:szCs w:val="20"/>
          </w:rPr>
          <w:t>보전하고</w:t>
        </w:r>
        <w:r w:rsidRPr="00192CC6">
          <w:rPr>
            <w:rFonts w:eastAsiaTheme="minorHAnsi"/>
            <w:iCs/>
            <w:szCs w:val="20"/>
            <w:rPrChange w:id="216" w:author="손휘웅/HUIUNG SON" w:date="2020-12-05T15:16:00Z">
              <w:rPr>
                <w:rFonts w:eastAsiaTheme="minorHAnsi"/>
                <w:szCs w:val="20"/>
              </w:rPr>
            </w:rPrChange>
          </w:rPr>
          <w:t xml:space="preserve">, </w:t>
        </w:r>
        <w:r w:rsidRPr="00192CC6">
          <w:rPr>
            <w:rFonts w:eastAsiaTheme="minorHAnsi" w:hint="eastAsia"/>
            <w:iCs/>
            <w:szCs w:val="20"/>
            <w:rPrChange w:id="217" w:author="손휘웅/HUIUNG SON" w:date="2020-12-05T15:16:00Z">
              <w:rPr>
                <w:rFonts w:eastAsiaTheme="minorHAnsi" w:hint="eastAsia"/>
                <w:szCs w:val="20"/>
              </w:rPr>
            </w:rPrChange>
          </w:rPr>
          <w:t>수리하기</w:t>
        </w:r>
        <w:r w:rsidRPr="00192CC6">
          <w:rPr>
            <w:rFonts w:eastAsiaTheme="minorHAnsi"/>
            <w:iCs/>
            <w:szCs w:val="20"/>
            <w:rPrChange w:id="218" w:author="손휘웅/HUIUNG SON" w:date="2020-12-05T15:16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219" w:author="손휘웅/HUIUNG SON" w:date="2020-12-05T15:16:00Z">
              <w:rPr>
                <w:rFonts w:eastAsiaTheme="minorHAnsi" w:hint="eastAsia"/>
                <w:szCs w:val="20"/>
              </w:rPr>
            </w:rPrChange>
          </w:rPr>
          <w:t>위하여</w:t>
        </w:r>
        <w:r w:rsidRPr="00192CC6">
          <w:rPr>
            <w:rFonts w:eastAsiaTheme="minorHAnsi"/>
            <w:iCs/>
            <w:szCs w:val="20"/>
            <w:rPrChange w:id="220" w:author="손휘웅/HUIUNG SON" w:date="2020-12-05T15:16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221" w:author="손휘웅/HUIUNG SON" w:date="2020-12-05T15:16:00Z">
              <w:rPr>
                <w:rFonts w:eastAsiaTheme="minorHAnsi" w:hint="eastAsia"/>
                <w:szCs w:val="20"/>
              </w:rPr>
            </w:rPrChange>
          </w:rPr>
          <w:t>준비하여</w:t>
        </w:r>
        <w:r w:rsidRPr="00192CC6">
          <w:rPr>
            <w:rFonts w:eastAsiaTheme="minorHAnsi"/>
            <w:iCs/>
            <w:szCs w:val="20"/>
            <w:rPrChange w:id="222" w:author="손휘웅/HUIUNG SON" w:date="2020-12-05T15:16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223" w:author="손휘웅/HUIUNG SON" w:date="2020-12-05T15:16:00Z">
              <w:rPr>
                <w:rFonts w:eastAsiaTheme="minorHAnsi" w:hint="eastAsia"/>
                <w:szCs w:val="20"/>
              </w:rPr>
            </w:rPrChange>
          </w:rPr>
          <w:t>두는</w:t>
        </w:r>
        <w:r w:rsidRPr="00192CC6">
          <w:rPr>
            <w:rFonts w:eastAsiaTheme="minorHAnsi"/>
            <w:iCs/>
            <w:szCs w:val="20"/>
            <w:rPrChange w:id="224" w:author="손휘웅/HUIUNG SON" w:date="2020-12-05T15:16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225" w:author="손휘웅/HUIUNG SON" w:date="2020-12-05T15:16:00Z">
              <w:rPr>
                <w:rFonts w:eastAsiaTheme="minorHAnsi" w:hint="eastAsia"/>
                <w:szCs w:val="20"/>
              </w:rPr>
            </w:rPrChange>
          </w:rPr>
          <w:t>부품</w:t>
        </w:r>
      </w:ins>
      <w:r w:rsidR="007E1C63" w:rsidRPr="00192CC6">
        <w:rPr>
          <w:rFonts w:eastAsiaTheme="minorHAnsi" w:hint="eastAsia"/>
          <w:iCs/>
          <w:szCs w:val="20"/>
        </w:rPr>
        <w:t>을 말한다.</w:t>
      </w:r>
      <w:ins w:id="226" w:author="손휘웅/HUIUNG SON" w:date="2020-12-05T15:23:00Z">
        <w:r w:rsidR="00F15E3E" w:rsidRPr="00192CC6">
          <w:rPr>
            <w:rFonts w:eastAsiaTheme="minorHAnsi" w:hint="eastAsia"/>
            <w:iCs/>
            <w:szCs w:val="20"/>
          </w:rPr>
          <w:t xml:space="preserve"> </w:t>
        </w:r>
      </w:ins>
    </w:p>
    <w:tbl>
      <w:tblPr>
        <w:tblStyle w:val="a6"/>
        <w:tblW w:w="15304" w:type="dxa"/>
        <w:tblLook w:val="04A0" w:firstRow="1" w:lastRow="0" w:firstColumn="1" w:lastColumn="0" w:noHBand="0" w:noVBand="1"/>
      </w:tblPr>
      <w:tblGrid>
        <w:gridCol w:w="7011"/>
        <w:gridCol w:w="546"/>
        <w:gridCol w:w="1239"/>
        <w:gridCol w:w="6508"/>
      </w:tblGrid>
      <w:tr w:rsidR="007F10F8" w14:paraId="67828E63" w14:textId="77777777" w:rsidTr="007F10F8">
        <w:tc>
          <w:tcPr>
            <w:tcW w:w="7011" w:type="dxa"/>
            <w:shd w:val="clear" w:color="auto" w:fill="FFFF00"/>
          </w:tcPr>
          <w:p w14:paraId="2F5A16C3" w14:textId="77777777" w:rsidR="007F10F8" w:rsidRDefault="007F10F8" w:rsidP="007F10F8">
            <w:pPr>
              <w:wordWrap/>
              <w:jc w:val="center"/>
              <w:rPr>
                <w:rFonts w:eastAsiaTheme="minorHAnsi"/>
                <w:i/>
                <w:color w:val="0000FF"/>
                <w:szCs w:val="20"/>
              </w:rPr>
            </w:pPr>
            <w:r>
              <w:rPr>
                <w:rFonts w:eastAsiaTheme="minorHAnsi" w:hint="eastAsia"/>
                <w:i/>
                <w:color w:val="0000FF"/>
                <w:szCs w:val="20"/>
              </w:rPr>
              <w:t>설비 예비품 구성도</w:t>
            </w:r>
          </w:p>
        </w:tc>
        <w:tc>
          <w:tcPr>
            <w:tcW w:w="546" w:type="dxa"/>
            <w:shd w:val="clear" w:color="auto" w:fill="FFFF00"/>
          </w:tcPr>
          <w:p w14:paraId="2E281075" w14:textId="77777777" w:rsidR="007F10F8" w:rsidRDefault="007F10F8" w:rsidP="007F10F8">
            <w:pPr>
              <w:wordWrap/>
              <w:jc w:val="center"/>
              <w:rPr>
                <w:rFonts w:eastAsiaTheme="minorHAnsi"/>
                <w:i/>
                <w:color w:val="0000FF"/>
                <w:szCs w:val="20"/>
              </w:rPr>
            </w:pPr>
            <w:r>
              <w:rPr>
                <w:rFonts w:eastAsiaTheme="minorHAnsi" w:hint="eastAsia"/>
                <w:i/>
                <w:color w:val="0000FF"/>
                <w:szCs w:val="20"/>
              </w:rPr>
              <w:t>No.</w:t>
            </w:r>
          </w:p>
        </w:tc>
        <w:tc>
          <w:tcPr>
            <w:tcW w:w="1239" w:type="dxa"/>
            <w:shd w:val="clear" w:color="auto" w:fill="FFFF00"/>
          </w:tcPr>
          <w:p w14:paraId="520C1545" w14:textId="77777777" w:rsidR="007F10F8" w:rsidRDefault="007F10F8" w:rsidP="007F10F8">
            <w:pPr>
              <w:wordWrap/>
              <w:jc w:val="center"/>
              <w:rPr>
                <w:rFonts w:eastAsiaTheme="minorHAnsi"/>
                <w:i/>
                <w:color w:val="0000FF"/>
                <w:szCs w:val="20"/>
              </w:rPr>
            </w:pPr>
            <w:r>
              <w:rPr>
                <w:rFonts w:eastAsiaTheme="minorHAnsi" w:hint="eastAsia"/>
                <w:i/>
                <w:color w:val="0000FF"/>
                <w:szCs w:val="20"/>
              </w:rPr>
              <w:t>항목</w:t>
            </w:r>
          </w:p>
        </w:tc>
        <w:tc>
          <w:tcPr>
            <w:tcW w:w="6508" w:type="dxa"/>
            <w:shd w:val="clear" w:color="auto" w:fill="FFFF00"/>
          </w:tcPr>
          <w:p w14:paraId="3498DDD2" w14:textId="77777777" w:rsidR="007F10F8" w:rsidRDefault="007F10F8" w:rsidP="007F10F8">
            <w:pPr>
              <w:wordWrap/>
              <w:jc w:val="center"/>
              <w:rPr>
                <w:rFonts w:eastAsiaTheme="minorHAnsi"/>
                <w:i/>
                <w:color w:val="0000FF"/>
                <w:szCs w:val="20"/>
              </w:rPr>
            </w:pPr>
            <w:r>
              <w:rPr>
                <w:rFonts w:eastAsiaTheme="minorHAnsi" w:hint="eastAsia"/>
                <w:i/>
                <w:color w:val="0000FF"/>
                <w:szCs w:val="20"/>
              </w:rPr>
              <w:t>정의</w:t>
            </w:r>
          </w:p>
        </w:tc>
      </w:tr>
      <w:tr w:rsidR="007F10F8" w14:paraId="0DFC6437" w14:textId="77777777" w:rsidTr="007F10F8">
        <w:tc>
          <w:tcPr>
            <w:tcW w:w="7011" w:type="dxa"/>
            <w:vMerge w:val="restart"/>
          </w:tcPr>
          <w:p w14:paraId="169D68A6" w14:textId="77777777" w:rsidR="007F10F8" w:rsidRDefault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  <w:ins w:id="227" w:author="손휘웅/HUIUNG SON" w:date="2020-12-10T07:03:00Z">
              <w:r>
                <w:rPr>
                  <w:noProof/>
                </w:rPr>
                <w:drawing>
                  <wp:inline distT="0" distB="0" distL="0" distR="0" wp14:anchorId="3342EF29" wp14:editId="29DDD6AE">
                    <wp:extent cx="4200525" cy="1605410"/>
                    <wp:effectExtent l="0" t="0" r="0" b="0"/>
                    <wp:docPr id="41" name="그림 4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230850" cy="1617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546" w:type="dxa"/>
          </w:tcPr>
          <w:p w14:paraId="2FC4655F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1</w:t>
            </w:r>
          </w:p>
        </w:tc>
        <w:tc>
          <w:tcPr>
            <w:tcW w:w="1239" w:type="dxa"/>
          </w:tcPr>
          <w:p w14:paraId="1C71C8C7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관리품</w:t>
            </w:r>
          </w:p>
        </w:tc>
        <w:tc>
          <w:tcPr>
            <w:tcW w:w="6508" w:type="dxa"/>
          </w:tcPr>
          <w:p w14:paraId="543036E9" w14:textId="77777777" w:rsidR="00CC15A3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228" w:author="손휘웅/HUIUNG SON" w:date="2020-12-02T15:53:00Z">
              <w:r w:rsidRPr="0094520A">
                <w:rPr>
                  <w:rFonts w:eastAsiaTheme="minorHAnsi" w:hint="eastAsia"/>
                  <w:iCs/>
                  <w:szCs w:val="20"/>
                </w:rPr>
                <w:t>관리대상</w:t>
              </w:r>
              <w:r w:rsidRPr="0094520A">
                <w:rPr>
                  <w:rFonts w:eastAsiaTheme="minorHAnsi"/>
                  <w:iCs/>
                  <w:szCs w:val="20"/>
                </w:rPr>
                <w:t xml:space="preserve"> </w:t>
              </w:r>
              <w:r w:rsidRPr="0094520A">
                <w:rPr>
                  <w:rFonts w:eastAsiaTheme="minorHAnsi" w:hint="eastAsia"/>
                  <w:iCs/>
                  <w:szCs w:val="20"/>
                </w:rPr>
                <w:t>품목</w:t>
              </w:r>
            </w:ins>
            <w:ins w:id="229" w:author="손휘웅/HUIUNG SON" w:date="2020-12-02T15:59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 </w:t>
              </w:r>
            </w:ins>
            <w:ins w:id="230" w:author="손휘웅/HUIUNG SON" w:date="2020-12-02T15:53:00Z">
              <w:r w:rsidRPr="0094520A">
                <w:rPr>
                  <w:rFonts w:eastAsiaTheme="minorHAnsi" w:hint="eastAsia"/>
                  <w:iCs/>
                  <w:szCs w:val="20"/>
                </w:rPr>
                <w:t>중</w:t>
              </w:r>
              <w:r w:rsidRPr="0094520A">
                <w:rPr>
                  <w:rFonts w:eastAsiaTheme="minorHAnsi"/>
                  <w:iCs/>
                  <w:szCs w:val="20"/>
                </w:rPr>
                <w:t xml:space="preserve"> Min/Max </w:t>
              </w:r>
            </w:ins>
            <w:r w:rsidR="00CC15A3" w:rsidRPr="00192CC6">
              <w:rPr>
                <w:rFonts w:eastAsiaTheme="minorHAnsi" w:hint="eastAsia"/>
                <w:iCs/>
                <w:szCs w:val="20"/>
              </w:rPr>
              <w:t>수량</w:t>
            </w:r>
            <w:ins w:id="231" w:author="손휘웅/HUIUNG SON" w:date="2020-12-02T15:53:00Z">
              <w:r w:rsidRPr="0094520A">
                <w:rPr>
                  <w:rFonts w:eastAsiaTheme="minorHAnsi" w:hint="eastAsia"/>
                  <w:iCs/>
                  <w:szCs w:val="20"/>
                </w:rPr>
                <w:t>관리를</w:t>
              </w:r>
              <w:r w:rsidRPr="0094520A">
                <w:rPr>
                  <w:rFonts w:eastAsiaTheme="minorHAnsi"/>
                  <w:iCs/>
                  <w:szCs w:val="20"/>
                </w:rPr>
                <w:t xml:space="preserve"> </w:t>
              </w:r>
            </w:ins>
            <w:r w:rsidR="00CC15A3" w:rsidRPr="00192CC6">
              <w:rPr>
                <w:rFonts w:eastAsiaTheme="minorHAnsi" w:hint="eastAsia"/>
                <w:iCs/>
                <w:szCs w:val="20"/>
              </w:rPr>
              <w:t>통해</w:t>
            </w:r>
            <w:ins w:id="232" w:author="손휘웅/HUIUNG SON" w:date="2020-12-02T15:53:00Z">
              <w:r w:rsidRPr="0094520A">
                <w:rPr>
                  <w:rFonts w:eastAsiaTheme="minorHAnsi"/>
                  <w:iCs/>
                  <w:szCs w:val="20"/>
                </w:rPr>
                <w:t xml:space="preserve"> </w:t>
              </w:r>
            </w:ins>
            <w:r w:rsidR="00CC15A3" w:rsidRPr="00192CC6">
              <w:rPr>
                <w:rFonts w:eastAsiaTheme="minorHAnsi" w:hint="eastAsia"/>
                <w:iCs/>
                <w:szCs w:val="20"/>
              </w:rPr>
              <w:t>적정재고</w:t>
            </w:r>
          </w:p>
          <w:p w14:paraId="58B76076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233" w:author="손휘웅/HUIUNG SON" w:date="2020-12-05T15:17:00Z">
              <w:r w:rsidRPr="00192CC6">
                <w:rPr>
                  <w:rFonts w:eastAsiaTheme="minorHAnsi"/>
                  <w:iCs/>
                  <w:szCs w:val="20"/>
                </w:rPr>
                <w:t>(=</w:t>
              </w:r>
              <w:r w:rsidRPr="00192CC6">
                <w:rPr>
                  <w:rFonts w:eastAsiaTheme="minorHAnsi" w:hint="eastAsia"/>
                  <w:iCs/>
                  <w:szCs w:val="20"/>
                </w:rPr>
                <w:t>안전재고)</w:t>
              </w:r>
            </w:ins>
            <w:ins w:id="234" w:author="손휘웅/HUIUNG SON" w:date="2020-12-02T15:53:00Z">
              <w:r w:rsidRPr="0094520A">
                <w:rPr>
                  <w:rFonts w:eastAsiaTheme="minorHAnsi"/>
                  <w:iCs/>
                  <w:szCs w:val="20"/>
                </w:rPr>
                <w:t xml:space="preserve">를 </w:t>
              </w:r>
              <w:r w:rsidRPr="0094520A">
                <w:rPr>
                  <w:rFonts w:eastAsiaTheme="minorHAnsi" w:hint="eastAsia"/>
                  <w:iCs/>
                  <w:szCs w:val="20"/>
                </w:rPr>
                <w:t>관리하는</w:t>
              </w:r>
              <w:r w:rsidRPr="0094520A">
                <w:rPr>
                  <w:rFonts w:eastAsiaTheme="minorHAnsi"/>
                  <w:iCs/>
                  <w:szCs w:val="20"/>
                </w:rPr>
                <w:t xml:space="preserve"> </w:t>
              </w:r>
              <w:r w:rsidRPr="0094520A">
                <w:rPr>
                  <w:rFonts w:eastAsiaTheme="minorHAnsi" w:hint="eastAsia"/>
                  <w:iCs/>
                  <w:szCs w:val="20"/>
                </w:rPr>
                <w:t>예비품</w:t>
              </w:r>
            </w:ins>
          </w:p>
        </w:tc>
      </w:tr>
      <w:tr w:rsidR="007F10F8" w14:paraId="54FC222F" w14:textId="77777777" w:rsidTr="007F10F8">
        <w:tc>
          <w:tcPr>
            <w:tcW w:w="7011" w:type="dxa"/>
            <w:vMerge/>
          </w:tcPr>
          <w:p w14:paraId="269D4130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79DA928B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2</w:t>
            </w:r>
          </w:p>
        </w:tc>
        <w:tc>
          <w:tcPr>
            <w:tcW w:w="1239" w:type="dxa"/>
          </w:tcPr>
          <w:p w14:paraId="5134E2F8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일반부품</w:t>
            </w:r>
          </w:p>
        </w:tc>
        <w:tc>
          <w:tcPr>
            <w:tcW w:w="6508" w:type="dxa"/>
          </w:tcPr>
          <w:p w14:paraId="74F42353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235" w:author="손휘웅/HUIUNG SON" w:date="2020-12-02T15:55:00Z">
              <w:r w:rsidRPr="00192CC6">
                <w:rPr>
                  <w:rFonts w:eastAsiaTheme="minorHAnsi" w:hint="eastAsia"/>
                  <w:iCs/>
                  <w:szCs w:val="20"/>
                  <w:rPrChange w:id="236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비관리품</w:t>
              </w:r>
              <w:r w:rsidRPr="00192CC6">
                <w:rPr>
                  <w:rFonts w:eastAsiaTheme="minorHAnsi"/>
                  <w:iCs/>
                  <w:szCs w:val="20"/>
                  <w:rPrChange w:id="237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szCs w:val="20"/>
                  <w:rPrChange w:id="238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소모품</w:t>
              </w:r>
              <w:r w:rsidRPr="00192CC6">
                <w:rPr>
                  <w:rFonts w:eastAsiaTheme="minorHAnsi"/>
                  <w:iCs/>
                  <w:szCs w:val="20"/>
                  <w:rPrChange w:id="239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szCs w:val="20"/>
                  <w:rPrChange w:id="240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수량관리품</w:t>
              </w:r>
              <w:r w:rsidRPr="00192CC6">
                <w:rPr>
                  <w:rFonts w:eastAsiaTheme="minorHAnsi"/>
                  <w:iCs/>
                  <w:szCs w:val="20"/>
                  <w:rPrChange w:id="241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szCs w:val="20"/>
                  <w:rPrChange w:id="242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폐기품을</w:t>
              </w:r>
              <w:r w:rsidRPr="00192CC6">
                <w:rPr>
                  <w:rFonts w:eastAsiaTheme="minorHAnsi"/>
                  <w:iCs/>
                  <w:szCs w:val="20"/>
                  <w:rPrChange w:id="243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</w:ins>
            <w:ins w:id="244" w:author="손휘웅/HUIUNG SON" w:date="2020-12-02T15:54:00Z">
              <w:r w:rsidRPr="00192CC6">
                <w:rPr>
                  <w:rFonts w:eastAsiaTheme="minorHAnsi" w:hint="eastAsia"/>
                  <w:iCs/>
                  <w:szCs w:val="20"/>
                  <w:rPrChange w:id="245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제외한</w:t>
              </w:r>
              <w:r w:rsidRPr="00192CC6">
                <w:rPr>
                  <w:rFonts w:eastAsiaTheme="minorHAnsi"/>
                  <w:iCs/>
                  <w:szCs w:val="20"/>
                  <w:rPrChange w:id="246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</w:ins>
            <w:ins w:id="247" w:author="손휘웅/HUIUNG SON" w:date="2020-12-02T15:55:00Z">
              <w:r w:rsidRPr="00192CC6">
                <w:rPr>
                  <w:rFonts w:eastAsiaTheme="minorHAnsi" w:hint="eastAsia"/>
                  <w:iCs/>
                  <w:szCs w:val="20"/>
                  <w:rPrChange w:id="248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모든</w:t>
              </w:r>
              <w:r w:rsidRPr="00192CC6">
                <w:rPr>
                  <w:rFonts w:eastAsiaTheme="minorHAnsi"/>
                  <w:iCs/>
                  <w:szCs w:val="20"/>
                  <w:rPrChange w:id="249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</w:ins>
            <w:ins w:id="250" w:author="손휘웅/HUIUNG SON" w:date="2020-12-02T15:54:00Z">
              <w:r w:rsidRPr="00192CC6">
                <w:rPr>
                  <w:rFonts w:eastAsiaTheme="minorHAnsi" w:hint="eastAsia"/>
                  <w:iCs/>
                  <w:szCs w:val="20"/>
                  <w:rPrChange w:id="251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부품</w:t>
              </w:r>
            </w:ins>
          </w:p>
        </w:tc>
      </w:tr>
      <w:tr w:rsidR="007F10F8" w:rsidRPr="007F10F8" w14:paraId="1C3EDE72" w14:textId="77777777" w:rsidTr="007F10F8">
        <w:tc>
          <w:tcPr>
            <w:tcW w:w="7011" w:type="dxa"/>
            <w:vMerge/>
          </w:tcPr>
          <w:p w14:paraId="67B848CD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23CDD79C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3</w:t>
            </w:r>
          </w:p>
        </w:tc>
        <w:tc>
          <w:tcPr>
            <w:tcW w:w="1239" w:type="dxa"/>
          </w:tcPr>
          <w:p w14:paraId="2AD54E2B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특수품</w:t>
            </w:r>
          </w:p>
        </w:tc>
        <w:tc>
          <w:tcPr>
            <w:tcW w:w="6508" w:type="dxa"/>
          </w:tcPr>
          <w:p w14:paraId="5424A0EF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252" w:author="최성익" w:date="2020-11-13T14:34:00Z">
              <w:r w:rsidRPr="00192CC6">
                <w:rPr>
                  <w:rFonts w:eastAsiaTheme="minorHAnsi" w:hint="eastAsia"/>
                  <w:iCs/>
                  <w:szCs w:val="20"/>
                  <w:rPrChange w:id="253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단가</w:t>
              </w:r>
              <w:r w:rsidRPr="00192CC6">
                <w:rPr>
                  <w:rFonts w:eastAsiaTheme="minorHAnsi"/>
                  <w:iCs/>
                  <w:szCs w:val="20"/>
                  <w:rPrChange w:id="254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100만원 </w:t>
              </w:r>
              <w:r w:rsidRPr="00192CC6">
                <w:rPr>
                  <w:rFonts w:eastAsiaTheme="minorHAnsi" w:hint="eastAsia"/>
                  <w:iCs/>
                  <w:szCs w:val="20"/>
                  <w:rPrChange w:id="255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이상인</w:t>
              </w:r>
              <w:r w:rsidRPr="00192CC6">
                <w:rPr>
                  <w:rFonts w:eastAsiaTheme="minorHAnsi"/>
                  <w:iCs/>
                  <w:szCs w:val="20"/>
                  <w:rPrChange w:id="256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57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품목</w:t>
              </w:r>
              <w:r w:rsidRPr="00192CC6">
                <w:rPr>
                  <w:rFonts w:eastAsiaTheme="minorHAnsi"/>
                  <w:iCs/>
                  <w:szCs w:val="20"/>
                  <w:rPrChange w:id="258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59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중</w:t>
              </w:r>
              <w:r w:rsidRPr="00192CC6">
                <w:rPr>
                  <w:rFonts w:eastAsiaTheme="minorHAnsi"/>
                  <w:iCs/>
                  <w:szCs w:val="20"/>
                  <w:rPrChange w:id="260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61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돌발고장</w:t>
              </w:r>
              <w:r w:rsidRPr="00192CC6">
                <w:rPr>
                  <w:rFonts w:eastAsiaTheme="minorHAnsi"/>
                  <w:iCs/>
                  <w:szCs w:val="20"/>
                  <w:rPrChange w:id="262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63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발생</w:t>
              </w:r>
            </w:ins>
            <w:ins w:id="264" w:author="손휘웅/HUIUNG SON" w:date="2020-12-05T15:18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 </w:t>
              </w:r>
            </w:ins>
            <w:ins w:id="265" w:author="최성익" w:date="2020-11-13T14:34:00Z">
              <w:r w:rsidRPr="00192CC6">
                <w:rPr>
                  <w:rFonts w:eastAsiaTheme="minorHAnsi" w:hint="eastAsia"/>
                  <w:iCs/>
                  <w:szCs w:val="20"/>
                  <w:rPrChange w:id="266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시</w:t>
              </w:r>
              <w:r w:rsidRPr="00192CC6">
                <w:rPr>
                  <w:rFonts w:eastAsiaTheme="minorHAnsi"/>
                  <w:iCs/>
                  <w:szCs w:val="20"/>
                  <w:rPrChange w:id="267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68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대체</w:t>
              </w:r>
              <w:r w:rsidRPr="00192CC6">
                <w:rPr>
                  <w:rFonts w:eastAsiaTheme="minorHAnsi"/>
                  <w:iCs/>
                  <w:szCs w:val="20"/>
                  <w:rPrChange w:id="269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70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불가품</w:t>
              </w:r>
              <w:r w:rsidRPr="00192CC6">
                <w:rPr>
                  <w:rFonts w:eastAsiaTheme="minorHAnsi"/>
                  <w:iCs/>
                  <w:szCs w:val="20"/>
                  <w:rPrChange w:id="271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72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및</w:t>
              </w:r>
              <w:r w:rsidRPr="00192CC6">
                <w:rPr>
                  <w:rFonts w:eastAsiaTheme="minorHAnsi"/>
                  <w:iCs/>
                  <w:szCs w:val="20"/>
                  <w:rPrChange w:id="273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</w:ins>
            <w:ins w:id="274" w:author="손휘웅/HUIUNG SON" w:date="2020-12-05T15:18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사양 </w:t>
              </w:r>
              <w:r w:rsidRPr="00192CC6">
                <w:rPr>
                  <w:rFonts w:eastAsiaTheme="minorHAnsi"/>
                  <w:iCs/>
                  <w:szCs w:val="20"/>
                </w:rPr>
                <w:t>Off (=</w:t>
              </w:r>
            </w:ins>
            <w:ins w:id="275" w:author="최성익" w:date="2020-11-13T14:34:00Z">
              <w:r w:rsidRPr="00192CC6">
                <w:rPr>
                  <w:rFonts w:eastAsiaTheme="minorHAnsi" w:hint="eastAsia"/>
                  <w:iCs/>
                  <w:szCs w:val="20"/>
                  <w:rPrChange w:id="276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단종</w:t>
              </w:r>
            </w:ins>
            <w:ins w:id="277" w:author="손휘웅/HUIUNG SON" w:date="2020-12-05T15:18:00Z">
              <w:r w:rsidRPr="00192CC6">
                <w:rPr>
                  <w:rFonts w:eastAsiaTheme="minorHAnsi" w:hint="eastAsia"/>
                  <w:iCs/>
                  <w:szCs w:val="20"/>
                </w:rPr>
                <w:t>)</w:t>
              </w:r>
            </w:ins>
            <w:ins w:id="278" w:author="최성익" w:date="2020-11-13T14:34:00Z">
              <w:del w:id="279" w:author="손휘웅/HUIUNG SON" w:date="2020-12-05T15:18:00Z">
                <w:r w:rsidRPr="00192CC6" w:rsidDel="00C81227">
                  <w:rPr>
                    <w:rFonts w:eastAsiaTheme="minorHAnsi" w:hint="eastAsia"/>
                    <w:iCs/>
                    <w:szCs w:val="20"/>
                    <w:rPrChange w:id="280" w:author="손휘웅/HUIUNG SON" w:date="2020-12-02T15:58:00Z">
                      <w:rPr>
                        <w:rFonts w:eastAsiaTheme="minorHAnsi" w:hint="eastAsia"/>
                        <w:szCs w:val="20"/>
                        <w:highlight w:val="yellow"/>
                      </w:rPr>
                    </w:rPrChange>
                  </w:rPr>
                  <w:delText>으</w:delText>
                </w:r>
              </w:del>
              <w:r w:rsidRPr="00192CC6">
                <w:rPr>
                  <w:rFonts w:eastAsiaTheme="minorHAnsi" w:hint="eastAsia"/>
                  <w:iCs/>
                  <w:szCs w:val="20"/>
                  <w:rPrChange w:id="281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로</w:t>
              </w:r>
              <w:r w:rsidRPr="00192CC6">
                <w:rPr>
                  <w:rFonts w:eastAsiaTheme="minorHAnsi"/>
                  <w:iCs/>
                  <w:szCs w:val="20"/>
                  <w:rPrChange w:id="282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</w:ins>
            <w:ins w:id="283" w:author="손휘웅/HUIUNG SON" w:date="2020-12-05T15:18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인한 </w:t>
              </w:r>
            </w:ins>
            <w:ins w:id="284" w:author="최성익" w:date="2020-11-13T14:34:00Z">
              <w:r w:rsidRPr="00192CC6">
                <w:rPr>
                  <w:rFonts w:eastAsiaTheme="minorHAnsi" w:hint="eastAsia"/>
                  <w:iCs/>
                  <w:szCs w:val="20"/>
                  <w:rPrChange w:id="285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구매</w:t>
              </w:r>
              <w:r w:rsidRPr="00192CC6">
                <w:rPr>
                  <w:rFonts w:eastAsiaTheme="minorHAnsi"/>
                  <w:iCs/>
                  <w:szCs w:val="20"/>
                  <w:rPrChange w:id="286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87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불가품</w:t>
              </w:r>
              <w:r w:rsidRPr="00192CC6">
                <w:rPr>
                  <w:rFonts w:eastAsiaTheme="minorHAnsi"/>
                  <w:iCs/>
                  <w:szCs w:val="20"/>
                  <w:rPrChange w:id="288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szCs w:val="20"/>
                  <w:rPrChange w:id="289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구매기간</w:t>
              </w:r>
              <w:r w:rsidRPr="00192CC6">
                <w:rPr>
                  <w:rFonts w:eastAsiaTheme="minorHAnsi"/>
                  <w:iCs/>
                  <w:szCs w:val="20"/>
                  <w:rPrChange w:id="290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4주 </w:t>
              </w:r>
              <w:r w:rsidRPr="00192CC6">
                <w:rPr>
                  <w:rFonts w:eastAsiaTheme="minorHAnsi" w:hint="eastAsia"/>
                  <w:iCs/>
                  <w:szCs w:val="20"/>
                  <w:rPrChange w:id="291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이상</w:t>
              </w:r>
              <w:r w:rsidRPr="00192CC6">
                <w:rPr>
                  <w:rFonts w:eastAsiaTheme="minorHAnsi"/>
                  <w:iCs/>
                  <w:szCs w:val="20"/>
                  <w:rPrChange w:id="292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</w:ins>
            <w:ins w:id="293" w:author="최성익" w:date="2020-11-13T14:35:00Z">
              <w:r w:rsidRPr="00192CC6">
                <w:rPr>
                  <w:rFonts w:eastAsiaTheme="minorHAnsi" w:hint="eastAsia"/>
                  <w:iCs/>
                  <w:szCs w:val="20"/>
                  <w:rPrChange w:id="294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소요품</w:t>
              </w:r>
            </w:ins>
          </w:p>
        </w:tc>
      </w:tr>
      <w:tr w:rsidR="007F10F8" w14:paraId="33536BB0" w14:textId="77777777" w:rsidTr="007F10F8">
        <w:tc>
          <w:tcPr>
            <w:tcW w:w="7011" w:type="dxa"/>
            <w:vMerge/>
          </w:tcPr>
          <w:p w14:paraId="32E88B4A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1E34617D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4</w:t>
            </w:r>
          </w:p>
        </w:tc>
        <w:tc>
          <w:tcPr>
            <w:tcW w:w="1239" w:type="dxa"/>
          </w:tcPr>
          <w:p w14:paraId="5A8CB673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비관리품</w:t>
            </w:r>
          </w:p>
        </w:tc>
        <w:tc>
          <w:tcPr>
            <w:tcW w:w="6508" w:type="dxa"/>
          </w:tcPr>
          <w:p w14:paraId="634042E6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295" w:author="손휘웅/HUIUNG SON" w:date="2020-12-02T15:58:00Z">
              <w:r w:rsidRPr="00192CC6">
                <w:rPr>
                  <w:rFonts w:eastAsiaTheme="minorHAnsi" w:hint="eastAsia"/>
                  <w:iCs/>
                  <w:szCs w:val="20"/>
                  <w:rPrChange w:id="296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관리대상</w:t>
              </w:r>
              <w:r w:rsidRPr="00192CC6">
                <w:rPr>
                  <w:rFonts w:eastAsiaTheme="minorHAnsi"/>
                  <w:iCs/>
                  <w:szCs w:val="20"/>
                  <w:rPrChange w:id="297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298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품목</w:t>
              </w:r>
            </w:ins>
            <w:ins w:id="299" w:author="손휘웅/HUIUNG SON" w:date="2020-12-05T15:18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 </w:t>
              </w:r>
            </w:ins>
            <w:ins w:id="300" w:author="손휘웅/HUIUNG SON" w:date="2020-12-02T15:58:00Z">
              <w:r w:rsidRPr="00192CC6">
                <w:rPr>
                  <w:rFonts w:eastAsiaTheme="minorHAnsi"/>
                  <w:iCs/>
                  <w:szCs w:val="20"/>
                  <w:rPrChange w:id="301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(</w:t>
              </w:r>
            </w:ins>
            <w:ins w:id="302" w:author="손휘웅/HUIUNG SON" w:date="2020-12-02T15:59:00Z">
              <w:r w:rsidRPr="00192CC6">
                <w:rPr>
                  <w:rFonts w:eastAsiaTheme="minorHAnsi" w:hint="eastAsia"/>
                  <w:iCs/>
                  <w:szCs w:val="20"/>
                </w:rPr>
                <w:t>일반부품</w:t>
              </w:r>
            </w:ins>
            <w:ins w:id="303" w:author="손휘웅/HUIUNG SON" w:date="2020-12-02T15:58:00Z">
              <w:r w:rsidRPr="00192CC6">
                <w:rPr>
                  <w:rFonts w:eastAsiaTheme="minorHAnsi"/>
                  <w:iCs/>
                  <w:szCs w:val="20"/>
                  <w:rPrChange w:id="304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)</w:t>
              </w:r>
              <w:r w:rsidRPr="00192CC6">
                <w:rPr>
                  <w:rFonts w:eastAsiaTheme="minorHAnsi"/>
                  <w:iCs/>
                  <w:szCs w:val="20"/>
                  <w:rPrChange w:id="305" w:author="손휘웅/HUIUNG SON" w:date="2020-12-07T14:16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중 </w:t>
              </w:r>
              <w:r w:rsidRPr="00192CC6">
                <w:rPr>
                  <w:rFonts w:eastAsiaTheme="minorHAnsi" w:hint="eastAsia"/>
                  <w:iCs/>
                  <w:szCs w:val="20"/>
                  <w:rPrChange w:id="306" w:author="손휘웅/HUIUNG SON" w:date="2020-12-07T14:16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사양</w:t>
              </w:r>
              <w:r w:rsidRPr="00192CC6">
                <w:rPr>
                  <w:rFonts w:eastAsiaTheme="minorHAnsi"/>
                  <w:iCs/>
                  <w:szCs w:val="20"/>
                  <w:rPrChange w:id="307" w:author="손휘웅/HUIUNG SON" w:date="2020-12-07T14:16:00Z">
                    <w:rPr>
                      <w:rFonts w:eastAsiaTheme="minorHAnsi"/>
                      <w:i/>
                      <w:color w:val="0000FF"/>
                      <w:szCs w:val="20"/>
                      <w:highlight w:val="yellow"/>
                    </w:rPr>
                  </w:rPrChange>
                </w:rPr>
                <w:t xml:space="preserve"> Off</w:t>
              </w:r>
            </w:ins>
            <w:ins w:id="308" w:author="손휘웅/HUIUNG SON" w:date="2020-12-02T15:59:00Z">
              <w:r w:rsidRPr="00192CC6">
                <w:rPr>
                  <w:rFonts w:eastAsiaTheme="minorHAnsi"/>
                  <w:iCs/>
                  <w:szCs w:val="20"/>
                </w:rPr>
                <w:t xml:space="preserve"> (=</w:t>
              </w:r>
              <w:r w:rsidRPr="00192CC6">
                <w:rPr>
                  <w:rFonts w:eastAsiaTheme="minorHAnsi" w:hint="eastAsia"/>
                  <w:iCs/>
                  <w:szCs w:val="20"/>
                </w:rPr>
                <w:t>단종</w:t>
              </w:r>
              <w:r w:rsidRPr="00192CC6">
                <w:rPr>
                  <w:rFonts w:eastAsiaTheme="minorHAnsi"/>
                  <w:iCs/>
                  <w:szCs w:val="20"/>
                </w:rPr>
                <w:t>)</w:t>
              </w:r>
            </w:ins>
            <w:ins w:id="309" w:author="손휘웅/HUIUNG SON" w:date="2020-12-02T15:58:00Z">
              <w:r w:rsidRPr="00192CC6">
                <w:rPr>
                  <w:rFonts w:eastAsiaTheme="minorHAnsi"/>
                  <w:iCs/>
                  <w:szCs w:val="20"/>
                  <w:rPrChange w:id="310" w:author="손휘웅/HUIUNG SON" w:date="2020-12-07T14:16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szCs w:val="20"/>
                  <w:rPrChange w:id="311" w:author="손휘웅/HUIUNG SON" w:date="2020-12-07T14:16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설비이설</w:t>
              </w:r>
              <w:r w:rsidRPr="00192CC6">
                <w:rPr>
                  <w:rFonts w:eastAsiaTheme="minorHAnsi"/>
                  <w:iCs/>
                  <w:szCs w:val="20"/>
                  <w:rPrChange w:id="312" w:author="손휘웅/HUIUNG SON" w:date="2020-12-07T14:16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/</w:t>
              </w:r>
              <w:r w:rsidRPr="00192CC6">
                <w:rPr>
                  <w:rFonts w:eastAsiaTheme="minorHAnsi" w:hint="eastAsia"/>
                  <w:iCs/>
                  <w:szCs w:val="20"/>
                  <w:rPrChange w:id="313" w:author="손휘웅/HUIUNG SON" w:date="2020-12-07T14:16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폐기</w:t>
              </w:r>
              <w:r w:rsidRPr="00192CC6">
                <w:rPr>
                  <w:rFonts w:eastAsiaTheme="minorHAnsi"/>
                  <w:iCs/>
                  <w:szCs w:val="20"/>
                  <w:rPrChange w:id="314" w:author="손휘웅/HUIUNG SON" w:date="2020-12-07T14:16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/</w:t>
              </w:r>
              <w:r w:rsidRPr="00192CC6">
                <w:rPr>
                  <w:rFonts w:eastAsiaTheme="minorHAnsi" w:hint="eastAsia"/>
                  <w:iCs/>
                  <w:szCs w:val="20"/>
                  <w:rPrChange w:id="315" w:author="손휘웅/HUIUNG SON" w:date="2020-12-07T14:16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매각</w:t>
              </w:r>
              <w:r w:rsidRPr="00192CC6">
                <w:rPr>
                  <w:rFonts w:eastAsiaTheme="minorHAnsi"/>
                  <w:iCs/>
                  <w:szCs w:val="20"/>
                  <w:rPrChange w:id="316" w:author="손휘웅/HUIUNG SON" w:date="2020-12-07T14:16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,</w:t>
              </w:r>
              <w:r w:rsidRPr="00192CC6">
                <w:rPr>
                  <w:rFonts w:eastAsiaTheme="minorHAnsi"/>
                  <w:iCs/>
                  <w:szCs w:val="20"/>
                  <w:rPrChange w:id="317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318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기타의</w:t>
              </w:r>
              <w:r w:rsidRPr="00192CC6">
                <w:rPr>
                  <w:rFonts w:eastAsiaTheme="minorHAnsi"/>
                  <w:iCs/>
                  <w:szCs w:val="20"/>
                  <w:rPrChange w:id="319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320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사유로</w:t>
              </w:r>
              <w:r w:rsidRPr="00192CC6">
                <w:rPr>
                  <w:rFonts w:eastAsiaTheme="minorHAnsi"/>
                  <w:iCs/>
                  <w:szCs w:val="20"/>
                  <w:rPrChange w:id="321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</w:ins>
            <w:ins w:id="322" w:author="손휘웅/HUIUNG SON" w:date="2020-12-05T15:19:00Z">
              <w:r w:rsidRPr="00192CC6">
                <w:rPr>
                  <w:rFonts w:eastAsiaTheme="minorHAnsi" w:hint="eastAsia"/>
                  <w:iCs/>
                  <w:szCs w:val="20"/>
                </w:rPr>
                <w:t>최소</w:t>
              </w:r>
            </w:ins>
            <w:ins w:id="323" w:author="손휘웅/HUIUNG SON" w:date="2020-12-02T15:58:00Z">
              <w:r w:rsidRPr="00192CC6">
                <w:rPr>
                  <w:rFonts w:eastAsiaTheme="minorHAnsi"/>
                  <w:iCs/>
                  <w:szCs w:val="20"/>
                  <w:rPrChange w:id="324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재고</w:t>
              </w:r>
            </w:ins>
            <w:ins w:id="325" w:author="손휘웅/HUIUNG SON" w:date="2020-12-02T16:00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 (=</w:t>
              </w:r>
            </w:ins>
            <w:ins w:id="326" w:author="손휘웅/HUIUNG SON" w:date="2020-12-05T15:19:00Z">
              <w:r w:rsidRPr="00192CC6">
                <w:rPr>
                  <w:rFonts w:eastAsiaTheme="minorHAnsi" w:hint="eastAsia"/>
                  <w:iCs/>
                  <w:szCs w:val="20"/>
                </w:rPr>
                <w:t>안전</w:t>
              </w:r>
            </w:ins>
            <w:ins w:id="327" w:author="손휘웅/HUIUNG SON" w:date="2020-12-02T16:00:00Z">
              <w:r w:rsidRPr="00192CC6">
                <w:rPr>
                  <w:rFonts w:eastAsiaTheme="minorHAnsi" w:hint="eastAsia"/>
                  <w:iCs/>
                  <w:szCs w:val="20"/>
                </w:rPr>
                <w:t>재고)</w:t>
              </w:r>
            </w:ins>
            <w:ins w:id="328" w:author="손휘웅/HUIUNG SON" w:date="2020-12-02T15:58:00Z">
              <w:r w:rsidRPr="00192CC6">
                <w:rPr>
                  <w:rFonts w:eastAsiaTheme="minorHAnsi"/>
                  <w:iCs/>
                  <w:szCs w:val="20"/>
                  <w:rPrChange w:id="329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관리</w:t>
              </w:r>
              <w:r w:rsidRPr="00192CC6">
                <w:rPr>
                  <w:rFonts w:eastAsiaTheme="minorHAnsi" w:hint="eastAsia"/>
                  <w:iCs/>
                  <w:szCs w:val="20"/>
                  <w:rPrChange w:id="330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를</w:t>
              </w:r>
              <w:r w:rsidRPr="00192CC6">
                <w:rPr>
                  <w:rFonts w:eastAsiaTheme="minorHAnsi"/>
                  <w:iCs/>
                  <w:szCs w:val="20"/>
                  <w:rPrChange w:id="331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332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하지않는</w:t>
              </w:r>
              <w:r w:rsidRPr="00192CC6">
                <w:rPr>
                  <w:rFonts w:eastAsiaTheme="minorHAnsi"/>
                  <w:iCs/>
                  <w:szCs w:val="20"/>
                  <w:rPrChange w:id="333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  <w:rPrChange w:id="334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예비품</w:t>
              </w:r>
            </w:ins>
          </w:p>
        </w:tc>
      </w:tr>
      <w:tr w:rsidR="007F10F8" w14:paraId="54A7A930" w14:textId="77777777" w:rsidTr="007F10F8">
        <w:tc>
          <w:tcPr>
            <w:tcW w:w="7011" w:type="dxa"/>
            <w:vMerge/>
          </w:tcPr>
          <w:p w14:paraId="22571BA0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02CB970E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5</w:t>
            </w:r>
          </w:p>
        </w:tc>
        <w:tc>
          <w:tcPr>
            <w:tcW w:w="1239" w:type="dxa"/>
          </w:tcPr>
          <w:p w14:paraId="576EA3F7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소모품</w:t>
            </w:r>
          </w:p>
        </w:tc>
        <w:tc>
          <w:tcPr>
            <w:tcW w:w="6508" w:type="dxa"/>
          </w:tcPr>
          <w:p w14:paraId="4A951732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335" w:author="손휘웅/HUIUNG SON" w:date="2020-12-02T15:58:00Z">
              <w:r w:rsidRPr="00192CC6">
                <w:rPr>
                  <w:rFonts w:eastAsiaTheme="minorHAnsi" w:hint="eastAsia"/>
                  <w:iCs/>
                  <w:szCs w:val="20"/>
                  <w:rPrChange w:id="336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단가</w:t>
              </w:r>
              <w:r w:rsidRPr="00192CC6">
                <w:rPr>
                  <w:rFonts w:eastAsiaTheme="minorHAnsi"/>
                  <w:iCs/>
                  <w:szCs w:val="20"/>
                  <w:rPrChange w:id="337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5</w:t>
              </w:r>
              <w:r w:rsidRPr="00192CC6">
                <w:rPr>
                  <w:rFonts w:eastAsiaTheme="minorHAnsi" w:hint="eastAsia"/>
                  <w:iCs/>
                  <w:szCs w:val="20"/>
                  <w:rPrChange w:id="338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만원</w:t>
              </w:r>
              <w:r w:rsidRPr="00192CC6">
                <w:rPr>
                  <w:rFonts w:eastAsiaTheme="minorHAnsi"/>
                  <w:iCs/>
                  <w:szCs w:val="20"/>
                  <w:rPrChange w:id="339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이하 및 BULK 부품, </w:t>
              </w:r>
              <w:r w:rsidRPr="00192CC6">
                <w:rPr>
                  <w:rFonts w:eastAsiaTheme="minorHAnsi" w:hint="eastAsia"/>
                  <w:iCs/>
                  <w:szCs w:val="20"/>
                  <w:rPrChange w:id="340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원소재</w:t>
              </w:r>
              <w:r w:rsidRPr="00192CC6">
                <w:rPr>
                  <w:rFonts w:eastAsiaTheme="minorHAnsi"/>
                  <w:iCs/>
                  <w:szCs w:val="20"/>
                  <w:rPrChange w:id="341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szCs w:val="20"/>
                  <w:rPrChange w:id="342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수공구</w:t>
              </w:r>
              <w:r w:rsidRPr="00192CC6">
                <w:rPr>
                  <w:rFonts w:eastAsiaTheme="minorHAnsi"/>
                  <w:iCs/>
                  <w:szCs w:val="20"/>
                  <w:rPrChange w:id="343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, 용접봉, BOLT, NUT, Air </w:t>
              </w:r>
              <w:r w:rsidRPr="00192CC6">
                <w:rPr>
                  <w:rFonts w:eastAsiaTheme="minorHAnsi" w:hint="eastAsia"/>
                  <w:iCs/>
                  <w:szCs w:val="20"/>
                  <w:rPrChange w:id="344" w:author="손휘웅/HUIUNG SON" w:date="2020-12-02T15:58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피팅</w:t>
              </w:r>
              <w:r w:rsidRPr="00192CC6">
                <w:rPr>
                  <w:rFonts w:eastAsiaTheme="minorHAnsi"/>
                  <w:iCs/>
                  <w:szCs w:val="20"/>
                  <w:rPrChange w:id="345" w:author="손휘웅/HUIUNG SON" w:date="2020-12-02T15:58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 xml:space="preserve"> 등</w:t>
              </w:r>
              <w:r w:rsidRPr="00192CC6">
                <w:rPr>
                  <w:rFonts w:eastAsiaTheme="minorHAnsi"/>
                  <w:iCs/>
                  <w:szCs w:val="20"/>
                </w:rPr>
                <w:t xml:space="preserve"> </w:t>
              </w:r>
            </w:ins>
            <w:ins w:id="346" w:author="손휘웅/HUIUNG SON" w:date="2020-12-02T16:01:00Z">
              <w:r w:rsidRPr="00192CC6">
                <w:rPr>
                  <w:rFonts w:eastAsiaTheme="minorHAnsi" w:hint="eastAsia"/>
                  <w:iCs/>
                  <w:szCs w:val="20"/>
                </w:rPr>
                <w:t>단순 소모성 예비품</w:t>
              </w:r>
            </w:ins>
          </w:p>
        </w:tc>
      </w:tr>
      <w:tr w:rsidR="007F10F8" w14:paraId="436B2C30" w14:textId="77777777" w:rsidTr="007F10F8">
        <w:tc>
          <w:tcPr>
            <w:tcW w:w="7011" w:type="dxa"/>
            <w:vMerge/>
          </w:tcPr>
          <w:p w14:paraId="3F126FFA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415EA5FB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6</w:t>
            </w:r>
          </w:p>
        </w:tc>
        <w:tc>
          <w:tcPr>
            <w:tcW w:w="1239" w:type="dxa"/>
          </w:tcPr>
          <w:p w14:paraId="6712780E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수량관리품</w:t>
            </w:r>
          </w:p>
        </w:tc>
        <w:tc>
          <w:tcPr>
            <w:tcW w:w="6508" w:type="dxa"/>
          </w:tcPr>
          <w:p w14:paraId="4A94A42D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AS품과 부외 예비품</w:t>
            </w:r>
            <w:r w:rsidR="00CC15A3" w:rsidRPr="00192CC6">
              <w:rPr>
                <w:rFonts w:eastAsiaTheme="minorHAnsi" w:hint="eastAsia"/>
                <w:iCs/>
                <w:szCs w:val="20"/>
              </w:rPr>
              <w:t>으로 구분</w:t>
            </w:r>
          </w:p>
        </w:tc>
      </w:tr>
      <w:tr w:rsidR="007F10F8" w14:paraId="7236A234" w14:textId="77777777" w:rsidTr="007F10F8">
        <w:tc>
          <w:tcPr>
            <w:tcW w:w="7011" w:type="dxa"/>
            <w:vMerge/>
          </w:tcPr>
          <w:p w14:paraId="018AFF1D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4C69AE90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7</w:t>
            </w:r>
          </w:p>
        </w:tc>
        <w:tc>
          <w:tcPr>
            <w:tcW w:w="1239" w:type="dxa"/>
          </w:tcPr>
          <w:p w14:paraId="0D5A988B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AS품</w:t>
            </w:r>
          </w:p>
        </w:tc>
        <w:tc>
          <w:tcPr>
            <w:tcW w:w="6508" w:type="dxa"/>
          </w:tcPr>
          <w:p w14:paraId="679ABD59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347" w:author="손휘웅/HUIUNG SON" w:date="2020-12-02T16:08:00Z">
              <w:r w:rsidRPr="00192CC6">
                <w:rPr>
                  <w:rFonts w:eastAsiaTheme="minorHAnsi" w:hint="eastAsia"/>
                  <w:iCs/>
                  <w:szCs w:val="20"/>
                </w:rPr>
                <w:t>내부/외부 수리가 가능한 예비품으로,</w:t>
              </w:r>
              <w:r w:rsidRPr="00192CC6">
                <w:rPr>
                  <w:rFonts w:eastAsiaTheme="minorHAnsi"/>
                  <w:iCs/>
                  <w:szCs w:val="20"/>
                </w:rPr>
                <w:t xml:space="preserve"> </w:t>
              </w:r>
            </w:ins>
            <w:ins w:id="348" w:author="손휘웅/HUIUNG SON" w:date="2020-12-02T16:10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노란색 </w:t>
              </w:r>
              <w:r w:rsidRPr="00192CC6">
                <w:rPr>
                  <w:rFonts w:eastAsiaTheme="minorHAnsi"/>
                  <w:iCs/>
                  <w:szCs w:val="20"/>
                </w:rPr>
                <w:t>Tag</w:t>
              </w:r>
              <w:r w:rsidRPr="00192CC6">
                <w:rPr>
                  <w:rFonts w:eastAsiaTheme="minorHAnsi" w:hint="eastAsia"/>
                  <w:iCs/>
                  <w:szCs w:val="20"/>
                </w:rPr>
                <w:t>를 부착하여 사용하고,</w:t>
              </w:r>
              <w:r w:rsidRPr="00192CC6">
                <w:rPr>
                  <w:rFonts w:eastAsiaTheme="minorHAnsi"/>
                  <w:iCs/>
                  <w:szCs w:val="20"/>
                </w:rPr>
                <w:t xml:space="preserve"> R</w:t>
              </w:r>
              <w:r w:rsidRPr="00192CC6">
                <w:rPr>
                  <w:rFonts w:eastAsiaTheme="minorHAnsi" w:hint="eastAsia"/>
                  <w:iCs/>
                  <w:szCs w:val="20"/>
                </w:rPr>
                <w:t>코드</w:t>
              </w:r>
            </w:ins>
            <w:ins w:id="349" w:author="손휘웅/HUIUNG SON" w:date="2020-12-05T15:19:00Z">
              <w:r w:rsidRPr="00192CC6">
                <w:rPr>
                  <w:rFonts w:eastAsiaTheme="minorHAnsi" w:hint="eastAsia"/>
                  <w:iCs/>
                  <w:szCs w:val="20"/>
                </w:rPr>
                <w:t>를</w:t>
              </w:r>
            </w:ins>
            <w:ins w:id="350" w:author="손휘웅/HUIUNG SON" w:date="2020-12-02T16:10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 생성하여 수량등록 사용</w:t>
              </w:r>
            </w:ins>
          </w:p>
          <w:p w14:paraId="365EE9A8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/>
                <w:iCs/>
                <w:szCs w:val="20"/>
              </w:rPr>
              <w:t>(</w:t>
            </w:r>
            <w:ins w:id="351" w:author="손휘웅/HUIUNG SON" w:date="2020-12-03T12:59:00Z">
              <w:r w:rsidRPr="00192CC6">
                <w:rPr>
                  <w:rFonts w:eastAsiaTheme="minorHAnsi" w:hint="eastAsia"/>
                  <w:iCs/>
                  <w:szCs w:val="20"/>
                </w:rPr>
                <w:t>신품</w:t>
              </w:r>
            </w:ins>
            <w:ins w:id="352" w:author="손휘웅/HUIUNG SON" w:date="2020-12-02T16:08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구매가 대비 </w:t>
              </w:r>
              <w:r w:rsidRPr="00192CC6">
                <w:rPr>
                  <w:rFonts w:eastAsiaTheme="minorHAnsi"/>
                  <w:iCs/>
                  <w:szCs w:val="20"/>
                </w:rPr>
                <w:t xml:space="preserve">30% </w:t>
              </w:r>
            </w:ins>
            <w:ins w:id="353" w:author="손휘웅/HUIUNG SON" w:date="2020-12-02T16:09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이하 시 </w:t>
              </w:r>
              <w:r w:rsidRPr="00192CC6">
                <w:rPr>
                  <w:rFonts w:eastAsiaTheme="minorHAnsi"/>
                  <w:iCs/>
                  <w:szCs w:val="20"/>
                </w:rPr>
                <w:t xml:space="preserve">: </w:t>
              </w:r>
              <w:r w:rsidRPr="00192CC6">
                <w:rPr>
                  <w:rFonts w:eastAsiaTheme="minorHAnsi" w:hint="eastAsia"/>
                  <w:iCs/>
                  <w:szCs w:val="20"/>
                </w:rPr>
                <w:t>수리진행 /</w:t>
              </w:r>
              <w:r w:rsidRPr="00192CC6">
                <w:rPr>
                  <w:rFonts w:eastAsiaTheme="minorHAnsi"/>
                  <w:iCs/>
                  <w:szCs w:val="20"/>
                </w:rPr>
                <w:t xml:space="preserve"> 50% </w:t>
              </w:r>
            </w:ins>
            <w:ins w:id="354" w:author="손휘웅/HUIUNG SON" w:date="2020-12-02T16:11:00Z">
              <w:r w:rsidRPr="00192CC6">
                <w:rPr>
                  <w:rFonts w:eastAsiaTheme="minorHAnsi" w:hint="eastAsia"/>
                  <w:iCs/>
                  <w:szCs w:val="20"/>
                </w:rPr>
                <w:t>미만</w:t>
              </w:r>
            </w:ins>
            <w:ins w:id="355" w:author="손휘웅/HUIUNG SON" w:date="2020-12-02T16:09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 시 </w:t>
              </w:r>
              <w:r w:rsidRPr="00192CC6">
                <w:rPr>
                  <w:rFonts w:eastAsiaTheme="minorHAnsi"/>
                  <w:iCs/>
                  <w:szCs w:val="20"/>
                </w:rPr>
                <w:t xml:space="preserve">: </w:t>
              </w:r>
              <w:r w:rsidRPr="00192CC6">
                <w:rPr>
                  <w:rFonts w:eastAsiaTheme="minorHAnsi" w:hint="eastAsia"/>
                  <w:iCs/>
                  <w:szCs w:val="20"/>
                </w:rPr>
                <w:t>수리검토 후 진행 / 50%</w:t>
              </w:r>
              <w:r w:rsidRPr="00192CC6">
                <w:rPr>
                  <w:rFonts w:eastAsiaTheme="minorHAnsi"/>
                  <w:iCs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</w:rPr>
                <w:t xml:space="preserve">이상 시 </w:t>
              </w:r>
              <w:r w:rsidRPr="00192CC6">
                <w:rPr>
                  <w:rFonts w:eastAsiaTheme="minorHAnsi"/>
                  <w:iCs/>
                  <w:szCs w:val="20"/>
                </w:rPr>
                <w:t>:</w:t>
              </w:r>
            </w:ins>
            <w:ins w:id="356" w:author="손휘웅/HUIUNG SON" w:date="2020-12-02T16:11:00Z">
              <w:r w:rsidRPr="00192CC6">
                <w:rPr>
                  <w:rFonts w:eastAsiaTheme="minorHAnsi"/>
                  <w:iCs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szCs w:val="20"/>
                </w:rPr>
                <w:t>폐기 후 신품구매)</w:t>
              </w:r>
            </w:ins>
            <w:ins w:id="357" w:author="손휘웅/HUIUNG SON" w:date="2020-12-02T16:09:00Z">
              <w:r w:rsidRPr="00192CC6">
                <w:rPr>
                  <w:rFonts w:eastAsiaTheme="minorHAnsi"/>
                  <w:iCs/>
                  <w:szCs w:val="20"/>
                </w:rPr>
                <w:t xml:space="preserve"> </w:t>
              </w:r>
            </w:ins>
            <w:ins w:id="358" w:author="손휘웅/HUIUNG SON" w:date="2020-12-02T16:02:00Z">
              <w:r w:rsidRPr="00192CC6">
                <w:rPr>
                  <w:rFonts w:eastAsiaTheme="minorHAnsi"/>
                  <w:iCs/>
                  <w:szCs w:val="20"/>
                </w:rPr>
                <w:t xml:space="preserve"> </w:t>
              </w:r>
            </w:ins>
          </w:p>
        </w:tc>
      </w:tr>
      <w:tr w:rsidR="007F10F8" w14:paraId="38876FBA" w14:textId="77777777" w:rsidTr="007F10F8">
        <w:tc>
          <w:tcPr>
            <w:tcW w:w="7011" w:type="dxa"/>
            <w:vMerge/>
          </w:tcPr>
          <w:p w14:paraId="34F98C5E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648AC624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8</w:t>
            </w:r>
          </w:p>
        </w:tc>
        <w:tc>
          <w:tcPr>
            <w:tcW w:w="1239" w:type="dxa"/>
          </w:tcPr>
          <w:p w14:paraId="3AE044AC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부외예비품</w:t>
            </w:r>
          </w:p>
        </w:tc>
        <w:tc>
          <w:tcPr>
            <w:tcW w:w="6508" w:type="dxa"/>
          </w:tcPr>
          <w:p w14:paraId="48B73C0C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359" w:author="손휘웅/HUIUNG SON" w:date="2020-12-05T15:20:00Z">
              <w:r w:rsidRPr="00192CC6">
                <w:rPr>
                  <w:rFonts w:eastAsiaTheme="minorHAnsi" w:hint="eastAsia"/>
                  <w:iCs/>
                  <w:szCs w:val="20"/>
                </w:rPr>
                <w:t>신규</w:t>
              </w:r>
            </w:ins>
            <w:r w:rsidR="00CC15A3" w:rsidRPr="00192CC6">
              <w:rPr>
                <w:rFonts w:eastAsiaTheme="minorHAnsi" w:hint="eastAsia"/>
                <w:iCs/>
                <w:szCs w:val="20"/>
              </w:rPr>
              <w:t xml:space="preserve"> </w:t>
            </w:r>
            <w:ins w:id="360" w:author="손휘웅/HUIUNG SON" w:date="2020-12-05T15:20:00Z">
              <w:r w:rsidRPr="00192CC6">
                <w:rPr>
                  <w:rFonts w:eastAsiaTheme="minorHAnsi"/>
                  <w:iCs/>
                  <w:szCs w:val="20"/>
                </w:rPr>
                <w:t xml:space="preserve">or </w:t>
              </w:r>
            </w:ins>
            <w:ins w:id="361" w:author="손휘웅/HUIUNG SON" w:date="2020-12-05T15:22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양산설비 </w:t>
              </w:r>
            </w:ins>
            <w:ins w:id="362" w:author="손휘웅/HUIUNG SON" w:date="2020-12-05T15:20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개조 시 </w:t>
              </w:r>
            </w:ins>
            <w:ins w:id="363" w:author="손휘웅/HUIUNG SON" w:date="2020-12-05T15:21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유관부서 및 업체로부터 </w:t>
              </w:r>
            </w:ins>
            <w:ins w:id="364" w:author="손휘웅/HUIUNG SON" w:date="2020-12-05T15:20:00Z">
              <w:r w:rsidRPr="00192CC6">
                <w:rPr>
                  <w:rFonts w:eastAsiaTheme="minorHAnsi" w:hint="eastAsia"/>
                  <w:iCs/>
                  <w:szCs w:val="20"/>
                </w:rPr>
                <w:t>인계되는 부품</w:t>
              </w:r>
            </w:ins>
          </w:p>
        </w:tc>
      </w:tr>
      <w:tr w:rsidR="007F10F8" w14:paraId="6719824E" w14:textId="77777777" w:rsidTr="007F10F8">
        <w:tc>
          <w:tcPr>
            <w:tcW w:w="7011" w:type="dxa"/>
            <w:vMerge/>
          </w:tcPr>
          <w:p w14:paraId="3ED60478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33763787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/>
                <w:iCs/>
                <w:szCs w:val="20"/>
              </w:rPr>
              <w:t>9</w:t>
            </w:r>
          </w:p>
        </w:tc>
        <w:tc>
          <w:tcPr>
            <w:tcW w:w="1239" w:type="dxa"/>
          </w:tcPr>
          <w:p w14:paraId="593CF7E7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불용품</w:t>
            </w:r>
          </w:p>
        </w:tc>
        <w:tc>
          <w:tcPr>
            <w:tcW w:w="6508" w:type="dxa"/>
          </w:tcPr>
          <w:p w14:paraId="12FF4C29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365" w:author="손휘웅/HUIUNG SON" w:date="2020-12-02T16:06:00Z">
              <w:r w:rsidRPr="00192CC6">
                <w:rPr>
                  <w:rFonts w:eastAsiaTheme="minorHAnsi" w:hint="eastAsia"/>
                  <w:iCs/>
                  <w:szCs w:val="20"/>
                </w:rPr>
                <w:t>원래의 상태로 회복이 불가하여, 사용할 수 없는 예비품</w:t>
              </w:r>
            </w:ins>
          </w:p>
        </w:tc>
      </w:tr>
      <w:tr w:rsidR="007F10F8" w14:paraId="5341118D" w14:textId="77777777" w:rsidTr="007F10F8">
        <w:tc>
          <w:tcPr>
            <w:tcW w:w="7011" w:type="dxa"/>
            <w:vMerge/>
          </w:tcPr>
          <w:p w14:paraId="58A8DA21" w14:textId="77777777" w:rsidR="007F10F8" w:rsidRDefault="007F10F8" w:rsidP="007F10F8">
            <w:pPr>
              <w:wordWrap/>
              <w:rPr>
                <w:rFonts w:eastAsiaTheme="minorHAnsi"/>
                <w:i/>
                <w:color w:val="0000FF"/>
                <w:szCs w:val="20"/>
              </w:rPr>
            </w:pPr>
          </w:p>
        </w:tc>
        <w:tc>
          <w:tcPr>
            <w:tcW w:w="546" w:type="dxa"/>
          </w:tcPr>
          <w:p w14:paraId="60C4FE20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10</w:t>
            </w:r>
          </w:p>
        </w:tc>
        <w:tc>
          <w:tcPr>
            <w:tcW w:w="1239" w:type="dxa"/>
          </w:tcPr>
          <w:p w14:paraId="0055FF2D" w14:textId="77777777" w:rsidR="007F10F8" w:rsidRPr="00192CC6" w:rsidRDefault="007F10F8" w:rsidP="00CC15A3">
            <w:pPr>
              <w:wordWrap/>
              <w:spacing w:line="300" w:lineRule="exact"/>
              <w:jc w:val="center"/>
              <w:rPr>
                <w:rFonts w:eastAsiaTheme="minorHAnsi"/>
                <w:iCs/>
                <w:szCs w:val="20"/>
              </w:rPr>
            </w:pPr>
            <w:r w:rsidRPr="00192CC6">
              <w:rPr>
                <w:rFonts w:eastAsiaTheme="minorHAnsi" w:hint="eastAsia"/>
                <w:iCs/>
                <w:szCs w:val="20"/>
              </w:rPr>
              <w:t>폐기품</w:t>
            </w:r>
          </w:p>
        </w:tc>
        <w:tc>
          <w:tcPr>
            <w:tcW w:w="6508" w:type="dxa"/>
          </w:tcPr>
          <w:p w14:paraId="7E2B03E3" w14:textId="77777777" w:rsidR="007F10F8" w:rsidRPr="00192CC6" w:rsidRDefault="007F10F8" w:rsidP="00CC15A3">
            <w:pPr>
              <w:wordWrap/>
              <w:spacing w:line="300" w:lineRule="exact"/>
              <w:rPr>
                <w:rFonts w:eastAsiaTheme="minorHAnsi"/>
                <w:iCs/>
                <w:szCs w:val="20"/>
              </w:rPr>
            </w:pPr>
            <w:ins w:id="366" w:author="손휘웅/HUIUNG SON" w:date="2020-12-03T13:08:00Z">
              <w:r w:rsidRPr="00192CC6">
                <w:rPr>
                  <w:rFonts w:eastAsiaTheme="minorHAnsi" w:hint="eastAsia"/>
                  <w:iCs/>
                  <w:szCs w:val="20"/>
                </w:rPr>
                <w:t xml:space="preserve">불용품 중 </w:t>
              </w:r>
            </w:ins>
            <w:ins w:id="367" w:author="손휘웅/HUIUNG SON" w:date="2020-12-02T16:07:00Z">
              <w:r w:rsidRPr="00192CC6">
                <w:rPr>
                  <w:rFonts w:eastAsiaTheme="minorHAnsi" w:hint="eastAsia"/>
                  <w:iCs/>
                  <w:szCs w:val="20"/>
                </w:rPr>
                <w:t>폐기 대상 품목</w:t>
              </w:r>
            </w:ins>
          </w:p>
        </w:tc>
      </w:tr>
    </w:tbl>
    <w:p w14:paraId="024B40A4" w14:textId="77777777" w:rsidR="00EE1DAF" w:rsidRPr="00E50440" w:rsidDel="005A4A99" w:rsidRDefault="004B7067">
      <w:pPr>
        <w:wordWrap/>
        <w:rPr>
          <w:ins w:id="368" w:author="최성익" w:date="2020-11-12T09:49:00Z"/>
          <w:del w:id="369" w:author="손휘웅/HUIUNG SON" w:date="2020-12-02T16:03:00Z"/>
          <w:rFonts w:eastAsiaTheme="minorHAnsi"/>
          <w:szCs w:val="20"/>
        </w:rPr>
      </w:pPr>
      <w:ins w:id="370" w:author="최성익" w:date="2020-11-12T09:49:00Z">
        <w:del w:id="371" w:author="손휘웅/HUIUNG SON" w:date="2020-12-02T16:02:00Z">
          <w:r w:rsidRPr="00EE1DAF" w:rsidDel="005A4A99">
            <w:rPr>
              <w:rFonts w:eastAsiaTheme="minorHAnsi"/>
              <w:i/>
              <w:color w:val="0000FF"/>
              <w:szCs w:val="20"/>
              <w:rPrChange w:id="372" w:author="손휘웅/HUIUNG SON" w:date="2020-12-02T15:58:00Z">
                <w:rPr>
                  <w:rFonts w:eastAsiaTheme="minorHAnsi"/>
                  <w:szCs w:val="20"/>
                </w:rPr>
              </w:rPrChange>
            </w:rPr>
            <w:lastRenderedPageBreak/>
            <w:delText xml:space="preserve"> </w:delText>
          </w:r>
        </w:del>
        <w:del w:id="373" w:author="손휘웅/HUIUNG SON" w:date="2020-12-02T16:03:00Z">
          <w:r w:rsidRPr="00EE1DAF" w:rsidDel="005A4A99">
            <w:rPr>
              <w:rFonts w:eastAsiaTheme="minorHAnsi" w:hint="eastAsia"/>
              <w:i/>
              <w:color w:val="0000FF"/>
              <w:szCs w:val="20"/>
              <w:rPrChange w:id="374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이란</w:delText>
          </w:r>
          <w:r w:rsidRPr="00EE1DAF" w:rsidDel="005A4A99">
            <w:rPr>
              <w:rFonts w:eastAsiaTheme="minorHAnsi"/>
              <w:i/>
              <w:color w:val="0000FF"/>
              <w:szCs w:val="20"/>
              <w:rPrChange w:id="375" w:author="손휘웅/HUIUNG SON" w:date="2020-12-02T15:58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376" w:author="최성익" w:date="2020-11-12T13:32:00Z">
        <w:del w:id="377" w:author="손휘웅/HUIUNG SON" w:date="2020-12-02T16:03:00Z">
          <w:r w:rsidR="00DC0FB9" w:rsidRPr="00EE1DAF" w:rsidDel="005A4A99">
            <w:rPr>
              <w:rFonts w:eastAsiaTheme="minorHAnsi" w:hint="eastAsia"/>
              <w:i/>
              <w:color w:val="0000FF"/>
              <w:szCs w:val="20"/>
              <w:rPrChange w:id="378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관리대상</w:delText>
          </w:r>
          <w:r w:rsidR="00DC0FB9" w:rsidRPr="00EE1DAF" w:rsidDel="005A4A99">
            <w:rPr>
              <w:rFonts w:eastAsiaTheme="minorHAnsi"/>
              <w:i/>
              <w:color w:val="0000FF"/>
              <w:szCs w:val="20"/>
              <w:rPrChange w:id="379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380" w:author="최성익" w:date="2020-11-12T13:33:00Z">
        <w:del w:id="381" w:author="손휘웅/HUIUNG SON" w:date="2020-12-02T16:03:00Z">
          <w:r w:rsidR="00DC0FB9" w:rsidRPr="00EE1DAF" w:rsidDel="005A4A99">
            <w:rPr>
              <w:rFonts w:eastAsiaTheme="minorHAnsi" w:hint="eastAsia"/>
              <w:i/>
              <w:color w:val="0000FF"/>
              <w:szCs w:val="20"/>
              <w:rPrChange w:id="382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품목</w:delText>
          </w:r>
          <w:r w:rsidR="00DC0FB9" w:rsidRPr="00EE1DAF" w:rsidDel="005A4A99">
            <w:rPr>
              <w:rFonts w:eastAsiaTheme="minorHAnsi"/>
              <w:i/>
              <w:color w:val="0000FF"/>
              <w:szCs w:val="20"/>
              <w:rPrChange w:id="383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(특별관리품 </w:delText>
          </w:r>
          <w:r w:rsidR="00DC0FB9" w:rsidRPr="00EE1DAF" w:rsidDel="005A4A99">
            <w:rPr>
              <w:rFonts w:eastAsiaTheme="minorHAnsi" w:hint="eastAsia"/>
              <w:i/>
              <w:color w:val="0000FF"/>
              <w:szCs w:val="20"/>
              <w:rPrChange w:id="384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및</w:delText>
          </w:r>
          <w:r w:rsidR="00DC0FB9" w:rsidRPr="00EE1DAF" w:rsidDel="005A4A99">
            <w:rPr>
              <w:rFonts w:eastAsiaTheme="minorHAnsi"/>
              <w:i/>
              <w:color w:val="0000FF"/>
              <w:szCs w:val="20"/>
              <w:rPrChange w:id="385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DC0FB9" w:rsidRPr="00EE1DAF" w:rsidDel="005A4A99">
            <w:rPr>
              <w:rFonts w:eastAsiaTheme="minorHAnsi" w:hint="eastAsia"/>
              <w:i/>
              <w:color w:val="0000FF"/>
              <w:szCs w:val="20"/>
              <w:rPrChange w:id="386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일반부품</w:delText>
          </w:r>
          <w:r w:rsidR="00DC0FB9" w:rsidRPr="00EE1DAF" w:rsidDel="005A4A99">
            <w:rPr>
              <w:rFonts w:eastAsiaTheme="minorHAnsi"/>
              <w:i/>
              <w:color w:val="0000FF"/>
              <w:szCs w:val="20"/>
              <w:rPrChange w:id="387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>)중</w:delText>
          </w:r>
        </w:del>
      </w:ins>
      <w:ins w:id="388" w:author="최성익" w:date="2020-11-12T09:55:00Z">
        <w:del w:id="389" w:author="손휘웅/HUIUNG SON" w:date="2020-12-02T16:03:00Z">
          <w:r w:rsidRPr="00EE1DAF" w:rsidDel="005A4A99">
            <w:rPr>
              <w:rFonts w:eastAsiaTheme="minorHAnsi"/>
              <w:i/>
              <w:color w:val="0000FF"/>
              <w:szCs w:val="20"/>
              <w:rPrChange w:id="390" w:author="손휘웅/HUIUNG SON" w:date="2020-12-02T15:58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391" w:author="최성익" w:date="2020-11-13T08:42:00Z">
        <w:del w:id="392" w:author="손휘웅/HUIUNG SON" w:date="2020-12-02T16:03:00Z">
          <w:r w:rsidR="00987371" w:rsidRPr="00EE1DAF" w:rsidDel="005A4A99">
            <w:rPr>
              <w:rFonts w:eastAsiaTheme="minorHAnsi" w:hint="eastAsia"/>
              <w:i/>
              <w:color w:val="0000FF"/>
              <w:szCs w:val="20"/>
              <w:rPrChange w:id="393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대체품</w:delText>
          </w:r>
          <w:r w:rsidR="00987371" w:rsidRPr="00EE1DAF" w:rsidDel="005A4A99">
            <w:rPr>
              <w:rFonts w:eastAsiaTheme="minorHAnsi"/>
              <w:i/>
              <w:color w:val="0000FF"/>
              <w:szCs w:val="20"/>
              <w:rPrChange w:id="394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987371" w:rsidRPr="00EE1DAF" w:rsidDel="005A4A99">
            <w:rPr>
              <w:rFonts w:eastAsiaTheme="minorHAnsi" w:hint="eastAsia"/>
              <w:i/>
              <w:color w:val="0000FF"/>
              <w:szCs w:val="20"/>
              <w:rPrChange w:id="395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보유</w:delText>
          </w:r>
          <w:r w:rsidR="00987371" w:rsidRPr="00EE1DAF" w:rsidDel="005A4A99">
            <w:rPr>
              <w:rFonts w:eastAsiaTheme="minorHAnsi"/>
              <w:i/>
              <w:color w:val="0000FF"/>
              <w:szCs w:val="20"/>
              <w:rPrChange w:id="396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>,</w:delText>
          </w:r>
        </w:del>
      </w:ins>
      <w:ins w:id="397" w:author="최성익" w:date="2020-11-13T08:43:00Z">
        <w:del w:id="398" w:author="손휘웅/HUIUNG SON" w:date="2020-12-02T16:03:00Z">
          <w:r w:rsidR="00987371" w:rsidRPr="00EE1DAF" w:rsidDel="005A4A99">
            <w:rPr>
              <w:rFonts w:eastAsiaTheme="minorHAnsi"/>
              <w:i/>
              <w:color w:val="0000FF"/>
              <w:szCs w:val="20"/>
              <w:rPrChange w:id="399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400" w:author="최성익" w:date="2020-11-13T14:40:00Z">
        <w:del w:id="401" w:author="손휘웅/HUIUNG SON" w:date="2020-12-02T16:03:00Z">
          <w:r w:rsidR="00380B27" w:rsidRPr="00EE1DAF" w:rsidDel="005A4A99">
            <w:rPr>
              <w:rFonts w:eastAsiaTheme="minorHAnsi" w:hint="eastAsia"/>
              <w:i/>
              <w:color w:val="0000FF"/>
              <w:szCs w:val="20"/>
              <w:rPrChange w:id="402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사양</w:delText>
          </w:r>
          <w:r w:rsidR="00380B27" w:rsidRPr="00EE1DAF" w:rsidDel="005A4A99">
            <w:rPr>
              <w:rFonts w:eastAsiaTheme="minorHAnsi"/>
              <w:i/>
              <w:color w:val="0000FF"/>
              <w:szCs w:val="20"/>
              <w:rPrChange w:id="403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OFF</w:delText>
          </w:r>
        </w:del>
      </w:ins>
      <w:ins w:id="404" w:author="최성익" w:date="2020-11-12T09:57:00Z">
        <w:del w:id="405" w:author="손휘웅/HUIUNG SON" w:date="2020-12-02T16:03:00Z">
          <w:r w:rsidRPr="00EE1DAF" w:rsidDel="005A4A99">
            <w:rPr>
              <w:rFonts w:eastAsiaTheme="minorHAnsi"/>
              <w:i/>
              <w:color w:val="0000FF"/>
              <w:szCs w:val="20"/>
              <w:rPrChange w:id="406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>,</w:delText>
          </w:r>
        </w:del>
      </w:ins>
      <w:ins w:id="407" w:author="최성익" w:date="2020-11-12T09:54:00Z">
        <w:del w:id="408" w:author="손휘웅/HUIUNG SON" w:date="2020-12-02T16:03:00Z">
          <w:r w:rsidRPr="00EE1DAF" w:rsidDel="005A4A99">
            <w:rPr>
              <w:rFonts w:eastAsiaTheme="minorHAnsi"/>
              <w:i/>
              <w:color w:val="0000FF"/>
              <w:szCs w:val="20"/>
              <w:rPrChange w:id="409" w:author="손휘웅/HUIUNG SON" w:date="2020-12-02T15:58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EE1DAF" w:rsidDel="005A4A99">
            <w:rPr>
              <w:rFonts w:eastAsiaTheme="minorHAnsi" w:hint="eastAsia"/>
              <w:i/>
              <w:color w:val="0000FF"/>
              <w:szCs w:val="20"/>
              <w:rPrChange w:id="410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설비</w:delText>
          </w:r>
        </w:del>
      </w:ins>
      <w:ins w:id="411" w:author="최성익" w:date="2020-11-12T13:33:00Z">
        <w:del w:id="412" w:author="손휘웅/HUIUNG SON" w:date="2020-12-02T16:03:00Z">
          <w:r w:rsidR="00DC0FB9" w:rsidRPr="00EE1DAF" w:rsidDel="005A4A99">
            <w:rPr>
              <w:rFonts w:eastAsiaTheme="minorHAnsi" w:hint="eastAsia"/>
              <w:i/>
              <w:color w:val="0000FF"/>
              <w:szCs w:val="20"/>
              <w:rPrChange w:id="413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이설</w:delText>
          </w:r>
        </w:del>
      </w:ins>
      <w:ins w:id="414" w:author="최성익" w:date="2020-11-13T08:39:00Z">
        <w:del w:id="415" w:author="손휘웅/HUIUNG SON" w:date="2020-12-02T16:03:00Z">
          <w:r w:rsidR="00987371" w:rsidRPr="00EE1DAF" w:rsidDel="005A4A99">
            <w:rPr>
              <w:rFonts w:eastAsiaTheme="minorHAnsi"/>
              <w:i/>
              <w:color w:val="0000FF"/>
              <w:szCs w:val="20"/>
              <w:rPrChange w:id="416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>/</w:delText>
          </w:r>
        </w:del>
      </w:ins>
      <w:ins w:id="417" w:author="최성익" w:date="2020-11-12T09:54:00Z">
        <w:del w:id="418" w:author="손휘웅/HUIUNG SON" w:date="2020-12-02T16:03:00Z">
          <w:r w:rsidRPr="00EE1DAF" w:rsidDel="005A4A99">
            <w:rPr>
              <w:rFonts w:eastAsiaTheme="minorHAnsi" w:hint="eastAsia"/>
              <w:i/>
              <w:color w:val="0000FF"/>
              <w:szCs w:val="20"/>
              <w:rPrChange w:id="419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폐기</w:delText>
          </w:r>
        </w:del>
      </w:ins>
      <w:ins w:id="420" w:author="최성익" w:date="2020-11-13T08:39:00Z">
        <w:del w:id="421" w:author="손휘웅/HUIUNG SON" w:date="2020-12-02T16:03:00Z">
          <w:r w:rsidR="00987371" w:rsidRPr="00EE1DAF" w:rsidDel="005A4A99">
            <w:rPr>
              <w:rFonts w:eastAsiaTheme="minorHAnsi"/>
              <w:i/>
              <w:color w:val="0000FF"/>
              <w:szCs w:val="20"/>
              <w:rPrChange w:id="422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>/</w:delText>
          </w:r>
        </w:del>
      </w:ins>
      <w:ins w:id="423" w:author="최성익" w:date="2020-11-12T13:33:00Z">
        <w:del w:id="424" w:author="손휘웅/HUIUNG SON" w:date="2020-12-02T16:03:00Z">
          <w:r w:rsidR="00DC0FB9" w:rsidRPr="00EE1DAF" w:rsidDel="005A4A99">
            <w:rPr>
              <w:rFonts w:eastAsiaTheme="minorHAnsi" w:hint="eastAsia"/>
              <w:i/>
              <w:color w:val="0000FF"/>
              <w:szCs w:val="20"/>
              <w:rPrChange w:id="425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매각</w:delText>
          </w:r>
        </w:del>
      </w:ins>
      <w:ins w:id="426" w:author="최성익" w:date="2020-11-12T13:34:00Z">
        <w:del w:id="427" w:author="손휘웅/HUIUNG SON" w:date="2020-12-02T16:03:00Z">
          <w:r w:rsidR="00DC0FB9" w:rsidRPr="00EE1DAF" w:rsidDel="005A4A99">
            <w:rPr>
              <w:rFonts w:eastAsiaTheme="minorHAnsi"/>
              <w:i/>
              <w:color w:val="0000FF"/>
              <w:szCs w:val="20"/>
              <w:rPrChange w:id="428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>,</w:delText>
          </w:r>
        </w:del>
      </w:ins>
      <w:ins w:id="429" w:author="최성익" w:date="2020-11-12T09:54:00Z">
        <w:del w:id="430" w:author="손휘웅/HUIUNG SON" w:date="2020-12-02T16:03:00Z">
          <w:r w:rsidRPr="00EE1DAF" w:rsidDel="005A4A99">
            <w:rPr>
              <w:rFonts w:eastAsiaTheme="minorHAnsi"/>
              <w:i/>
              <w:color w:val="0000FF"/>
              <w:szCs w:val="20"/>
              <w:rPrChange w:id="431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432" w:author="최성익" w:date="2020-11-12T09:55:00Z">
        <w:del w:id="433" w:author="손휘웅/HUIUNG SON" w:date="2020-12-02T16:03:00Z">
          <w:r w:rsidRPr="00EE1DAF" w:rsidDel="005A4A99">
            <w:rPr>
              <w:rFonts w:eastAsiaTheme="minorHAnsi" w:hint="eastAsia"/>
              <w:i/>
              <w:color w:val="0000FF"/>
              <w:szCs w:val="20"/>
              <w:rPrChange w:id="434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기타의</w:delText>
          </w:r>
          <w:r w:rsidRPr="00EE1DAF" w:rsidDel="005A4A99">
            <w:rPr>
              <w:rFonts w:eastAsiaTheme="minorHAnsi"/>
              <w:i/>
              <w:color w:val="0000FF"/>
              <w:szCs w:val="20"/>
              <w:rPrChange w:id="435" w:author="손휘웅/HUIUNG SON" w:date="2020-12-02T15:58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EE1DAF" w:rsidDel="005A4A99">
            <w:rPr>
              <w:rFonts w:eastAsiaTheme="minorHAnsi" w:hint="eastAsia"/>
              <w:i/>
              <w:color w:val="0000FF"/>
              <w:szCs w:val="20"/>
              <w:rPrChange w:id="436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사유로</w:delText>
          </w:r>
        </w:del>
      </w:ins>
      <w:ins w:id="437" w:author="최성익" w:date="2020-11-12T13:11:00Z">
        <w:del w:id="438" w:author="손휘웅/HUIUNG SON" w:date="2020-12-02T16:03:00Z">
          <w:r w:rsidR="0072646B" w:rsidRPr="00EE1DAF" w:rsidDel="005A4A99">
            <w:rPr>
              <w:rFonts w:eastAsiaTheme="minorHAnsi"/>
              <w:i/>
              <w:color w:val="0000FF"/>
              <w:szCs w:val="20"/>
              <w:rPrChange w:id="439" w:author="손휘웅/HUIUNG SON" w:date="2020-12-02T15:58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72646B" w:rsidRPr="00EE1DAF" w:rsidDel="005A4A99">
            <w:rPr>
              <w:rFonts w:eastAsiaTheme="minorHAnsi"/>
              <w:i/>
              <w:color w:val="0000FF"/>
              <w:szCs w:val="20"/>
              <w:rPrChange w:id="440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>안전재고</w:delText>
          </w:r>
        </w:del>
      </w:ins>
      <w:ins w:id="441" w:author="최성익" w:date="2020-11-13T14:41:00Z">
        <w:del w:id="442" w:author="손휘웅/HUIUNG SON" w:date="2020-12-02T16:03:00Z">
          <w:r w:rsidR="00380B27" w:rsidRPr="00EE1DAF" w:rsidDel="005A4A99">
            <w:rPr>
              <w:rFonts w:eastAsiaTheme="minorHAnsi"/>
              <w:i/>
              <w:color w:val="0000FF"/>
              <w:szCs w:val="20"/>
              <w:rPrChange w:id="443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444" w:author="최성익" w:date="2020-11-12T13:11:00Z">
        <w:del w:id="445" w:author="손휘웅/HUIUNG SON" w:date="2020-12-02T16:03:00Z">
          <w:r w:rsidR="0072646B" w:rsidRPr="00EE1DAF" w:rsidDel="005A4A99">
            <w:rPr>
              <w:rFonts w:eastAsiaTheme="minorHAnsi"/>
              <w:i/>
              <w:color w:val="0000FF"/>
              <w:szCs w:val="20"/>
              <w:rPrChange w:id="446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>관리</w:delText>
          </w:r>
        </w:del>
      </w:ins>
      <w:ins w:id="447" w:author="최성익" w:date="2020-11-13T14:41:00Z">
        <w:del w:id="448" w:author="손휘웅/HUIUNG SON" w:date="2020-12-02T16:03:00Z">
          <w:r w:rsidR="00380B27" w:rsidRPr="00EE1DAF" w:rsidDel="005A4A99">
            <w:rPr>
              <w:rFonts w:eastAsiaTheme="minorHAnsi" w:hint="eastAsia"/>
              <w:i/>
              <w:color w:val="0000FF"/>
              <w:szCs w:val="20"/>
              <w:rPrChange w:id="449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를</w:delText>
          </w:r>
          <w:r w:rsidR="00380B27" w:rsidRPr="00EE1DAF" w:rsidDel="005A4A99">
            <w:rPr>
              <w:rFonts w:eastAsiaTheme="minorHAnsi"/>
              <w:i/>
              <w:color w:val="0000FF"/>
              <w:szCs w:val="20"/>
              <w:rPrChange w:id="450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451" w:author="최성익" w:date="2020-11-12T13:11:00Z">
        <w:del w:id="452" w:author="손휘웅/HUIUNG SON" w:date="2020-12-02T16:03:00Z">
          <w:r w:rsidR="0072646B" w:rsidRPr="00EE1DAF" w:rsidDel="005A4A99">
            <w:rPr>
              <w:rFonts w:eastAsiaTheme="minorHAnsi" w:hint="eastAsia"/>
              <w:i/>
              <w:color w:val="0000FF"/>
              <w:szCs w:val="20"/>
              <w:rPrChange w:id="453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하</w:delText>
          </w:r>
        </w:del>
      </w:ins>
      <w:ins w:id="454" w:author="최성익" w:date="2020-11-12T13:12:00Z">
        <w:del w:id="455" w:author="손휘웅/HUIUNG SON" w:date="2020-12-02T16:03:00Z">
          <w:r w:rsidR="0072646B" w:rsidRPr="00EE1DAF" w:rsidDel="005A4A99">
            <w:rPr>
              <w:rFonts w:eastAsiaTheme="minorHAnsi" w:hint="eastAsia"/>
              <w:i/>
              <w:color w:val="0000FF"/>
              <w:szCs w:val="20"/>
              <w:rPrChange w:id="456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지</w:delText>
          </w:r>
          <w:r w:rsidR="0072646B" w:rsidRPr="00EE1DAF" w:rsidDel="005A4A99">
            <w:rPr>
              <w:rFonts w:eastAsiaTheme="minorHAnsi"/>
              <w:i/>
              <w:color w:val="0000FF"/>
              <w:szCs w:val="20"/>
              <w:rPrChange w:id="457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72646B" w:rsidRPr="00EE1DAF" w:rsidDel="005A4A99">
            <w:rPr>
              <w:rFonts w:eastAsiaTheme="minorHAnsi" w:hint="eastAsia"/>
              <w:i/>
              <w:color w:val="0000FF"/>
              <w:szCs w:val="20"/>
              <w:rPrChange w:id="458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않</w:delText>
          </w:r>
        </w:del>
      </w:ins>
      <w:ins w:id="459" w:author="최성익" w:date="2020-11-12T13:11:00Z">
        <w:del w:id="460" w:author="손휘웅/HUIUNG SON" w:date="2020-12-02T16:03:00Z">
          <w:r w:rsidR="0072646B" w:rsidRPr="00EE1DAF" w:rsidDel="005A4A99">
            <w:rPr>
              <w:rFonts w:eastAsiaTheme="minorHAnsi" w:hint="eastAsia"/>
              <w:i/>
              <w:color w:val="0000FF"/>
              <w:szCs w:val="20"/>
              <w:rPrChange w:id="461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는</w:delText>
          </w:r>
          <w:r w:rsidR="0072646B" w:rsidRPr="00EE1DAF" w:rsidDel="005A4A99">
            <w:rPr>
              <w:rFonts w:eastAsiaTheme="minorHAnsi"/>
              <w:i/>
              <w:color w:val="0000FF"/>
              <w:szCs w:val="20"/>
              <w:rPrChange w:id="462" w:author="손휘웅/HUIUNG SON" w:date="2020-12-02T15:58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72646B" w:rsidRPr="00EE1DAF" w:rsidDel="005A4A99">
            <w:rPr>
              <w:rFonts w:eastAsiaTheme="minorHAnsi" w:hint="eastAsia"/>
              <w:i/>
              <w:color w:val="0000FF"/>
              <w:szCs w:val="20"/>
              <w:rPrChange w:id="463" w:author="손휘웅/HUIUNG SON" w:date="2020-12-02T15:58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예비품</w:delText>
          </w:r>
        </w:del>
      </w:ins>
      <w:ins w:id="464" w:author="최성익" w:date="2020-11-12T09:50:00Z">
        <w:del w:id="465" w:author="손휘웅/HUIUNG SON" w:date="2020-12-02T15:57:00Z">
          <w:r w:rsidRPr="00EE1DAF" w:rsidDel="00EE1DAF">
            <w:rPr>
              <w:rFonts w:eastAsiaTheme="minorHAnsi"/>
              <w:i/>
              <w:color w:val="0000FF"/>
              <w:szCs w:val="20"/>
              <w:rPrChange w:id="466" w:author="손휘웅/HUIUNG SON" w:date="2020-12-02T15:58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</w:p>
    <w:p w14:paraId="1BFB9511" w14:textId="77777777" w:rsidR="006970F1" w:rsidRPr="00E50440" w:rsidDel="005A4A99" w:rsidRDefault="00980F78" w:rsidP="00521C19">
      <w:pPr>
        <w:wordWrap/>
        <w:rPr>
          <w:del w:id="467" w:author="손휘웅/HUIUNG SON" w:date="2020-12-02T16:03:00Z"/>
          <w:rFonts w:eastAsiaTheme="minorHAnsi"/>
          <w:szCs w:val="20"/>
        </w:rPr>
      </w:pPr>
      <w:ins w:id="468" w:author="최성익" w:date="2020-11-12T09:44:00Z">
        <w:del w:id="469" w:author="손휘웅/HUIUNG SON" w:date="2020-12-02T16:03:00Z">
          <w:r w:rsidRPr="00E50440" w:rsidDel="005A4A99">
            <w:rPr>
              <w:rFonts w:eastAsiaTheme="minorHAnsi"/>
              <w:szCs w:val="20"/>
            </w:rPr>
            <w:delText xml:space="preserve"> </w:delText>
          </w:r>
        </w:del>
      </w:ins>
      <w:ins w:id="470" w:author="최성익" w:date="2020-11-12T09:43:00Z">
        <w:del w:id="471" w:author="손휘웅/HUIUNG SON" w:date="2020-12-02T16:03:00Z">
          <w:r w:rsidRPr="00E50440" w:rsidDel="005A4A99">
            <w:rPr>
              <w:rFonts w:eastAsiaTheme="minorHAnsi"/>
              <w:szCs w:val="20"/>
            </w:rPr>
            <w:delText xml:space="preserve">   </w:delText>
          </w:r>
        </w:del>
      </w:ins>
      <w:del w:id="472" w:author="손휘웅/HUIUNG SON" w:date="2020-12-02T16:03:00Z">
        <w:r w:rsidR="00BA547B" w:rsidRPr="00E50440" w:rsidDel="005A4A99">
          <w:rPr>
            <w:rFonts w:eastAsiaTheme="minorHAnsi" w:hint="eastAsia"/>
            <w:szCs w:val="20"/>
            <w:highlight w:val="yellow"/>
            <w:rPrChange w:id="473" w:author="최성익" w:date="2020-11-13T07:45:00Z">
              <w:rPr>
                <w:rFonts w:eastAsiaTheme="minorHAnsi" w:hint="eastAsia"/>
                <w:szCs w:val="20"/>
              </w:rPr>
            </w:rPrChange>
          </w:rPr>
          <w:delText>예</w:delText>
        </w:r>
        <w:r w:rsidR="00BA547B" w:rsidRPr="00E50440" w:rsidDel="005A4A99">
          <w:rPr>
            <w:rFonts w:eastAsiaTheme="minorHAnsi"/>
            <w:szCs w:val="20"/>
            <w:highlight w:val="yellow"/>
            <w:rPrChange w:id="474" w:author="최성익" w:date="2020-11-13T07:45:00Z">
              <w:rPr>
                <w:rFonts w:eastAsiaTheme="minorHAnsi"/>
                <w:szCs w:val="20"/>
              </w:rPr>
            </w:rPrChange>
          </w:rPr>
          <w:delText xml:space="preserve"> : </w:delText>
        </w:r>
        <w:r w:rsidR="006970F1" w:rsidRPr="00E50440" w:rsidDel="005A4A99">
          <w:rPr>
            <w:rFonts w:eastAsiaTheme="minorHAnsi" w:hint="eastAsia"/>
            <w:szCs w:val="20"/>
            <w:highlight w:val="yellow"/>
            <w:rPrChange w:id="475" w:author="최성익" w:date="2020-11-13T07:45:00Z">
              <w:rPr>
                <w:rFonts w:eastAsiaTheme="minorHAnsi" w:hint="eastAsia"/>
                <w:szCs w:val="20"/>
              </w:rPr>
            </w:rPrChange>
          </w:rPr>
          <w:delText>유공압</w:delText>
        </w:r>
        <w:r w:rsidR="007B141A" w:rsidRPr="00E50440" w:rsidDel="005A4A99">
          <w:rPr>
            <w:rFonts w:eastAsiaTheme="minorHAnsi"/>
            <w:szCs w:val="20"/>
            <w:highlight w:val="yellow"/>
            <w:rPrChange w:id="476" w:author="최성익" w:date="2020-11-13T07:4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="006970F1" w:rsidRPr="00E50440" w:rsidDel="005A4A99">
          <w:rPr>
            <w:rFonts w:eastAsiaTheme="minorHAnsi" w:hint="eastAsia"/>
            <w:szCs w:val="20"/>
            <w:highlight w:val="yellow"/>
            <w:rPrChange w:id="477" w:author="최성익" w:date="2020-11-13T07:45:00Z">
              <w:rPr>
                <w:rFonts w:eastAsiaTheme="minorHAnsi" w:hint="eastAsia"/>
                <w:szCs w:val="20"/>
              </w:rPr>
            </w:rPrChange>
          </w:rPr>
          <w:delText>부품</w:delText>
        </w:r>
        <w:r w:rsidR="006970F1" w:rsidRPr="00E50440" w:rsidDel="005A4A99">
          <w:rPr>
            <w:rFonts w:eastAsiaTheme="minorHAnsi"/>
            <w:szCs w:val="20"/>
            <w:highlight w:val="yellow"/>
            <w:rPrChange w:id="478" w:author="최성익" w:date="2020-11-13T07:4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="006970F1" w:rsidRPr="00E50440" w:rsidDel="005A4A99">
          <w:rPr>
            <w:rFonts w:eastAsiaTheme="minorHAnsi" w:hint="eastAsia"/>
            <w:szCs w:val="20"/>
            <w:highlight w:val="yellow"/>
            <w:rPrChange w:id="479" w:author="최성익" w:date="2020-11-13T07:45:00Z">
              <w:rPr>
                <w:rFonts w:eastAsiaTheme="minorHAnsi" w:hint="eastAsia"/>
                <w:szCs w:val="20"/>
              </w:rPr>
            </w:rPrChange>
          </w:rPr>
          <w:delText>범용</w:delText>
        </w:r>
        <w:r w:rsidR="007B141A" w:rsidRPr="00E50440" w:rsidDel="005A4A99">
          <w:rPr>
            <w:rFonts w:eastAsiaTheme="minorHAnsi"/>
            <w:szCs w:val="20"/>
            <w:highlight w:val="yellow"/>
            <w:rPrChange w:id="480" w:author="최성익" w:date="2020-11-13T07:4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="006970F1" w:rsidRPr="00E50440" w:rsidDel="005A4A99">
          <w:rPr>
            <w:rFonts w:eastAsiaTheme="minorHAnsi" w:hint="eastAsia"/>
            <w:szCs w:val="20"/>
            <w:highlight w:val="yellow"/>
            <w:rPrChange w:id="481" w:author="최성익" w:date="2020-11-13T07:45:00Z">
              <w:rPr>
                <w:rFonts w:eastAsiaTheme="minorHAnsi" w:hint="eastAsia"/>
                <w:szCs w:val="20"/>
              </w:rPr>
            </w:rPrChange>
          </w:rPr>
          <w:delText>유지류</w:delText>
        </w:r>
        <w:r w:rsidR="006970F1" w:rsidRPr="00E50440" w:rsidDel="005A4A99">
          <w:rPr>
            <w:rFonts w:eastAsiaTheme="minorHAnsi"/>
            <w:szCs w:val="20"/>
            <w:highlight w:val="yellow"/>
            <w:rPrChange w:id="482" w:author="최성익" w:date="2020-11-13T07:45:00Z">
              <w:rPr>
                <w:rFonts w:eastAsiaTheme="minorHAnsi"/>
                <w:szCs w:val="20"/>
              </w:rPr>
            </w:rPrChange>
          </w:rPr>
          <w:delText>, BELT</w:delText>
        </w:r>
        <w:r w:rsidR="006970F1" w:rsidRPr="00E50440" w:rsidDel="005A4A99">
          <w:rPr>
            <w:rFonts w:eastAsiaTheme="minorHAnsi" w:hint="eastAsia"/>
            <w:szCs w:val="20"/>
            <w:highlight w:val="yellow"/>
            <w:rPrChange w:id="483" w:author="최성익" w:date="2020-11-13T07:45:00Z">
              <w:rPr>
                <w:rFonts w:eastAsiaTheme="minorHAnsi" w:hint="eastAsia"/>
                <w:szCs w:val="20"/>
              </w:rPr>
            </w:rPrChange>
          </w:rPr>
          <w:delText>류</w:delText>
        </w:r>
        <w:r w:rsidR="006970F1" w:rsidRPr="00E50440" w:rsidDel="005A4A99">
          <w:rPr>
            <w:rFonts w:eastAsiaTheme="minorHAnsi"/>
            <w:szCs w:val="20"/>
            <w:highlight w:val="yellow"/>
            <w:rPrChange w:id="484" w:author="최성익" w:date="2020-11-13T07:45:00Z">
              <w:rPr>
                <w:rFonts w:eastAsiaTheme="minorHAnsi"/>
                <w:szCs w:val="20"/>
              </w:rPr>
            </w:rPrChange>
          </w:rPr>
          <w:delText>, CHAIN, BEARING, O-ING, BOLT, NUT</w:delText>
        </w:r>
        <w:r w:rsidR="00A64053" w:rsidRPr="00E50440" w:rsidDel="005A4A99">
          <w:rPr>
            <w:rFonts w:eastAsiaTheme="minorHAnsi"/>
            <w:szCs w:val="20"/>
            <w:highlight w:val="yellow"/>
            <w:rPrChange w:id="485" w:author="최성익" w:date="2020-11-13T07:4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="006970F1" w:rsidRPr="00E50440" w:rsidDel="005A4A99">
          <w:rPr>
            <w:rFonts w:eastAsiaTheme="minorHAnsi" w:hint="eastAsia"/>
            <w:szCs w:val="20"/>
            <w:highlight w:val="yellow"/>
            <w:rPrChange w:id="486" w:author="최성익" w:date="2020-11-13T07:45:00Z">
              <w:rPr>
                <w:rFonts w:eastAsiaTheme="minorHAnsi" w:hint="eastAsia"/>
                <w:szCs w:val="20"/>
              </w:rPr>
            </w:rPrChange>
          </w:rPr>
          <w:delText>일반</w:delText>
        </w:r>
        <w:r w:rsidR="006970F1" w:rsidRPr="00E50440" w:rsidDel="005A4A99">
          <w:rPr>
            <w:rFonts w:eastAsiaTheme="minorHAnsi"/>
            <w:szCs w:val="20"/>
            <w:highlight w:val="yellow"/>
            <w:rPrChange w:id="487" w:author="최성익" w:date="2020-11-13T07:4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="006970F1" w:rsidRPr="00E50440" w:rsidDel="005A4A99">
          <w:rPr>
            <w:rFonts w:eastAsiaTheme="minorHAnsi" w:hint="eastAsia"/>
            <w:szCs w:val="20"/>
            <w:highlight w:val="yellow"/>
            <w:rPrChange w:id="488" w:author="최성익" w:date="2020-11-13T07:45:00Z">
              <w:rPr>
                <w:rFonts w:eastAsiaTheme="minorHAnsi" w:hint="eastAsia"/>
                <w:szCs w:val="20"/>
              </w:rPr>
            </w:rPrChange>
          </w:rPr>
          <w:delText>전자소자</w:delText>
        </w:r>
        <w:r w:rsidR="006970F1" w:rsidRPr="00E50440" w:rsidDel="005A4A99">
          <w:rPr>
            <w:rFonts w:eastAsiaTheme="minorHAnsi"/>
            <w:szCs w:val="20"/>
            <w:highlight w:val="yellow"/>
            <w:rPrChange w:id="489" w:author="최성익" w:date="2020-11-13T07:4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="006970F1" w:rsidRPr="00E50440" w:rsidDel="005A4A99">
          <w:rPr>
            <w:rFonts w:eastAsiaTheme="minorHAnsi" w:hint="eastAsia"/>
            <w:szCs w:val="20"/>
            <w:highlight w:val="yellow"/>
            <w:rPrChange w:id="490" w:author="최성익" w:date="2020-11-13T07:45:00Z">
              <w:rPr>
                <w:rFonts w:eastAsiaTheme="minorHAnsi" w:hint="eastAsia"/>
                <w:szCs w:val="20"/>
              </w:rPr>
            </w:rPrChange>
          </w:rPr>
          <w:delText>등</w:delText>
        </w:r>
        <w:r w:rsidR="00BA547B" w:rsidRPr="00E50440" w:rsidDel="005A4A99">
          <w:rPr>
            <w:rFonts w:eastAsiaTheme="minorHAnsi"/>
            <w:szCs w:val="20"/>
            <w:highlight w:val="yellow"/>
            <w:rPrChange w:id="491" w:author="최성익" w:date="2020-11-13T07:45:00Z">
              <w:rPr>
                <w:rFonts w:eastAsiaTheme="minorHAnsi"/>
                <w:szCs w:val="20"/>
              </w:rPr>
            </w:rPrChange>
          </w:rPr>
          <w:delText>)</w:delText>
        </w:r>
      </w:del>
    </w:p>
    <w:p w14:paraId="1D927D94" w14:textId="77777777" w:rsidR="002125A1" w:rsidRPr="00E50440" w:rsidDel="00FE6A8D" w:rsidRDefault="002125A1" w:rsidP="00C95478">
      <w:pPr>
        <w:wordWrap/>
        <w:rPr>
          <w:del w:id="492" w:author="손휘웅/HUIUNG SON" w:date="2020-12-05T14:17:00Z"/>
          <w:rFonts w:eastAsiaTheme="minorHAnsi"/>
          <w:szCs w:val="20"/>
        </w:rPr>
      </w:pPr>
    </w:p>
    <w:p w14:paraId="17E85D6D" w14:textId="77777777" w:rsidR="002125A1" w:rsidRPr="00E50440" w:rsidRDefault="00C95478" w:rsidP="00C9547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>4</w:t>
      </w:r>
      <w:r w:rsidR="002125A1" w:rsidRPr="00E50440">
        <w:rPr>
          <w:rFonts w:eastAsiaTheme="minorHAnsi"/>
          <w:szCs w:val="20"/>
        </w:rPr>
        <w:t xml:space="preserve">. </w:t>
      </w:r>
      <w:r w:rsidR="002125A1" w:rsidRPr="00E50440">
        <w:rPr>
          <w:rFonts w:eastAsiaTheme="minorHAnsi" w:hint="eastAsia"/>
          <w:szCs w:val="20"/>
        </w:rPr>
        <w:t>책임과</w:t>
      </w:r>
      <w:r w:rsidR="002125A1" w:rsidRPr="00E50440">
        <w:rPr>
          <w:rFonts w:eastAsiaTheme="minorHAnsi"/>
          <w:szCs w:val="20"/>
        </w:rPr>
        <w:t xml:space="preserve"> </w:t>
      </w:r>
      <w:r w:rsidR="002125A1" w:rsidRPr="00E50440">
        <w:rPr>
          <w:rFonts w:eastAsiaTheme="minorHAnsi" w:hint="eastAsia"/>
          <w:szCs w:val="20"/>
        </w:rPr>
        <w:t>권한</w:t>
      </w:r>
    </w:p>
    <w:p w14:paraId="4854DD16" w14:textId="77777777" w:rsidR="002125A1" w:rsidRPr="00E50440" w:rsidRDefault="002125A1" w:rsidP="00C9547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 xml:space="preserve"> </w:t>
      </w:r>
      <w:r w:rsidR="00C95478" w:rsidRPr="00E50440">
        <w:rPr>
          <w:rFonts w:eastAsiaTheme="minorHAnsi"/>
          <w:szCs w:val="20"/>
        </w:rPr>
        <w:t>4</w:t>
      </w:r>
      <w:r w:rsidRPr="00E50440">
        <w:rPr>
          <w:rFonts w:eastAsiaTheme="minorHAnsi"/>
          <w:szCs w:val="20"/>
        </w:rPr>
        <w:t xml:space="preserve">.1 </w:t>
      </w:r>
      <w:r w:rsidRPr="00E50440">
        <w:rPr>
          <w:rFonts w:eastAsiaTheme="minorHAnsi" w:hint="eastAsia"/>
          <w:szCs w:val="20"/>
        </w:rPr>
        <w:t>설비</w:t>
      </w:r>
      <w:ins w:id="493" w:author="손휘웅/HUIUNG SON" w:date="2020-11-30T16:32:00Z">
        <w:r w:rsidR="00C1185D">
          <w:rPr>
            <w:rFonts w:eastAsiaTheme="minorHAnsi" w:hint="eastAsia"/>
            <w:szCs w:val="20"/>
          </w:rPr>
          <w:t>개선</w:t>
        </w:r>
      </w:ins>
      <w:del w:id="494" w:author="손휘웅/HUIUNG SON" w:date="2020-11-30T16:31:00Z">
        <w:r w:rsidRPr="00E50440" w:rsidDel="00C1185D">
          <w:rPr>
            <w:rFonts w:eastAsiaTheme="minorHAnsi" w:hint="eastAsia"/>
            <w:szCs w:val="20"/>
          </w:rPr>
          <w:delText>보</w:delText>
        </w:r>
      </w:del>
      <w:ins w:id="495" w:author="손휘웅/HUIUNG SON" w:date="2020-11-30T16:33:00Z">
        <w:r w:rsidR="00C1185D">
          <w:rPr>
            <w:rFonts w:eastAsiaTheme="minorHAnsi" w:hint="eastAsia"/>
            <w:szCs w:val="20"/>
          </w:rPr>
          <w:t>팀장</w:t>
        </w:r>
      </w:ins>
      <w:del w:id="496" w:author="손휘웅/HUIUNG SON" w:date="2020-11-30T16:31:00Z">
        <w:r w:rsidRPr="00E50440" w:rsidDel="00C1185D">
          <w:rPr>
            <w:rFonts w:eastAsiaTheme="minorHAnsi" w:hint="eastAsia"/>
            <w:szCs w:val="20"/>
          </w:rPr>
          <w:delText>전</w:delText>
        </w:r>
      </w:del>
      <w:del w:id="497" w:author="손휘웅/HUIUNG SON" w:date="2020-11-30T16:33:00Z">
        <w:r w:rsidRPr="00E50440" w:rsidDel="00C1185D">
          <w:rPr>
            <w:rFonts w:eastAsiaTheme="minorHAnsi"/>
            <w:szCs w:val="20"/>
          </w:rPr>
          <w:delText xml:space="preserve"> </w:delText>
        </w:r>
        <w:r w:rsidRPr="00E50440" w:rsidDel="00C1185D">
          <w:rPr>
            <w:rFonts w:eastAsiaTheme="minorHAnsi" w:hint="eastAsia"/>
            <w:szCs w:val="20"/>
          </w:rPr>
          <w:delText>부서장</w:delText>
        </w:r>
      </w:del>
    </w:p>
    <w:p w14:paraId="7AB2818F" w14:textId="77777777" w:rsidR="007F10F8" w:rsidRDefault="002125A1" w:rsidP="00C9547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 xml:space="preserve">   </w:t>
      </w:r>
      <w:r w:rsidR="00C95478" w:rsidRPr="00E50440">
        <w:rPr>
          <w:rFonts w:eastAsiaTheme="minorHAnsi"/>
          <w:szCs w:val="20"/>
        </w:rPr>
        <w:t>4</w:t>
      </w:r>
      <w:r w:rsidRPr="00E50440">
        <w:rPr>
          <w:rFonts w:eastAsiaTheme="minorHAnsi"/>
          <w:szCs w:val="20"/>
        </w:rPr>
        <w:t xml:space="preserve">.1.1 설비 </w:t>
      </w:r>
      <w:r w:rsidRPr="00E50440">
        <w:rPr>
          <w:rFonts w:eastAsiaTheme="minorHAnsi" w:hint="eastAsia"/>
          <w:szCs w:val="20"/>
        </w:rPr>
        <w:t>예비품을</w:t>
      </w:r>
      <w:r w:rsidRPr="00E50440">
        <w:rPr>
          <w:rFonts w:eastAsiaTheme="minorHAnsi"/>
          <w:szCs w:val="20"/>
        </w:rPr>
        <w:t xml:space="preserve"> 최적으로 </w:t>
      </w:r>
      <w:r w:rsidR="00C31A94" w:rsidRPr="00E50440">
        <w:rPr>
          <w:rFonts w:eastAsiaTheme="minorHAnsi" w:hint="eastAsia"/>
          <w:szCs w:val="20"/>
        </w:rPr>
        <w:t>보유</w:t>
      </w:r>
      <w:r w:rsidR="00C31A94" w:rsidRPr="00E50440">
        <w:rPr>
          <w:rFonts w:eastAsiaTheme="minorHAnsi"/>
          <w:szCs w:val="20"/>
        </w:rPr>
        <w:t xml:space="preserve">, </w:t>
      </w:r>
      <w:r w:rsidR="00C31A94" w:rsidRPr="00E50440">
        <w:rPr>
          <w:rFonts w:eastAsiaTheme="minorHAnsi" w:hint="eastAsia"/>
          <w:szCs w:val="20"/>
        </w:rPr>
        <w:t>관리하기</w:t>
      </w:r>
      <w:r w:rsidR="00C31A94" w:rsidRPr="00E50440">
        <w:rPr>
          <w:rFonts w:eastAsiaTheme="minorHAnsi"/>
          <w:szCs w:val="20"/>
        </w:rPr>
        <w:t xml:space="preserve"> </w:t>
      </w:r>
      <w:r w:rsidR="00C31A94" w:rsidRPr="00E50440">
        <w:rPr>
          <w:rFonts w:eastAsiaTheme="minorHAnsi" w:hint="eastAsia"/>
          <w:szCs w:val="20"/>
        </w:rPr>
        <w:t>위하여</w:t>
      </w:r>
      <w:r w:rsidR="00C31A94" w:rsidRPr="00E50440">
        <w:rPr>
          <w:rFonts w:eastAsiaTheme="minorHAnsi"/>
          <w:szCs w:val="20"/>
        </w:rPr>
        <w:t xml:space="preserve"> </w:t>
      </w:r>
      <w:r w:rsidR="00C31A94" w:rsidRPr="00E50440">
        <w:rPr>
          <w:rFonts w:eastAsiaTheme="minorHAnsi" w:hint="eastAsia"/>
          <w:szCs w:val="20"/>
        </w:rPr>
        <w:t>효과적인</w:t>
      </w:r>
      <w:r w:rsidR="00C31A94" w:rsidRPr="00E50440">
        <w:rPr>
          <w:rFonts w:eastAsiaTheme="minorHAnsi"/>
          <w:szCs w:val="20"/>
        </w:rPr>
        <w:t xml:space="preserve"> </w:t>
      </w:r>
      <w:r w:rsidR="00C31A94" w:rsidRPr="00E50440">
        <w:rPr>
          <w:rFonts w:eastAsiaTheme="minorHAnsi" w:hint="eastAsia"/>
          <w:szCs w:val="20"/>
        </w:rPr>
        <w:t>관리방안을</w:t>
      </w:r>
      <w:r w:rsidR="00C31A94" w:rsidRPr="00E50440">
        <w:rPr>
          <w:rFonts w:eastAsiaTheme="minorHAnsi"/>
          <w:szCs w:val="20"/>
        </w:rPr>
        <w:t xml:space="preserve"> </w:t>
      </w:r>
      <w:r w:rsidR="00C31A94" w:rsidRPr="00E50440">
        <w:rPr>
          <w:rFonts w:eastAsiaTheme="minorHAnsi" w:hint="eastAsia"/>
          <w:szCs w:val="20"/>
        </w:rPr>
        <w:t>수립하여</w:t>
      </w:r>
      <w:r w:rsidR="00C31A94" w:rsidRPr="00E50440">
        <w:rPr>
          <w:rFonts w:eastAsiaTheme="minorHAnsi"/>
          <w:szCs w:val="20"/>
        </w:rPr>
        <w:t xml:space="preserve"> </w:t>
      </w:r>
      <w:r w:rsidR="00C31A94" w:rsidRPr="00E50440">
        <w:rPr>
          <w:rFonts w:eastAsiaTheme="minorHAnsi" w:hint="eastAsia"/>
          <w:szCs w:val="20"/>
        </w:rPr>
        <w:t>운영할</w:t>
      </w:r>
      <w:r w:rsidR="00C31A94" w:rsidRPr="00E50440">
        <w:rPr>
          <w:rFonts w:eastAsiaTheme="minorHAnsi"/>
          <w:szCs w:val="20"/>
        </w:rPr>
        <w:t xml:space="preserve"> </w:t>
      </w:r>
      <w:r w:rsidR="00C31A94" w:rsidRPr="00E50440">
        <w:rPr>
          <w:rFonts w:eastAsiaTheme="minorHAnsi" w:hint="eastAsia"/>
          <w:szCs w:val="20"/>
        </w:rPr>
        <w:t>책임이</w:t>
      </w:r>
      <w:r w:rsidR="00C31A94" w:rsidRPr="00E50440">
        <w:rPr>
          <w:rFonts w:eastAsiaTheme="minorHAnsi"/>
          <w:szCs w:val="20"/>
        </w:rPr>
        <w:t xml:space="preserve"> </w:t>
      </w:r>
      <w:r w:rsidR="00C31A94" w:rsidRPr="00E50440">
        <w:rPr>
          <w:rFonts w:eastAsiaTheme="minorHAnsi" w:hint="eastAsia"/>
          <w:szCs w:val="20"/>
        </w:rPr>
        <w:t>있다</w:t>
      </w:r>
      <w:r w:rsidR="00C31A94" w:rsidRPr="00E50440">
        <w:rPr>
          <w:rFonts w:eastAsiaTheme="minorHAnsi"/>
          <w:szCs w:val="20"/>
        </w:rPr>
        <w:t>.</w:t>
      </w:r>
    </w:p>
    <w:p w14:paraId="2D2152B9" w14:textId="77777777" w:rsidR="007F10F8" w:rsidRDefault="007F10F8" w:rsidP="00C95478">
      <w:pPr>
        <w:wordWrap/>
        <w:rPr>
          <w:rFonts w:eastAsiaTheme="minorHAnsi"/>
          <w:szCs w:val="20"/>
        </w:rPr>
      </w:pPr>
    </w:p>
    <w:p w14:paraId="726F3BC6" w14:textId="77777777" w:rsidR="00C31A94" w:rsidRPr="00E50440" w:rsidRDefault="007F10F8" w:rsidP="007F10F8">
      <w:pPr>
        <w:wordWrap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 </w:t>
      </w:r>
      <w:r w:rsidR="00C95478" w:rsidRPr="00E50440">
        <w:rPr>
          <w:rFonts w:eastAsiaTheme="minorHAnsi"/>
          <w:szCs w:val="20"/>
        </w:rPr>
        <w:t>4</w:t>
      </w:r>
      <w:r w:rsidR="00C31A94" w:rsidRPr="00E50440">
        <w:rPr>
          <w:rFonts w:eastAsiaTheme="minorHAnsi"/>
          <w:szCs w:val="20"/>
        </w:rPr>
        <w:t xml:space="preserve">.2 </w:t>
      </w:r>
      <w:r w:rsidR="00C31A94" w:rsidRPr="00E50440">
        <w:rPr>
          <w:rFonts w:eastAsiaTheme="minorHAnsi" w:hint="eastAsia"/>
          <w:szCs w:val="20"/>
        </w:rPr>
        <w:t>설비</w:t>
      </w:r>
      <w:ins w:id="498" w:author="손휘웅/HUIUNG SON" w:date="2020-11-30T16:33:00Z">
        <w:r w:rsidR="00C1185D">
          <w:rPr>
            <w:rFonts w:eastAsiaTheme="minorHAnsi" w:hint="eastAsia"/>
            <w:szCs w:val="20"/>
          </w:rPr>
          <w:t>개선</w:t>
        </w:r>
      </w:ins>
      <w:del w:id="499" w:author="손휘웅/HUIUNG SON" w:date="2020-11-30T16:33:00Z">
        <w:r w:rsidR="00C31A94" w:rsidRPr="00E50440" w:rsidDel="00C1185D">
          <w:rPr>
            <w:rFonts w:eastAsiaTheme="minorHAnsi" w:hint="eastAsia"/>
            <w:szCs w:val="20"/>
          </w:rPr>
          <w:delText>보전</w:delText>
        </w:r>
      </w:del>
      <w:r w:rsidR="00C31A94" w:rsidRPr="00E50440">
        <w:rPr>
          <w:rFonts w:eastAsiaTheme="minorHAnsi"/>
          <w:szCs w:val="20"/>
        </w:rPr>
        <w:t xml:space="preserve"> </w:t>
      </w:r>
      <w:r w:rsidR="00C31A94" w:rsidRPr="00E50440">
        <w:rPr>
          <w:rFonts w:eastAsiaTheme="minorHAnsi" w:hint="eastAsia"/>
          <w:szCs w:val="20"/>
        </w:rPr>
        <w:t>담당자</w:t>
      </w:r>
      <w:r w:rsidR="0059678A" w:rsidRPr="00E50440">
        <w:rPr>
          <w:rFonts w:eastAsiaTheme="minorHAnsi"/>
          <w:szCs w:val="20"/>
        </w:rPr>
        <w:t xml:space="preserve"> (팀내 지정자)</w:t>
      </w:r>
    </w:p>
    <w:p w14:paraId="30552074" w14:textId="77777777" w:rsidR="00C31A94" w:rsidRPr="00E50440" w:rsidRDefault="00C31A94" w:rsidP="00C95478">
      <w:pPr>
        <w:wordWrap/>
        <w:ind w:firstLine="195"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 xml:space="preserve"> </w:t>
      </w:r>
      <w:r w:rsidR="00C95478" w:rsidRPr="00E50440">
        <w:rPr>
          <w:rFonts w:eastAsiaTheme="minorHAnsi"/>
          <w:szCs w:val="20"/>
        </w:rPr>
        <w:t>4</w:t>
      </w:r>
      <w:r w:rsidRPr="00E50440">
        <w:rPr>
          <w:rFonts w:eastAsiaTheme="minorHAnsi"/>
          <w:szCs w:val="20"/>
        </w:rPr>
        <w:t xml:space="preserve">.2.1 해당 설비에 대하여 상시 적절한 점검 및 정비를 설시하고 계획적 조치를 강구할 수 있도록 </w:t>
      </w:r>
      <w:r w:rsidRPr="00E50440">
        <w:rPr>
          <w:rFonts w:eastAsiaTheme="minorHAnsi" w:hint="eastAsia"/>
          <w:szCs w:val="20"/>
        </w:rPr>
        <w:t>예비품을</w:t>
      </w:r>
      <w:r w:rsidRPr="00E50440">
        <w:rPr>
          <w:rFonts w:eastAsiaTheme="minorHAnsi"/>
          <w:szCs w:val="20"/>
        </w:rPr>
        <w:t xml:space="preserve"> 관리할 책임이 있다.</w:t>
      </w:r>
    </w:p>
    <w:p w14:paraId="4CCACFFE" w14:textId="77777777" w:rsidR="00C31A94" w:rsidRDefault="00C31A94" w:rsidP="00C95478">
      <w:pPr>
        <w:wordWrap/>
        <w:rPr>
          <w:rFonts w:eastAsiaTheme="minorHAnsi"/>
          <w:szCs w:val="20"/>
        </w:rPr>
      </w:pPr>
    </w:p>
    <w:p w14:paraId="1B9A128D" w14:textId="77777777" w:rsidR="00C31A94" w:rsidRDefault="00C95478" w:rsidP="00C9547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>5</w:t>
      </w:r>
      <w:r w:rsidR="00C31A94" w:rsidRPr="00E50440">
        <w:rPr>
          <w:rFonts w:eastAsiaTheme="minorHAnsi"/>
          <w:szCs w:val="20"/>
        </w:rPr>
        <w:t xml:space="preserve">. </w:t>
      </w:r>
      <w:r w:rsidR="00C31A94" w:rsidRPr="00E50440">
        <w:rPr>
          <w:rFonts w:eastAsiaTheme="minorHAnsi" w:hint="eastAsia"/>
          <w:szCs w:val="20"/>
        </w:rPr>
        <w:t>업무절차</w:t>
      </w:r>
      <w:r w:rsidR="00C31A94" w:rsidRPr="00E50440">
        <w:rPr>
          <w:rFonts w:eastAsiaTheme="minorHAnsi"/>
          <w:szCs w:val="20"/>
        </w:rPr>
        <w:t xml:space="preserve"> </w:t>
      </w:r>
    </w:p>
    <w:p w14:paraId="00C66572" w14:textId="77777777" w:rsidR="007F10F8" w:rsidRDefault="007F10F8" w:rsidP="00C95478">
      <w:pPr>
        <w:wordWrap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 5.1 </w:t>
      </w:r>
      <w:r>
        <w:rPr>
          <w:rFonts w:eastAsiaTheme="minorHAnsi" w:hint="eastAsia"/>
          <w:szCs w:val="20"/>
        </w:rPr>
        <w:t>구매</w:t>
      </w:r>
    </w:p>
    <w:p w14:paraId="562E7F0F" w14:textId="77777777" w:rsidR="00C31A94" w:rsidRPr="00E50440" w:rsidDel="00DC0FB9" w:rsidRDefault="007F10F8" w:rsidP="007F10F8">
      <w:pPr>
        <w:wordWrap/>
        <w:rPr>
          <w:del w:id="500" w:author="최성익" w:date="2020-11-12T13:27:00Z"/>
          <w:rFonts w:eastAsiaTheme="minorHAnsi"/>
          <w:szCs w:val="20"/>
        </w:rPr>
      </w:pPr>
      <w:r>
        <w:rPr>
          <w:rFonts w:eastAsiaTheme="minorHAnsi"/>
          <w:szCs w:val="20"/>
        </w:rPr>
        <w:t xml:space="preserve">   </w:t>
      </w:r>
      <w:del w:id="501" w:author="최성익" w:date="2020-11-12T13:27:00Z">
        <w:r w:rsidR="00C95478" w:rsidRPr="00E50440" w:rsidDel="00DC0FB9">
          <w:rPr>
            <w:rFonts w:eastAsiaTheme="minorHAnsi"/>
            <w:szCs w:val="20"/>
          </w:rPr>
          <w:delText>5</w:delText>
        </w:r>
        <w:r w:rsidR="00C31A94" w:rsidRPr="00E50440" w:rsidDel="00DC0FB9">
          <w:rPr>
            <w:rFonts w:eastAsiaTheme="minorHAnsi"/>
            <w:szCs w:val="20"/>
          </w:rPr>
          <w:delText xml:space="preserve">.1 </w:delText>
        </w:r>
        <w:r w:rsidR="00FF5157" w:rsidRPr="00E50440" w:rsidDel="00DC0FB9">
          <w:rPr>
            <w:rFonts w:eastAsiaTheme="minorHAnsi" w:hint="eastAsia"/>
            <w:szCs w:val="20"/>
          </w:rPr>
          <w:delText>구매</w:delText>
        </w:r>
        <w:r w:rsidR="006C61B5" w:rsidRPr="00E50440" w:rsidDel="00DC0FB9">
          <w:rPr>
            <w:rFonts w:eastAsiaTheme="minorHAnsi" w:hint="eastAsia"/>
            <w:szCs w:val="20"/>
          </w:rPr>
          <w:delText>품목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선정</w:delText>
        </w:r>
      </w:del>
    </w:p>
    <w:p w14:paraId="50CD4894" w14:textId="77777777" w:rsidR="00C31A94" w:rsidRPr="00E50440" w:rsidDel="00DC0FB9" w:rsidRDefault="00C31A94" w:rsidP="007F10F8">
      <w:pPr>
        <w:wordWrap/>
        <w:rPr>
          <w:del w:id="502" w:author="최성익" w:date="2020-11-12T13:27:00Z"/>
          <w:rFonts w:eastAsiaTheme="minorHAnsi"/>
          <w:szCs w:val="20"/>
        </w:rPr>
      </w:pPr>
      <w:del w:id="503" w:author="최성익" w:date="2020-11-12T13:27:00Z">
        <w:r w:rsidRPr="00E50440" w:rsidDel="00DC0FB9">
          <w:rPr>
            <w:rFonts w:eastAsiaTheme="minorHAnsi"/>
            <w:szCs w:val="20"/>
          </w:rPr>
          <w:delText xml:space="preserve">  </w:delText>
        </w:r>
        <w:r w:rsidR="00C95478" w:rsidRPr="00E50440" w:rsidDel="00DC0FB9">
          <w:rPr>
            <w:rFonts w:eastAsiaTheme="minorHAnsi"/>
            <w:szCs w:val="20"/>
          </w:rPr>
          <w:delText>5</w:delText>
        </w:r>
        <w:r w:rsidRPr="00E50440" w:rsidDel="00DC0FB9">
          <w:rPr>
            <w:rFonts w:eastAsiaTheme="minorHAnsi"/>
            <w:szCs w:val="20"/>
          </w:rPr>
          <w:delText xml:space="preserve">.1.1 </w:delText>
        </w:r>
        <w:r w:rsidRPr="00E50440" w:rsidDel="00DC0FB9">
          <w:rPr>
            <w:rFonts w:eastAsiaTheme="minorHAnsi" w:hint="eastAsia"/>
            <w:szCs w:val="20"/>
          </w:rPr>
          <w:delText>예비품</w:delText>
        </w:r>
        <w:r w:rsidRPr="00E50440" w:rsidDel="00DC0FB9">
          <w:rPr>
            <w:rFonts w:eastAsiaTheme="minorHAnsi"/>
            <w:szCs w:val="20"/>
          </w:rPr>
          <w:delText xml:space="preserve"> </w:delText>
        </w:r>
        <w:r w:rsidRPr="00E50440" w:rsidDel="00DC0FB9">
          <w:rPr>
            <w:rFonts w:eastAsiaTheme="minorHAnsi" w:hint="eastAsia"/>
            <w:szCs w:val="20"/>
          </w:rPr>
          <w:delText>관리담당자는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Pr="00E50440" w:rsidDel="00DC0FB9">
          <w:rPr>
            <w:rFonts w:eastAsiaTheme="minorHAnsi" w:hint="eastAsia"/>
            <w:szCs w:val="20"/>
          </w:rPr>
          <w:delText>부품</w:delText>
        </w:r>
        <w:r w:rsidRPr="00E50440" w:rsidDel="00DC0FB9">
          <w:rPr>
            <w:rFonts w:eastAsiaTheme="minorHAnsi"/>
            <w:szCs w:val="20"/>
          </w:rPr>
          <w:delText xml:space="preserve"> LIST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</w:del>
      <w:ins w:id="504" w:author="김현기/HYUNKI KIM" w:date="2020-05-06T15:55:00Z">
        <w:del w:id="505" w:author="최성익" w:date="2020-11-12T13:27:00Z">
          <w:r w:rsidR="001864F4" w:rsidRPr="00E50440" w:rsidDel="00DC0FB9">
            <w:rPr>
              <w:rFonts w:eastAsiaTheme="minorHAnsi"/>
              <w:szCs w:val="20"/>
            </w:rPr>
            <w:delText>‘</w:delText>
          </w:r>
        </w:del>
      </w:ins>
      <w:del w:id="506" w:author="최성익" w:date="2020-11-12T13:27:00Z">
        <w:r w:rsidR="006C61B5" w:rsidRPr="00E50440" w:rsidDel="00DC0FB9">
          <w:rPr>
            <w:rFonts w:eastAsiaTheme="minorHAnsi"/>
            <w:szCs w:val="20"/>
          </w:rPr>
          <w:delText>(</w:delText>
        </w:r>
        <w:r w:rsidR="009926C2" w:rsidRPr="00E50440" w:rsidDel="00DC0FB9">
          <w:rPr>
            <w:rFonts w:eastAsiaTheme="minorHAnsi"/>
            <w:szCs w:val="20"/>
            <w:rPrChange w:id="507" w:author="최성익" w:date="2020-11-13T07:45:00Z">
              <w:rPr>
                <w:rFonts w:eastAsiaTheme="minorHAnsi"/>
                <w:color w:val="2111F7"/>
                <w:szCs w:val="20"/>
              </w:rPr>
            </w:rPrChange>
          </w:rPr>
          <w:delText>SMILE QRP</w:delText>
        </w:r>
      </w:del>
      <w:ins w:id="508" w:author="김경환(품질보증팀)/KYUNGHWAN KIM" w:date="2020-05-19T11:50:00Z">
        <w:del w:id="509" w:author="최성익" w:date="2020-11-12T13:27:00Z">
          <w:r w:rsidR="00434C11" w:rsidRPr="00E50440" w:rsidDel="00DC0FB9">
            <w:rPr>
              <w:rFonts w:eastAsiaTheme="minorHAnsi"/>
              <w:szCs w:val="20"/>
              <w:rPrChange w:id="510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511" w:author="김현기/HYUNKI KIM" w:date="2020-05-06T15:54:00Z">
        <w:del w:id="512" w:author="최성익" w:date="2020-11-12T13:27:00Z">
          <w:r w:rsidR="001864F4" w:rsidRPr="00E50440" w:rsidDel="00DC0FB9">
            <w:rPr>
              <w:rFonts w:eastAsiaTheme="minorHAnsi"/>
              <w:szCs w:val="20"/>
              <w:rPrChange w:id="513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1864F4" w:rsidRPr="00E50440" w:rsidDel="00DC0FB9">
            <w:rPr>
              <w:rFonts w:eastAsiaTheme="minorHAnsi" w:hint="eastAsia"/>
              <w:szCs w:val="20"/>
              <w:rPrChange w:id="514" w:author="최성익" w:date="2020-11-13T07:4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보전자재</w:delText>
          </w:r>
        </w:del>
      </w:ins>
      <w:ins w:id="515" w:author="김현기/HYUNKI KIM" w:date="2020-05-06T15:55:00Z">
        <w:del w:id="516" w:author="최성익" w:date="2020-11-12T13:27:00Z">
          <w:r w:rsidR="001864F4" w:rsidRPr="00E50440" w:rsidDel="00DC0FB9">
            <w:rPr>
              <w:rFonts w:eastAsiaTheme="minorHAnsi" w:hint="eastAsia"/>
              <w:szCs w:val="20"/>
              <w:rPrChange w:id="517" w:author="최성익" w:date="2020-11-13T07:4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재고현황</w:delText>
          </w:r>
          <w:r w:rsidR="001864F4" w:rsidRPr="00E50440" w:rsidDel="00DC0FB9">
            <w:rPr>
              <w:rFonts w:eastAsiaTheme="minorHAnsi"/>
              <w:szCs w:val="20"/>
            </w:rPr>
            <w:delText xml:space="preserve">’ </w:delText>
          </w:r>
        </w:del>
      </w:ins>
      <w:del w:id="518" w:author="최성익" w:date="2020-11-12T13:27:00Z">
        <w:r w:rsidR="006C61B5" w:rsidRPr="00E50440" w:rsidDel="00DC0FB9">
          <w:rPr>
            <w:rFonts w:eastAsiaTheme="minorHAnsi"/>
            <w:szCs w:val="20"/>
          </w:rPr>
          <w:delText>)</w:delText>
        </w:r>
      </w:del>
      <w:ins w:id="519" w:author="김현기/HYUNKI KIM" w:date="2020-05-06T15:55:00Z">
        <w:del w:id="520" w:author="최성익" w:date="2020-11-12T13:27:00Z">
          <w:r w:rsidR="001864F4" w:rsidRPr="00E50440" w:rsidDel="00DC0FB9">
            <w:rPr>
              <w:rFonts w:eastAsiaTheme="minorHAnsi" w:hint="eastAsia"/>
              <w:szCs w:val="20"/>
            </w:rPr>
            <w:delText>을</w:delText>
          </w:r>
        </w:del>
      </w:ins>
      <w:del w:id="521" w:author="최성익" w:date="2020-11-12T13:27:00Z">
        <w:r w:rsidR="006C61B5" w:rsidRPr="00E50440" w:rsidDel="00DC0FB9">
          <w:rPr>
            <w:rFonts w:eastAsiaTheme="minorHAnsi" w:hint="eastAsia"/>
            <w:szCs w:val="20"/>
          </w:rPr>
          <w:delText>를</w:delText>
        </w:r>
        <w:r w:rsidR="006C61B5" w:rsidRPr="00E50440" w:rsidDel="00DC0FB9">
          <w:rPr>
            <w:rFonts w:eastAsiaTheme="minorHAnsi"/>
            <w:szCs w:val="20"/>
          </w:rPr>
          <w:delText xml:space="preserve"> 참조하여 </w:delText>
        </w:r>
        <w:r w:rsidR="00FF5157" w:rsidRPr="00E50440" w:rsidDel="00DC0FB9">
          <w:rPr>
            <w:rFonts w:eastAsiaTheme="minorHAnsi" w:hint="eastAsia"/>
            <w:szCs w:val="20"/>
          </w:rPr>
          <w:delText>안전재고</w:delText>
        </w:r>
        <w:r w:rsidR="00FF5157" w:rsidRPr="00E50440" w:rsidDel="00DC0FB9">
          <w:rPr>
            <w:rFonts w:eastAsiaTheme="minorHAnsi"/>
            <w:szCs w:val="20"/>
          </w:rPr>
          <w:delText xml:space="preserve"> </w:delText>
        </w:r>
        <w:r w:rsidR="00FF5157" w:rsidRPr="00E50440" w:rsidDel="00DC0FB9">
          <w:rPr>
            <w:rFonts w:eastAsiaTheme="minorHAnsi" w:hint="eastAsia"/>
            <w:szCs w:val="20"/>
          </w:rPr>
          <w:delText>보유분</w:delText>
        </w:r>
        <w:r w:rsidR="00FF5157" w:rsidRPr="00E50440" w:rsidDel="00DC0FB9">
          <w:rPr>
            <w:rFonts w:eastAsiaTheme="minorHAnsi"/>
            <w:szCs w:val="20"/>
          </w:rPr>
          <w:delText xml:space="preserve"> </w:delText>
        </w:r>
        <w:r w:rsidR="00FF5157" w:rsidRPr="00E50440" w:rsidDel="00DC0FB9">
          <w:rPr>
            <w:rFonts w:eastAsiaTheme="minorHAnsi" w:hint="eastAsia"/>
            <w:szCs w:val="20"/>
          </w:rPr>
          <w:delText>및</w:delText>
        </w:r>
        <w:r w:rsidR="00FF5157" w:rsidRPr="00E50440" w:rsidDel="00DC0FB9">
          <w:rPr>
            <w:rFonts w:eastAsiaTheme="minorHAnsi"/>
            <w:szCs w:val="20"/>
          </w:rPr>
          <w:delText xml:space="preserve"> </w:delText>
        </w:r>
        <w:r w:rsidR="00FF5157" w:rsidRPr="00E50440" w:rsidDel="00DC0FB9">
          <w:rPr>
            <w:rFonts w:eastAsiaTheme="minorHAnsi" w:hint="eastAsia"/>
            <w:szCs w:val="20"/>
          </w:rPr>
          <w:delText>부족분에</w:delText>
        </w:r>
        <w:r w:rsidR="00FF5157" w:rsidRPr="00E50440" w:rsidDel="00DC0FB9">
          <w:rPr>
            <w:rFonts w:eastAsiaTheme="minorHAnsi"/>
            <w:szCs w:val="20"/>
          </w:rPr>
          <w:delText xml:space="preserve"> </w:delText>
        </w:r>
        <w:r w:rsidR="00FF5157" w:rsidRPr="00E50440" w:rsidDel="00DC0FB9">
          <w:rPr>
            <w:rFonts w:eastAsiaTheme="minorHAnsi" w:hint="eastAsia"/>
            <w:szCs w:val="20"/>
          </w:rPr>
          <w:delText>대한</w:delText>
        </w:r>
        <w:r w:rsidR="00FF5157" w:rsidRPr="00E50440" w:rsidDel="00DC0FB9">
          <w:rPr>
            <w:rFonts w:eastAsiaTheme="minorHAnsi"/>
            <w:szCs w:val="20"/>
          </w:rPr>
          <w:delText xml:space="preserve"> </w:delText>
        </w:r>
        <w:r w:rsidR="00FF5157" w:rsidRPr="00E50440" w:rsidDel="00DC0FB9">
          <w:rPr>
            <w:rFonts w:eastAsiaTheme="minorHAnsi" w:hint="eastAsia"/>
            <w:szCs w:val="20"/>
          </w:rPr>
          <w:delText>파악을</w:delText>
        </w:r>
        <w:r w:rsidR="00FF5157" w:rsidRPr="00E50440" w:rsidDel="00DC0FB9">
          <w:rPr>
            <w:rFonts w:eastAsiaTheme="minorHAnsi"/>
            <w:szCs w:val="20"/>
          </w:rPr>
          <w:delText xml:space="preserve"> </w:delText>
        </w:r>
        <w:r w:rsidR="00FF5157" w:rsidRPr="00E50440" w:rsidDel="00DC0FB9">
          <w:rPr>
            <w:rFonts w:eastAsiaTheme="minorHAnsi" w:hint="eastAsia"/>
            <w:szCs w:val="20"/>
          </w:rPr>
          <w:delText>실시한다</w:delText>
        </w:r>
        <w:r w:rsidR="00FF5157" w:rsidRPr="00E50440" w:rsidDel="00DC0FB9">
          <w:rPr>
            <w:rFonts w:eastAsiaTheme="minorHAnsi"/>
            <w:szCs w:val="20"/>
          </w:rPr>
          <w:delText>. (</w:delText>
        </w:r>
        <w:r w:rsidR="00FF5157" w:rsidRPr="00E50440" w:rsidDel="00DC0FB9">
          <w:rPr>
            <w:rFonts w:eastAsiaTheme="minorHAnsi" w:hint="eastAsia"/>
            <w:szCs w:val="20"/>
          </w:rPr>
          <w:delText>월</w:delText>
        </w:r>
        <w:r w:rsidR="00FF5157" w:rsidRPr="00E50440" w:rsidDel="00DC0FB9">
          <w:rPr>
            <w:rFonts w:eastAsiaTheme="minorHAnsi"/>
            <w:szCs w:val="20"/>
          </w:rPr>
          <w:delText xml:space="preserve"> 1회)</w:delText>
        </w:r>
      </w:del>
    </w:p>
    <w:p w14:paraId="6E662ACF" w14:textId="77777777" w:rsidR="006C61B5" w:rsidRPr="00E50440" w:rsidDel="00DC0FB9" w:rsidRDefault="00C95478" w:rsidP="007F10F8">
      <w:pPr>
        <w:wordWrap/>
        <w:rPr>
          <w:del w:id="522" w:author="최성익" w:date="2020-11-12T13:27:00Z"/>
          <w:rFonts w:eastAsiaTheme="minorHAnsi"/>
          <w:szCs w:val="20"/>
        </w:rPr>
      </w:pPr>
      <w:del w:id="523" w:author="최성익" w:date="2020-11-12T13:27:00Z">
        <w:r w:rsidRPr="00E50440" w:rsidDel="00DC0FB9">
          <w:rPr>
            <w:rFonts w:eastAsiaTheme="minorHAnsi"/>
            <w:szCs w:val="20"/>
          </w:rPr>
          <w:delText>5</w:delText>
        </w:r>
        <w:r w:rsidR="006C61B5" w:rsidRPr="00E50440" w:rsidDel="00DC0FB9">
          <w:rPr>
            <w:rFonts w:eastAsiaTheme="minorHAnsi"/>
            <w:szCs w:val="20"/>
          </w:rPr>
          <w:delText xml:space="preserve">.1.2 </w:delText>
        </w:r>
        <w:r w:rsidR="006C61B5" w:rsidRPr="00E50440" w:rsidDel="00DC0FB9">
          <w:rPr>
            <w:rFonts w:eastAsiaTheme="minorHAnsi" w:hint="eastAsia"/>
            <w:szCs w:val="20"/>
          </w:rPr>
          <w:delText>예비품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관리담당자는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신규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설비나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기존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설비의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개조를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계획할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때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기존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부품</w:delText>
        </w:r>
        <w:r w:rsidR="006C61B5" w:rsidRPr="00E50440" w:rsidDel="00DC0FB9">
          <w:rPr>
            <w:rFonts w:eastAsiaTheme="minorHAnsi"/>
            <w:szCs w:val="20"/>
          </w:rPr>
          <w:delText xml:space="preserve"> LIST</w:delText>
        </w:r>
        <w:r w:rsidR="00FF5157" w:rsidRPr="00E50440" w:rsidDel="00DC0FB9">
          <w:rPr>
            <w:rFonts w:eastAsiaTheme="minorHAnsi"/>
            <w:szCs w:val="20"/>
          </w:rPr>
          <w:delText xml:space="preserve"> </w:delText>
        </w:r>
      </w:del>
      <w:ins w:id="524" w:author="김현기/HYUNKI KIM" w:date="2020-05-06T15:55:00Z">
        <w:del w:id="525" w:author="최성익" w:date="2020-11-12T13:27:00Z">
          <w:r w:rsidR="001864F4" w:rsidRPr="00E50440" w:rsidDel="00DC0FB9">
            <w:rPr>
              <w:rFonts w:eastAsiaTheme="minorHAnsi"/>
              <w:szCs w:val="20"/>
            </w:rPr>
            <w:delText>‘</w:delText>
          </w:r>
        </w:del>
      </w:ins>
      <w:del w:id="526" w:author="최성익" w:date="2020-11-12T13:27:00Z">
        <w:r w:rsidR="00FF5157" w:rsidRPr="00E50440" w:rsidDel="00DC0FB9">
          <w:rPr>
            <w:rFonts w:eastAsiaTheme="minorHAnsi"/>
            <w:szCs w:val="20"/>
          </w:rPr>
          <w:delText>(</w:delText>
        </w:r>
        <w:r w:rsidR="009926C2" w:rsidRPr="00E50440" w:rsidDel="00DC0FB9">
          <w:rPr>
            <w:rFonts w:eastAsiaTheme="minorHAnsi"/>
            <w:szCs w:val="20"/>
            <w:rPrChange w:id="527" w:author="최성익" w:date="2020-11-13T07:45:00Z">
              <w:rPr>
                <w:rFonts w:eastAsiaTheme="minorHAnsi"/>
                <w:color w:val="2111F7"/>
                <w:szCs w:val="20"/>
              </w:rPr>
            </w:rPrChange>
          </w:rPr>
          <w:delText>SMILE QR</w:delText>
        </w:r>
      </w:del>
      <w:ins w:id="528" w:author="김현기/HYUNKI KIM" w:date="2020-05-06T15:59:00Z">
        <w:del w:id="529" w:author="최성익" w:date="2020-11-12T13:27:00Z">
          <w:r w:rsidR="001864F4" w:rsidRPr="00E50440" w:rsidDel="00DC0FB9">
            <w:rPr>
              <w:rFonts w:eastAsiaTheme="minorHAnsi"/>
              <w:szCs w:val="20"/>
              <w:rPrChange w:id="530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P</w:delText>
          </w:r>
        </w:del>
      </w:ins>
      <w:ins w:id="531" w:author="김경환(품질보증팀)/KYUNGHWAN KIM" w:date="2020-05-19T11:50:00Z">
        <w:del w:id="532" w:author="최성익" w:date="2020-11-12T13:27:00Z">
          <w:r w:rsidR="00434C11" w:rsidRPr="00E50440" w:rsidDel="00DC0FB9">
            <w:rPr>
              <w:rFonts w:eastAsiaTheme="minorHAnsi"/>
              <w:szCs w:val="20"/>
              <w:rPrChange w:id="533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534" w:author="김현기/HYUNKI KIM" w:date="2020-05-06T15:59:00Z">
        <w:del w:id="535" w:author="최성익" w:date="2020-11-12T13:27:00Z">
          <w:r w:rsidR="001864F4" w:rsidRPr="00E50440" w:rsidDel="00DC0FB9">
            <w:rPr>
              <w:rFonts w:eastAsiaTheme="minorHAnsi"/>
              <w:szCs w:val="20"/>
              <w:rPrChange w:id="536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1864F4" w:rsidRPr="00E50440" w:rsidDel="00DC0FB9">
            <w:rPr>
              <w:rFonts w:eastAsiaTheme="minorHAnsi" w:hint="eastAsia"/>
              <w:szCs w:val="20"/>
              <w:rPrChange w:id="537" w:author="최성익" w:date="2020-11-13T07:4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보전자재정보</w:delText>
          </w:r>
        </w:del>
      </w:ins>
      <w:del w:id="538" w:author="최성익" w:date="2020-11-12T13:27:00Z">
        <w:r w:rsidR="009926C2" w:rsidRPr="00E50440" w:rsidDel="00DC0FB9">
          <w:rPr>
            <w:rFonts w:eastAsiaTheme="minorHAnsi"/>
            <w:szCs w:val="20"/>
            <w:rPrChange w:id="539" w:author="최성익" w:date="2020-11-13T07:45:00Z">
              <w:rPr>
                <w:rFonts w:eastAsiaTheme="minorHAnsi"/>
                <w:color w:val="2111F7"/>
                <w:szCs w:val="20"/>
              </w:rPr>
            </w:rPrChange>
          </w:rPr>
          <w:delText>P</w:delText>
        </w:r>
      </w:del>
      <w:ins w:id="540" w:author="김현기/HYUNKI KIM" w:date="2020-05-06T15:58:00Z">
        <w:del w:id="541" w:author="최성익" w:date="2020-11-12T13:27:00Z">
          <w:r w:rsidR="001864F4" w:rsidRPr="00E50440" w:rsidDel="00DC0FB9">
            <w:rPr>
              <w:rFonts w:eastAsiaTheme="minorHAnsi"/>
              <w:szCs w:val="20"/>
            </w:rPr>
            <w:delText>’</w:delText>
          </w:r>
        </w:del>
      </w:ins>
      <w:ins w:id="542" w:author="김현기/HYUNKI KIM" w:date="2020-05-06T17:17:00Z">
        <w:del w:id="543" w:author="최성익" w:date="2020-11-12T13:27:00Z">
          <w:r w:rsidR="00A30FFD" w:rsidRPr="00E50440" w:rsidDel="00DC0FB9">
            <w:rPr>
              <w:rFonts w:eastAsiaTheme="minorHAnsi"/>
              <w:szCs w:val="20"/>
              <w:rPrChange w:id="544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del w:id="545" w:author="최성익" w:date="2020-11-12T13:27:00Z">
        <w:r w:rsidR="00FF5157" w:rsidRPr="00E50440" w:rsidDel="00DC0FB9">
          <w:rPr>
            <w:rFonts w:eastAsiaTheme="minorHAnsi"/>
            <w:szCs w:val="20"/>
          </w:rPr>
          <w:delText>)</w:delText>
        </w:r>
        <w:r w:rsidR="006C61B5" w:rsidRPr="00E50440" w:rsidDel="00DC0FB9">
          <w:rPr>
            <w:rFonts w:eastAsiaTheme="minorHAnsi" w:hint="eastAsia"/>
            <w:szCs w:val="20"/>
          </w:rPr>
          <w:delText>를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참조하여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사용부품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및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유종을</w:delText>
        </w:r>
        <w:r w:rsidR="006C61B5" w:rsidRPr="00E50440" w:rsidDel="00DC0FB9">
          <w:rPr>
            <w:rFonts w:eastAsiaTheme="minorHAnsi"/>
            <w:szCs w:val="20"/>
          </w:rPr>
          <w:delText xml:space="preserve"> </w:delText>
        </w:r>
        <w:r w:rsidR="006C61B5" w:rsidRPr="00E50440" w:rsidDel="00DC0FB9">
          <w:rPr>
            <w:rFonts w:eastAsiaTheme="minorHAnsi" w:hint="eastAsia"/>
            <w:szCs w:val="20"/>
          </w:rPr>
          <w:delText>선정한다</w:delText>
        </w:r>
        <w:r w:rsidR="006C61B5" w:rsidRPr="00E50440" w:rsidDel="00DC0FB9">
          <w:rPr>
            <w:rFonts w:eastAsiaTheme="minorHAnsi"/>
            <w:szCs w:val="20"/>
          </w:rPr>
          <w:delText>.</w:delText>
        </w:r>
      </w:del>
    </w:p>
    <w:p w14:paraId="60852741" w14:textId="77777777" w:rsidR="00C95478" w:rsidRPr="00E50440" w:rsidDel="00DC0FB9" w:rsidRDefault="00C95478" w:rsidP="007F10F8">
      <w:pPr>
        <w:wordWrap/>
        <w:rPr>
          <w:del w:id="546" w:author="최성익" w:date="2020-11-12T13:27:00Z"/>
          <w:rFonts w:eastAsiaTheme="minorHAnsi"/>
          <w:szCs w:val="20"/>
        </w:rPr>
      </w:pPr>
    </w:p>
    <w:p w14:paraId="6F3FE3B8" w14:textId="77777777" w:rsidR="00EA7573" w:rsidRDefault="00C95478" w:rsidP="007F10F8">
      <w:pPr>
        <w:wordWrap/>
        <w:rPr>
          <w:rFonts w:eastAsiaTheme="minorHAnsi"/>
          <w:szCs w:val="20"/>
        </w:rPr>
      </w:pPr>
      <w:r w:rsidRPr="00E50440">
        <w:rPr>
          <w:rFonts w:eastAsiaTheme="minorHAnsi"/>
          <w:szCs w:val="20"/>
        </w:rPr>
        <w:t>5</w:t>
      </w:r>
      <w:r w:rsidR="00C31A94" w:rsidRPr="00E50440">
        <w:rPr>
          <w:rFonts w:eastAsiaTheme="minorHAnsi"/>
          <w:szCs w:val="20"/>
        </w:rPr>
        <w:t>.</w:t>
      </w:r>
      <w:ins w:id="547" w:author="최성익" w:date="2020-11-12T13:27:00Z">
        <w:r w:rsidR="00DC0FB9" w:rsidRPr="00E50440">
          <w:rPr>
            <w:rFonts w:eastAsiaTheme="minorHAnsi"/>
            <w:szCs w:val="20"/>
          </w:rPr>
          <w:t>1</w:t>
        </w:r>
      </w:ins>
      <w:del w:id="548" w:author="최성익" w:date="2020-11-12T13:27:00Z">
        <w:r w:rsidR="00C31A94" w:rsidRPr="00E50440" w:rsidDel="00DC0FB9">
          <w:rPr>
            <w:rFonts w:eastAsiaTheme="minorHAnsi"/>
            <w:szCs w:val="20"/>
          </w:rPr>
          <w:delText>2</w:delText>
        </w:r>
      </w:del>
      <w:r w:rsidR="00C31A94" w:rsidRPr="00E50440">
        <w:rPr>
          <w:rFonts w:eastAsiaTheme="minorHAnsi"/>
          <w:szCs w:val="20"/>
        </w:rPr>
        <w:t xml:space="preserve">.1 </w:t>
      </w:r>
      <w:r w:rsidR="00EA7573" w:rsidRPr="00E50440">
        <w:rPr>
          <w:rFonts w:eastAsiaTheme="minorHAnsi" w:hint="eastAsia"/>
          <w:szCs w:val="20"/>
        </w:rPr>
        <w:t>예비품</w:t>
      </w:r>
      <w:r w:rsidR="00EA7573" w:rsidRPr="00E50440">
        <w:rPr>
          <w:rFonts w:eastAsiaTheme="minorHAnsi"/>
          <w:szCs w:val="20"/>
        </w:rPr>
        <w:t xml:space="preserve"> 관리담당자는 </w:t>
      </w:r>
      <w:r w:rsidR="00EA7573" w:rsidRPr="00E50440">
        <w:rPr>
          <w:rFonts w:eastAsiaTheme="minorHAnsi" w:hint="eastAsia"/>
          <w:szCs w:val="20"/>
        </w:rPr>
        <w:t>예비품</w:t>
      </w:r>
      <w:r w:rsidR="00EA7573" w:rsidRPr="00E50440">
        <w:rPr>
          <w:rFonts w:eastAsiaTheme="minorHAnsi"/>
          <w:szCs w:val="20"/>
        </w:rPr>
        <w:t xml:space="preserve"> 수요</w:t>
      </w:r>
      <w:ins w:id="549" w:author="손휘웅/HUIUNG SON" w:date="2020-12-03T13:09:00Z">
        <w:r w:rsidR="00515F37">
          <w:rPr>
            <w:rFonts w:eastAsiaTheme="minorHAnsi" w:hint="eastAsia"/>
            <w:szCs w:val="20"/>
          </w:rPr>
          <w:t xml:space="preserve"> </w:t>
        </w:r>
      </w:ins>
      <w:r w:rsidR="00EA7573" w:rsidRPr="00E50440">
        <w:rPr>
          <w:rFonts w:eastAsiaTheme="minorHAnsi"/>
          <w:szCs w:val="20"/>
        </w:rPr>
        <w:t xml:space="preserve">요청에 의해 규정된 </w:t>
      </w:r>
      <w:r w:rsidR="00EA7573" w:rsidRPr="00E50440">
        <w:rPr>
          <w:rFonts w:eastAsiaTheme="minorHAnsi" w:hint="eastAsia"/>
          <w:szCs w:val="20"/>
        </w:rPr>
        <w:t>예비품</w:t>
      </w:r>
      <w:r w:rsidR="00EA7573" w:rsidRPr="00E50440">
        <w:rPr>
          <w:rFonts w:eastAsiaTheme="minorHAnsi"/>
          <w:szCs w:val="20"/>
        </w:rPr>
        <w:t xml:space="preserve"> 구매에 관한 </w:t>
      </w:r>
      <w:r w:rsidR="00075872" w:rsidRPr="00E50440">
        <w:rPr>
          <w:rFonts w:eastAsiaTheme="minorHAnsi" w:hint="eastAsia"/>
          <w:szCs w:val="20"/>
        </w:rPr>
        <w:t>지출</w:t>
      </w:r>
      <w:r w:rsidR="00EA7573" w:rsidRPr="00E50440">
        <w:rPr>
          <w:rFonts w:eastAsiaTheme="minorHAnsi" w:hint="eastAsia"/>
          <w:szCs w:val="20"/>
        </w:rPr>
        <w:t>전결규정을</w:t>
      </w:r>
      <w:r w:rsidR="00EA7573" w:rsidRPr="00E50440">
        <w:rPr>
          <w:rFonts w:eastAsiaTheme="minorHAnsi"/>
          <w:szCs w:val="20"/>
        </w:rPr>
        <w:t xml:space="preserve"> </w:t>
      </w:r>
      <w:r w:rsidR="00EA7573" w:rsidRPr="00E50440">
        <w:rPr>
          <w:rFonts w:eastAsiaTheme="minorHAnsi" w:hint="eastAsia"/>
          <w:szCs w:val="20"/>
        </w:rPr>
        <w:t>준수하여</w:t>
      </w:r>
      <w:r w:rsidR="00EA7573" w:rsidRPr="00E50440">
        <w:rPr>
          <w:rFonts w:eastAsiaTheme="minorHAnsi"/>
          <w:szCs w:val="20"/>
        </w:rPr>
        <w:t xml:space="preserve"> </w:t>
      </w:r>
      <w:r w:rsidR="00EA7573" w:rsidRPr="00E50440">
        <w:rPr>
          <w:rFonts w:eastAsiaTheme="minorHAnsi" w:hint="eastAsia"/>
          <w:szCs w:val="20"/>
        </w:rPr>
        <w:t>구매한다</w:t>
      </w:r>
      <w:r w:rsidR="00EA7573" w:rsidRPr="00E50440">
        <w:rPr>
          <w:rFonts w:eastAsiaTheme="minorHAnsi"/>
          <w:szCs w:val="20"/>
        </w:rPr>
        <w:t>.</w:t>
      </w:r>
    </w:p>
    <w:p w14:paraId="010FF465" w14:textId="77777777" w:rsidR="00EA7573" w:rsidRDefault="007F10F8" w:rsidP="00C95478">
      <w:pPr>
        <w:wordWrap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   </w:t>
      </w:r>
      <w:r w:rsidR="00C95478" w:rsidRPr="00E50440">
        <w:rPr>
          <w:rFonts w:eastAsiaTheme="minorHAnsi"/>
          <w:szCs w:val="20"/>
        </w:rPr>
        <w:t>5</w:t>
      </w:r>
      <w:r w:rsidR="00EA7573" w:rsidRPr="00E50440">
        <w:rPr>
          <w:rFonts w:eastAsiaTheme="minorHAnsi"/>
          <w:szCs w:val="20"/>
        </w:rPr>
        <w:t>.</w:t>
      </w:r>
      <w:ins w:id="550" w:author="최성익" w:date="2020-11-12T13:27:00Z">
        <w:r w:rsidR="00DC0FB9" w:rsidRPr="00E50440">
          <w:rPr>
            <w:rFonts w:eastAsiaTheme="minorHAnsi"/>
            <w:szCs w:val="20"/>
          </w:rPr>
          <w:t>1</w:t>
        </w:r>
      </w:ins>
      <w:del w:id="551" w:author="최성익" w:date="2020-11-12T13:27:00Z">
        <w:r w:rsidR="00EA7573" w:rsidRPr="00E50440" w:rsidDel="00DC0FB9">
          <w:rPr>
            <w:rFonts w:eastAsiaTheme="minorHAnsi"/>
            <w:szCs w:val="20"/>
          </w:rPr>
          <w:delText>2</w:delText>
        </w:r>
      </w:del>
      <w:r w:rsidR="00EA7573" w:rsidRPr="00E50440">
        <w:rPr>
          <w:rFonts w:eastAsiaTheme="minorHAnsi"/>
          <w:szCs w:val="20"/>
        </w:rPr>
        <w:t xml:space="preserve">.2 </w:t>
      </w:r>
      <w:r w:rsidR="00EA7573" w:rsidRPr="00E50440">
        <w:rPr>
          <w:rFonts w:eastAsiaTheme="minorHAnsi" w:hint="eastAsia"/>
          <w:szCs w:val="20"/>
        </w:rPr>
        <w:t>예비품</w:t>
      </w:r>
      <w:r w:rsidR="00EA7573" w:rsidRPr="00E50440">
        <w:rPr>
          <w:rFonts w:eastAsiaTheme="minorHAnsi"/>
          <w:szCs w:val="20"/>
        </w:rPr>
        <w:t xml:space="preserve"> </w:t>
      </w:r>
      <w:r w:rsidR="00EA7573" w:rsidRPr="00E50440">
        <w:rPr>
          <w:rFonts w:eastAsiaTheme="minorHAnsi" w:hint="eastAsia"/>
          <w:szCs w:val="20"/>
        </w:rPr>
        <w:t>관리담당자는</w:t>
      </w:r>
      <w:r w:rsidR="00EA7573" w:rsidRPr="00E50440">
        <w:rPr>
          <w:rFonts w:eastAsiaTheme="minorHAnsi"/>
          <w:szCs w:val="20"/>
        </w:rPr>
        <w:t xml:space="preserve"> &lt;</w:t>
      </w:r>
      <w:r w:rsidR="00EA7573" w:rsidRPr="00E50440">
        <w:rPr>
          <w:rFonts w:eastAsiaTheme="minorHAnsi" w:hint="eastAsia"/>
          <w:szCs w:val="20"/>
        </w:rPr>
        <w:t>부표</w:t>
      </w:r>
      <w:r w:rsidR="00EA7573" w:rsidRPr="00E50440">
        <w:rPr>
          <w:rFonts w:eastAsiaTheme="minorHAnsi"/>
          <w:szCs w:val="20"/>
        </w:rPr>
        <w:t>#</w:t>
      </w:r>
      <w:r w:rsidR="00CC15A3">
        <w:rPr>
          <w:rFonts w:eastAsiaTheme="minorHAnsi"/>
          <w:szCs w:val="20"/>
        </w:rPr>
        <w:t>1</w:t>
      </w:r>
      <w:del w:id="552" w:author="손휘웅/HUIUNG SON" w:date="2020-12-05T15:25:00Z">
        <w:r w:rsidR="00EA7573" w:rsidRPr="00E50440" w:rsidDel="00F15E3E">
          <w:rPr>
            <w:rFonts w:eastAsiaTheme="minorHAnsi"/>
            <w:szCs w:val="20"/>
          </w:rPr>
          <w:delText>1</w:delText>
        </w:r>
      </w:del>
      <w:r w:rsidR="00EA7573" w:rsidRPr="00E50440">
        <w:rPr>
          <w:rFonts w:eastAsiaTheme="minorHAnsi"/>
          <w:szCs w:val="20"/>
        </w:rPr>
        <w:t xml:space="preserve">. </w:t>
      </w:r>
      <w:r w:rsidR="00EA7573" w:rsidRPr="00E50440">
        <w:rPr>
          <w:rFonts w:eastAsiaTheme="minorHAnsi" w:hint="eastAsia"/>
          <w:szCs w:val="20"/>
        </w:rPr>
        <w:t>부품별</w:t>
      </w:r>
      <w:r w:rsidR="00EA7573" w:rsidRPr="00E50440">
        <w:rPr>
          <w:rFonts w:eastAsiaTheme="minorHAnsi"/>
          <w:szCs w:val="20"/>
        </w:rPr>
        <w:t xml:space="preserve"> </w:t>
      </w:r>
      <w:r w:rsidR="00EA7573" w:rsidRPr="00E50440">
        <w:rPr>
          <w:rFonts w:eastAsiaTheme="minorHAnsi" w:hint="eastAsia"/>
          <w:szCs w:val="20"/>
        </w:rPr>
        <w:t>구매요약표</w:t>
      </w:r>
      <w:r w:rsidR="00EA7573" w:rsidRPr="00E50440">
        <w:rPr>
          <w:rFonts w:eastAsiaTheme="minorHAnsi"/>
          <w:szCs w:val="20"/>
        </w:rPr>
        <w:t>&gt;</w:t>
      </w:r>
      <w:r w:rsidR="00EA7573" w:rsidRPr="00E50440">
        <w:rPr>
          <w:rFonts w:eastAsiaTheme="minorHAnsi" w:hint="eastAsia"/>
          <w:szCs w:val="20"/>
        </w:rPr>
        <w:t>를</w:t>
      </w:r>
      <w:r w:rsidR="00EA7573" w:rsidRPr="00E50440">
        <w:rPr>
          <w:rFonts w:eastAsiaTheme="minorHAnsi"/>
          <w:szCs w:val="20"/>
        </w:rPr>
        <w:t xml:space="preserve"> </w:t>
      </w:r>
      <w:r w:rsidR="00EA7573" w:rsidRPr="00E50440">
        <w:rPr>
          <w:rFonts w:eastAsiaTheme="minorHAnsi" w:hint="eastAsia"/>
          <w:szCs w:val="20"/>
        </w:rPr>
        <w:t>참조하여</w:t>
      </w:r>
      <w:r w:rsidR="00EA7573" w:rsidRPr="00E50440">
        <w:rPr>
          <w:rFonts w:eastAsiaTheme="minorHAnsi"/>
          <w:szCs w:val="20"/>
        </w:rPr>
        <w:t xml:space="preserve"> </w:t>
      </w:r>
      <w:r w:rsidR="00EA7573" w:rsidRPr="00E50440">
        <w:rPr>
          <w:rFonts w:eastAsiaTheme="minorHAnsi" w:hint="eastAsia"/>
          <w:szCs w:val="20"/>
        </w:rPr>
        <w:t>업무</w:t>
      </w:r>
      <w:r w:rsidR="00FF5157" w:rsidRPr="00E50440">
        <w:rPr>
          <w:rFonts w:eastAsiaTheme="minorHAnsi" w:hint="eastAsia"/>
          <w:szCs w:val="20"/>
        </w:rPr>
        <w:t>를</w:t>
      </w:r>
      <w:r w:rsidR="00EA7573" w:rsidRPr="00E50440">
        <w:rPr>
          <w:rFonts w:eastAsiaTheme="minorHAnsi"/>
          <w:szCs w:val="20"/>
        </w:rPr>
        <w:t xml:space="preserve"> 실행한다.</w:t>
      </w:r>
    </w:p>
    <w:p w14:paraId="5C1F858E" w14:textId="77777777" w:rsidR="00F15E3E" w:rsidRDefault="007F10F8" w:rsidP="007F10F8">
      <w:pPr>
        <w:wordWrap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   </w:t>
      </w:r>
      <w:r w:rsidR="007F7E39" w:rsidRPr="00E50440">
        <w:rPr>
          <w:rFonts w:eastAsiaTheme="minorHAnsi"/>
          <w:szCs w:val="20"/>
        </w:rPr>
        <w:t>5.</w:t>
      </w:r>
      <w:ins w:id="553" w:author="최성익" w:date="2020-11-12T13:27:00Z">
        <w:r w:rsidR="00DC0FB9" w:rsidRPr="00E50440">
          <w:rPr>
            <w:rFonts w:eastAsiaTheme="minorHAnsi"/>
            <w:szCs w:val="20"/>
          </w:rPr>
          <w:t>1</w:t>
        </w:r>
      </w:ins>
      <w:del w:id="554" w:author="최성익" w:date="2020-11-12T13:27:00Z">
        <w:r w:rsidR="007F7E39" w:rsidRPr="00E50440" w:rsidDel="00DC0FB9">
          <w:rPr>
            <w:rFonts w:eastAsiaTheme="minorHAnsi"/>
            <w:szCs w:val="20"/>
          </w:rPr>
          <w:delText>2</w:delText>
        </w:r>
      </w:del>
      <w:r w:rsidR="007F7E39" w:rsidRPr="00E50440">
        <w:rPr>
          <w:rFonts w:eastAsiaTheme="minorHAnsi"/>
          <w:szCs w:val="20"/>
        </w:rPr>
        <w:t xml:space="preserve">.3 </w:t>
      </w:r>
      <w:r w:rsidR="007F7E39" w:rsidRPr="00E50440">
        <w:rPr>
          <w:rFonts w:eastAsiaTheme="minorHAnsi" w:hint="eastAsia"/>
          <w:szCs w:val="20"/>
        </w:rPr>
        <w:t>설비보전자재</w:t>
      </w:r>
      <w:r w:rsidR="007F7E39" w:rsidRPr="00E50440">
        <w:rPr>
          <w:rFonts w:eastAsiaTheme="minorHAnsi"/>
          <w:szCs w:val="20"/>
        </w:rPr>
        <w:t xml:space="preserve"> 구매는 MRO</w:t>
      </w:r>
      <w:ins w:id="555" w:author="손휘웅/HUIUNG SON" w:date="2020-12-03T13:09:00Z">
        <w:r w:rsidR="00750349">
          <w:rPr>
            <w:rFonts w:eastAsiaTheme="minorHAnsi"/>
            <w:szCs w:val="20"/>
          </w:rPr>
          <w:t xml:space="preserve"> </w:t>
        </w:r>
      </w:ins>
      <w:r w:rsidR="007F7E39" w:rsidRPr="00E50440">
        <w:rPr>
          <w:rFonts w:eastAsiaTheme="minorHAnsi"/>
          <w:szCs w:val="20"/>
        </w:rPr>
        <w:t>(</w:t>
      </w:r>
      <w:r w:rsidR="007F7E39" w:rsidRPr="00E50440">
        <w:rPr>
          <w:rFonts w:eastAsiaTheme="minorHAnsi" w:hint="eastAsia"/>
          <w:szCs w:val="20"/>
        </w:rPr>
        <w:t>서브원</w:t>
      </w:r>
      <w:r w:rsidR="007F7E39" w:rsidRPr="00E50440">
        <w:rPr>
          <w:rFonts w:eastAsiaTheme="minorHAnsi"/>
          <w:szCs w:val="20"/>
        </w:rPr>
        <w:t xml:space="preserve">) </w:t>
      </w:r>
      <w:r w:rsidR="007F7E39" w:rsidRPr="00E50440">
        <w:rPr>
          <w:rFonts w:eastAsiaTheme="minorHAnsi" w:hint="eastAsia"/>
          <w:szCs w:val="20"/>
        </w:rPr>
        <w:t>구매를</w:t>
      </w:r>
      <w:r w:rsidR="007F7E39" w:rsidRPr="00E50440">
        <w:rPr>
          <w:rFonts w:eastAsiaTheme="minorHAnsi"/>
          <w:szCs w:val="20"/>
        </w:rPr>
        <w:t xml:space="preserve"> </w:t>
      </w:r>
      <w:r w:rsidR="007F7E39" w:rsidRPr="00E50440">
        <w:rPr>
          <w:rFonts w:eastAsiaTheme="minorHAnsi" w:hint="eastAsia"/>
          <w:szCs w:val="20"/>
        </w:rPr>
        <w:t>원칙으로</w:t>
      </w:r>
      <w:r w:rsidR="007F7E39" w:rsidRPr="00E50440">
        <w:rPr>
          <w:rFonts w:eastAsiaTheme="minorHAnsi"/>
          <w:szCs w:val="20"/>
        </w:rPr>
        <w:t xml:space="preserve"> </w:t>
      </w:r>
      <w:r w:rsidR="007F7E39" w:rsidRPr="00E50440">
        <w:rPr>
          <w:rFonts w:eastAsiaTheme="minorHAnsi" w:hint="eastAsia"/>
          <w:szCs w:val="20"/>
        </w:rPr>
        <w:t>하며</w:t>
      </w:r>
      <w:r w:rsidR="007F7E39" w:rsidRPr="00E50440">
        <w:rPr>
          <w:rFonts w:eastAsiaTheme="minorHAnsi"/>
          <w:szCs w:val="20"/>
        </w:rPr>
        <w:t xml:space="preserve">, </w:t>
      </w:r>
      <w:r w:rsidR="007F7E39" w:rsidRPr="00E50440">
        <w:rPr>
          <w:rFonts w:eastAsiaTheme="minorHAnsi" w:hint="eastAsia"/>
          <w:szCs w:val="20"/>
        </w:rPr>
        <w:t>부득이한</w:t>
      </w:r>
      <w:r w:rsidR="007F7E39" w:rsidRPr="00E50440">
        <w:rPr>
          <w:rFonts w:eastAsiaTheme="minorHAnsi"/>
          <w:szCs w:val="20"/>
        </w:rPr>
        <w:t xml:space="preserve"> </w:t>
      </w:r>
      <w:r w:rsidR="007F7E39" w:rsidRPr="00E50440">
        <w:rPr>
          <w:rFonts w:eastAsiaTheme="minorHAnsi" w:hint="eastAsia"/>
          <w:szCs w:val="20"/>
        </w:rPr>
        <w:t>사유가</w:t>
      </w:r>
      <w:r w:rsidR="007F7E39" w:rsidRPr="00E50440">
        <w:rPr>
          <w:rFonts w:eastAsiaTheme="minorHAnsi"/>
          <w:szCs w:val="20"/>
        </w:rPr>
        <w:t xml:space="preserve"> </w:t>
      </w:r>
      <w:r w:rsidR="007F7E39" w:rsidRPr="00E50440">
        <w:rPr>
          <w:rFonts w:eastAsiaTheme="minorHAnsi" w:hint="eastAsia"/>
          <w:szCs w:val="20"/>
        </w:rPr>
        <w:t>있을</w:t>
      </w:r>
      <w:r w:rsidR="007F7E39" w:rsidRPr="00E50440">
        <w:rPr>
          <w:rFonts w:eastAsiaTheme="minorHAnsi"/>
          <w:szCs w:val="20"/>
        </w:rPr>
        <w:t xml:space="preserve"> </w:t>
      </w:r>
      <w:r w:rsidR="007F7E39" w:rsidRPr="00E50440">
        <w:rPr>
          <w:rFonts w:eastAsiaTheme="minorHAnsi" w:hint="eastAsia"/>
          <w:szCs w:val="20"/>
        </w:rPr>
        <w:t>시</w:t>
      </w:r>
      <w:r w:rsidR="007F7E39" w:rsidRPr="00E50440">
        <w:rPr>
          <w:rFonts w:eastAsiaTheme="minorHAnsi"/>
          <w:szCs w:val="20"/>
        </w:rPr>
        <w:t xml:space="preserve"> </w:t>
      </w:r>
      <w:r w:rsidR="007F7E39" w:rsidRPr="00E50440">
        <w:rPr>
          <w:rFonts w:eastAsiaTheme="minorHAnsi" w:hint="eastAsia"/>
          <w:szCs w:val="20"/>
        </w:rPr>
        <w:t>팀장의</w:t>
      </w:r>
      <w:r w:rsidR="007F7E39" w:rsidRPr="00E50440">
        <w:rPr>
          <w:rFonts w:eastAsiaTheme="minorHAnsi"/>
          <w:szCs w:val="20"/>
        </w:rPr>
        <w:t xml:space="preserve"> </w:t>
      </w:r>
      <w:r w:rsidR="007F7E39" w:rsidRPr="00E50440">
        <w:rPr>
          <w:rFonts w:eastAsiaTheme="minorHAnsi" w:hint="eastAsia"/>
          <w:szCs w:val="20"/>
        </w:rPr>
        <w:t>승인</w:t>
      </w:r>
      <w:r w:rsidR="007F7E39" w:rsidRPr="00E50440">
        <w:rPr>
          <w:rFonts w:eastAsiaTheme="minorHAnsi"/>
          <w:szCs w:val="20"/>
        </w:rPr>
        <w:t xml:space="preserve"> </w:t>
      </w:r>
      <w:r w:rsidR="007F7E39" w:rsidRPr="00E50440">
        <w:rPr>
          <w:rFonts w:eastAsiaTheme="minorHAnsi" w:hint="eastAsia"/>
          <w:szCs w:val="20"/>
        </w:rPr>
        <w:t>후</w:t>
      </w:r>
      <w:r w:rsidR="007F7E39" w:rsidRPr="00E50440">
        <w:rPr>
          <w:rFonts w:eastAsiaTheme="minorHAnsi"/>
          <w:szCs w:val="20"/>
        </w:rPr>
        <w:t xml:space="preserve"> </w:t>
      </w:r>
      <w:ins w:id="556" w:author="손휘웅/HUIUNG SON" w:date="2020-12-05T15:25:00Z">
        <w:r w:rsidR="00F15E3E">
          <w:rPr>
            <w:rFonts w:eastAsiaTheme="minorHAnsi" w:hint="eastAsia"/>
            <w:szCs w:val="20"/>
          </w:rPr>
          <w:t>선입고</w:t>
        </w:r>
      </w:ins>
      <w:del w:id="557" w:author="손휘웅/HUIUNG SON" w:date="2020-12-05T15:25:00Z">
        <w:r w:rsidR="007F7E39" w:rsidRPr="00E50440" w:rsidDel="00F15E3E">
          <w:rPr>
            <w:rFonts w:eastAsiaTheme="minorHAnsi" w:hint="eastAsia"/>
            <w:szCs w:val="20"/>
          </w:rPr>
          <w:delText>업</w:delText>
        </w:r>
      </w:del>
      <w:ins w:id="558" w:author="손휘웅/HUIUNG SON" w:date="2020-12-05T15:26:00Z">
        <w:r w:rsidR="00F15E3E">
          <w:rPr>
            <w:rFonts w:eastAsiaTheme="minorHAnsi" w:hint="eastAsia"/>
            <w:szCs w:val="20"/>
          </w:rPr>
          <w:t>를 진행할 수 있다.</w:t>
        </w:r>
      </w:ins>
      <w:ins w:id="559" w:author="손휘웅/HUIUNG SON" w:date="2020-12-05T15:27:00Z">
        <w:r w:rsidR="00F15E3E">
          <w:rPr>
            <w:rFonts w:eastAsiaTheme="minorHAnsi" w:hint="eastAsia"/>
            <w:szCs w:val="20"/>
          </w:rPr>
          <w:t xml:space="preserve">   </w:t>
        </w:r>
      </w:ins>
    </w:p>
    <w:p w14:paraId="405381A3" w14:textId="77777777" w:rsidR="007F7E39" w:rsidRDefault="007F10F8" w:rsidP="007F10F8">
      <w:pPr>
        <w:wordWrap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   </w:t>
      </w:r>
      <w:ins w:id="560" w:author="손휘웅/HUIUNG SON" w:date="2020-12-05T15:27:00Z">
        <w:r w:rsidR="00F15E3E">
          <w:rPr>
            <w:rFonts w:eastAsiaTheme="minorHAnsi" w:hint="eastAsia"/>
            <w:szCs w:val="20"/>
          </w:rPr>
          <w:t>5</w:t>
        </w:r>
        <w:r w:rsidR="00F15E3E">
          <w:rPr>
            <w:rFonts w:eastAsiaTheme="minorHAnsi"/>
            <w:szCs w:val="20"/>
          </w:rPr>
          <w:t xml:space="preserve">.1.4 </w:t>
        </w:r>
      </w:ins>
      <w:ins w:id="561" w:author="손휘웅/HUIUNG SON" w:date="2020-12-05T15:26:00Z">
        <w:r w:rsidR="00F15E3E">
          <w:rPr>
            <w:rFonts w:eastAsiaTheme="minorHAnsi" w:hint="eastAsia"/>
            <w:szCs w:val="20"/>
          </w:rPr>
          <w:t>선입고 비</w:t>
        </w:r>
      </w:ins>
      <w:ins w:id="562" w:author="손휘웅/HUIUNG SON" w:date="2020-12-05T15:27:00Z">
        <w:r w:rsidR="00F15E3E">
          <w:rPr>
            <w:rFonts w:eastAsiaTheme="minorHAnsi" w:hint="eastAsia"/>
            <w:szCs w:val="20"/>
          </w:rPr>
          <w:t xml:space="preserve">용처리 방법 </w:t>
        </w:r>
        <w:r w:rsidR="00F15E3E">
          <w:rPr>
            <w:rFonts w:eastAsiaTheme="minorHAnsi"/>
            <w:szCs w:val="20"/>
          </w:rPr>
          <w:t xml:space="preserve">: </w:t>
        </w:r>
      </w:ins>
      <w:ins w:id="563" w:author="손휘웅/HUIUNG SON" w:date="2020-12-05T15:28:00Z">
        <w:r w:rsidR="00F15E3E">
          <w:rPr>
            <w:rFonts w:eastAsiaTheme="minorHAnsi" w:hint="eastAsia"/>
            <w:szCs w:val="20"/>
          </w:rPr>
          <w:t>서브원 선입고 요청서 작성</w:t>
        </w:r>
      </w:ins>
      <w:ins w:id="564" w:author="손휘웅/HUIUNG SON" w:date="2020-12-05T15:30:00Z">
        <w:r w:rsidR="00F15E3E">
          <w:rPr>
            <w:rFonts w:eastAsiaTheme="minorHAnsi" w:hint="eastAsia"/>
            <w:szCs w:val="20"/>
          </w:rPr>
          <w:t xml:space="preserve"> </w:t>
        </w:r>
        <w:r w:rsidR="00F15E3E">
          <w:rPr>
            <w:rFonts w:eastAsiaTheme="minorHAnsi"/>
            <w:szCs w:val="20"/>
          </w:rPr>
          <w:t>(</w:t>
        </w:r>
        <w:r w:rsidR="00F15E3E">
          <w:rPr>
            <w:rFonts w:eastAsiaTheme="minorHAnsi" w:hint="eastAsia"/>
            <w:szCs w:val="20"/>
          </w:rPr>
          <w:t>단,</w:t>
        </w:r>
        <w:r w:rsidR="00F15E3E">
          <w:rPr>
            <w:rFonts w:eastAsiaTheme="minorHAnsi"/>
            <w:szCs w:val="20"/>
          </w:rPr>
          <w:t xml:space="preserve"> </w:t>
        </w:r>
      </w:ins>
      <w:ins w:id="565" w:author="손휘웅/HUIUNG SON" w:date="2020-12-05T15:28:00Z">
        <w:r w:rsidR="00F15E3E">
          <w:rPr>
            <w:rFonts w:eastAsiaTheme="minorHAnsi" w:hint="eastAsia"/>
            <w:szCs w:val="20"/>
          </w:rPr>
          <w:t>서브원 미거래 업체 :</w:t>
        </w:r>
        <w:r w:rsidR="00F15E3E">
          <w:rPr>
            <w:rFonts w:eastAsiaTheme="minorHAnsi"/>
            <w:szCs w:val="20"/>
          </w:rPr>
          <w:t xml:space="preserve"> </w:t>
        </w:r>
        <w:r w:rsidR="00F15E3E">
          <w:rPr>
            <w:rFonts w:eastAsiaTheme="minorHAnsi" w:hint="eastAsia"/>
            <w:szCs w:val="20"/>
          </w:rPr>
          <w:t>기안</w:t>
        </w:r>
      </w:ins>
      <w:ins w:id="566" w:author="손휘웅/HUIUNG SON" w:date="2020-12-05T15:31:00Z">
        <w:r w:rsidR="00F15E3E">
          <w:rPr>
            <w:rFonts w:eastAsiaTheme="minorHAnsi" w:hint="eastAsia"/>
            <w:szCs w:val="20"/>
          </w:rPr>
          <w:t xml:space="preserve">으로 </w:t>
        </w:r>
      </w:ins>
      <w:ins w:id="567" w:author="손휘웅/HUIUNG SON" w:date="2020-12-05T15:28:00Z">
        <w:r w:rsidR="00F15E3E">
          <w:rPr>
            <w:rFonts w:eastAsiaTheme="minorHAnsi" w:hint="eastAsia"/>
            <w:szCs w:val="20"/>
          </w:rPr>
          <w:t>구매</w:t>
        </w:r>
      </w:ins>
      <w:ins w:id="568" w:author="손휘웅/HUIUNG SON" w:date="2020-12-05T15:32:00Z">
        <w:r w:rsidR="00F15E3E">
          <w:rPr>
            <w:rFonts w:eastAsiaTheme="minorHAnsi" w:hint="eastAsia"/>
            <w:szCs w:val="20"/>
          </w:rPr>
          <w:t>처리</w:t>
        </w:r>
      </w:ins>
      <w:ins w:id="569" w:author="손휘웅/HUIUNG SON" w:date="2020-12-05T15:31:00Z">
        <w:r w:rsidR="00F15E3E">
          <w:rPr>
            <w:rFonts w:eastAsiaTheme="minorHAnsi" w:hint="eastAsia"/>
            <w:szCs w:val="20"/>
          </w:rPr>
          <w:t>를 할 수 있으나</w:t>
        </w:r>
      </w:ins>
      <w:ins w:id="570" w:author="손휘웅/HUIUNG SON" w:date="2020-12-05T15:32:00Z">
        <w:r w:rsidR="00F15E3E">
          <w:rPr>
            <w:rFonts w:eastAsiaTheme="minorHAnsi" w:hint="eastAsia"/>
            <w:szCs w:val="20"/>
          </w:rPr>
          <w:t>,</w:t>
        </w:r>
      </w:ins>
      <w:ins w:id="571" w:author="손휘웅/HUIUNG SON" w:date="2020-12-05T15:31:00Z">
        <w:r w:rsidR="00F15E3E">
          <w:rPr>
            <w:rFonts w:eastAsiaTheme="minorHAnsi" w:hint="eastAsia"/>
            <w:szCs w:val="20"/>
          </w:rPr>
          <w:t xml:space="preserve"> 반드시 </w:t>
        </w:r>
      </w:ins>
      <w:ins w:id="572" w:author="손휘웅/HUIUNG SON" w:date="2020-12-05T15:29:00Z">
        <w:r w:rsidR="00F15E3E">
          <w:rPr>
            <w:rFonts w:eastAsiaTheme="minorHAnsi" w:hint="eastAsia"/>
            <w:szCs w:val="20"/>
          </w:rPr>
          <w:t>구매사유</w:t>
        </w:r>
      </w:ins>
      <w:ins w:id="573" w:author="손휘웅/HUIUNG SON" w:date="2020-12-05T15:31:00Z">
        <w:r w:rsidR="00F15E3E">
          <w:rPr>
            <w:rFonts w:eastAsiaTheme="minorHAnsi" w:hint="eastAsia"/>
            <w:szCs w:val="20"/>
          </w:rPr>
          <w:t xml:space="preserve">를 </w:t>
        </w:r>
      </w:ins>
      <w:ins w:id="574" w:author="손휘웅/HUIUNG SON" w:date="2020-12-05T15:29:00Z">
        <w:r w:rsidR="00F15E3E">
          <w:rPr>
            <w:rFonts w:eastAsiaTheme="minorHAnsi" w:hint="eastAsia"/>
            <w:szCs w:val="20"/>
          </w:rPr>
          <w:t>기입</w:t>
        </w:r>
      </w:ins>
      <w:ins w:id="575" w:author="손휘웅/HUIUNG SON" w:date="2020-12-05T15:31:00Z">
        <w:r w:rsidR="00F15E3E">
          <w:rPr>
            <w:rFonts w:eastAsiaTheme="minorHAnsi" w:hint="eastAsia"/>
            <w:szCs w:val="20"/>
          </w:rPr>
          <w:t>한다.</w:t>
        </w:r>
      </w:ins>
      <w:ins w:id="576" w:author="손휘웅/HUIUNG SON" w:date="2020-12-05T15:29:00Z">
        <w:r w:rsidR="00F15E3E">
          <w:rPr>
            <w:rFonts w:eastAsiaTheme="minorHAnsi" w:hint="eastAsia"/>
            <w:szCs w:val="20"/>
          </w:rPr>
          <w:t>)</w:t>
        </w:r>
      </w:ins>
      <w:ins w:id="577" w:author="손휘웅/HUIUNG SON" w:date="2020-12-05T15:27:00Z">
        <w:r w:rsidR="00F15E3E">
          <w:rPr>
            <w:rFonts w:eastAsiaTheme="minorHAnsi" w:hint="eastAsia"/>
            <w:szCs w:val="20"/>
          </w:rPr>
          <w:t xml:space="preserve"> </w:t>
        </w:r>
      </w:ins>
      <w:del w:id="578" w:author="손휘웅/HUIUNG SON" w:date="2020-12-05T15:25:00Z">
        <w:r w:rsidR="007F7E39" w:rsidRPr="00E50440" w:rsidDel="00F15E3E">
          <w:rPr>
            <w:rFonts w:eastAsiaTheme="minorHAnsi" w:hint="eastAsia"/>
            <w:szCs w:val="20"/>
          </w:rPr>
          <w:delText>무</w:delText>
        </w:r>
        <w:r w:rsidR="007F7E39" w:rsidRPr="00E50440" w:rsidDel="00F15E3E">
          <w:rPr>
            <w:rFonts w:eastAsiaTheme="minorHAnsi"/>
            <w:szCs w:val="20"/>
          </w:rPr>
          <w:delText xml:space="preserve"> </w:delText>
        </w:r>
        <w:r w:rsidR="007F7E39" w:rsidRPr="00E50440" w:rsidDel="00F15E3E">
          <w:rPr>
            <w:rFonts w:eastAsiaTheme="minorHAnsi" w:hint="eastAsia"/>
            <w:szCs w:val="20"/>
          </w:rPr>
          <w:delText>처리한다</w:delText>
        </w:r>
        <w:r w:rsidR="007F7E39" w:rsidRPr="00E50440" w:rsidDel="00F15E3E">
          <w:rPr>
            <w:rFonts w:eastAsiaTheme="minorHAnsi"/>
            <w:szCs w:val="20"/>
          </w:rPr>
          <w:delText>.</w:delText>
        </w:r>
      </w:del>
    </w:p>
    <w:p w14:paraId="5EA1227B" w14:textId="77777777" w:rsidR="001038BD" w:rsidRDefault="007F10F8" w:rsidP="007F10F8">
      <w:pPr>
        <w:wordWrap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   </w:t>
      </w:r>
      <w:ins w:id="579" w:author="최성익" w:date="2020-11-13T17:03:00Z">
        <w:r w:rsidR="00280E95">
          <w:rPr>
            <w:rFonts w:eastAsiaTheme="minorHAnsi"/>
            <w:szCs w:val="20"/>
          </w:rPr>
          <w:t>5.1.</w:t>
        </w:r>
      </w:ins>
      <w:ins w:id="580" w:author="손휘웅/HUIUNG SON" w:date="2020-12-05T15:32:00Z">
        <w:r w:rsidR="00F15E3E">
          <w:rPr>
            <w:rFonts w:eastAsiaTheme="minorHAnsi"/>
            <w:szCs w:val="20"/>
          </w:rPr>
          <w:t>5</w:t>
        </w:r>
      </w:ins>
      <w:ins w:id="581" w:author="최성익" w:date="2020-11-13T17:03:00Z">
        <w:del w:id="582" w:author="손휘웅/HUIUNG SON" w:date="2020-12-05T15:32:00Z">
          <w:r w:rsidR="00280E95" w:rsidDel="00F15E3E">
            <w:rPr>
              <w:rFonts w:eastAsiaTheme="minorHAnsi"/>
              <w:szCs w:val="20"/>
            </w:rPr>
            <w:delText>4</w:delText>
          </w:r>
        </w:del>
        <w:r w:rsidR="00280E95">
          <w:rPr>
            <w:rFonts w:eastAsiaTheme="minorHAnsi"/>
            <w:szCs w:val="20"/>
          </w:rPr>
          <w:t xml:space="preserve"> </w:t>
        </w:r>
        <w:r w:rsidR="00280E95">
          <w:rPr>
            <w:rFonts w:eastAsiaTheme="minorHAnsi" w:hint="eastAsia"/>
            <w:szCs w:val="20"/>
          </w:rPr>
          <w:t>관리</w:t>
        </w:r>
        <w:r w:rsidR="00280E95" w:rsidRPr="007161E0">
          <w:rPr>
            <w:rFonts w:eastAsiaTheme="minorHAnsi" w:hint="eastAsia"/>
            <w:szCs w:val="20"/>
          </w:rPr>
          <w:t xml:space="preserve">품의 출고로 재고가 </w:t>
        </w:r>
        <w:r w:rsidR="00280E95">
          <w:rPr>
            <w:rFonts w:eastAsiaTheme="minorHAnsi"/>
            <w:szCs w:val="20"/>
          </w:rPr>
          <w:t xml:space="preserve">Min </w:t>
        </w:r>
        <w:r w:rsidR="00280E95" w:rsidRPr="007161E0">
          <w:rPr>
            <w:rFonts w:eastAsiaTheme="minorHAnsi" w:hint="eastAsia"/>
            <w:szCs w:val="20"/>
          </w:rPr>
          <w:t>최소재고</w:t>
        </w:r>
      </w:ins>
      <w:ins w:id="583" w:author="손휘웅/HUIUNG SON" w:date="2020-12-03T13:10:00Z">
        <w:r w:rsidR="00750349">
          <w:rPr>
            <w:rFonts w:eastAsiaTheme="minorHAnsi" w:hint="eastAsia"/>
            <w:szCs w:val="20"/>
          </w:rPr>
          <w:t xml:space="preserve"> </w:t>
        </w:r>
      </w:ins>
      <w:ins w:id="584" w:author="최성익" w:date="2020-11-13T17:03:00Z">
        <w:r w:rsidR="00280E95" w:rsidRPr="007161E0">
          <w:rPr>
            <w:rFonts w:eastAsiaTheme="minorHAnsi" w:hint="eastAsia"/>
            <w:szCs w:val="20"/>
          </w:rPr>
          <w:t xml:space="preserve">(=안전재고)량에 도달하는 부품은 </w:t>
        </w:r>
      </w:ins>
      <w:ins w:id="585" w:author="최성익" w:date="2020-11-13T17:04:00Z">
        <w:r w:rsidR="00280E95">
          <w:rPr>
            <w:rFonts w:eastAsiaTheme="minorHAnsi" w:hint="eastAsia"/>
            <w:szCs w:val="20"/>
          </w:rPr>
          <w:t xml:space="preserve">구매 </w:t>
        </w:r>
      </w:ins>
      <w:ins w:id="586" w:author="최성익" w:date="2020-11-13T17:03:00Z">
        <w:r w:rsidR="00280E95" w:rsidRPr="007161E0">
          <w:rPr>
            <w:rFonts w:eastAsiaTheme="minorHAnsi" w:hint="eastAsia"/>
            <w:szCs w:val="20"/>
          </w:rPr>
          <w:t>재입고 처리한다</w:t>
        </w:r>
      </w:ins>
      <w:ins w:id="587" w:author="최성익" w:date="2020-11-13T17:04:00Z">
        <w:r w:rsidR="00280E95">
          <w:rPr>
            <w:rFonts w:eastAsiaTheme="minorHAnsi" w:hint="eastAsia"/>
            <w:szCs w:val="20"/>
          </w:rPr>
          <w:t>.</w:t>
        </w:r>
      </w:ins>
    </w:p>
    <w:p w14:paraId="66B4A179" w14:textId="77777777" w:rsidR="007F10F8" w:rsidRDefault="007F10F8" w:rsidP="007F10F8">
      <w:pPr>
        <w:wordWrap/>
        <w:rPr>
          <w:rFonts w:eastAsiaTheme="minorHAnsi"/>
          <w:szCs w:val="20"/>
        </w:rPr>
      </w:pPr>
    </w:p>
    <w:p w14:paraId="3AA3822A" w14:textId="77777777" w:rsidR="00CC15A3" w:rsidRDefault="00CC15A3" w:rsidP="00CC15A3">
      <w:pPr>
        <w:wordWrap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&lt;부표#1. 부품별 구매요약표&gt;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95"/>
        <w:gridCol w:w="6380"/>
        <w:gridCol w:w="3906"/>
        <w:gridCol w:w="3907"/>
      </w:tblGrid>
      <w:tr w:rsidR="00CC15A3" w14:paraId="73FF452B" w14:textId="77777777" w:rsidTr="00CC15A3"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DC54B9E" w14:textId="77777777" w:rsidR="00CC15A3" w:rsidRDefault="00CC15A3">
            <w:pPr>
              <w:wordWrap/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구분</w:t>
            </w:r>
          </w:p>
        </w:tc>
        <w:tc>
          <w:tcPr>
            <w:tcW w:w="6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4F2B562" w14:textId="77777777" w:rsidR="00CC15A3" w:rsidRDefault="00CC15A3">
            <w:pPr>
              <w:wordWrap/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특별관리품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E2520EE" w14:textId="77777777" w:rsidR="00CC15A3" w:rsidRDefault="00CC15A3">
            <w:pPr>
              <w:wordWrap/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일반부품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16D2A5F" w14:textId="77777777" w:rsidR="00CC15A3" w:rsidRDefault="00CC15A3">
            <w:pPr>
              <w:wordWrap/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소모성부품</w:t>
            </w:r>
          </w:p>
        </w:tc>
      </w:tr>
      <w:tr w:rsidR="00192CC6" w:rsidRPr="00192CC6" w14:paraId="41F2C8C3" w14:textId="77777777" w:rsidTr="00CC15A3"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677A" w14:textId="77777777" w:rsidR="00CC15A3" w:rsidRPr="00192CC6" w:rsidRDefault="00CC15A3">
            <w:pPr>
              <w:wordWrap/>
              <w:jc w:val="center"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대상</w:t>
            </w:r>
          </w:p>
        </w:tc>
        <w:tc>
          <w:tcPr>
            <w:tcW w:w="6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779AD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1. 단가 100만원 이상인 품목</w:t>
            </w:r>
          </w:p>
          <w:p w14:paraId="5513D131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2. 돌발고장 발생시 대치품 사용불가 (대체 불가품 및 단종품)</w:t>
            </w:r>
          </w:p>
          <w:p w14:paraId="744D1B7D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3. 구매기간 과다 소요품 (4주 이상 소요품)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90AE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1. 단가 5만원 초과 100만원 미만 품목</w:t>
            </w:r>
          </w:p>
          <w:p w14:paraId="0ECF503C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 xml:space="preserve">2. 구매기간 4주 미만 소요품 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5CC4A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1. 단가 5만원 이하 및 BULK 부품</w:t>
            </w:r>
          </w:p>
          <w:p w14:paraId="0ABAF918" w14:textId="77777777" w:rsidR="00CC15A3" w:rsidRPr="00192CC6" w:rsidRDefault="00CC15A3">
            <w:pPr>
              <w:wordWrap/>
            </w:pPr>
            <w:r w:rsidRPr="00192CC6">
              <w:rPr>
                <w:rFonts w:eastAsiaTheme="minorHAnsi" w:hint="eastAsia"/>
                <w:szCs w:val="20"/>
              </w:rPr>
              <w:t>2. 소모성부품 (드라이버 등 기타 공구류, 용접봉, BOLT, NUT, Air 피팅 등)</w:t>
            </w:r>
          </w:p>
        </w:tc>
      </w:tr>
      <w:tr w:rsidR="00192CC6" w:rsidRPr="00192CC6" w14:paraId="47204903" w14:textId="77777777" w:rsidTr="00CC15A3"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BFC7" w14:textId="77777777" w:rsidR="00CC15A3" w:rsidRPr="00192CC6" w:rsidRDefault="00CC15A3">
            <w:pPr>
              <w:wordWrap/>
              <w:jc w:val="center"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업무절차</w:t>
            </w:r>
          </w:p>
        </w:tc>
        <w:tc>
          <w:tcPr>
            <w:tcW w:w="10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EE16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 xml:space="preserve">1. 구매 : 최소재고(=안전재고) 이하 소진 시 </w:t>
            </w:r>
          </w:p>
          <w:p w14:paraId="282BB60F" w14:textId="77777777" w:rsidR="00CC15A3" w:rsidRPr="00192CC6" w:rsidRDefault="00CC15A3">
            <w:pPr>
              <w:wordWrap/>
              <w:ind w:firstLineChars="100" w:firstLine="200"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- Legacy ERP: 일반자재/외주관리 &gt; 일반자재/자산관리 &gt; 일반자재/자산 구매요청</w:t>
            </w:r>
          </w:p>
          <w:p w14:paraId="2FF41EDD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2. 실사 : 년2회/반기</w:t>
            </w:r>
          </w:p>
          <w:p w14:paraId="4350CDB7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3. 관리 : 입고(Legacy ERP 일반자재 입고/반품) / 출고(QRP_보전자재 출고 및 반납)</w:t>
            </w:r>
            <w:r w:rsidRPr="00192CC6">
              <w:rPr>
                <w:rFonts w:eastAsiaTheme="minorHAnsi" w:hint="eastAsia"/>
                <w:b/>
                <w:szCs w:val="20"/>
              </w:rPr>
              <w:t xml:space="preserve"> 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0BF9F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 xml:space="preserve">1. 관리 </w:t>
            </w:r>
          </w:p>
          <w:p w14:paraId="67F3FDF1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- 전산재고 미관리</w:t>
            </w:r>
          </w:p>
          <w:p w14:paraId="1661F5D2" w14:textId="77777777" w:rsidR="00CC15A3" w:rsidRPr="00192CC6" w:rsidRDefault="00CC15A3">
            <w:pPr>
              <w:wordWrap/>
              <w:rPr>
                <w:rFonts w:eastAsiaTheme="minorHAnsi"/>
                <w:szCs w:val="20"/>
              </w:rPr>
            </w:pPr>
            <w:r w:rsidRPr="00192CC6">
              <w:rPr>
                <w:rFonts w:eastAsiaTheme="minorHAnsi" w:hint="eastAsia"/>
                <w:szCs w:val="20"/>
              </w:rPr>
              <w:t>- 입고와 동시 출고처리, 지정장소 보관</w:t>
            </w:r>
          </w:p>
        </w:tc>
      </w:tr>
    </w:tbl>
    <w:p w14:paraId="3C9DDC1F" w14:textId="77777777" w:rsidR="007F10F8" w:rsidRPr="00192CC6" w:rsidRDefault="007F10F8" w:rsidP="007F10F8">
      <w:pPr>
        <w:wordWrap/>
        <w:rPr>
          <w:ins w:id="588" w:author="최성익" w:date="2020-11-12T13:28:00Z"/>
          <w:rFonts w:eastAsiaTheme="minorHAnsi"/>
          <w:szCs w:val="20"/>
        </w:rPr>
      </w:pPr>
      <w:r w:rsidRPr="00192CC6">
        <w:rPr>
          <w:rFonts w:eastAsiaTheme="minorHAnsi"/>
          <w:szCs w:val="20"/>
        </w:rPr>
        <w:lastRenderedPageBreak/>
        <w:t xml:space="preserve"> 5.2 </w:t>
      </w:r>
      <w:r w:rsidRPr="00192CC6">
        <w:rPr>
          <w:rFonts w:eastAsiaTheme="minorHAnsi" w:hint="eastAsia"/>
          <w:szCs w:val="20"/>
        </w:rPr>
        <w:t xml:space="preserve">예비품 관리 </w:t>
      </w:r>
      <w:r w:rsidRPr="00192CC6">
        <w:rPr>
          <w:rFonts w:eastAsiaTheme="minorHAnsi"/>
          <w:szCs w:val="20"/>
        </w:rPr>
        <w:t>(</w:t>
      </w:r>
      <w:r w:rsidRPr="00192CC6">
        <w:rPr>
          <w:rFonts w:eastAsiaTheme="minorHAnsi" w:hint="eastAsia"/>
          <w:szCs w:val="20"/>
        </w:rPr>
        <w:t>창고관리)</w:t>
      </w:r>
    </w:p>
    <w:p w14:paraId="0F12578C" w14:textId="77777777" w:rsidR="00DC0FB9" w:rsidRPr="00192CC6" w:rsidDel="00DC0FB9" w:rsidRDefault="00DC0FB9" w:rsidP="007F7E39">
      <w:pPr>
        <w:ind w:firstLineChars="200" w:firstLine="400"/>
        <w:rPr>
          <w:del w:id="589" w:author="최성익" w:date="2020-11-12T13:34:00Z"/>
          <w:rFonts w:eastAsiaTheme="minorHAnsi"/>
          <w:szCs w:val="20"/>
        </w:rPr>
      </w:pPr>
    </w:p>
    <w:p w14:paraId="4DB557DF" w14:textId="77777777" w:rsidR="007F7E39" w:rsidRPr="00192CC6" w:rsidDel="00F15D00" w:rsidRDefault="007F7E39">
      <w:pPr>
        <w:wordWrap/>
        <w:ind w:leftChars="200" w:left="1000" w:hangingChars="300" w:hanging="600"/>
        <w:rPr>
          <w:del w:id="590" w:author="최성익" w:date="2020-11-13T08:50:00Z"/>
          <w:rFonts w:eastAsiaTheme="minorHAnsi"/>
          <w:szCs w:val="20"/>
        </w:rPr>
        <w:pPrChange w:id="591" w:author="김현기/HYUNKI KIM" w:date="2020-05-06T16:01:00Z">
          <w:pPr>
            <w:wordWrap/>
            <w:ind w:firstLineChars="200" w:firstLine="400"/>
          </w:pPr>
        </w:pPrChange>
      </w:pPr>
      <w:del w:id="592" w:author="최성익" w:date="2020-11-13T08:50:00Z">
        <w:r w:rsidRPr="00192CC6" w:rsidDel="00F15D00">
          <w:rPr>
            <w:rFonts w:eastAsiaTheme="minorHAnsi"/>
            <w:szCs w:val="20"/>
          </w:rPr>
          <w:delText>5.</w:delText>
        </w:r>
      </w:del>
      <w:del w:id="593" w:author="최성익" w:date="2020-11-12T13:27:00Z">
        <w:r w:rsidRPr="00192CC6" w:rsidDel="00DC0FB9">
          <w:rPr>
            <w:rFonts w:eastAsiaTheme="minorHAnsi"/>
            <w:szCs w:val="20"/>
          </w:rPr>
          <w:delText>2</w:delText>
        </w:r>
      </w:del>
      <w:del w:id="594" w:author="최성익" w:date="2020-11-13T08:50:00Z">
        <w:r w:rsidRPr="00192CC6" w:rsidDel="00F15D00">
          <w:rPr>
            <w:rFonts w:eastAsiaTheme="minorHAnsi"/>
            <w:szCs w:val="20"/>
          </w:rPr>
          <w:delText>.</w:delText>
        </w:r>
      </w:del>
      <w:del w:id="595" w:author="최성익" w:date="2020-11-12T13:30:00Z">
        <w:r w:rsidRPr="00192CC6" w:rsidDel="00DC0FB9">
          <w:rPr>
            <w:rFonts w:eastAsiaTheme="minorHAnsi"/>
            <w:szCs w:val="20"/>
          </w:rPr>
          <w:delText>4</w:delText>
        </w:r>
      </w:del>
      <w:del w:id="596" w:author="최성익" w:date="2020-11-13T08:50:00Z">
        <w:r w:rsidRPr="00192CC6" w:rsidDel="00F15D00">
          <w:rPr>
            <w:rFonts w:eastAsiaTheme="minorHAnsi"/>
            <w:szCs w:val="20"/>
          </w:rPr>
          <w:delText xml:space="preserve"> </w:delText>
        </w:r>
      </w:del>
      <w:del w:id="597" w:author="최성익" w:date="2020-11-13T08:43:00Z">
        <w:r w:rsidRPr="00192CC6" w:rsidDel="00987371">
          <w:rPr>
            <w:rFonts w:eastAsiaTheme="minorHAnsi" w:hint="eastAsia"/>
            <w:szCs w:val="20"/>
          </w:rPr>
          <w:delText xml:space="preserve">일반 구매품 </w:delText>
        </w:r>
      </w:del>
      <w:del w:id="598" w:author="최성익" w:date="2020-11-13T08:50:00Z">
        <w:r w:rsidRPr="00192CC6" w:rsidDel="00F15D00">
          <w:rPr>
            <w:rFonts w:eastAsiaTheme="minorHAnsi"/>
            <w:szCs w:val="20"/>
          </w:rPr>
          <w:delText>구매 후 &lt;</w:delText>
        </w:r>
        <w:r w:rsidRPr="00192CC6" w:rsidDel="00F15D00">
          <w:rPr>
            <w:rFonts w:eastAsiaTheme="minorHAnsi" w:hint="eastAsia"/>
            <w:szCs w:val="20"/>
          </w:rPr>
          <w:delText>부표</w:delText>
        </w:r>
        <w:r w:rsidRPr="00192CC6" w:rsidDel="00F15D00">
          <w:rPr>
            <w:rFonts w:eastAsiaTheme="minorHAnsi"/>
            <w:szCs w:val="20"/>
          </w:rPr>
          <w:delText>#8</w:delText>
        </w:r>
      </w:del>
      <w:ins w:id="599" w:author="김현기/HYUNKI KIM" w:date="2020-04-27T08:46:00Z">
        <w:del w:id="600" w:author="최성익" w:date="2020-11-13T08:50:00Z">
          <w:r w:rsidR="007D2DC7" w:rsidRPr="00192CC6" w:rsidDel="00F15D00">
            <w:rPr>
              <w:rFonts w:eastAsiaTheme="minorHAnsi"/>
              <w:szCs w:val="20"/>
            </w:rPr>
            <w:delText xml:space="preserve">, </w:delText>
          </w:r>
        </w:del>
      </w:ins>
      <w:del w:id="601" w:author="최성익" w:date="2020-11-13T08:50:00Z">
        <w:r w:rsidRPr="00192CC6" w:rsidDel="00F15D00">
          <w:rPr>
            <w:rFonts w:eastAsiaTheme="minorHAnsi"/>
            <w:szCs w:val="20"/>
          </w:rPr>
          <w:delText>.</w:delText>
        </w:r>
      </w:del>
      <w:ins w:id="602" w:author="김현기/HYUNKI KIM" w:date="2020-04-27T08:46:00Z">
        <w:del w:id="603" w:author="최성익" w:date="2020-11-13T08:50:00Z">
          <w:r w:rsidR="007D2DC7" w:rsidRPr="00192CC6" w:rsidDel="00F15D00">
            <w:rPr>
              <w:rFonts w:eastAsiaTheme="minorHAnsi" w:hint="eastAsia"/>
              <w:szCs w:val="20"/>
            </w:rPr>
            <w:delText>부표</w:delText>
          </w:r>
          <w:r w:rsidR="007D2DC7" w:rsidRPr="00192CC6" w:rsidDel="00F15D00">
            <w:rPr>
              <w:rFonts w:eastAsiaTheme="minorHAnsi"/>
              <w:szCs w:val="20"/>
            </w:rPr>
            <w:delText>#9</w:delText>
          </w:r>
        </w:del>
      </w:ins>
      <w:del w:id="604" w:author="최성익" w:date="2020-11-13T08:50:00Z">
        <w:r w:rsidRPr="00192CC6" w:rsidDel="00F15D00">
          <w:rPr>
            <w:rFonts w:eastAsiaTheme="minorHAnsi"/>
            <w:szCs w:val="20"/>
          </w:rPr>
          <w:delText xml:space="preserve"> </w:delText>
        </w:r>
        <w:r w:rsidRPr="00192CC6" w:rsidDel="00F15D00">
          <w:rPr>
            <w:rFonts w:eastAsiaTheme="minorHAnsi" w:hint="eastAsia"/>
            <w:szCs w:val="20"/>
          </w:rPr>
          <w:delText>일반입고</w:delText>
        </w:r>
        <w:r w:rsidRPr="00192CC6" w:rsidDel="00F15D00">
          <w:rPr>
            <w:rFonts w:eastAsiaTheme="minorHAnsi"/>
            <w:szCs w:val="20"/>
          </w:rPr>
          <w:delText xml:space="preserve"> </w:delText>
        </w:r>
        <w:r w:rsidRPr="00192CC6" w:rsidDel="00F15D00">
          <w:rPr>
            <w:rFonts w:eastAsiaTheme="minorHAnsi" w:hint="eastAsia"/>
            <w:szCs w:val="20"/>
          </w:rPr>
          <w:delText>등록방법</w:delText>
        </w:r>
        <w:r w:rsidRPr="00192CC6" w:rsidDel="00F15D00">
          <w:rPr>
            <w:rFonts w:eastAsiaTheme="minorHAnsi"/>
            <w:szCs w:val="20"/>
          </w:rPr>
          <w:delText>&gt;</w:delText>
        </w:r>
      </w:del>
      <w:del w:id="605" w:author="최성익" w:date="2020-11-13T08:44:00Z">
        <w:r w:rsidRPr="00192CC6" w:rsidDel="00987371">
          <w:rPr>
            <w:rFonts w:eastAsiaTheme="minorHAnsi" w:hint="eastAsia"/>
            <w:szCs w:val="20"/>
          </w:rPr>
          <w:delText>를</w:delText>
        </w:r>
      </w:del>
      <w:del w:id="606" w:author="최성익" w:date="2020-11-13T08:50:00Z">
        <w:r w:rsidRPr="00192CC6" w:rsidDel="00F15D00">
          <w:rPr>
            <w:rFonts w:eastAsiaTheme="minorHAnsi"/>
            <w:szCs w:val="20"/>
          </w:rPr>
          <w:delText xml:space="preserve"> </w:delText>
        </w:r>
        <w:r w:rsidRPr="00192CC6" w:rsidDel="00F15D00">
          <w:rPr>
            <w:rFonts w:eastAsiaTheme="minorHAnsi" w:hint="eastAsia"/>
            <w:szCs w:val="20"/>
          </w:rPr>
          <w:delText>참조하여</w:delText>
        </w:r>
        <w:r w:rsidRPr="00192CC6" w:rsidDel="00F15D00">
          <w:rPr>
            <w:rFonts w:eastAsiaTheme="minorHAnsi"/>
            <w:szCs w:val="20"/>
          </w:rPr>
          <w:delText xml:space="preserve"> </w:delText>
        </w:r>
      </w:del>
      <w:del w:id="607" w:author="최성익" w:date="2020-11-13T08:44:00Z">
        <w:r w:rsidRPr="00192CC6" w:rsidDel="00987371">
          <w:rPr>
            <w:rFonts w:eastAsiaTheme="minorHAnsi" w:hint="eastAsia"/>
            <w:szCs w:val="20"/>
          </w:rPr>
          <w:delText>반드시</w:delText>
        </w:r>
        <w:r w:rsidRPr="00192CC6" w:rsidDel="00987371">
          <w:rPr>
            <w:rFonts w:eastAsiaTheme="minorHAnsi"/>
            <w:szCs w:val="20"/>
          </w:rPr>
          <w:delText xml:space="preserve"> </w:delText>
        </w:r>
      </w:del>
      <w:del w:id="608" w:author="최성익" w:date="2020-11-13T08:50:00Z">
        <w:r w:rsidRPr="00192CC6" w:rsidDel="00F15D00">
          <w:rPr>
            <w:rFonts w:eastAsiaTheme="minorHAnsi" w:hint="eastAsia"/>
            <w:szCs w:val="20"/>
          </w:rPr>
          <w:delText>전산</w:delText>
        </w:r>
      </w:del>
      <w:ins w:id="609" w:author="김현기/HYUNKI KIM" w:date="2020-05-06T16:01:00Z">
        <w:del w:id="610" w:author="최성익" w:date="2020-11-13T08:50:00Z">
          <w:r w:rsidR="001864F4" w:rsidRPr="00192CC6" w:rsidDel="00F15D00">
            <w:rPr>
              <w:rFonts w:eastAsiaTheme="minorHAnsi"/>
              <w:szCs w:val="20"/>
            </w:rPr>
            <w:delText xml:space="preserve"> ‘</w:delText>
          </w:r>
        </w:del>
      </w:ins>
      <w:del w:id="611" w:author="최성익" w:date="2020-11-13T08:50:00Z">
        <w:r w:rsidRPr="00192CC6" w:rsidDel="00F15D00">
          <w:rPr>
            <w:rFonts w:eastAsiaTheme="minorHAnsi"/>
            <w:szCs w:val="20"/>
          </w:rPr>
          <w:delText xml:space="preserve"> (</w:delText>
        </w:r>
      </w:del>
      <w:ins w:id="612" w:author="김현기/HYUNKI KIM" w:date="2020-04-27T07:57:00Z">
        <w:del w:id="613" w:author="최성익" w:date="2020-11-13T08:50:00Z">
          <w:r w:rsidR="00EB72E7" w:rsidRPr="00192CC6" w:rsidDel="00F15D00">
            <w:rPr>
              <w:rFonts w:eastAsiaTheme="minorHAnsi"/>
              <w:szCs w:val="20"/>
            </w:rPr>
            <w:delText>Legacy ERP</w:delText>
          </w:r>
        </w:del>
      </w:ins>
      <w:ins w:id="614" w:author="김현기/HYUNKI KIM" w:date="2020-05-06T16:01:00Z">
        <w:del w:id="615" w:author="최성익" w:date="2020-11-13T08:50:00Z">
          <w:r w:rsidR="001864F4" w:rsidRPr="00192CC6" w:rsidDel="00F15D00">
            <w:rPr>
              <w:rFonts w:eastAsiaTheme="minorHAnsi"/>
              <w:szCs w:val="20"/>
              <w:rPrChange w:id="616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617" w:author="김현기/HYUNKI KIM" w:date="2020-05-06T15:59:00Z">
        <w:del w:id="618" w:author="최성익" w:date="2020-11-13T08:50:00Z">
          <w:r w:rsidR="001864F4" w:rsidRPr="00192CC6" w:rsidDel="00F15D00">
            <w:rPr>
              <w:rFonts w:eastAsiaTheme="minorHAnsi" w:hint="eastAsia"/>
              <w:szCs w:val="20"/>
              <w:rPrChange w:id="619" w:author="최성익" w:date="2020-11-13T07:4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일반자재</w:delText>
          </w:r>
        </w:del>
      </w:ins>
      <w:ins w:id="620" w:author="김현기/HYUNKI KIM" w:date="2020-05-06T16:00:00Z">
        <w:del w:id="621" w:author="최성익" w:date="2020-11-13T08:50:00Z">
          <w:r w:rsidR="001864F4" w:rsidRPr="00192CC6" w:rsidDel="00F15D00">
            <w:rPr>
              <w:rFonts w:eastAsiaTheme="minorHAnsi"/>
              <w:szCs w:val="20"/>
              <w:rPrChange w:id="622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입고/반품</w:delText>
          </w:r>
        </w:del>
      </w:ins>
      <w:ins w:id="623" w:author="김현기/HYUNKI KIM" w:date="2020-04-27T07:57:00Z">
        <w:del w:id="624" w:author="최성익" w:date="2020-11-13T08:50:00Z">
          <w:r w:rsidR="00EB72E7" w:rsidRPr="00192CC6" w:rsidDel="00F15D00">
            <w:rPr>
              <w:rFonts w:eastAsiaTheme="minorHAnsi"/>
              <w:szCs w:val="20"/>
            </w:rPr>
            <w:delText xml:space="preserve">, </w:delText>
          </w:r>
        </w:del>
      </w:ins>
      <w:del w:id="625" w:author="최성익" w:date="2020-11-13T08:50:00Z">
        <w:r w:rsidR="009926C2" w:rsidRPr="00192CC6" w:rsidDel="00F15D00">
          <w:rPr>
            <w:rFonts w:eastAsiaTheme="minorHAnsi"/>
            <w:szCs w:val="20"/>
            <w:rPrChange w:id="626" w:author="최성익" w:date="2020-11-13T07:45:00Z">
              <w:rPr>
                <w:rFonts w:eastAsiaTheme="minorHAnsi"/>
                <w:color w:val="2111F7"/>
                <w:szCs w:val="20"/>
              </w:rPr>
            </w:rPrChange>
          </w:rPr>
          <w:delText>SMILE QRP</w:delText>
        </w:r>
      </w:del>
      <w:ins w:id="627" w:author="김경환(품질보증팀)/KYUNGHWAN KIM" w:date="2020-05-19T11:50:00Z">
        <w:del w:id="628" w:author="최성익" w:date="2020-11-13T08:50:00Z">
          <w:r w:rsidR="00434C11" w:rsidRPr="00192CC6" w:rsidDel="00F15D00">
            <w:rPr>
              <w:rFonts w:eastAsiaTheme="minorHAnsi"/>
              <w:szCs w:val="20"/>
              <w:rPrChange w:id="629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630" w:author="김현기/HYUNKI KIM" w:date="2020-05-06T16:01:00Z">
        <w:del w:id="631" w:author="최성익" w:date="2020-11-13T08:50:00Z">
          <w:r w:rsidR="001864F4" w:rsidRPr="00192CC6" w:rsidDel="00F15D00">
            <w:rPr>
              <w:rFonts w:eastAsiaTheme="minorHAnsi"/>
              <w:szCs w:val="20"/>
              <w:rPrChange w:id="632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633" w:author="김현기/HYUNKI KIM" w:date="2020-05-06T16:00:00Z">
        <w:del w:id="634" w:author="최성익" w:date="2020-11-13T08:50:00Z">
          <w:r w:rsidR="001864F4" w:rsidRPr="00192CC6" w:rsidDel="00F15D00">
            <w:rPr>
              <w:rFonts w:eastAsiaTheme="minorHAnsi" w:hint="eastAsia"/>
              <w:szCs w:val="20"/>
              <w:rPrChange w:id="635" w:author="최성익" w:date="2020-11-13T07:4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보전자재입고조회</w:delText>
          </w:r>
        </w:del>
      </w:ins>
      <w:ins w:id="636" w:author="김현기/HYUNKI KIM" w:date="2020-05-06T16:01:00Z">
        <w:del w:id="637" w:author="최성익" w:date="2020-11-13T08:50:00Z">
          <w:r w:rsidR="001864F4" w:rsidRPr="00192CC6" w:rsidDel="00F15D00">
            <w:rPr>
              <w:rFonts w:eastAsiaTheme="minorHAnsi"/>
              <w:szCs w:val="20"/>
            </w:rPr>
            <w:delText>’</w:delText>
          </w:r>
        </w:del>
      </w:ins>
      <w:ins w:id="638" w:author="김현기/HYUNKI KIM" w:date="2020-05-06T17:18:00Z">
        <w:del w:id="639" w:author="최성익" w:date="2020-11-13T08:50:00Z">
          <w:r w:rsidR="004C6027" w:rsidRPr="00192CC6" w:rsidDel="00F15D00">
            <w:rPr>
              <w:rFonts w:eastAsiaTheme="minorHAnsi"/>
              <w:szCs w:val="20"/>
            </w:rPr>
            <w:delText xml:space="preserve"> </w:delText>
          </w:r>
        </w:del>
      </w:ins>
      <w:del w:id="640" w:author="최성익" w:date="2020-11-13T08:50:00Z">
        <w:r w:rsidRPr="00192CC6" w:rsidDel="00F15D00">
          <w:rPr>
            <w:rFonts w:eastAsiaTheme="minorHAnsi"/>
            <w:szCs w:val="20"/>
          </w:rPr>
          <w:delText>)</w:delText>
        </w:r>
        <w:r w:rsidRPr="00192CC6" w:rsidDel="00F15D00">
          <w:rPr>
            <w:rFonts w:eastAsiaTheme="minorHAnsi" w:hint="eastAsia"/>
            <w:szCs w:val="20"/>
          </w:rPr>
          <w:delText>에</w:delText>
        </w:r>
        <w:r w:rsidRPr="00192CC6" w:rsidDel="00F15D00">
          <w:rPr>
            <w:rFonts w:eastAsiaTheme="minorHAnsi"/>
            <w:szCs w:val="20"/>
          </w:rPr>
          <w:delText xml:space="preserve"> </w:delText>
        </w:r>
        <w:r w:rsidRPr="00192CC6" w:rsidDel="00F15D00">
          <w:rPr>
            <w:rFonts w:eastAsiaTheme="minorHAnsi" w:hint="eastAsia"/>
            <w:szCs w:val="20"/>
          </w:rPr>
          <w:delText>등록</w:delText>
        </w:r>
      </w:del>
      <w:ins w:id="641" w:author="김현기/HYUNKI KIM" w:date="2020-05-06T16:01:00Z">
        <w:del w:id="642" w:author="최성익" w:date="2020-11-13T08:50:00Z">
          <w:r w:rsidR="001864F4" w:rsidRPr="00192CC6" w:rsidDel="00F15D00">
            <w:rPr>
              <w:rFonts w:eastAsiaTheme="minorHAnsi" w:hint="eastAsia"/>
              <w:szCs w:val="20"/>
            </w:rPr>
            <w:delText>하여</w:delText>
          </w:r>
        </w:del>
      </w:ins>
      <w:ins w:id="643" w:author="김현기/HYUNKI KIM" w:date="2020-05-06T16:02:00Z">
        <w:del w:id="644" w:author="최성익" w:date="2020-11-13T08:50:00Z">
          <w:r w:rsidR="001864F4" w:rsidRPr="00192CC6" w:rsidDel="00F15D00">
            <w:rPr>
              <w:rFonts w:eastAsiaTheme="minorHAnsi"/>
              <w:szCs w:val="20"/>
            </w:rPr>
            <w:delText xml:space="preserve"> 관리한다.</w:delText>
          </w:r>
        </w:del>
      </w:ins>
      <w:del w:id="645" w:author="최성익" w:date="2020-11-13T08:50:00Z">
        <w:r w:rsidRPr="00192CC6" w:rsidDel="00F15D00">
          <w:rPr>
            <w:rFonts w:eastAsiaTheme="minorHAnsi" w:hint="eastAsia"/>
            <w:szCs w:val="20"/>
          </w:rPr>
          <w:delText>하여</w:delText>
        </w:r>
        <w:r w:rsidRPr="00192CC6" w:rsidDel="00F15D00">
          <w:rPr>
            <w:rFonts w:eastAsiaTheme="minorHAnsi"/>
            <w:szCs w:val="20"/>
          </w:rPr>
          <w:delText xml:space="preserve"> </w:delText>
        </w:r>
        <w:r w:rsidRPr="00192CC6" w:rsidDel="00F15D00">
          <w:rPr>
            <w:rFonts w:eastAsiaTheme="minorHAnsi" w:hint="eastAsia"/>
            <w:szCs w:val="20"/>
          </w:rPr>
          <w:delText>관리한다</w:delText>
        </w:r>
        <w:r w:rsidRPr="00192CC6" w:rsidDel="00F15D00">
          <w:rPr>
            <w:rFonts w:eastAsiaTheme="minorHAnsi"/>
            <w:szCs w:val="20"/>
          </w:rPr>
          <w:delText xml:space="preserve">. </w:delText>
        </w:r>
      </w:del>
    </w:p>
    <w:p w14:paraId="40F8E0D3" w14:textId="77777777" w:rsidR="007F7E39" w:rsidRPr="00192CC6" w:rsidDel="006B2D03" w:rsidRDefault="007F7E39" w:rsidP="00C95478">
      <w:pPr>
        <w:wordWrap/>
        <w:rPr>
          <w:del w:id="646" w:author="최성익" w:date="2020-11-13T16:51:00Z"/>
          <w:rFonts w:eastAsiaTheme="minorHAnsi"/>
          <w:szCs w:val="20"/>
        </w:rPr>
      </w:pPr>
    </w:p>
    <w:p w14:paraId="26D5DE30" w14:textId="77777777" w:rsidR="005B77DE" w:rsidRPr="00192CC6" w:rsidDel="00857FC4" w:rsidRDefault="005B77DE" w:rsidP="005B77DE">
      <w:pPr>
        <w:wordWrap/>
        <w:rPr>
          <w:del w:id="647" w:author="최성익" w:date="2020-11-12T13:48:00Z"/>
          <w:rFonts w:eastAsiaTheme="minorHAnsi"/>
          <w:szCs w:val="20"/>
        </w:rPr>
      </w:pPr>
      <w:del w:id="648" w:author="최성익" w:date="2020-11-12T13:48:00Z">
        <w:r w:rsidRPr="00192CC6" w:rsidDel="00857FC4">
          <w:rPr>
            <w:rFonts w:eastAsiaTheme="minorHAnsi"/>
            <w:szCs w:val="20"/>
          </w:rPr>
          <w:delText>&lt;</w:delText>
        </w:r>
        <w:r w:rsidRPr="00192CC6" w:rsidDel="00857FC4">
          <w:rPr>
            <w:rFonts w:eastAsiaTheme="minorHAnsi" w:hint="eastAsia"/>
            <w:szCs w:val="20"/>
          </w:rPr>
          <w:delText>부표</w:delText>
        </w:r>
        <w:r w:rsidRPr="00192CC6" w:rsidDel="00857FC4">
          <w:rPr>
            <w:rFonts w:eastAsiaTheme="minorHAnsi"/>
            <w:szCs w:val="20"/>
          </w:rPr>
          <w:delText xml:space="preserve">#1. </w:delText>
        </w:r>
        <w:r w:rsidRPr="00192CC6" w:rsidDel="00857FC4">
          <w:rPr>
            <w:rFonts w:eastAsiaTheme="minorHAnsi" w:hint="eastAsia"/>
            <w:szCs w:val="20"/>
          </w:rPr>
          <w:delText>부품별</w:delText>
        </w:r>
        <w:r w:rsidRPr="00192CC6" w:rsidDel="00857FC4">
          <w:rPr>
            <w:rFonts w:eastAsiaTheme="minorHAnsi"/>
            <w:szCs w:val="20"/>
          </w:rPr>
          <w:delText xml:space="preserve"> </w:delText>
        </w:r>
        <w:r w:rsidRPr="00192CC6" w:rsidDel="00857FC4">
          <w:rPr>
            <w:rFonts w:eastAsiaTheme="minorHAnsi" w:hint="eastAsia"/>
            <w:szCs w:val="20"/>
          </w:rPr>
          <w:delText>구매요약표</w:delText>
        </w:r>
        <w:r w:rsidRPr="00192CC6" w:rsidDel="00857FC4">
          <w:rPr>
            <w:rFonts w:eastAsiaTheme="minorHAnsi"/>
            <w:szCs w:val="20"/>
          </w:rPr>
          <w:delText>&gt;</w:delText>
        </w:r>
      </w:del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5226"/>
        <w:gridCol w:w="3969"/>
        <w:gridCol w:w="4111"/>
      </w:tblGrid>
      <w:tr w:rsidR="00192CC6" w:rsidRPr="00192CC6" w:rsidDel="00857FC4" w14:paraId="09DD2F92" w14:textId="77777777" w:rsidTr="00DC0FB9">
        <w:trPr>
          <w:jc w:val="center"/>
          <w:del w:id="649" w:author="최성익" w:date="2020-11-12T13:48:00Z"/>
        </w:trPr>
        <w:tc>
          <w:tcPr>
            <w:tcW w:w="1148" w:type="dxa"/>
            <w:shd w:val="clear" w:color="auto" w:fill="FFFF00"/>
          </w:tcPr>
          <w:p w14:paraId="75B9A19D" w14:textId="77777777" w:rsidR="004B7067" w:rsidRPr="00192CC6" w:rsidDel="00857FC4" w:rsidRDefault="004B7067" w:rsidP="00732B3D">
            <w:pPr>
              <w:wordWrap/>
              <w:jc w:val="center"/>
              <w:rPr>
                <w:del w:id="650" w:author="최성익" w:date="2020-11-12T13:48:00Z"/>
                <w:rFonts w:eastAsiaTheme="minorHAnsi"/>
                <w:b/>
                <w:szCs w:val="20"/>
              </w:rPr>
            </w:pPr>
            <w:del w:id="651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구분</w:delText>
              </w:r>
            </w:del>
          </w:p>
        </w:tc>
        <w:tc>
          <w:tcPr>
            <w:tcW w:w="5226" w:type="dxa"/>
            <w:shd w:val="clear" w:color="auto" w:fill="FFFF00"/>
          </w:tcPr>
          <w:p w14:paraId="6D79FD7E" w14:textId="77777777" w:rsidR="004B7067" w:rsidRPr="00192CC6" w:rsidDel="00857FC4" w:rsidRDefault="004B7067" w:rsidP="00161D49">
            <w:pPr>
              <w:wordWrap/>
              <w:jc w:val="center"/>
              <w:rPr>
                <w:del w:id="652" w:author="최성익" w:date="2020-11-12T13:48:00Z"/>
                <w:rFonts w:eastAsiaTheme="minorHAnsi"/>
                <w:b/>
                <w:szCs w:val="20"/>
              </w:rPr>
            </w:pPr>
            <w:del w:id="653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특별관리품</w:delText>
              </w:r>
            </w:del>
          </w:p>
        </w:tc>
        <w:tc>
          <w:tcPr>
            <w:tcW w:w="3969" w:type="dxa"/>
            <w:shd w:val="clear" w:color="auto" w:fill="FFFF00"/>
          </w:tcPr>
          <w:p w14:paraId="7BFEB58B" w14:textId="77777777" w:rsidR="004B7067" w:rsidRPr="00192CC6" w:rsidDel="00857FC4" w:rsidRDefault="004B7067" w:rsidP="00732B3D">
            <w:pPr>
              <w:wordWrap/>
              <w:jc w:val="center"/>
              <w:rPr>
                <w:del w:id="654" w:author="최성익" w:date="2020-11-12T13:48:00Z"/>
                <w:rFonts w:eastAsiaTheme="minorHAnsi"/>
                <w:b/>
                <w:szCs w:val="20"/>
              </w:rPr>
            </w:pPr>
            <w:del w:id="655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일반부품</w:delText>
              </w:r>
            </w:del>
          </w:p>
        </w:tc>
        <w:tc>
          <w:tcPr>
            <w:tcW w:w="4111" w:type="dxa"/>
            <w:shd w:val="clear" w:color="auto" w:fill="FFFF00"/>
          </w:tcPr>
          <w:p w14:paraId="75878F8D" w14:textId="77777777" w:rsidR="004B7067" w:rsidRPr="00192CC6" w:rsidDel="00857FC4" w:rsidRDefault="004B7067" w:rsidP="00732B3D">
            <w:pPr>
              <w:wordWrap/>
              <w:jc w:val="center"/>
              <w:rPr>
                <w:del w:id="656" w:author="최성익" w:date="2020-11-12T13:48:00Z"/>
                <w:rFonts w:eastAsiaTheme="minorHAnsi"/>
                <w:b/>
                <w:szCs w:val="20"/>
              </w:rPr>
            </w:pPr>
            <w:del w:id="657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소모성부품</w:delText>
              </w:r>
            </w:del>
          </w:p>
        </w:tc>
      </w:tr>
      <w:tr w:rsidR="00192CC6" w:rsidRPr="00192CC6" w:rsidDel="00857FC4" w14:paraId="0576AF16" w14:textId="77777777" w:rsidTr="00DC0FB9">
        <w:trPr>
          <w:jc w:val="center"/>
          <w:del w:id="658" w:author="최성익" w:date="2020-11-12T13:48:00Z"/>
        </w:trPr>
        <w:tc>
          <w:tcPr>
            <w:tcW w:w="1148" w:type="dxa"/>
          </w:tcPr>
          <w:p w14:paraId="13D03255" w14:textId="77777777" w:rsidR="004B7067" w:rsidRPr="00192CC6" w:rsidDel="00857FC4" w:rsidRDefault="004B7067" w:rsidP="00732B3D">
            <w:pPr>
              <w:wordWrap/>
              <w:jc w:val="center"/>
              <w:rPr>
                <w:del w:id="659" w:author="최성익" w:date="2020-11-12T13:48:00Z"/>
                <w:rFonts w:eastAsiaTheme="minorHAnsi"/>
                <w:szCs w:val="20"/>
              </w:rPr>
            </w:pPr>
            <w:del w:id="660" w:author="최성익" w:date="2020-11-12T13:48:00Z">
              <w:r w:rsidRPr="00192CC6" w:rsidDel="00857FC4">
                <w:rPr>
                  <w:rFonts w:eastAsiaTheme="minorHAnsi" w:hint="eastAsia"/>
                  <w:szCs w:val="20"/>
                </w:rPr>
                <w:delText>대상</w:delText>
              </w:r>
            </w:del>
          </w:p>
        </w:tc>
        <w:tc>
          <w:tcPr>
            <w:tcW w:w="5226" w:type="dxa"/>
          </w:tcPr>
          <w:p w14:paraId="3527994E" w14:textId="77777777" w:rsidR="004B7067" w:rsidRPr="00192CC6" w:rsidDel="00857FC4" w:rsidRDefault="004B7067" w:rsidP="00732B3D">
            <w:pPr>
              <w:wordWrap/>
              <w:rPr>
                <w:del w:id="661" w:author="최성익" w:date="2020-11-12T13:48:00Z"/>
                <w:rFonts w:eastAsiaTheme="minorHAnsi"/>
                <w:szCs w:val="20"/>
              </w:rPr>
            </w:pPr>
            <w:del w:id="662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1.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단가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100만원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이상인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품목</w:delText>
              </w:r>
            </w:del>
          </w:p>
          <w:p w14:paraId="4B31288A" w14:textId="77777777" w:rsidR="004B7067" w:rsidRPr="00192CC6" w:rsidDel="00857FC4" w:rsidRDefault="004B7067" w:rsidP="00732B3D">
            <w:pPr>
              <w:wordWrap/>
              <w:rPr>
                <w:del w:id="663" w:author="최성익" w:date="2020-11-12T13:48:00Z"/>
                <w:rFonts w:eastAsiaTheme="minorHAnsi"/>
                <w:szCs w:val="20"/>
              </w:rPr>
            </w:pPr>
            <w:del w:id="664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2.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돌발고장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발생시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대</w:delText>
              </w:r>
            </w:del>
            <w:del w:id="665" w:author="최성익" w:date="2020-11-12T13:35:00Z">
              <w:r w:rsidRPr="00192CC6" w:rsidDel="00DC0FB9">
                <w:rPr>
                  <w:rFonts w:eastAsiaTheme="minorHAnsi" w:hint="eastAsia"/>
                  <w:szCs w:val="20"/>
                </w:rPr>
                <w:delText>치</w:delText>
              </w:r>
            </w:del>
            <w:del w:id="666" w:author="최성익" w:date="2020-11-12T13:48:00Z">
              <w:r w:rsidRPr="00192CC6" w:rsidDel="00857FC4">
                <w:rPr>
                  <w:rFonts w:eastAsiaTheme="minorHAnsi" w:hint="eastAsia"/>
                  <w:szCs w:val="20"/>
                </w:rPr>
                <w:delText>품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사용불가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(대체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불가품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및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단종품</w:delText>
              </w:r>
              <w:r w:rsidRPr="00192CC6" w:rsidDel="00857FC4">
                <w:rPr>
                  <w:rFonts w:eastAsiaTheme="minorHAnsi"/>
                  <w:szCs w:val="20"/>
                </w:rPr>
                <w:delText>)</w:delText>
              </w:r>
            </w:del>
          </w:p>
          <w:p w14:paraId="37ED22DB" w14:textId="77777777" w:rsidR="004B7067" w:rsidRPr="00192CC6" w:rsidDel="00857FC4" w:rsidRDefault="004B7067" w:rsidP="00732B3D">
            <w:pPr>
              <w:wordWrap/>
              <w:rPr>
                <w:del w:id="667" w:author="최성익" w:date="2020-11-12T13:48:00Z"/>
                <w:rFonts w:eastAsiaTheme="minorHAnsi"/>
                <w:szCs w:val="20"/>
              </w:rPr>
            </w:pPr>
            <w:del w:id="668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3.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구매기간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과다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소요품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(4주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이상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소요품</w:delText>
              </w:r>
              <w:r w:rsidRPr="00192CC6" w:rsidDel="00857FC4">
                <w:rPr>
                  <w:rFonts w:eastAsiaTheme="minorHAnsi"/>
                  <w:szCs w:val="20"/>
                </w:rPr>
                <w:delText>)</w:delText>
              </w:r>
            </w:del>
          </w:p>
        </w:tc>
        <w:tc>
          <w:tcPr>
            <w:tcW w:w="3969" w:type="dxa"/>
          </w:tcPr>
          <w:p w14:paraId="1F5EF48B" w14:textId="77777777" w:rsidR="004B7067" w:rsidRPr="00192CC6" w:rsidDel="00857FC4" w:rsidRDefault="004B7067" w:rsidP="00732B3D">
            <w:pPr>
              <w:wordWrap/>
              <w:rPr>
                <w:del w:id="669" w:author="최성익" w:date="2020-11-12T13:48:00Z"/>
                <w:rFonts w:eastAsiaTheme="minorHAnsi"/>
                <w:szCs w:val="20"/>
              </w:rPr>
            </w:pPr>
            <w:del w:id="670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>1. 단가 5만원 초과 100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만원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미만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품목</w:delText>
              </w:r>
            </w:del>
          </w:p>
          <w:p w14:paraId="18D828D4" w14:textId="77777777" w:rsidR="004B7067" w:rsidRPr="00192CC6" w:rsidDel="00857FC4" w:rsidRDefault="004B7067" w:rsidP="00732B3D">
            <w:pPr>
              <w:wordWrap/>
              <w:rPr>
                <w:del w:id="671" w:author="최성익" w:date="2020-11-12T13:48:00Z"/>
                <w:rFonts w:eastAsiaTheme="minorHAnsi"/>
                <w:szCs w:val="20"/>
              </w:rPr>
            </w:pPr>
            <w:del w:id="672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2. 구매기간 4주 미만 소요품 </w:delText>
              </w:r>
            </w:del>
          </w:p>
        </w:tc>
        <w:tc>
          <w:tcPr>
            <w:tcW w:w="4111" w:type="dxa"/>
          </w:tcPr>
          <w:p w14:paraId="37A30690" w14:textId="77777777" w:rsidR="004B7067" w:rsidRPr="00192CC6" w:rsidDel="00857FC4" w:rsidRDefault="004B7067" w:rsidP="00732B3D">
            <w:pPr>
              <w:wordWrap/>
              <w:rPr>
                <w:del w:id="673" w:author="최성익" w:date="2020-11-12T13:48:00Z"/>
                <w:rFonts w:eastAsiaTheme="minorHAnsi"/>
                <w:szCs w:val="20"/>
              </w:rPr>
            </w:pPr>
            <w:del w:id="674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>1. 단가 5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만원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이하 및 BULK 부품</w:delText>
              </w:r>
            </w:del>
          </w:p>
          <w:p w14:paraId="043F88F9" w14:textId="77777777" w:rsidR="004B7067" w:rsidRPr="00192CC6" w:rsidDel="00857FC4" w:rsidRDefault="004B7067" w:rsidP="00732B3D">
            <w:pPr>
              <w:wordWrap/>
              <w:rPr>
                <w:del w:id="675" w:author="최성익" w:date="2020-11-12T13:48:00Z"/>
              </w:rPr>
            </w:pPr>
            <w:del w:id="676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2.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소모성부품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(드라이버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등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기타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공구류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,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용접봉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, BOLT, NUT, Air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피팅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등</w:delText>
              </w:r>
              <w:r w:rsidRPr="00192CC6" w:rsidDel="00857FC4">
                <w:rPr>
                  <w:rFonts w:eastAsiaTheme="minorHAnsi"/>
                  <w:szCs w:val="20"/>
                </w:rPr>
                <w:delText>)</w:delText>
              </w:r>
            </w:del>
          </w:p>
        </w:tc>
      </w:tr>
      <w:tr w:rsidR="00192CC6" w:rsidRPr="00192CC6" w:rsidDel="00857FC4" w14:paraId="35279790" w14:textId="77777777" w:rsidTr="00DC0FB9">
        <w:trPr>
          <w:jc w:val="center"/>
          <w:del w:id="677" w:author="최성익" w:date="2020-11-12T13:48:00Z"/>
        </w:trPr>
        <w:tc>
          <w:tcPr>
            <w:tcW w:w="1148" w:type="dxa"/>
          </w:tcPr>
          <w:p w14:paraId="1FBE0E7D" w14:textId="77777777" w:rsidR="004B7067" w:rsidRPr="00192CC6" w:rsidDel="00857FC4" w:rsidRDefault="004B7067" w:rsidP="00732B3D">
            <w:pPr>
              <w:wordWrap/>
              <w:jc w:val="center"/>
              <w:rPr>
                <w:del w:id="678" w:author="최성익" w:date="2020-11-12T13:48:00Z"/>
                <w:rFonts w:eastAsiaTheme="minorHAnsi"/>
                <w:szCs w:val="20"/>
              </w:rPr>
            </w:pPr>
            <w:del w:id="679" w:author="최성익" w:date="2020-11-12T13:48:00Z">
              <w:r w:rsidRPr="00192CC6" w:rsidDel="00857FC4">
                <w:rPr>
                  <w:rFonts w:eastAsiaTheme="minorHAnsi" w:hint="eastAsia"/>
                  <w:szCs w:val="20"/>
                </w:rPr>
                <w:delText>업무절차</w:delText>
              </w:r>
            </w:del>
          </w:p>
        </w:tc>
        <w:tc>
          <w:tcPr>
            <w:tcW w:w="9195" w:type="dxa"/>
            <w:gridSpan w:val="2"/>
          </w:tcPr>
          <w:p w14:paraId="593E8C74" w14:textId="77777777" w:rsidR="004B7067" w:rsidRPr="00192CC6" w:rsidDel="00857FC4" w:rsidRDefault="004B7067" w:rsidP="00732B3D">
            <w:pPr>
              <w:wordWrap/>
              <w:rPr>
                <w:del w:id="680" w:author="최성익" w:date="2020-11-12T13:48:00Z"/>
                <w:rFonts w:eastAsiaTheme="minorHAnsi"/>
                <w:szCs w:val="20"/>
              </w:rPr>
            </w:pPr>
            <w:del w:id="681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1. 구매 :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최소재고</w:delText>
              </w:r>
              <w:r w:rsidRPr="00192CC6" w:rsidDel="00857FC4">
                <w:rPr>
                  <w:rFonts w:eastAsiaTheme="minorHAnsi"/>
                  <w:szCs w:val="20"/>
                </w:rPr>
                <w:delText>(=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안전재고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) 이하 소진 시 </w:delText>
              </w:r>
            </w:del>
          </w:p>
          <w:p w14:paraId="4F9F1D13" w14:textId="77777777" w:rsidR="004B7067" w:rsidRPr="00192CC6" w:rsidDel="00857FC4" w:rsidRDefault="004B7067" w:rsidP="00732B3D">
            <w:pPr>
              <w:wordWrap/>
              <w:ind w:firstLineChars="100" w:firstLine="200"/>
              <w:rPr>
                <w:del w:id="682" w:author="최성익" w:date="2020-11-12T13:48:00Z"/>
                <w:rFonts w:eastAsiaTheme="minorHAnsi"/>
                <w:szCs w:val="20"/>
                <w:rPrChange w:id="683" w:author="최성익" w:date="2020-11-13T07:45:00Z">
                  <w:rPr>
                    <w:del w:id="684" w:author="최성익" w:date="2020-11-12T13:48:00Z"/>
                    <w:rFonts w:eastAsiaTheme="minorHAnsi"/>
                    <w:color w:val="2111F7"/>
                    <w:szCs w:val="20"/>
                  </w:rPr>
                </w:rPrChange>
              </w:rPr>
            </w:pPr>
            <w:del w:id="685" w:author="최성익" w:date="2020-11-12T13:48:00Z">
              <w:r w:rsidRPr="00192CC6" w:rsidDel="00857FC4">
                <w:rPr>
                  <w:rFonts w:eastAsiaTheme="minorHAnsi"/>
                  <w:szCs w:val="20"/>
                  <w:rPrChange w:id="686" w:author="최성익" w:date="2020-11-13T07:45:00Z">
                    <w:rPr>
                      <w:rFonts w:eastAsiaTheme="minorHAnsi"/>
                      <w:color w:val="2111F7"/>
                      <w:szCs w:val="20"/>
                    </w:rPr>
                  </w:rPrChange>
                </w:rPr>
                <w:delText>- L</w:delText>
              </w:r>
            </w:del>
            <w:ins w:id="687" w:author="김현기/HYUNKI KIM" w:date="2020-04-28T08:49:00Z">
              <w:del w:id="688" w:author="최성익" w:date="2020-11-12T13:48:00Z">
                <w:r w:rsidRPr="00192CC6" w:rsidDel="00857FC4">
                  <w:rPr>
                    <w:rFonts w:eastAsiaTheme="minorHAnsi"/>
                    <w:szCs w:val="20"/>
                    <w:rPrChange w:id="689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 xml:space="preserve">egacy </w:delText>
                </w:r>
              </w:del>
            </w:ins>
            <w:del w:id="690" w:author="최성익" w:date="2020-11-12T13:48:00Z">
              <w:r w:rsidRPr="00192CC6" w:rsidDel="00857FC4">
                <w:rPr>
                  <w:rFonts w:eastAsiaTheme="minorHAnsi"/>
                  <w:szCs w:val="20"/>
                  <w:rPrChange w:id="691" w:author="최성익" w:date="2020-11-13T07:45:00Z">
                    <w:rPr>
                      <w:rFonts w:eastAsiaTheme="minorHAnsi"/>
                      <w:color w:val="2111F7"/>
                      <w:szCs w:val="20"/>
                    </w:rPr>
                  </w:rPrChange>
                </w:rPr>
                <w:delText xml:space="preserve">.ERP: </w:delText>
              </w:r>
              <w:r w:rsidRPr="00192CC6" w:rsidDel="00857FC4">
                <w:rPr>
                  <w:rFonts w:eastAsiaTheme="minorHAnsi" w:hint="eastAsia"/>
                  <w:szCs w:val="20"/>
                  <w:rPrChange w:id="692" w:author="최성익" w:date="2020-11-13T07:45:00Z">
                    <w:rPr>
                      <w:rFonts w:eastAsiaTheme="minorHAnsi" w:hint="eastAsia"/>
                      <w:color w:val="2111F7"/>
                      <w:szCs w:val="20"/>
                    </w:rPr>
                  </w:rPrChange>
                </w:rPr>
                <w:delText>일반자재</w:delText>
              </w:r>
              <w:r w:rsidRPr="00192CC6" w:rsidDel="00857FC4">
                <w:rPr>
                  <w:rFonts w:eastAsiaTheme="minorHAnsi"/>
                  <w:szCs w:val="20"/>
                  <w:rPrChange w:id="693" w:author="최성익" w:date="2020-11-13T07:45:00Z">
                    <w:rPr>
                      <w:rFonts w:eastAsiaTheme="minorHAnsi"/>
                      <w:color w:val="2111F7"/>
                      <w:szCs w:val="20"/>
                    </w:rPr>
                  </w:rPrChange>
                </w:rPr>
                <w:delText xml:space="preserve">/외주관리 &gt; </w:delText>
              </w:r>
              <w:r w:rsidRPr="00192CC6" w:rsidDel="00857FC4">
                <w:rPr>
                  <w:rFonts w:eastAsiaTheme="minorHAnsi" w:hint="eastAsia"/>
                  <w:szCs w:val="20"/>
                  <w:rPrChange w:id="694" w:author="최성익" w:date="2020-11-13T07:45:00Z">
                    <w:rPr>
                      <w:rFonts w:eastAsiaTheme="minorHAnsi" w:hint="eastAsia"/>
                      <w:color w:val="2111F7"/>
                      <w:szCs w:val="20"/>
                    </w:rPr>
                  </w:rPrChange>
                </w:rPr>
                <w:delText>일반자재</w:delText>
              </w:r>
              <w:r w:rsidRPr="00192CC6" w:rsidDel="00857FC4">
                <w:rPr>
                  <w:rFonts w:eastAsiaTheme="minorHAnsi"/>
                  <w:szCs w:val="20"/>
                  <w:rPrChange w:id="695" w:author="최성익" w:date="2020-11-13T07:45:00Z">
                    <w:rPr>
                      <w:rFonts w:eastAsiaTheme="minorHAnsi"/>
                      <w:color w:val="2111F7"/>
                      <w:szCs w:val="20"/>
                    </w:rPr>
                  </w:rPrChange>
                </w:rPr>
                <w:delText xml:space="preserve">/자산관리 &gt; </w:delText>
              </w:r>
              <w:r w:rsidRPr="00192CC6" w:rsidDel="00857FC4">
                <w:rPr>
                  <w:rFonts w:eastAsiaTheme="minorHAnsi" w:hint="eastAsia"/>
                  <w:szCs w:val="20"/>
                  <w:rPrChange w:id="696" w:author="최성익" w:date="2020-11-13T07:45:00Z">
                    <w:rPr>
                      <w:rFonts w:eastAsiaTheme="minorHAnsi" w:hint="eastAsia"/>
                      <w:color w:val="2111F7"/>
                      <w:szCs w:val="20"/>
                    </w:rPr>
                  </w:rPrChange>
                </w:rPr>
                <w:delText>일반자재</w:delText>
              </w:r>
              <w:r w:rsidRPr="00192CC6" w:rsidDel="00857FC4">
                <w:rPr>
                  <w:rFonts w:eastAsiaTheme="minorHAnsi"/>
                  <w:szCs w:val="20"/>
                  <w:rPrChange w:id="697" w:author="최성익" w:date="2020-11-13T07:45:00Z">
                    <w:rPr>
                      <w:rFonts w:eastAsiaTheme="minorHAnsi"/>
                      <w:color w:val="2111F7"/>
                      <w:szCs w:val="20"/>
                    </w:rPr>
                  </w:rPrChange>
                </w:rPr>
                <w:delText xml:space="preserve">/자산 </w:delText>
              </w:r>
              <w:r w:rsidRPr="00192CC6" w:rsidDel="00857FC4">
                <w:rPr>
                  <w:rFonts w:eastAsiaTheme="minorHAnsi" w:hint="eastAsia"/>
                  <w:szCs w:val="20"/>
                  <w:rPrChange w:id="698" w:author="최성익" w:date="2020-11-13T07:45:00Z">
                    <w:rPr>
                      <w:rFonts w:eastAsiaTheme="minorHAnsi" w:hint="eastAsia"/>
                      <w:color w:val="2111F7"/>
                      <w:szCs w:val="20"/>
                    </w:rPr>
                  </w:rPrChange>
                </w:rPr>
                <w:delText>구매요청</w:delText>
              </w:r>
            </w:del>
          </w:p>
          <w:p w14:paraId="262B4110" w14:textId="77777777" w:rsidR="004B7067" w:rsidRPr="00192CC6" w:rsidDel="00857FC4" w:rsidRDefault="004B7067" w:rsidP="00732B3D">
            <w:pPr>
              <w:wordWrap/>
              <w:rPr>
                <w:del w:id="699" w:author="최성익" w:date="2020-11-12T13:48:00Z"/>
                <w:rFonts w:eastAsiaTheme="minorHAnsi"/>
                <w:szCs w:val="20"/>
              </w:rPr>
            </w:pPr>
            <w:del w:id="700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2.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실사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: </w:delText>
              </w:r>
              <w:r w:rsidRPr="00192CC6" w:rsidDel="00857FC4">
                <w:rPr>
                  <w:rFonts w:eastAsiaTheme="minorHAnsi" w:hint="eastAsia"/>
                  <w:szCs w:val="20"/>
                  <w:rPrChange w:id="701" w:author="최성익" w:date="2020-11-13T07:45:00Z">
                    <w:rPr>
                      <w:rFonts w:eastAsiaTheme="minorHAnsi" w:hint="eastAsia"/>
                      <w:color w:val="2111F7"/>
                      <w:szCs w:val="20"/>
                    </w:rPr>
                  </w:rPrChange>
                </w:rPr>
                <w:delText>년</w:delText>
              </w:r>
              <w:r w:rsidRPr="00192CC6" w:rsidDel="00857FC4">
                <w:rPr>
                  <w:rFonts w:eastAsiaTheme="minorHAnsi"/>
                  <w:szCs w:val="20"/>
                  <w:rPrChange w:id="702" w:author="최성익" w:date="2020-11-13T07:45:00Z">
                    <w:rPr>
                      <w:rFonts w:eastAsiaTheme="minorHAnsi"/>
                      <w:color w:val="2111F7"/>
                      <w:szCs w:val="20"/>
                    </w:rPr>
                  </w:rPrChange>
                </w:rPr>
                <w:delText>2</w:delText>
              </w:r>
              <w:r w:rsidRPr="00192CC6" w:rsidDel="00857FC4">
                <w:rPr>
                  <w:rFonts w:eastAsiaTheme="minorHAnsi" w:hint="eastAsia"/>
                  <w:szCs w:val="20"/>
                  <w:rPrChange w:id="703" w:author="최성익" w:date="2020-11-13T07:45:00Z">
                    <w:rPr>
                      <w:rFonts w:eastAsiaTheme="minorHAnsi" w:hint="eastAsia"/>
                      <w:color w:val="2111F7"/>
                      <w:szCs w:val="20"/>
                    </w:rPr>
                  </w:rPrChange>
                </w:rPr>
                <w:delText>회</w:delText>
              </w:r>
              <w:r w:rsidRPr="00192CC6" w:rsidDel="00857FC4">
                <w:rPr>
                  <w:rFonts w:eastAsiaTheme="minorHAnsi"/>
                  <w:szCs w:val="20"/>
                  <w:rPrChange w:id="704" w:author="최성익" w:date="2020-11-13T07:45:00Z">
                    <w:rPr>
                      <w:rFonts w:eastAsiaTheme="minorHAnsi"/>
                      <w:color w:val="2111F7"/>
                      <w:szCs w:val="20"/>
                    </w:rPr>
                  </w:rPrChange>
                </w:rPr>
                <w:delText>/</w:delText>
              </w:r>
              <w:r w:rsidRPr="00192CC6" w:rsidDel="00857FC4">
                <w:rPr>
                  <w:rFonts w:eastAsiaTheme="minorHAnsi" w:hint="eastAsia"/>
                  <w:szCs w:val="20"/>
                  <w:rPrChange w:id="705" w:author="최성익" w:date="2020-11-13T07:45:00Z">
                    <w:rPr>
                      <w:rFonts w:eastAsiaTheme="minorHAnsi" w:hint="eastAsia"/>
                      <w:color w:val="2111F7"/>
                      <w:szCs w:val="20"/>
                    </w:rPr>
                  </w:rPrChange>
                </w:rPr>
                <w:delText>반기</w:delText>
              </w:r>
            </w:del>
          </w:p>
          <w:p w14:paraId="646BD083" w14:textId="77777777" w:rsidR="004B7067" w:rsidRPr="00192CC6" w:rsidDel="00857FC4" w:rsidRDefault="004B7067">
            <w:pPr>
              <w:wordWrap/>
              <w:rPr>
                <w:del w:id="706" w:author="최성익" w:date="2020-11-12T13:48:00Z"/>
                <w:rFonts w:eastAsiaTheme="minorHAnsi"/>
                <w:szCs w:val="20"/>
              </w:rPr>
            </w:pPr>
            <w:del w:id="707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3.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관리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: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입</w:delText>
              </w:r>
            </w:del>
            <w:ins w:id="708" w:author="김현기/HYUNKI KIM" w:date="2020-04-23T07:59:00Z">
              <w:del w:id="709" w:author="최성익" w:date="2020-11-12T13:48:00Z">
                <w:r w:rsidRPr="00192CC6" w:rsidDel="00857FC4">
                  <w:rPr>
                    <w:rFonts w:eastAsiaTheme="minorHAnsi" w:hint="eastAsia"/>
                    <w:szCs w:val="20"/>
                  </w:rPr>
                  <w:delText>고</w:delText>
                </w:r>
                <w:r w:rsidRPr="00192CC6" w:rsidDel="00857FC4">
                  <w:rPr>
                    <w:rFonts w:eastAsiaTheme="minorHAnsi"/>
                    <w:szCs w:val="20"/>
                    <w:rPrChange w:id="710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 xml:space="preserve">(Legacy </w:delText>
                </w:r>
                <w:r w:rsidRPr="00192CC6" w:rsidDel="00857FC4">
                  <w:rPr>
                    <w:rFonts w:eastAsiaTheme="minorHAnsi"/>
                    <w:szCs w:val="20"/>
                  </w:rPr>
                  <w:delText>ERP</w:delText>
                </w:r>
              </w:del>
            </w:ins>
            <w:ins w:id="711" w:author="김현기/HYUNKI KIM" w:date="2020-05-06T16:02:00Z">
              <w:del w:id="712" w:author="최성익" w:date="2020-11-12T13:48:00Z">
                <w:r w:rsidRPr="00192CC6" w:rsidDel="00857FC4">
                  <w:rPr>
                    <w:rFonts w:eastAsiaTheme="minorHAnsi"/>
                    <w:szCs w:val="20"/>
                    <w:rPrChange w:id="713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192CC6" w:rsidDel="00857FC4">
                  <w:rPr>
                    <w:rFonts w:eastAsiaTheme="minorHAnsi" w:hint="eastAsia"/>
                    <w:szCs w:val="20"/>
                    <w:rPrChange w:id="714" w:author="최성익" w:date="2020-11-13T07:45:00Z">
                      <w:rPr>
                        <w:rFonts w:eastAsiaTheme="minorHAnsi" w:hint="eastAsia"/>
                        <w:color w:val="0000FF"/>
                        <w:szCs w:val="20"/>
                      </w:rPr>
                    </w:rPrChange>
                  </w:rPr>
                  <w:delText>일반자재</w:delText>
                </w:r>
                <w:r w:rsidRPr="00192CC6" w:rsidDel="00857FC4">
                  <w:rPr>
                    <w:rFonts w:eastAsiaTheme="minorHAnsi"/>
                    <w:szCs w:val="20"/>
                    <w:rPrChange w:id="715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192CC6" w:rsidDel="00857FC4">
                  <w:rPr>
                    <w:rFonts w:eastAsiaTheme="minorHAnsi" w:hint="eastAsia"/>
                    <w:szCs w:val="20"/>
                    <w:rPrChange w:id="716" w:author="최성익" w:date="2020-11-13T07:45:00Z">
                      <w:rPr>
                        <w:rFonts w:eastAsiaTheme="minorHAnsi" w:hint="eastAsia"/>
                        <w:color w:val="0000FF"/>
                        <w:szCs w:val="20"/>
                      </w:rPr>
                    </w:rPrChange>
                  </w:rPr>
                  <w:delText>입고</w:delText>
                </w:r>
                <w:r w:rsidRPr="00192CC6" w:rsidDel="00857FC4">
                  <w:rPr>
                    <w:rFonts w:eastAsiaTheme="minorHAnsi"/>
                    <w:szCs w:val="20"/>
                    <w:rPrChange w:id="717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>/반품</w:delText>
                </w:r>
              </w:del>
            </w:ins>
            <w:ins w:id="718" w:author="김현기/HYUNKI KIM" w:date="2020-04-23T08:00:00Z">
              <w:del w:id="719" w:author="최성익" w:date="2020-11-12T13:48:00Z">
                <w:r w:rsidRPr="00192CC6" w:rsidDel="00857FC4">
                  <w:rPr>
                    <w:rFonts w:eastAsiaTheme="minorHAnsi"/>
                    <w:szCs w:val="20"/>
                  </w:rPr>
                  <w:delText xml:space="preserve">) </w:delText>
                </w:r>
              </w:del>
            </w:ins>
            <w:del w:id="720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>/</w:delText>
              </w:r>
            </w:del>
            <w:ins w:id="721" w:author="김현기/HYUNKI KIM" w:date="2020-04-23T08:00:00Z">
              <w:del w:id="722" w:author="최성익" w:date="2020-11-12T13:48:00Z">
                <w:r w:rsidRPr="00192CC6" w:rsidDel="00857FC4">
                  <w:rPr>
                    <w:rFonts w:eastAsiaTheme="minorHAnsi"/>
                    <w:szCs w:val="20"/>
                  </w:rPr>
                  <w:delText xml:space="preserve"> </w:delText>
                </w:r>
              </w:del>
            </w:ins>
            <w:del w:id="723" w:author="최성익" w:date="2020-11-12T13:48:00Z">
              <w:r w:rsidRPr="00192CC6" w:rsidDel="00857FC4">
                <w:rPr>
                  <w:rFonts w:eastAsiaTheme="minorHAnsi" w:hint="eastAsia"/>
                  <w:szCs w:val="20"/>
                </w:rPr>
                <w:delText>출고</w:delText>
              </w:r>
              <w:r w:rsidRPr="00192CC6" w:rsidDel="00857FC4">
                <w:rPr>
                  <w:rFonts w:eastAsiaTheme="minorHAnsi"/>
                  <w:szCs w:val="20"/>
                </w:rPr>
                <w:delText>(</w:delText>
              </w:r>
            </w:del>
            <w:ins w:id="724" w:author="김현기/HYUNKI KIM" w:date="2020-04-23T07:59:00Z">
              <w:del w:id="725" w:author="최성익" w:date="2020-11-12T13:48:00Z">
                <w:r w:rsidRPr="00192CC6" w:rsidDel="00857FC4">
                  <w:rPr>
                    <w:rFonts w:eastAsiaTheme="minorHAnsi"/>
                    <w:szCs w:val="20"/>
                    <w:rPrChange w:id="726" w:author="최성익" w:date="2020-11-13T07:45:00Z">
                      <w:rPr>
                        <w:rFonts w:eastAsiaTheme="minorHAnsi"/>
                        <w:color w:val="190EFA"/>
                        <w:szCs w:val="20"/>
                      </w:rPr>
                    </w:rPrChange>
                  </w:rPr>
                  <w:delText>SMILE QRP</w:delText>
                </w:r>
              </w:del>
            </w:ins>
            <w:ins w:id="727" w:author="김경환(품질보증팀)/KYUNGHWAN KIM" w:date="2020-05-19T12:01:00Z">
              <w:del w:id="728" w:author="최성익" w:date="2020-11-12T13:48:00Z">
                <w:r w:rsidRPr="00192CC6" w:rsidDel="00857FC4">
                  <w:rPr>
                    <w:rFonts w:eastAsiaTheme="minorHAnsi"/>
                    <w:szCs w:val="20"/>
                    <w:rPrChange w:id="729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>_</w:delText>
                </w:r>
              </w:del>
            </w:ins>
            <w:ins w:id="730" w:author="김현기/HYUNKI KIM" w:date="2020-05-06T16:03:00Z">
              <w:del w:id="731" w:author="최성익" w:date="2020-11-12T13:48:00Z">
                <w:r w:rsidRPr="00192CC6" w:rsidDel="00857FC4">
                  <w:rPr>
                    <w:rFonts w:eastAsiaTheme="minorHAnsi"/>
                    <w:szCs w:val="20"/>
                    <w:rPrChange w:id="732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192CC6" w:rsidDel="00857FC4">
                  <w:rPr>
                    <w:rFonts w:eastAsiaTheme="minorHAnsi" w:hint="eastAsia"/>
                    <w:szCs w:val="20"/>
                    <w:rPrChange w:id="733" w:author="최성익" w:date="2020-11-13T07:45:00Z">
                      <w:rPr>
                        <w:rFonts w:eastAsiaTheme="minorHAnsi" w:hint="eastAsia"/>
                        <w:color w:val="0000FF"/>
                        <w:szCs w:val="20"/>
                      </w:rPr>
                    </w:rPrChange>
                  </w:rPr>
                  <w:delText>보전자재</w:delText>
                </w:r>
                <w:r w:rsidRPr="00192CC6" w:rsidDel="00857FC4">
                  <w:rPr>
                    <w:rFonts w:eastAsiaTheme="minorHAnsi"/>
                    <w:szCs w:val="20"/>
                    <w:rPrChange w:id="734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192CC6" w:rsidDel="00857FC4">
                  <w:rPr>
                    <w:rFonts w:eastAsiaTheme="minorHAnsi" w:hint="eastAsia"/>
                    <w:szCs w:val="20"/>
                    <w:rPrChange w:id="735" w:author="최성익" w:date="2020-11-13T07:45:00Z">
                      <w:rPr>
                        <w:rFonts w:eastAsiaTheme="minorHAnsi" w:hint="eastAsia"/>
                        <w:color w:val="0000FF"/>
                        <w:szCs w:val="20"/>
                      </w:rPr>
                    </w:rPrChange>
                  </w:rPr>
                  <w:delText>출고</w:delText>
                </w:r>
                <w:r w:rsidRPr="00192CC6" w:rsidDel="00857FC4">
                  <w:rPr>
                    <w:rFonts w:eastAsiaTheme="minorHAnsi"/>
                    <w:szCs w:val="20"/>
                    <w:rPrChange w:id="736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192CC6" w:rsidDel="00857FC4">
                  <w:rPr>
                    <w:rFonts w:eastAsiaTheme="minorHAnsi" w:hint="eastAsia"/>
                    <w:szCs w:val="20"/>
                    <w:rPrChange w:id="737" w:author="최성익" w:date="2020-11-13T07:45:00Z">
                      <w:rPr>
                        <w:rFonts w:eastAsiaTheme="minorHAnsi" w:hint="eastAsia"/>
                        <w:color w:val="0000FF"/>
                        <w:szCs w:val="20"/>
                      </w:rPr>
                    </w:rPrChange>
                  </w:rPr>
                  <w:delText>및</w:delText>
                </w:r>
                <w:r w:rsidRPr="00192CC6" w:rsidDel="00857FC4">
                  <w:rPr>
                    <w:rFonts w:eastAsiaTheme="minorHAnsi"/>
                    <w:szCs w:val="20"/>
                    <w:rPrChange w:id="738" w:author="최성익" w:date="2020-11-13T07:45:00Z">
                      <w:rPr>
                        <w:rFonts w:eastAsiaTheme="minorHAnsi"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192CC6" w:rsidDel="00857FC4">
                  <w:rPr>
                    <w:rFonts w:eastAsiaTheme="minorHAnsi" w:hint="eastAsia"/>
                    <w:szCs w:val="20"/>
                    <w:rPrChange w:id="739" w:author="최성익" w:date="2020-11-13T07:45:00Z">
                      <w:rPr>
                        <w:rFonts w:eastAsiaTheme="minorHAnsi" w:hint="eastAsia"/>
                        <w:color w:val="0000FF"/>
                        <w:szCs w:val="20"/>
                      </w:rPr>
                    </w:rPrChange>
                  </w:rPr>
                  <w:delText>반납</w:delText>
                </w:r>
              </w:del>
            </w:ins>
            <w:del w:id="740" w:author="최성익" w:date="2020-11-12T13:48:00Z">
              <w:r w:rsidRPr="00192CC6" w:rsidDel="00857FC4">
                <w:rPr>
                  <w:rFonts w:eastAsiaTheme="minorHAnsi"/>
                  <w:szCs w:val="20"/>
                  <w:rPrChange w:id="741" w:author="최성익" w:date="2020-11-13T07:45:00Z">
                    <w:rPr>
                      <w:rFonts w:eastAsiaTheme="minorHAnsi"/>
                      <w:color w:val="2111F7"/>
                      <w:szCs w:val="20"/>
                    </w:rPr>
                  </w:rPrChange>
                </w:rPr>
                <w:delText>SMILE QRP</w:delText>
              </w:r>
              <w:r w:rsidRPr="00192CC6" w:rsidDel="00857FC4">
                <w:rPr>
                  <w:rFonts w:eastAsiaTheme="minorHAnsi"/>
                  <w:szCs w:val="20"/>
                </w:rPr>
                <w:delText>)</w:delText>
              </w:r>
              <w:r w:rsidRPr="00192CC6" w:rsidDel="00857FC4">
                <w:rPr>
                  <w:rFonts w:eastAsiaTheme="minorHAnsi"/>
                  <w:b/>
                  <w:szCs w:val="20"/>
                </w:rPr>
                <w:delText xml:space="preserve"> </w:delText>
              </w:r>
            </w:del>
          </w:p>
        </w:tc>
        <w:tc>
          <w:tcPr>
            <w:tcW w:w="4111" w:type="dxa"/>
          </w:tcPr>
          <w:p w14:paraId="172B194B" w14:textId="77777777" w:rsidR="004B7067" w:rsidRPr="00192CC6" w:rsidDel="00857FC4" w:rsidRDefault="004B7067" w:rsidP="00732B3D">
            <w:pPr>
              <w:wordWrap/>
              <w:rPr>
                <w:del w:id="742" w:author="최성익" w:date="2020-11-12T13:48:00Z"/>
                <w:rFonts w:eastAsiaTheme="minorHAnsi"/>
                <w:szCs w:val="20"/>
              </w:rPr>
            </w:pPr>
            <w:del w:id="743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1. 관리 </w:delText>
              </w:r>
            </w:del>
          </w:p>
          <w:p w14:paraId="6B7614B5" w14:textId="77777777" w:rsidR="004B7067" w:rsidRPr="00192CC6" w:rsidDel="00857FC4" w:rsidRDefault="004B7067" w:rsidP="00732B3D">
            <w:pPr>
              <w:wordWrap/>
              <w:rPr>
                <w:del w:id="744" w:author="최성익" w:date="2020-11-12T13:48:00Z"/>
                <w:rFonts w:eastAsiaTheme="minorHAnsi"/>
                <w:szCs w:val="20"/>
              </w:rPr>
            </w:pPr>
            <w:del w:id="745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-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전산재고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미관리</w:delText>
              </w:r>
            </w:del>
          </w:p>
          <w:p w14:paraId="2C054204" w14:textId="77777777" w:rsidR="004B7067" w:rsidRPr="00192CC6" w:rsidDel="00857FC4" w:rsidRDefault="004B7067" w:rsidP="00732B3D">
            <w:pPr>
              <w:wordWrap/>
              <w:rPr>
                <w:del w:id="746" w:author="최성익" w:date="2020-11-12T13:48:00Z"/>
                <w:rFonts w:eastAsiaTheme="minorHAnsi"/>
                <w:szCs w:val="20"/>
              </w:rPr>
            </w:pPr>
            <w:del w:id="747" w:author="최성익" w:date="2020-11-12T13:48:00Z">
              <w:r w:rsidRPr="00192CC6" w:rsidDel="00857FC4">
                <w:rPr>
                  <w:rFonts w:eastAsiaTheme="minorHAnsi"/>
                  <w:szCs w:val="20"/>
                </w:rPr>
                <w:delText xml:space="preserve">-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입고와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동시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출고처리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,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지정장소</w:delText>
              </w:r>
              <w:r w:rsidRPr="00192CC6" w:rsidDel="00857FC4">
                <w:rPr>
                  <w:rFonts w:eastAsiaTheme="minorHAnsi"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szCs w:val="20"/>
                </w:rPr>
                <w:delText>보관</w:delText>
              </w:r>
            </w:del>
          </w:p>
        </w:tc>
      </w:tr>
    </w:tbl>
    <w:p w14:paraId="1B134883" w14:textId="77777777" w:rsidR="005B77DE" w:rsidRPr="00192CC6" w:rsidDel="00857FC4" w:rsidRDefault="005B77DE" w:rsidP="005B77DE">
      <w:pPr>
        <w:wordWrap/>
        <w:rPr>
          <w:del w:id="748" w:author="최성익" w:date="2020-11-12T13:48:00Z"/>
          <w:rFonts w:eastAsiaTheme="minorHAnsi"/>
          <w:szCs w:val="20"/>
        </w:rPr>
      </w:pPr>
    </w:p>
    <w:p w14:paraId="4DD17F50" w14:textId="77777777" w:rsidR="00526B23" w:rsidRPr="00192CC6" w:rsidRDefault="007F10F8" w:rsidP="00C95478">
      <w:pPr>
        <w:wordWrap/>
        <w:ind w:firstLineChars="100" w:firstLine="200"/>
        <w:rPr>
          <w:rFonts w:eastAsiaTheme="minorHAnsi"/>
          <w:szCs w:val="20"/>
        </w:rPr>
      </w:pPr>
      <w:r w:rsidRPr="00192CC6">
        <w:rPr>
          <w:rFonts w:eastAsiaTheme="minorHAnsi"/>
          <w:szCs w:val="20"/>
        </w:rPr>
        <w:t xml:space="preserve"> </w:t>
      </w:r>
      <w:r w:rsidR="00C95478" w:rsidRPr="00192CC6">
        <w:rPr>
          <w:rFonts w:eastAsiaTheme="minorHAnsi"/>
          <w:szCs w:val="20"/>
        </w:rPr>
        <w:t>5</w:t>
      </w:r>
      <w:r w:rsidR="00015937" w:rsidRPr="00192CC6">
        <w:rPr>
          <w:rFonts w:eastAsiaTheme="minorHAnsi"/>
          <w:szCs w:val="20"/>
        </w:rPr>
        <w:t>.</w:t>
      </w:r>
      <w:ins w:id="749" w:author="최성익" w:date="2020-11-12T13:36:00Z">
        <w:r w:rsidR="00DC0FB9" w:rsidRPr="00192CC6">
          <w:rPr>
            <w:rFonts w:eastAsiaTheme="minorHAnsi"/>
            <w:szCs w:val="20"/>
          </w:rPr>
          <w:t>2</w:t>
        </w:r>
      </w:ins>
      <w:del w:id="750" w:author="최성익" w:date="2020-11-12T13:36:00Z">
        <w:r w:rsidR="00015937" w:rsidRPr="00192CC6" w:rsidDel="00DC0FB9">
          <w:rPr>
            <w:rFonts w:eastAsiaTheme="minorHAnsi"/>
            <w:szCs w:val="20"/>
          </w:rPr>
          <w:delText>3</w:delText>
        </w:r>
      </w:del>
      <w:r w:rsidR="00015937" w:rsidRPr="00192CC6">
        <w:rPr>
          <w:rFonts w:eastAsiaTheme="minorHAnsi"/>
          <w:szCs w:val="20"/>
        </w:rPr>
        <w:t>.</w:t>
      </w:r>
      <w:r w:rsidR="00075872" w:rsidRPr="00192CC6">
        <w:rPr>
          <w:rFonts w:eastAsiaTheme="minorHAnsi"/>
          <w:szCs w:val="20"/>
        </w:rPr>
        <w:t>1</w:t>
      </w:r>
      <w:r w:rsidR="00C31A94" w:rsidRPr="00192CC6">
        <w:rPr>
          <w:rFonts w:eastAsiaTheme="minorHAnsi"/>
          <w:szCs w:val="20"/>
        </w:rPr>
        <w:t xml:space="preserve"> 기본업무</w:t>
      </w:r>
    </w:p>
    <w:p w14:paraId="790E02F7" w14:textId="77777777" w:rsidR="00EA7573" w:rsidRPr="00192CC6" w:rsidRDefault="00526B23" w:rsidP="00C95478">
      <w:pPr>
        <w:wordWrap/>
        <w:ind w:firstLineChars="100" w:firstLine="200"/>
        <w:rPr>
          <w:rFonts w:eastAsiaTheme="minorHAnsi"/>
          <w:szCs w:val="20"/>
        </w:rPr>
      </w:pPr>
      <w:r w:rsidRPr="00192CC6">
        <w:rPr>
          <w:rFonts w:eastAsiaTheme="minorHAnsi"/>
          <w:szCs w:val="20"/>
        </w:rPr>
        <w:t xml:space="preserve">    </w:t>
      </w:r>
      <w:r w:rsidR="00EA7573" w:rsidRPr="00192CC6">
        <w:rPr>
          <w:rFonts w:eastAsiaTheme="minorHAnsi"/>
          <w:szCs w:val="20"/>
        </w:rPr>
        <w:t xml:space="preserve">1) </w:t>
      </w:r>
      <w:r w:rsidR="00EA7573" w:rsidRPr="00192CC6">
        <w:rPr>
          <w:rFonts w:eastAsiaTheme="minorHAnsi" w:hint="eastAsia"/>
          <w:szCs w:val="20"/>
        </w:rPr>
        <w:t>예비품은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각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사업장의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지정된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장소에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보관함을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원칙으로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한다</w:t>
      </w:r>
      <w:del w:id="751" w:author="최성익" w:date="2020-11-12T13:36:00Z">
        <w:r w:rsidR="00EA7573" w:rsidRPr="00192CC6" w:rsidDel="00DC0FB9">
          <w:rPr>
            <w:rFonts w:eastAsiaTheme="minorHAnsi"/>
            <w:szCs w:val="20"/>
          </w:rPr>
          <w:delText>.</w:delText>
        </w:r>
        <w:r w:rsidR="007F7E39" w:rsidRPr="00192CC6" w:rsidDel="00DC0FB9">
          <w:rPr>
            <w:rFonts w:eastAsiaTheme="minorHAnsi"/>
            <w:szCs w:val="20"/>
          </w:rPr>
          <w:delText xml:space="preserve"> (</w:delText>
        </w:r>
        <w:r w:rsidR="007F7E39" w:rsidRPr="00192CC6" w:rsidDel="00DC0FB9">
          <w:rPr>
            <w:rFonts w:eastAsiaTheme="minorHAnsi" w:hint="eastAsia"/>
            <w:szCs w:val="20"/>
          </w:rPr>
          <w:delText>특별관리품</w:delText>
        </w:r>
        <w:r w:rsidR="007F7E39" w:rsidRPr="00192CC6" w:rsidDel="00DC0FB9">
          <w:rPr>
            <w:rFonts w:eastAsiaTheme="minorHAnsi"/>
            <w:szCs w:val="20"/>
          </w:rPr>
          <w:delText xml:space="preserve"> 및 일반부품 – </w:delText>
        </w:r>
        <w:r w:rsidR="007F7E39" w:rsidRPr="00192CC6" w:rsidDel="00DC0FB9">
          <w:rPr>
            <w:rFonts w:eastAsiaTheme="minorHAnsi" w:hint="eastAsia"/>
            <w:szCs w:val="20"/>
          </w:rPr>
          <w:delText>관리대상</w:delText>
        </w:r>
        <w:r w:rsidR="007F7E39" w:rsidRPr="00192CC6" w:rsidDel="00DC0FB9">
          <w:rPr>
            <w:rFonts w:eastAsiaTheme="minorHAnsi"/>
            <w:szCs w:val="20"/>
          </w:rPr>
          <w:delText xml:space="preserve">, </w:delText>
        </w:r>
        <w:r w:rsidR="007F7E39" w:rsidRPr="00192CC6" w:rsidDel="00DC0FB9">
          <w:rPr>
            <w:rFonts w:eastAsiaTheme="minorHAnsi" w:hint="eastAsia"/>
            <w:szCs w:val="20"/>
          </w:rPr>
          <w:delText>소모성부품</w:delText>
        </w:r>
        <w:r w:rsidR="007F7E39" w:rsidRPr="00192CC6" w:rsidDel="00DC0FB9">
          <w:rPr>
            <w:rFonts w:eastAsiaTheme="minorHAnsi"/>
            <w:szCs w:val="20"/>
          </w:rPr>
          <w:delText xml:space="preserve"> – </w:delText>
        </w:r>
        <w:r w:rsidR="007F7E39" w:rsidRPr="00192CC6" w:rsidDel="00DC0FB9">
          <w:rPr>
            <w:rFonts w:eastAsiaTheme="minorHAnsi" w:hint="eastAsia"/>
            <w:szCs w:val="20"/>
          </w:rPr>
          <w:delText>비관리대상</w:delText>
        </w:r>
        <w:r w:rsidR="007F7E39" w:rsidRPr="00192CC6" w:rsidDel="00DC0FB9">
          <w:rPr>
            <w:rFonts w:eastAsiaTheme="minorHAnsi"/>
            <w:szCs w:val="20"/>
          </w:rPr>
          <w:delText>)</w:delText>
        </w:r>
      </w:del>
      <w:ins w:id="752" w:author="최성익" w:date="2020-11-12T13:36:00Z">
        <w:r w:rsidR="00DC0FB9" w:rsidRPr="00192CC6">
          <w:rPr>
            <w:rFonts w:eastAsiaTheme="minorHAnsi"/>
            <w:szCs w:val="20"/>
          </w:rPr>
          <w:t>.</w:t>
        </w:r>
      </w:ins>
    </w:p>
    <w:p w14:paraId="2994B4F1" w14:textId="77777777" w:rsidR="007F7E39" w:rsidRPr="00192CC6" w:rsidRDefault="007F7E39" w:rsidP="00C95478">
      <w:pPr>
        <w:wordWrap/>
        <w:ind w:firstLineChars="100" w:firstLine="200"/>
        <w:rPr>
          <w:rFonts w:eastAsiaTheme="minorHAnsi"/>
          <w:szCs w:val="20"/>
        </w:rPr>
      </w:pPr>
      <w:r w:rsidRPr="00192CC6">
        <w:rPr>
          <w:rFonts w:eastAsiaTheme="minorHAnsi"/>
          <w:szCs w:val="20"/>
        </w:rPr>
        <w:t xml:space="preserve">    2) </w:t>
      </w:r>
      <w:ins w:id="753" w:author="최성익/SEONGIK CHOI" w:date="2020-11-14T07:45:00Z">
        <w:r w:rsidR="008B71B6" w:rsidRPr="00192CC6">
          <w:rPr>
            <w:rFonts w:eastAsiaTheme="minorHAnsi" w:hint="eastAsia"/>
            <w:szCs w:val="20"/>
          </w:rPr>
          <w:t>보전</w:t>
        </w:r>
        <w:r w:rsidR="008B71B6" w:rsidRPr="00192CC6">
          <w:rPr>
            <w:rFonts w:eastAsiaTheme="minorHAnsi"/>
            <w:szCs w:val="20"/>
          </w:rPr>
          <w:t xml:space="preserve"> 자재담당 (</w:t>
        </w:r>
        <w:r w:rsidR="008B71B6" w:rsidRPr="00192CC6">
          <w:rPr>
            <w:rFonts w:eastAsiaTheme="minorHAnsi" w:hint="eastAsia"/>
            <w:szCs w:val="20"/>
          </w:rPr>
          <w:t>정</w:t>
        </w:r>
        <w:r w:rsidR="008B71B6" w:rsidRPr="00192CC6">
          <w:rPr>
            <w:rFonts w:eastAsiaTheme="minorHAnsi"/>
            <w:szCs w:val="20"/>
          </w:rPr>
          <w:t xml:space="preserve">/부)를 </w:t>
        </w:r>
        <w:r w:rsidR="008B71B6" w:rsidRPr="00192CC6">
          <w:rPr>
            <w:rFonts w:eastAsiaTheme="minorHAnsi" w:hint="eastAsia"/>
            <w:szCs w:val="20"/>
          </w:rPr>
          <w:t>지정하여</w:t>
        </w:r>
        <w:r w:rsidR="008B71B6" w:rsidRPr="00192CC6">
          <w:rPr>
            <w:rFonts w:eastAsiaTheme="minorHAnsi"/>
            <w:szCs w:val="20"/>
          </w:rPr>
          <w:t xml:space="preserve">, </w:t>
        </w:r>
        <w:r w:rsidR="008B71B6" w:rsidRPr="00192CC6">
          <w:rPr>
            <w:rFonts w:eastAsiaTheme="minorHAnsi" w:hint="eastAsia"/>
            <w:szCs w:val="20"/>
          </w:rPr>
          <w:t>책임소재를</w:t>
        </w:r>
        <w:r w:rsidR="008B71B6" w:rsidRPr="00192CC6">
          <w:rPr>
            <w:rFonts w:eastAsiaTheme="minorHAnsi"/>
            <w:szCs w:val="20"/>
          </w:rPr>
          <w:t xml:space="preserve"> </w:t>
        </w:r>
        <w:r w:rsidR="008B71B6" w:rsidRPr="00192CC6">
          <w:rPr>
            <w:rFonts w:eastAsiaTheme="minorHAnsi" w:hint="eastAsia"/>
            <w:szCs w:val="20"/>
          </w:rPr>
          <w:t>명확하게</w:t>
        </w:r>
        <w:r w:rsidR="008B71B6" w:rsidRPr="00192CC6">
          <w:rPr>
            <w:rFonts w:eastAsiaTheme="minorHAnsi"/>
            <w:szCs w:val="20"/>
          </w:rPr>
          <w:t xml:space="preserve"> </w:t>
        </w:r>
        <w:r w:rsidR="008B71B6" w:rsidRPr="00192CC6">
          <w:rPr>
            <w:rFonts w:eastAsiaTheme="minorHAnsi" w:hint="eastAsia"/>
            <w:szCs w:val="20"/>
          </w:rPr>
          <w:t>한다</w:t>
        </w:r>
        <w:r w:rsidR="008B71B6" w:rsidRPr="00192CC6">
          <w:rPr>
            <w:rFonts w:eastAsiaTheme="minorHAnsi"/>
            <w:szCs w:val="20"/>
          </w:rPr>
          <w:t xml:space="preserve">. </w:t>
        </w:r>
      </w:ins>
      <w:del w:id="754" w:author="최성익/SEONGIK CHOI" w:date="2020-11-14T07:50:00Z">
        <w:r w:rsidRPr="00192CC6" w:rsidDel="008B71B6">
          <w:rPr>
            <w:rFonts w:eastAsiaTheme="minorHAnsi" w:hint="eastAsia"/>
            <w:szCs w:val="20"/>
          </w:rPr>
          <w:delText>소모성부품은</w:delText>
        </w:r>
        <w:r w:rsidRPr="00192CC6" w:rsidDel="008B71B6">
          <w:rPr>
            <w:rFonts w:eastAsiaTheme="minorHAnsi"/>
            <w:szCs w:val="20"/>
          </w:rPr>
          <w:delText xml:space="preserve"> </w:delText>
        </w:r>
        <w:r w:rsidRPr="00192CC6" w:rsidDel="008B71B6">
          <w:rPr>
            <w:rFonts w:eastAsiaTheme="minorHAnsi" w:hint="eastAsia"/>
            <w:szCs w:val="20"/>
          </w:rPr>
          <w:delText>비관리</w:delText>
        </w:r>
        <w:r w:rsidRPr="00192CC6" w:rsidDel="008B71B6">
          <w:rPr>
            <w:rFonts w:eastAsiaTheme="minorHAnsi"/>
            <w:szCs w:val="20"/>
          </w:rPr>
          <w:delText xml:space="preserve"> 대상이나, </w:delText>
        </w:r>
        <w:r w:rsidRPr="00192CC6" w:rsidDel="008B71B6">
          <w:rPr>
            <w:rFonts w:eastAsiaTheme="minorHAnsi" w:hint="eastAsia"/>
            <w:szCs w:val="20"/>
          </w:rPr>
          <w:delText>사용빈도</w:delText>
        </w:r>
        <w:r w:rsidRPr="00192CC6" w:rsidDel="008B71B6">
          <w:rPr>
            <w:rFonts w:eastAsiaTheme="minorHAnsi"/>
            <w:szCs w:val="20"/>
          </w:rPr>
          <w:delText xml:space="preserve"> 및 라인정지에 영향을 미치는 품목일 경우 </w:delText>
        </w:r>
        <w:r w:rsidRPr="00192CC6" w:rsidDel="008B71B6">
          <w:rPr>
            <w:rFonts w:eastAsiaTheme="minorHAnsi" w:hint="eastAsia"/>
            <w:szCs w:val="20"/>
          </w:rPr>
          <w:delText>재고관리</w:delText>
        </w:r>
        <w:r w:rsidRPr="00192CC6" w:rsidDel="008B71B6">
          <w:rPr>
            <w:rFonts w:eastAsiaTheme="minorHAnsi"/>
            <w:szCs w:val="20"/>
          </w:rPr>
          <w:delText xml:space="preserve"> </w:delText>
        </w:r>
        <w:r w:rsidRPr="00192CC6" w:rsidDel="008B71B6">
          <w:rPr>
            <w:rFonts w:eastAsiaTheme="minorHAnsi" w:hint="eastAsia"/>
            <w:szCs w:val="20"/>
          </w:rPr>
          <w:delText>대상</w:delText>
        </w:r>
      </w:del>
      <w:ins w:id="755" w:author="최성익" w:date="2020-11-12T13:37:00Z">
        <w:del w:id="756" w:author="최성익/SEONGIK CHOI" w:date="2020-11-14T07:50:00Z">
          <w:r w:rsidR="00BA46D9" w:rsidRPr="00192CC6" w:rsidDel="008B71B6">
            <w:rPr>
              <w:rFonts w:eastAsiaTheme="minorHAnsi" w:hint="eastAsia"/>
              <w:szCs w:val="20"/>
            </w:rPr>
            <w:delText>관리품</w:delText>
          </w:r>
        </w:del>
      </w:ins>
      <w:del w:id="757" w:author="최성익/SEONGIK CHOI" w:date="2020-11-14T07:50:00Z">
        <w:r w:rsidRPr="00192CC6" w:rsidDel="008B71B6">
          <w:rPr>
            <w:rFonts w:eastAsiaTheme="minorHAnsi" w:hint="eastAsia"/>
            <w:szCs w:val="20"/>
          </w:rPr>
          <w:delText>으로</w:delText>
        </w:r>
        <w:r w:rsidRPr="00192CC6" w:rsidDel="008B71B6">
          <w:rPr>
            <w:rFonts w:eastAsiaTheme="minorHAnsi"/>
            <w:szCs w:val="20"/>
          </w:rPr>
          <w:delText xml:space="preserve"> 분류하여 관리한다. </w:delText>
        </w:r>
      </w:del>
    </w:p>
    <w:p w14:paraId="48EE5B17" w14:textId="77777777" w:rsidR="007F7E39" w:rsidRPr="00192CC6" w:rsidRDefault="007F7E39" w:rsidP="00C95478">
      <w:pPr>
        <w:wordWrap/>
        <w:ind w:firstLineChars="100" w:firstLine="200"/>
        <w:rPr>
          <w:rFonts w:eastAsiaTheme="minorHAnsi"/>
          <w:szCs w:val="20"/>
        </w:rPr>
      </w:pPr>
      <w:r w:rsidRPr="00192CC6">
        <w:rPr>
          <w:rFonts w:eastAsiaTheme="minorHAnsi"/>
          <w:szCs w:val="20"/>
        </w:rPr>
        <w:t xml:space="preserve">    3) </w:t>
      </w:r>
      <w:ins w:id="758" w:author="최성익/SEONGIK CHOI" w:date="2020-11-14T07:50:00Z">
        <w:r w:rsidR="008B71B6" w:rsidRPr="00192CC6">
          <w:rPr>
            <w:rFonts w:eastAsiaTheme="minorHAnsi" w:hint="eastAsia"/>
            <w:szCs w:val="20"/>
          </w:rPr>
          <w:t>소모</w:t>
        </w:r>
        <w:del w:id="759" w:author="손휘웅/HUIUNG SON" w:date="2020-12-05T15:36:00Z">
          <w:r w:rsidR="008B71B6" w:rsidRPr="00192CC6" w:rsidDel="00FC1690">
            <w:rPr>
              <w:rFonts w:eastAsiaTheme="minorHAnsi" w:hint="eastAsia"/>
              <w:szCs w:val="20"/>
            </w:rPr>
            <w:delText>성부</w:delText>
          </w:r>
        </w:del>
        <w:r w:rsidR="008B71B6" w:rsidRPr="00192CC6">
          <w:rPr>
            <w:rFonts w:eastAsiaTheme="minorHAnsi" w:hint="eastAsia"/>
            <w:szCs w:val="20"/>
          </w:rPr>
          <w:t>품은</w:t>
        </w:r>
        <w:r w:rsidR="008B71B6" w:rsidRPr="00192CC6">
          <w:rPr>
            <w:rFonts w:eastAsiaTheme="minorHAnsi"/>
            <w:szCs w:val="20"/>
          </w:rPr>
          <w:t xml:space="preserve"> </w:t>
        </w:r>
        <w:r w:rsidR="008B71B6" w:rsidRPr="00192CC6">
          <w:rPr>
            <w:rFonts w:eastAsiaTheme="minorHAnsi" w:hint="eastAsia"/>
            <w:szCs w:val="20"/>
          </w:rPr>
          <w:t>비관리</w:t>
        </w:r>
        <w:r w:rsidR="008B71B6" w:rsidRPr="00192CC6">
          <w:rPr>
            <w:rFonts w:eastAsiaTheme="minorHAnsi"/>
            <w:szCs w:val="20"/>
          </w:rPr>
          <w:t xml:space="preserve"> 대상이나, </w:t>
        </w:r>
        <w:r w:rsidR="008B71B6" w:rsidRPr="00192CC6">
          <w:rPr>
            <w:rFonts w:eastAsiaTheme="minorHAnsi" w:hint="eastAsia"/>
            <w:szCs w:val="20"/>
          </w:rPr>
          <w:t>사용빈도</w:t>
        </w:r>
        <w:r w:rsidR="008B71B6" w:rsidRPr="00192CC6">
          <w:rPr>
            <w:rFonts w:eastAsiaTheme="minorHAnsi"/>
            <w:szCs w:val="20"/>
          </w:rPr>
          <w:t xml:space="preserve"> 및 라인정지에 영향을 미치는 품목일 경우 </w:t>
        </w:r>
        <w:r w:rsidR="008B71B6" w:rsidRPr="00192CC6">
          <w:rPr>
            <w:rFonts w:eastAsiaTheme="minorHAnsi" w:hint="eastAsia"/>
            <w:szCs w:val="20"/>
          </w:rPr>
          <w:t>관리품으로</w:t>
        </w:r>
        <w:r w:rsidR="008B71B6" w:rsidRPr="00192CC6">
          <w:rPr>
            <w:rFonts w:eastAsiaTheme="minorHAnsi"/>
            <w:szCs w:val="20"/>
          </w:rPr>
          <w:t xml:space="preserve"> 분류하여 관리</w:t>
        </w:r>
      </w:ins>
      <w:ins w:id="760" w:author="손휘웅/HUIUNG SON" w:date="2020-12-05T15:36:00Z">
        <w:r w:rsidR="00FC1690" w:rsidRPr="00192CC6">
          <w:rPr>
            <w:rFonts w:eastAsiaTheme="minorHAnsi" w:hint="eastAsia"/>
            <w:szCs w:val="20"/>
          </w:rPr>
          <w:t>할</w:t>
        </w:r>
        <w:r w:rsidR="00FC1690" w:rsidRPr="00192CC6">
          <w:rPr>
            <w:rFonts w:eastAsiaTheme="minorHAnsi"/>
            <w:szCs w:val="20"/>
          </w:rPr>
          <w:t xml:space="preserve"> </w:t>
        </w:r>
        <w:r w:rsidR="00FC1690" w:rsidRPr="00192CC6">
          <w:rPr>
            <w:rFonts w:eastAsiaTheme="minorHAnsi" w:hint="eastAsia"/>
            <w:szCs w:val="20"/>
          </w:rPr>
          <w:t>수</w:t>
        </w:r>
        <w:r w:rsidR="00FC1690" w:rsidRPr="00192CC6">
          <w:rPr>
            <w:rFonts w:eastAsiaTheme="minorHAnsi"/>
            <w:szCs w:val="20"/>
          </w:rPr>
          <w:t xml:space="preserve"> </w:t>
        </w:r>
        <w:r w:rsidR="00FC1690" w:rsidRPr="00192CC6">
          <w:rPr>
            <w:rFonts w:eastAsiaTheme="minorHAnsi" w:hint="eastAsia"/>
            <w:szCs w:val="20"/>
          </w:rPr>
          <w:t>있다</w:t>
        </w:r>
        <w:r w:rsidR="00FC1690" w:rsidRPr="00192CC6">
          <w:rPr>
            <w:rFonts w:eastAsiaTheme="minorHAnsi"/>
            <w:szCs w:val="20"/>
          </w:rPr>
          <w:t>.</w:t>
        </w:r>
      </w:ins>
      <w:ins w:id="761" w:author="최성익/SEONGIK CHOI" w:date="2020-11-14T07:50:00Z">
        <w:del w:id="762" w:author="손휘웅/HUIUNG SON" w:date="2020-12-05T15:36:00Z">
          <w:r w:rsidR="008B71B6" w:rsidRPr="00192CC6" w:rsidDel="00FC1690">
            <w:rPr>
              <w:rFonts w:eastAsiaTheme="minorHAnsi"/>
              <w:szCs w:val="20"/>
            </w:rPr>
            <w:delText>한다.</w:delText>
          </w:r>
        </w:del>
        <w:r w:rsidR="008B71B6" w:rsidRPr="00192CC6">
          <w:rPr>
            <w:rFonts w:eastAsiaTheme="minorHAnsi"/>
            <w:szCs w:val="20"/>
          </w:rPr>
          <w:t xml:space="preserve"> </w:t>
        </w:r>
      </w:ins>
      <w:del w:id="763" w:author="최성익/SEONGIK CHOI" w:date="2020-11-14T07:45:00Z">
        <w:r w:rsidRPr="00192CC6" w:rsidDel="008B71B6">
          <w:rPr>
            <w:rFonts w:eastAsiaTheme="minorHAnsi" w:hint="eastAsia"/>
            <w:szCs w:val="20"/>
          </w:rPr>
          <w:delText>보전</w:delText>
        </w:r>
        <w:r w:rsidRPr="00192CC6" w:rsidDel="008B71B6">
          <w:rPr>
            <w:rFonts w:eastAsiaTheme="minorHAnsi"/>
            <w:szCs w:val="20"/>
          </w:rPr>
          <w:delText xml:space="preserve"> 자재담당 (</w:delText>
        </w:r>
        <w:r w:rsidRPr="00192CC6" w:rsidDel="008B71B6">
          <w:rPr>
            <w:rFonts w:eastAsiaTheme="minorHAnsi" w:hint="eastAsia"/>
            <w:szCs w:val="20"/>
          </w:rPr>
          <w:delText>정</w:delText>
        </w:r>
        <w:r w:rsidRPr="00192CC6" w:rsidDel="008B71B6">
          <w:rPr>
            <w:rFonts w:eastAsiaTheme="minorHAnsi"/>
            <w:szCs w:val="20"/>
          </w:rPr>
          <w:delText xml:space="preserve">/부)를 </w:delText>
        </w:r>
        <w:r w:rsidRPr="00192CC6" w:rsidDel="008B71B6">
          <w:rPr>
            <w:rFonts w:eastAsiaTheme="minorHAnsi" w:hint="eastAsia"/>
            <w:szCs w:val="20"/>
          </w:rPr>
          <w:delText>지정하여</w:delText>
        </w:r>
        <w:r w:rsidRPr="00192CC6" w:rsidDel="008B71B6">
          <w:rPr>
            <w:rFonts w:eastAsiaTheme="minorHAnsi"/>
            <w:szCs w:val="20"/>
          </w:rPr>
          <w:delText xml:space="preserve">, </w:delText>
        </w:r>
        <w:r w:rsidRPr="00192CC6" w:rsidDel="008B71B6">
          <w:rPr>
            <w:rFonts w:eastAsiaTheme="minorHAnsi" w:hint="eastAsia"/>
            <w:szCs w:val="20"/>
          </w:rPr>
          <w:delText>책임소재를</w:delText>
        </w:r>
        <w:r w:rsidRPr="00192CC6" w:rsidDel="008B71B6">
          <w:rPr>
            <w:rFonts w:eastAsiaTheme="minorHAnsi"/>
            <w:szCs w:val="20"/>
          </w:rPr>
          <w:delText xml:space="preserve"> </w:delText>
        </w:r>
        <w:r w:rsidRPr="00192CC6" w:rsidDel="008B71B6">
          <w:rPr>
            <w:rFonts w:eastAsiaTheme="minorHAnsi" w:hint="eastAsia"/>
            <w:szCs w:val="20"/>
          </w:rPr>
          <w:delText>명확하게</w:delText>
        </w:r>
        <w:r w:rsidRPr="00192CC6" w:rsidDel="008B71B6">
          <w:rPr>
            <w:rFonts w:eastAsiaTheme="minorHAnsi"/>
            <w:szCs w:val="20"/>
          </w:rPr>
          <w:delText xml:space="preserve"> </w:delText>
        </w:r>
        <w:r w:rsidRPr="00192CC6" w:rsidDel="008B71B6">
          <w:rPr>
            <w:rFonts w:eastAsiaTheme="minorHAnsi" w:hint="eastAsia"/>
            <w:szCs w:val="20"/>
          </w:rPr>
          <w:delText>한다</w:delText>
        </w:r>
        <w:r w:rsidRPr="00192CC6" w:rsidDel="008B71B6">
          <w:rPr>
            <w:rFonts w:eastAsiaTheme="minorHAnsi"/>
            <w:szCs w:val="20"/>
          </w:rPr>
          <w:delText xml:space="preserve">. </w:delText>
        </w:r>
      </w:del>
    </w:p>
    <w:p w14:paraId="7B295D84" w14:textId="77777777" w:rsidR="00EA7573" w:rsidRPr="00192CC6" w:rsidRDefault="007F10F8">
      <w:pPr>
        <w:wordWrap/>
        <w:ind w:firstLineChars="100" w:firstLine="200"/>
        <w:rPr>
          <w:rFonts w:eastAsiaTheme="minorHAnsi"/>
          <w:szCs w:val="20"/>
        </w:rPr>
        <w:pPrChange w:id="764" w:author="최성익" w:date="2020-11-13T09:38:00Z">
          <w:pPr>
            <w:wordWrap/>
          </w:pPr>
        </w:pPrChange>
      </w:pPr>
      <w:r w:rsidRPr="00192CC6">
        <w:rPr>
          <w:rFonts w:eastAsiaTheme="minorHAnsi"/>
          <w:szCs w:val="20"/>
        </w:rPr>
        <w:t xml:space="preserve">    4) </w:t>
      </w:r>
      <w:del w:id="765" w:author="최성익" w:date="2020-11-13T09:34:00Z">
        <w:r w:rsidR="00526B23" w:rsidRPr="00192CC6" w:rsidDel="00D80554">
          <w:rPr>
            <w:rFonts w:eastAsiaTheme="minorHAnsi"/>
            <w:szCs w:val="20"/>
          </w:rPr>
          <w:delText xml:space="preserve">       </w:delText>
        </w:r>
      </w:del>
      <w:r w:rsidR="00EA7573" w:rsidRPr="00192CC6">
        <w:rPr>
          <w:rFonts w:eastAsiaTheme="minorHAnsi"/>
          <w:szCs w:val="20"/>
        </w:rPr>
        <w:t>보전 자재담당</w:t>
      </w:r>
      <w:r w:rsidR="00216AE3" w:rsidRPr="00192CC6">
        <w:rPr>
          <w:rFonts w:eastAsiaTheme="minorHAnsi" w:hint="eastAsia"/>
          <w:szCs w:val="20"/>
        </w:rPr>
        <w:t xml:space="preserve">은 </w:t>
      </w:r>
      <w:r w:rsidR="00EA7573" w:rsidRPr="00192CC6">
        <w:rPr>
          <w:rFonts w:eastAsiaTheme="minorHAnsi"/>
          <w:szCs w:val="20"/>
        </w:rPr>
        <w:t xml:space="preserve">현품수량과 </w:t>
      </w:r>
      <w:del w:id="766" w:author="김경환(품질보증팀)/KYUNGHWAN KIM" w:date="2020-05-19T12:01:00Z">
        <w:r w:rsidR="00EA7573" w:rsidRPr="00192CC6" w:rsidDel="00D33CB8">
          <w:rPr>
            <w:rFonts w:eastAsiaTheme="minorHAnsi" w:hint="eastAsia"/>
            <w:szCs w:val="20"/>
          </w:rPr>
          <w:delText>전산</w:delText>
        </w:r>
      </w:del>
      <w:ins w:id="767" w:author="김현기/HYUNKI KIM" w:date="2020-05-06T16:42:00Z">
        <w:del w:id="768" w:author="김경환(품질보증팀)/KYUNGHWAN KIM" w:date="2020-05-19T12:01:00Z">
          <w:r w:rsidR="0093433E" w:rsidRPr="00192CC6" w:rsidDel="00D33CB8">
            <w:rPr>
              <w:rFonts w:eastAsiaTheme="minorHAnsi"/>
              <w:szCs w:val="20"/>
            </w:rPr>
            <w:delText xml:space="preserve"> </w:delText>
          </w:r>
        </w:del>
      </w:ins>
      <w:ins w:id="769" w:author="김현기/HYUNKI KIM" w:date="2020-05-06T16:03:00Z">
        <w:del w:id="770" w:author="손휘웅/HUIUNG SON" w:date="2020-12-05T15:37:00Z">
          <w:r w:rsidR="00A919C1" w:rsidRPr="00192CC6" w:rsidDel="00FC1690">
            <w:rPr>
              <w:rFonts w:eastAsiaTheme="minorHAnsi"/>
              <w:szCs w:val="20"/>
            </w:rPr>
            <w:delText>’</w:delText>
          </w:r>
        </w:del>
      </w:ins>
      <w:ins w:id="771" w:author="최성익" w:date="2020-11-13T16:28:00Z">
        <w:del w:id="772" w:author="손휘웅/HUIUNG SON" w:date="2020-12-05T15:37:00Z">
          <w:r w:rsidR="00585726" w:rsidRPr="00192CC6" w:rsidDel="00FC1690">
            <w:rPr>
              <w:rFonts w:eastAsiaTheme="minorHAnsi"/>
              <w:szCs w:val="20"/>
              <w:rPrChange w:id="773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>Sm</w:delText>
          </w:r>
        </w:del>
        <w:del w:id="774" w:author="손휘웅/HUIUNG SON" w:date="2020-12-05T15:36:00Z">
          <w:r w:rsidR="00585726" w:rsidRPr="00192CC6" w:rsidDel="00FC1690">
            <w:rPr>
              <w:rFonts w:eastAsiaTheme="minorHAnsi"/>
              <w:szCs w:val="20"/>
              <w:rPrChange w:id="775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ile </w:delText>
          </w:r>
        </w:del>
      </w:ins>
      <w:del w:id="776" w:author="김현기/HYUNKI KIM" w:date="2020-05-06T16:03:00Z">
        <w:r w:rsidR="00EA7573" w:rsidRPr="00192CC6" w:rsidDel="00A919C1">
          <w:rPr>
            <w:rFonts w:eastAsiaTheme="minorHAnsi"/>
            <w:szCs w:val="20"/>
          </w:rPr>
          <w:delText>(</w:delText>
        </w:r>
      </w:del>
      <w:del w:id="777" w:author="김경환(품질보증팀)/KYUNGHWAN KIM" w:date="2020-05-19T11:49:00Z">
        <w:r w:rsidR="00282C60" w:rsidRPr="00192CC6" w:rsidDel="00434C11">
          <w:rPr>
            <w:rFonts w:eastAsiaTheme="minorHAnsi"/>
            <w:szCs w:val="20"/>
            <w:rPrChange w:id="778" w:author="손휘웅/HUIUNG SON" w:date="2020-12-07T07:36:00Z">
              <w:rPr>
                <w:rFonts w:eastAsiaTheme="minorHAnsi"/>
                <w:color w:val="2111F7"/>
                <w:szCs w:val="20"/>
              </w:rPr>
            </w:rPrChange>
          </w:rPr>
          <w:delText xml:space="preserve">SMILE </w:delText>
        </w:r>
      </w:del>
      <w:ins w:id="779" w:author="김경환(품질보증팀)/KYUNGHWAN KIM" w:date="2020-05-19T11:50:00Z">
        <w:del w:id="780" w:author="최성익" w:date="2020-11-13T12:33:00Z">
          <w:r w:rsidR="00434C11" w:rsidRPr="00192CC6" w:rsidDel="00302F4D">
            <w:rPr>
              <w:rFonts w:eastAsiaTheme="minorHAnsi"/>
              <w:szCs w:val="20"/>
            </w:rPr>
            <w:delText>_</w:delText>
          </w:r>
        </w:del>
      </w:ins>
      <w:ins w:id="781" w:author="김현기/HYUNKI KIM" w:date="2020-05-06T16:04:00Z">
        <w:del w:id="782" w:author="김경환(품질보증팀)/KYUNGHWAN KIM" w:date="2020-05-19T11:50:00Z">
          <w:r w:rsidR="00A919C1" w:rsidRPr="00192CC6" w:rsidDel="00434C11">
            <w:rPr>
              <w:rFonts w:eastAsiaTheme="minorHAnsi"/>
              <w:szCs w:val="20"/>
            </w:rPr>
            <w:delText xml:space="preserve"> </w:delText>
          </w:r>
        </w:del>
        <w:del w:id="783" w:author="최성익" w:date="2020-11-13T12:33:00Z">
          <w:r w:rsidR="00A919C1" w:rsidRPr="00192CC6" w:rsidDel="00302F4D">
            <w:rPr>
              <w:rFonts w:eastAsiaTheme="minorHAnsi" w:hint="eastAsia"/>
              <w:szCs w:val="20"/>
            </w:rPr>
            <w:delText>보전자재재고현황</w:delText>
          </w:r>
        </w:del>
        <w:del w:id="784" w:author="손휘웅/HUIUNG SON" w:date="2020-12-05T15:37:00Z">
          <w:r w:rsidR="00A919C1" w:rsidRPr="00192CC6" w:rsidDel="00FC1690">
            <w:rPr>
              <w:rFonts w:eastAsiaTheme="minorHAnsi"/>
              <w:szCs w:val="20"/>
            </w:rPr>
            <w:delText>’</w:delText>
          </w:r>
        </w:del>
      </w:ins>
      <w:del w:id="785" w:author="김현기/HYUNKI KIM" w:date="2020-05-06T16:04:00Z">
        <w:r w:rsidR="00EA7573" w:rsidRPr="00192CC6" w:rsidDel="00A919C1">
          <w:rPr>
            <w:rFonts w:eastAsiaTheme="minorHAnsi"/>
            <w:szCs w:val="20"/>
          </w:rPr>
          <w:delText>)</w:delText>
        </w:r>
      </w:del>
      <w:ins w:id="786" w:author="최성익" w:date="2020-11-13T12:33:00Z">
        <w:r w:rsidR="00302F4D" w:rsidRPr="00192CC6">
          <w:rPr>
            <w:rFonts w:eastAsiaTheme="minorHAnsi" w:hint="eastAsia"/>
            <w:szCs w:val="20"/>
            <w:rPrChange w:id="787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전</w:t>
        </w:r>
      </w:ins>
      <w:ins w:id="788" w:author="최성익" w:date="2020-11-13T12:34:00Z">
        <w:r w:rsidR="00302F4D" w:rsidRPr="00192CC6">
          <w:rPr>
            <w:rFonts w:eastAsiaTheme="minorHAnsi" w:hint="eastAsia"/>
            <w:szCs w:val="20"/>
            <w:rPrChange w:id="789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산</w:t>
        </w:r>
      </w:ins>
      <w:del w:id="790" w:author="김현기/HYUNKI KIM" w:date="2020-05-06T16:42:00Z">
        <w:r w:rsidR="00EA7573" w:rsidRPr="00192CC6" w:rsidDel="0093433E">
          <w:rPr>
            <w:rFonts w:eastAsiaTheme="minorHAnsi"/>
            <w:szCs w:val="20"/>
          </w:rPr>
          <w:delText xml:space="preserve"> </w:delText>
        </w:r>
      </w:del>
      <w:r w:rsidR="00EA7573" w:rsidRPr="00192CC6">
        <w:rPr>
          <w:rFonts w:eastAsiaTheme="minorHAnsi" w:hint="eastAsia"/>
          <w:szCs w:val="20"/>
        </w:rPr>
        <w:t>수량</w:t>
      </w:r>
      <w:r w:rsidR="00216AE3" w:rsidRPr="00192CC6">
        <w:rPr>
          <w:rFonts w:eastAsiaTheme="minorHAnsi" w:hint="eastAsia"/>
          <w:szCs w:val="20"/>
        </w:rPr>
        <w:t xml:space="preserve"> (</w:t>
      </w:r>
      <w:r w:rsidR="00216AE3" w:rsidRPr="00192CC6">
        <w:rPr>
          <w:rFonts w:eastAsiaTheme="minorHAnsi"/>
          <w:szCs w:val="20"/>
        </w:rPr>
        <w:t>QRP)</w:t>
      </w:r>
      <w:r w:rsidR="00EA7573" w:rsidRPr="00192CC6">
        <w:rPr>
          <w:rFonts w:eastAsiaTheme="minorHAnsi" w:hint="eastAsia"/>
          <w:szCs w:val="20"/>
        </w:rPr>
        <w:t>이</w:t>
      </w:r>
      <w:r w:rsidR="00EA7573" w:rsidRPr="00192CC6">
        <w:rPr>
          <w:rFonts w:eastAsiaTheme="minorHAnsi"/>
          <w:szCs w:val="20"/>
        </w:rPr>
        <w:t xml:space="preserve"> 일치하도록 </w:t>
      </w:r>
      <w:r w:rsidR="00EA7573" w:rsidRPr="00192CC6">
        <w:rPr>
          <w:rFonts w:eastAsiaTheme="minorHAnsi" w:hint="eastAsia"/>
          <w:szCs w:val="20"/>
        </w:rPr>
        <w:t>예비품을</w:t>
      </w:r>
      <w:r w:rsidR="00EA7573" w:rsidRPr="00192CC6">
        <w:rPr>
          <w:rFonts w:eastAsiaTheme="minorHAnsi"/>
          <w:szCs w:val="20"/>
        </w:rPr>
        <w:t xml:space="preserve"> 관리하</w:t>
      </w:r>
      <w:ins w:id="791" w:author="최성익" w:date="2020-11-12T13:38:00Z">
        <w:r w:rsidR="00BA46D9" w:rsidRPr="00192CC6">
          <w:rPr>
            <w:rFonts w:eastAsiaTheme="minorHAnsi" w:hint="eastAsia"/>
            <w:szCs w:val="20"/>
          </w:rPr>
          <w:t>고</w:t>
        </w:r>
      </w:ins>
      <w:ins w:id="792" w:author="손휘웅/HUIUNG SON" w:date="2020-12-05T15:37:00Z">
        <w:r w:rsidR="00FC1690" w:rsidRPr="00192CC6">
          <w:rPr>
            <w:rFonts w:eastAsiaTheme="minorHAnsi"/>
            <w:szCs w:val="20"/>
            <w:rPrChange w:id="793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>,</w:t>
        </w:r>
      </w:ins>
      <w:ins w:id="794" w:author="최성익" w:date="2020-11-12T13:38:00Z">
        <w:r w:rsidR="00BA46D9" w:rsidRPr="00192CC6">
          <w:rPr>
            <w:rFonts w:eastAsiaTheme="minorHAnsi"/>
            <w:szCs w:val="20"/>
          </w:rPr>
          <w:t xml:space="preserve"> 2</w:t>
        </w:r>
        <w:r w:rsidR="00BA46D9" w:rsidRPr="00192CC6">
          <w:rPr>
            <w:rFonts w:eastAsiaTheme="minorHAnsi" w:hint="eastAsia"/>
            <w:szCs w:val="20"/>
          </w:rPr>
          <w:t>회</w:t>
        </w:r>
        <w:r w:rsidR="00BA46D9" w:rsidRPr="00192CC6">
          <w:rPr>
            <w:rFonts w:eastAsiaTheme="minorHAnsi"/>
            <w:szCs w:val="20"/>
          </w:rPr>
          <w:t xml:space="preserve">/년 </w:t>
        </w:r>
        <w:r w:rsidR="00BA46D9" w:rsidRPr="00192CC6">
          <w:rPr>
            <w:rFonts w:eastAsiaTheme="minorHAnsi" w:hint="eastAsia"/>
            <w:szCs w:val="20"/>
          </w:rPr>
          <w:t>재고</w:t>
        </w:r>
      </w:ins>
      <w:ins w:id="795" w:author="최성익" w:date="2020-11-13T09:37:00Z">
        <w:r w:rsidR="00D80554" w:rsidRPr="00192CC6">
          <w:rPr>
            <w:rFonts w:eastAsiaTheme="minorHAnsi"/>
            <w:szCs w:val="20"/>
            <w:rPrChange w:id="796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797" w:author="최성익" w:date="2020-11-12T13:38:00Z">
        <w:r w:rsidR="00BA46D9" w:rsidRPr="00192CC6">
          <w:rPr>
            <w:rFonts w:eastAsiaTheme="minorHAnsi" w:hint="eastAsia"/>
            <w:szCs w:val="20"/>
          </w:rPr>
          <w:t>실사</w:t>
        </w:r>
      </w:ins>
      <w:ins w:id="798" w:author="최성익" w:date="2020-11-13T09:37:00Z">
        <w:r w:rsidR="00D80554" w:rsidRPr="00192CC6">
          <w:rPr>
            <w:rFonts w:eastAsiaTheme="minorHAnsi"/>
            <w:szCs w:val="20"/>
            <w:rPrChange w:id="799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후</w:t>
        </w:r>
      </w:ins>
      <w:ins w:id="800" w:author="최성익" w:date="2020-11-12T13:38:00Z">
        <w:r w:rsidR="00BA46D9" w:rsidRPr="00192CC6">
          <w:rPr>
            <w:rFonts w:eastAsiaTheme="minorHAnsi"/>
            <w:szCs w:val="20"/>
          </w:rPr>
          <w:t xml:space="preserve"> </w:t>
        </w:r>
      </w:ins>
      <w:ins w:id="801" w:author="최성익" w:date="2020-11-13T09:34:00Z">
        <w:del w:id="802" w:author="손휘웅/HUIUNG SON" w:date="2020-12-05T15:37:00Z">
          <w:r w:rsidR="00D80554" w:rsidRPr="00192CC6" w:rsidDel="00FC1690">
            <w:rPr>
              <w:rFonts w:eastAsiaTheme="minorHAnsi"/>
              <w:szCs w:val="20"/>
            </w:rPr>
            <w:delText>‘</w:delText>
          </w:r>
        </w:del>
      </w:ins>
      <w:ins w:id="803" w:author="최성익" w:date="2020-11-13T16:29:00Z">
        <w:del w:id="804" w:author="손휘웅/HUIUNG SON" w:date="2020-12-05T15:37:00Z">
          <w:r w:rsidR="00585726" w:rsidRPr="00192CC6" w:rsidDel="00FC1690">
            <w:rPr>
              <w:rFonts w:eastAsiaTheme="minorHAnsi"/>
              <w:szCs w:val="20"/>
              <w:rPrChange w:id="805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SMILE </w:delText>
          </w:r>
        </w:del>
      </w:ins>
      <w:ins w:id="806" w:author="최성익" w:date="2020-11-13T09:38:00Z">
        <w:del w:id="807" w:author="손휘웅/HUIUNG SON" w:date="2020-12-05T15:37:00Z">
          <w:r w:rsidR="00D80554" w:rsidRPr="00192CC6" w:rsidDel="00FC1690">
            <w:rPr>
              <w:rFonts w:eastAsiaTheme="minorHAnsi"/>
              <w:szCs w:val="20"/>
              <w:rPrChange w:id="808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>’</w:delText>
          </w:r>
        </w:del>
      </w:ins>
      <w:r w:rsidR="00216AE3" w:rsidRPr="00192CC6">
        <w:rPr>
          <w:rFonts w:eastAsiaTheme="minorHAnsi" w:hint="eastAsia"/>
          <w:szCs w:val="20"/>
        </w:rPr>
        <w:t>결</w:t>
      </w:r>
      <w:ins w:id="809" w:author="최성익" w:date="2020-11-12T13:38:00Z">
        <w:r w:rsidR="00BA46D9" w:rsidRPr="00192CC6">
          <w:rPr>
            <w:rFonts w:eastAsiaTheme="minorHAnsi" w:hint="eastAsia"/>
            <w:szCs w:val="20"/>
          </w:rPr>
          <w:t>과를</w:t>
        </w:r>
        <w:r w:rsidR="00BA46D9" w:rsidRPr="00192CC6">
          <w:rPr>
            <w:rFonts w:eastAsiaTheme="minorHAnsi"/>
            <w:szCs w:val="20"/>
          </w:rPr>
          <w:t xml:space="preserve"> </w:t>
        </w:r>
        <w:r w:rsidR="00BA46D9" w:rsidRPr="00192CC6">
          <w:rPr>
            <w:rFonts w:eastAsiaTheme="minorHAnsi" w:hint="eastAsia"/>
            <w:szCs w:val="20"/>
          </w:rPr>
          <w:t>보고</w:t>
        </w:r>
      </w:ins>
      <w:ins w:id="810" w:author="최성익" w:date="2020-11-13T17:05:00Z">
        <w:r w:rsidR="00280E95" w:rsidRPr="00192CC6">
          <w:rPr>
            <w:rFonts w:eastAsiaTheme="minorHAnsi" w:hint="eastAsia"/>
            <w:szCs w:val="20"/>
            <w:rPrChange w:id="811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서로</w:t>
        </w:r>
        <w:r w:rsidR="00280E95" w:rsidRPr="00192CC6">
          <w:rPr>
            <w:rFonts w:eastAsiaTheme="minorHAnsi"/>
            <w:szCs w:val="20"/>
            <w:rPrChange w:id="812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280E95" w:rsidRPr="00192CC6">
          <w:rPr>
            <w:rFonts w:eastAsiaTheme="minorHAnsi" w:hint="eastAsia"/>
            <w:szCs w:val="20"/>
            <w:rPrChange w:id="813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제출</w:t>
        </w:r>
      </w:ins>
      <w:del w:id="814" w:author="최성익" w:date="2020-11-12T13:38:00Z">
        <w:r w:rsidR="00EA7573" w:rsidRPr="00192CC6" w:rsidDel="00BA46D9">
          <w:rPr>
            <w:rFonts w:eastAsiaTheme="minorHAnsi" w:hint="eastAsia"/>
            <w:szCs w:val="20"/>
          </w:rPr>
          <w:delText>여야</w:delText>
        </w:r>
      </w:del>
      <w:del w:id="815" w:author="최성익" w:date="2020-11-13T17:06:00Z">
        <w:r w:rsidR="00EA7573" w:rsidRPr="00192CC6" w:rsidDel="00280E95">
          <w:rPr>
            <w:rFonts w:eastAsiaTheme="minorHAnsi"/>
            <w:szCs w:val="20"/>
          </w:rPr>
          <w:delText xml:space="preserve"> </w:delText>
        </w:r>
      </w:del>
      <w:r w:rsidR="00EA7573" w:rsidRPr="00192CC6">
        <w:rPr>
          <w:rFonts w:eastAsiaTheme="minorHAnsi"/>
          <w:szCs w:val="20"/>
        </w:rPr>
        <w:t>한다.</w:t>
      </w:r>
    </w:p>
    <w:p w14:paraId="7CF57AD3" w14:textId="77777777" w:rsidR="00EA7573" w:rsidRPr="00192CC6" w:rsidDel="00980F78" w:rsidRDefault="00BA46D9">
      <w:pPr>
        <w:wordWrap/>
        <w:ind w:firstLineChars="600" w:firstLine="1200"/>
        <w:rPr>
          <w:del w:id="816" w:author="최성익" w:date="2020-11-12T09:47:00Z"/>
          <w:rFonts w:eastAsiaTheme="minorHAnsi"/>
          <w:szCs w:val="20"/>
        </w:rPr>
        <w:pPrChange w:id="817" w:author="최성익" w:date="2020-11-12T09:47:00Z">
          <w:pPr>
            <w:wordWrap/>
          </w:pPr>
        </w:pPrChange>
      </w:pPr>
      <w:ins w:id="818" w:author="최성익" w:date="2020-11-12T13:37:00Z">
        <w:r w:rsidRPr="00192CC6">
          <w:rPr>
            <w:rFonts w:eastAsiaTheme="minorHAnsi"/>
            <w:szCs w:val="20"/>
          </w:rPr>
          <w:t xml:space="preserve"> </w:t>
        </w:r>
      </w:ins>
      <w:ins w:id="819" w:author="최성익" w:date="2020-11-12T13:38:00Z">
        <w:r w:rsidRPr="00192CC6">
          <w:rPr>
            <w:rFonts w:eastAsiaTheme="minorHAnsi"/>
            <w:szCs w:val="20"/>
          </w:rPr>
          <w:t xml:space="preserve">    </w:t>
        </w:r>
      </w:ins>
      <w:ins w:id="820" w:author="최성익" w:date="2020-11-12T13:37:00Z">
        <w:r w:rsidRPr="00192CC6">
          <w:rPr>
            <w:rFonts w:eastAsiaTheme="minorHAnsi"/>
            <w:szCs w:val="20"/>
          </w:rPr>
          <w:t xml:space="preserve"> </w:t>
        </w:r>
      </w:ins>
      <w:del w:id="821" w:author="최성익" w:date="2020-11-12T13:28:00Z">
        <w:r w:rsidR="00526B23" w:rsidRPr="00192CC6" w:rsidDel="00DC0FB9">
          <w:rPr>
            <w:rFonts w:eastAsiaTheme="minorHAnsi"/>
            <w:szCs w:val="20"/>
          </w:rPr>
          <w:delText xml:space="preserve">   </w:delText>
        </w:r>
        <w:r w:rsidR="00EA7573" w:rsidRPr="00192CC6" w:rsidDel="00DC0FB9">
          <w:rPr>
            <w:rFonts w:eastAsiaTheme="minorHAnsi"/>
            <w:szCs w:val="20"/>
          </w:rPr>
          <w:delText xml:space="preserve">    </w:delText>
        </w:r>
        <w:r w:rsidR="007F7E39" w:rsidRPr="00192CC6" w:rsidDel="00DC0FB9">
          <w:rPr>
            <w:rFonts w:eastAsiaTheme="minorHAnsi"/>
            <w:szCs w:val="20"/>
          </w:rPr>
          <w:delText>5</w:delText>
        </w:r>
        <w:r w:rsidR="00EA7573" w:rsidRPr="00192CC6" w:rsidDel="00DC0FB9">
          <w:rPr>
            <w:rFonts w:eastAsiaTheme="minorHAnsi"/>
            <w:szCs w:val="20"/>
          </w:rPr>
          <w:delText xml:space="preserve">) </w:delText>
        </w:r>
      </w:del>
      <w:del w:id="822" w:author="최성익" w:date="2020-11-12T09:38:00Z">
        <w:r w:rsidR="00EA7573" w:rsidRPr="00192CC6" w:rsidDel="00980F78">
          <w:rPr>
            <w:rFonts w:eastAsiaTheme="minorHAnsi" w:hint="eastAsia"/>
            <w:szCs w:val="20"/>
          </w:rPr>
          <w:delText>보관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중인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예비품은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녹이나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먼지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등의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유입을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막고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항상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청결을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유지토록</w:delText>
        </w:r>
        <w:r w:rsidR="00EA7573" w:rsidRPr="00192CC6" w:rsidDel="00980F78">
          <w:rPr>
            <w:rFonts w:eastAsiaTheme="minorHAnsi"/>
            <w:szCs w:val="20"/>
          </w:rPr>
          <w:delText xml:space="preserve"> </w:delText>
        </w:r>
        <w:r w:rsidR="00EA7573" w:rsidRPr="00192CC6" w:rsidDel="00980F78">
          <w:rPr>
            <w:rFonts w:eastAsiaTheme="minorHAnsi" w:hint="eastAsia"/>
            <w:szCs w:val="20"/>
          </w:rPr>
          <w:delText>관리한다</w:delText>
        </w:r>
        <w:r w:rsidR="00EA7573" w:rsidRPr="00192CC6" w:rsidDel="00980F78">
          <w:rPr>
            <w:rFonts w:eastAsiaTheme="minorHAnsi"/>
            <w:szCs w:val="20"/>
          </w:rPr>
          <w:delText>.</w:delText>
        </w:r>
      </w:del>
    </w:p>
    <w:p w14:paraId="7075E3D1" w14:textId="77777777" w:rsidR="007F7E39" w:rsidRPr="00192CC6" w:rsidDel="00FC1690" w:rsidRDefault="007F7E39" w:rsidP="00C95478">
      <w:pPr>
        <w:wordWrap/>
        <w:rPr>
          <w:ins w:id="823" w:author="최성익" w:date="2020-11-12T13:39:00Z"/>
          <w:del w:id="824" w:author="손휘웅/HUIUNG SON" w:date="2020-12-05T15:41:00Z"/>
          <w:rFonts w:eastAsiaTheme="minorHAnsi"/>
          <w:szCs w:val="20"/>
        </w:rPr>
      </w:pPr>
      <w:del w:id="825" w:author="최성익" w:date="2020-11-12T09:47:00Z">
        <w:r w:rsidRPr="00192CC6" w:rsidDel="00980F78">
          <w:rPr>
            <w:rFonts w:eastAsiaTheme="minorHAnsi"/>
            <w:szCs w:val="20"/>
          </w:rPr>
          <w:delText xml:space="preserve">       </w:delText>
        </w:r>
      </w:del>
      <w:ins w:id="826" w:author="최성익" w:date="2020-11-12T13:38:00Z">
        <w:r w:rsidR="00BA46D9" w:rsidRPr="00192CC6">
          <w:rPr>
            <w:rFonts w:eastAsiaTheme="minorHAnsi"/>
            <w:szCs w:val="20"/>
          </w:rPr>
          <w:t>5</w:t>
        </w:r>
      </w:ins>
      <w:del w:id="827" w:author="최성익" w:date="2020-11-12T13:38:00Z">
        <w:r w:rsidRPr="00192CC6" w:rsidDel="00BA46D9">
          <w:rPr>
            <w:rFonts w:eastAsiaTheme="minorHAnsi"/>
            <w:szCs w:val="20"/>
          </w:rPr>
          <w:delText>6</w:delText>
        </w:r>
      </w:del>
      <w:r w:rsidRPr="00192CC6">
        <w:rPr>
          <w:rFonts w:eastAsiaTheme="minorHAnsi"/>
          <w:szCs w:val="20"/>
        </w:rPr>
        <w:t xml:space="preserve">) </w:t>
      </w:r>
      <w:del w:id="828" w:author="손휘웅/HUIUNG SON" w:date="2020-12-05T15:41:00Z">
        <w:r w:rsidRPr="00192CC6" w:rsidDel="00FC1690">
          <w:rPr>
            <w:rFonts w:eastAsiaTheme="minorHAnsi" w:hint="eastAsia"/>
            <w:szCs w:val="20"/>
          </w:rPr>
          <w:delText>해당</w:delText>
        </w:r>
        <w:r w:rsidRPr="00192CC6" w:rsidDel="00FC1690">
          <w:rPr>
            <w:rFonts w:eastAsiaTheme="minorHAnsi"/>
            <w:szCs w:val="20"/>
          </w:rPr>
          <w:delText xml:space="preserve"> 사업장 담당은 </w:delText>
        </w:r>
      </w:del>
      <w:del w:id="829" w:author="손휘웅/HUIUNG SON" w:date="2020-12-03T13:11:00Z">
        <w:r w:rsidRPr="00192CC6" w:rsidDel="00750349">
          <w:rPr>
            <w:rFonts w:eastAsiaTheme="minorHAnsi" w:hint="eastAsia"/>
            <w:szCs w:val="20"/>
          </w:rPr>
          <w:delText>특별관리품목</w:delText>
        </w:r>
      </w:del>
      <w:del w:id="830" w:author="손휘웅/HUIUNG SON" w:date="2020-12-05T15:41:00Z">
        <w:r w:rsidRPr="00192CC6" w:rsidDel="00FC1690">
          <w:rPr>
            <w:rFonts w:eastAsiaTheme="minorHAnsi" w:hint="eastAsia"/>
            <w:szCs w:val="20"/>
          </w:rPr>
          <w:delText>에</w:delText>
        </w:r>
        <w:r w:rsidRPr="00192CC6" w:rsidDel="00FC1690">
          <w:rPr>
            <w:rFonts w:eastAsiaTheme="minorHAnsi"/>
            <w:szCs w:val="20"/>
          </w:rPr>
          <w:delText xml:space="preserve"> </w:delText>
        </w:r>
        <w:r w:rsidRPr="00192CC6" w:rsidDel="00FC1690">
          <w:rPr>
            <w:rFonts w:eastAsiaTheme="minorHAnsi" w:hint="eastAsia"/>
            <w:szCs w:val="20"/>
          </w:rPr>
          <w:delText>대하여</w:delText>
        </w:r>
        <w:r w:rsidRPr="00192CC6" w:rsidDel="00FC1690">
          <w:rPr>
            <w:rFonts w:eastAsiaTheme="minorHAnsi"/>
            <w:szCs w:val="20"/>
          </w:rPr>
          <w:delText xml:space="preserve"> </w:delText>
        </w:r>
        <w:r w:rsidRPr="00192CC6" w:rsidDel="00FC1690">
          <w:rPr>
            <w:rFonts w:eastAsiaTheme="minorHAnsi" w:hint="eastAsia"/>
            <w:szCs w:val="20"/>
          </w:rPr>
          <w:delText>식별</w:delText>
        </w:r>
        <w:r w:rsidRPr="00192CC6" w:rsidDel="00FC1690">
          <w:rPr>
            <w:rFonts w:eastAsiaTheme="minorHAnsi"/>
            <w:szCs w:val="20"/>
          </w:rPr>
          <w:delText xml:space="preserve"> </w:delText>
        </w:r>
      </w:del>
      <w:ins w:id="831" w:author="최성익/SEONGIK CHOI" w:date="2020-11-14T08:02:00Z">
        <w:del w:id="832" w:author="손휘웅/HUIUNG SON" w:date="2020-12-05T15:41:00Z">
          <w:r w:rsidR="008B71B6" w:rsidRPr="00192CC6" w:rsidDel="00FC1690">
            <w:rPr>
              <w:rFonts w:eastAsiaTheme="minorHAnsi"/>
              <w:szCs w:val="20"/>
              <w:rPrChange w:id="833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>TAG</w:delText>
          </w:r>
        </w:del>
      </w:ins>
      <w:del w:id="834" w:author="손휘웅/HUIUNG SON" w:date="2020-12-05T15:41:00Z">
        <w:r w:rsidRPr="00192CC6" w:rsidDel="00FC1690">
          <w:rPr>
            <w:rFonts w:eastAsiaTheme="minorHAnsi" w:hint="eastAsia"/>
            <w:szCs w:val="20"/>
          </w:rPr>
          <w:delText>태그</w:delText>
        </w:r>
        <w:r w:rsidRPr="00192CC6" w:rsidDel="00FC1690">
          <w:rPr>
            <w:rFonts w:eastAsiaTheme="minorHAnsi"/>
            <w:szCs w:val="20"/>
          </w:rPr>
          <w:delText xml:space="preserve"> </w:delText>
        </w:r>
        <w:r w:rsidRPr="00192CC6" w:rsidDel="00FC1690">
          <w:rPr>
            <w:rFonts w:eastAsiaTheme="minorHAnsi" w:hint="eastAsia"/>
            <w:szCs w:val="20"/>
          </w:rPr>
          <w:delText>부착</w:delText>
        </w:r>
        <w:r w:rsidRPr="00192CC6" w:rsidDel="00FC1690">
          <w:rPr>
            <w:rFonts w:eastAsiaTheme="minorHAnsi"/>
            <w:szCs w:val="20"/>
          </w:rPr>
          <w:delText xml:space="preserve"> </w:delText>
        </w:r>
        <w:r w:rsidRPr="00192CC6" w:rsidDel="00FC1690">
          <w:rPr>
            <w:rFonts w:eastAsiaTheme="minorHAnsi" w:hint="eastAsia"/>
            <w:szCs w:val="20"/>
          </w:rPr>
          <w:delText>및</w:delText>
        </w:r>
        <w:r w:rsidRPr="00192CC6" w:rsidDel="00FC1690">
          <w:rPr>
            <w:rFonts w:eastAsiaTheme="minorHAnsi"/>
            <w:szCs w:val="20"/>
          </w:rPr>
          <w:delText xml:space="preserve"> </w:delText>
        </w:r>
      </w:del>
      <w:ins w:id="835" w:author="최성익" w:date="2020-11-13T16:25:00Z">
        <w:del w:id="836" w:author="손휘웅/HUIUNG SON" w:date="2020-12-05T15:41:00Z">
          <w:r w:rsidR="00FE715F" w:rsidRPr="00192CC6" w:rsidDel="00FC1690">
            <w:rPr>
              <w:rFonts w:eastAsiaTheme="minorHAnsi"/>
              <w:szCs w:val="20"/>
              <w:rPrChange w:id="837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Min/Max 안전재고 </w:delText>
          </w:r>
        </w:del>
      </w:ins>
      <w:del w:id="838" w:author="손휘웅/HUIUNG SON" w:date="2020-12-05T15:41:00Z">
        <w:r w:rsidRPr="00192CC6" w:rsidDel="00FC1690">
          <w:rPr>
            <w:rFonts w:eastAsiaTheme="minorHAnsi" w:hint="eastAsia"/>
            <w:szCs w:val="20"/>
          </w:rPr>
          <w:delText>재고유지</w:delText>
        </w:r>
        <w:r w:rsidRPr="00192CC6" w:rsidDel="00FC1690">
          <w:rPr>
            <w:rFonts w:eastAsiaTheme="minorHAnsi"/>
            <w:szCs w:val="20"/>
          </w:rPr>
          <w:delText xml:space="preserve">, </w:delText>
        </w:r>
        <w:r w:rsidRPr="00192CC6" w:rsidDel="00FC1690">
          <w:rPr>
            <w:rFonts w:eastAsiaTheme="minorHAnsi" w:hint="eastAsia"/>
            <w:szCs w:val="20"/>
          </w:rPr>
          <w:delText>관리한다</w:delText>
        </w:r>
        <w:r w:rsidRPr="00192CC6" w:rsidDel="00FC1690">
          <w:rPr>
            <w:rFonts w:eastAsiaTheme="minorHAnsi"/>
            <w:szCs w:val="20"/>
          </w:rPr>
          <w:delText xml:space="preserve">. </w:delText>
        </w:r>
      </w:del>
    </w:p>
    <w:p w14:paraId="75B1A9CE" w14:textId="77777777" w:rsidR="00BA46D9" w:rsidRPr="00192CC6" w:rsidRDefault="00BA46D9" w:rsidP="00C95478">
      <w:pPr>
        <w:wordWrap/>
        <w:rPr>
          <w:ins w:id="839" w:author="최성익" w:date="2020-11-12T12:13:00Z"/>
          <w:rFonts w:eastAsiaTheme="minorHAnsi"/>
          <w:szCs w:val="20"/>
        </w:rPr>
      </w:pPr>
      <w:ins w:id="840" w:author="최성익" w:date="2020-11-12T13:39:00Z">
        <w:del w:id="841" w:author="손휘웅/HUIUNG SON" w:date="2020-12-05T15:41:00Z">
          <w:r w:rsidRPr="00192CC6" w:rsidDel="00FC1690">
            <w:rPr>
              <w:rFonts w:eastAsiaTheme="minorHAnsi"/>
              <w:szCs w:val="20"/>
            </w:rPr>
            <w:delText xml:space="preserve">       6) </w:delText>
          </w:r>
        </w:del>
      </w:ins>
      <w:ins w:id="842" w:author="손휘웅/HUIUNG SON" w:date="2020-12-05T15:37:00Z">
        <w:r w:rsidR="00FC1690" w:rsidRPr="00192CC6">
          <w:rPr>
            <w:rFonts w:eastAsiaTheme="minorHAnsi" w:hint="eastAsia"/>
            <w:szCs w:val="20"/>
            <w:rPrChange w:id="843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비관리품</w:t>
        </w:r>
      </w:ins>
      <w:ins w:id="844" w:author="손휘웅/HUIUNG SON" w:date="2020-12-05T15:38:00Z">
        <w:r w:rsidR="00FC1690" w:rsidRPr="00192CC6">
          <w:rPr>
            <w:rFonts w:eastAsiaTheme="minorHAnsi"/>
            <w:szCs w:val="20"/>
            <w:rPrChange w:id="845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, </w:t>
        </w:r>
      </w:ins>
      <w:ins w:id="846" w:author="최성익" w:date="2020-11-13T16:22:00Z">
        <w:r w:rsidR="00FE715F" w:rsidRPr="00192CC6">
          <w:rPr>
            <w:rFonts w:eastAsiaTheme="minorHAnsi"/>
            <w:szCs w:val="20"/>
            <w:rPrChange w:id="847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>A/S</w:t>
        </w:r>
        <w:r w:rsidR="00FE715F" w:rsidRPr="00192CC6">
          <w:rPr>
            <w:rFonts w:eastAsiaTheme="minorHAnsi" w:hint="eastAsia"/>
            <w:szCs w:val="20"/>
            <w:rPrChange w:id="848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품</w:t>
        </w:r>
        <w:r w:rsidR="00FE715F" w:rsidRPr="00192CC6">
          <w:rPr>
            <w:rFonts w:eastAsiaTheme="minorHAnsi"/>
            <w:szCs w:val="20"/>
            <w:rPrChange w:id="849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>,</w:t>
        </w:r>
      </w:ins>
      <w:ins w:id="850" w:author="손휘웅/HUIUNG SON" w:date="2020-12-03T13:12:00Z">
        <w:r w:rsidR="00750349" w:rsidRPr="00192CC6">
          <w:rPr>
            <w:rFonts w:eastAsiaTheme="minorHAnsi"/>
            <w:szCs w:val="20"/>
            <w:rPrChange w:id="851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852" w:author="최성익" w:date="2020-11-13T16:22:00Z">
        <w:del w:id="853" w:author="손휘웅/HUIUNG SON" w:date="2020-12-03T13:12:00Z">
          <w:r w:rsidR="00FE715F" w:rsidRPr="00192CC6" w:rsidDel="00750349">
            <w:rPr>
              <w:rFonts w:eastAsiaTheme="minorHAnsi"/>
              <w:szCs w:val="20"/>
              <w:rPrChange w:id="854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855" w:author="최성익" w:date="2020-11-12T13:40:00Z">
        <w:del w:id="856" w:author="손휘웅/HUIUNG SON" w:date="2020-12-03T13:12:00Z">
          <w:r w:rsidRPr="00192CC6" w:rsidDel="00750349">
            <w:rPr>
              <w:rFonts w:eastAsiaTheme="minorHAnsi" w:hint="eastAsia"/>
              <w:szCs w:val="20"/>
            </w:rPr>
            <w:delText>탈착품</w:delText>
          </w:r>
        </w:del>
      </w:ins>
      <w:ins w:id="857" w:author="최성익" w:date="2020-11-13T17:07:00Z">
        <w:del w:id="858" w:author="손휘웅/HUIUNG SON" w:date="2020-12-03T13:12:00Z">
          <w:r w:rsidR="00280E95" w:rsidRPr="00192CC6" w:rsidDel="00750349">
            <w:rPr>
              <w:rFonts w:eastAsiaTheme="minorHAnsi"/>
              <w:szCs w:val="20"/>
              <w:rPrChange w:id="859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, </w:delText>
          </w:r>
        </w:del>
      </w:ins>
      <w:ins w:id="860" w:author="손휘웅/HUIUNG SON" w:date="2020-12-05T15:39:00Z">
        <w:r w:rsidR="00FC1690" w:rsidRPr="00192CC6">
          <w:rPr>
            <w:rFonts w:eastAsiaTheme="minorHAnsi" w:hint="eastAsia"/>
            <w:szCs w:val="20"/>
            <w:rPrChange w:id="861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폐기품</w:t>
        </w:r>
      </w:ins>
      <w:ins w:id="862" w:author="손휘웅/HUIUNG SON" w:date="2020-12-05T15:38:00Z">
        <w:r w:rsidR="00FC1690" w:rsidRPr="00192CC6">
          <w:rPr>
            <w:rFonts w:eastAsiaTheme="minorHAnsi" w:hint="eastAsia"/>
            <w:szCs w:val="20"/>
            <w:rPrChange w:id="863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은</w:t>
        </w:r>
        <w:r w:rsidR="00FC1690" w:rsidRPr="00192CC6">
          <w:rPr>
            <w:rFonts w:eastAsiaTheme="minorHAnsi"/>
            <w:szCs w:val="20"/>
            <w:rPrChange w:id="864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FC1690" w:rsidRPr="00192CC6">
          <w:rPr>
            <w:rFonts w:eastAsiaTheme="minorHAnsi" w:hint="eastAsia"/>
            <w:szCs w:val="20"/>
            <w:rPrChange w:id="865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식별</w:t>
        </w:r>
      </w:ins>
      <w:ins w:id="866" w:author="최성익" w:date="2020-11-12T13:40:00Z">
        <w:del w:id="867" w:author="손휘웅/HUIUNG SON" w:date="2020-12-05T15:38:00Z">
          <w:r w:rsidR="00FE715F" w:rsidRPr="00192CC6" w:rsidDel="00FC1690">
            <w:rPr>
              <w:rFonts w:eastAsiaTheme="minorHAnsi"/>
              <w:szCs w:val="20"/>
              <w:rPrChange w:id="868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>부외</w:delText>
          </w:r>
        </w:del>
      </w:ins>
      <w:ins w:id="869" w:author="최성익" w:date="2020-11-13T17:06:00Z">
        <w:del w:id="870" w:author="손휘웅/HUIUNG SON" w:date="2020-12-05T15:38:00Z">
          <w:r w:rsidR="00280E95" w:rsidRPr="00192CC6" w:rsidDel="00FC1690">
            <w:rPr>
              <w:rFonts w:eastAsiaTheme="minorHAnsi"/>
              <w:szCs w:val="20"/>
              <w:rPrChange w:id="871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872" w:author="최성익" w:date="2020-11-13T16:23:00Z">
        <w:del w:id="873" w:author="손휘웅/HUIUNG SON" w:date="2020-12-05T15:38:00Z">
          <w:r w:rsidR="00FE715F" w:rsidRPr="00192CC6" w:rsidDel="00FC1690">
            <w:rPr>
              <w:rFonts w:eastAsiaTheme="minorHAnsi" w:hint="eastAsia"/>
              <w:szCs w:val="20"/>
              <w:rPrChange w:id="874" w:author="손휘웅/HUIUNG SON" w:date="2020-12-07T07:36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예비품</w:delText>
          </w:r>
        </w:del>
      </w:ins>
      <w:ins w:id="875" w:author="최성익" w:date="2020-11-12T13:39:00Z">
        <w:del w:id="876" w:author="손휘웅/HUIUNG SON" w:date="2020-12-05T15:38:00Z">
          <w:r w:rsidRPr="00192CC6" w:rsidDel="00FC1690">
            <w:rPr>
              <w:rFonts w:eastAsiaTheme="minorHAnsi" w:hint="eastAsia"/>
              <w:szCs w:val="20"/>
            </w:rPr>
            <w:delText>에</w:delText>
          </w:r>
          <w:r w:rsidRPr="00192CC6" w:rsidDel="00FC1690">
            <w:rPr>
              <w:rFonts w:eastAsiaTheme="minorHAnsi"/>
              <w:szCs w:val="20"/>
            </w:rPr>
            <w:delText xml:space="preserve"> 대하여</w:delText>
          </w:r>
        </w:del>
        <w:r w:rsidRPr="00192CC6">
          <w:rPr>
            <w:rFonts w:eastAsiaTheme="minorHAnsi"/>
            <w:szCs w:val="20"/>
          </w:rPr>
          <w:t xml:space="preserve"> </w:t>
        </w:r>
      </w:ins>
      <w:ins w:id="877" w:author="최성익/SEONGIK CHOI" w:date="2020-11-14T08:03:00Z">
        <w:r w:rsidR="008B71B6" w:rsidRPr="00192CC6">
          <w:rPr>
            <w:rFonts w:eastAsiaTheme="minorHAnsi"/>
            <w:szCs w:val="20"/>
            <w:rPrChange w:id="878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>TAG</w:t>
        </w:r>
      </w:ins>
      <w:ins w:id="879" w:author="최성익" w:date="2020-11-12T13:40:00Z">
        <w:del w:id="880" w:author="최성익/SEONGIK CHOI" w:date="2020-11-14T08:03:00Z">
          <w:r w:rsidRPr="00192CC6" w:rsidDel="008B71B6">
            <w:rPr>
              <w:rFonts w:eastAsiaTheme="minorHAnsi" w:hint="eastAsia"/>
              <w:szCs w:val="20"/>
            </w:rPr>
            <w:delText>꼬리표</w:delText>
          </w:r>
        </w:del>
      </w:ins>
      <w:ins w:id="881" w:author="최성익" w:date="2020-11-13T16:23:00Z">
        <w:del w:id="882" w:author="최성익/SEONGIK CHOI" w:date="2020-11-14T08:03:00Z">
          <w:r w:rsidR="00FE715F" w:rsidRPr="00192CC6" w:rsidDel="008B71B6">
            <w:rPr>
              <w:rFonts w:eastAsiaTheme="minorHAnsi"/>
              <w:szCs w:val="20"/>
              <w:rPrChange w:id="883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>,</w:delText>
          </w:r>
        </w:del>
      </w:ins>
      <w:ins w:id="884" w:author="최성익" w:date="2020-11-12T13:39:00Z">
        <w:del w:id="885" w:author="최성익/SEONGIK CHOI" w:date="2020-11-14T08:03:00Z">
          <w:r w:rsidRPr="00192CC6" w:rsidDel="008B71B6">
            <w:rPr>
              <w:rFonts w:eastAsiaTheme="minorHAnsi"/>
              <w:szCs w:val="20"/>
            </w:rPr>
            <w:delText xml:space="preserve"> 태그</w:delText>
          </w:r>
        </w:del>
      </w:ins>
      <w:ins w:id="886" w:author="최성익" w:date="2020-11-12T13:40:00Z">
        <w:r w:rsidRPr="00192CC6">
          <w:rPr>
            <w:rFonts w:eastAsiaTheme="minorHAnsi" w:hint="eastAsia"/>
            <w:szCs w:val="20"/>
          </w:rPr>
          <w:t>를</w:t>
        </w:r>
      </w:ins>
      <w:ins w:id="887" w:author="최성익" w:date="2020-11-12T13:39:00Z">
        <w:r w:rsidRPr="00192CC6">
          <w:rPr>
            <w:rFonts w:eastAsiaTheme="minorHAnsi"/>
            <w:szCs w:val="20"/>
          </w:rPr>
          <w:t xml:space="preserve"> 부착</w:t>
        </w:r>
      </w:ins>
      <w:ins w:id="888" w:author="손휘웅/HUIUNG SON" w:date="2020-12-05T15:38:00Z">
        <w:r w:rsidR="00FC1690" w:rsidRPr="00192CC6">
          <w:rPr>
            <w:rFonts w:eastAsiaTheme="minorHAnsi" w:hint="eastAsia"/>
            <w:szCs w:val="20"/>
            <w:rPrChange w:id="889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하여</w:t>
        </w:r>
      </w:ins>
      <w:ins w:id="890" w:author="최성익" w:date="2020-11-12T13:39:00Z">
        <w:r w:rsidRPr="00192CC6">
          <w:rPr>
            <w:rFonts w:eastAsiaTheme="minorHAnsi"/>
            <w:szCs w:val="20"/>
          </w:rPr>
          <w:t xml:space="preserve"> 관리한다.</w:t>
        </w:r>
      </w:ins>
    </w:p>
    <w:p w14:paraId="3BCC3ECB" w14:textId="77777777" w:rsidR="00C23022" w:rsidRPr="00192CC6" w:rsidRDefault="00C23022">
      <w:pPr>
        <w:wordWrap/>
        <w:rPr>
          <w:ins w:id="891" w:author="최성익" w:date="2020-11-12T12:13:00Z"/>
          <w:rFonts w:eastAsiaTheme="minorHAnsi"/>
          <w:szCs w:val="20"/>
        </w:rPr>
      </w:pPr>
      <w:ins w:id="892" w:author="최성익" w:date="2020-11-12T12:13:00Z">
        <w:r w:rsidRPr="00192CC6">
          <w:rPr>
            <w:rFonts w:eastAsiaTheme="minorHAnsi"/>
            <w:szCs w:val="20"/>
          </w:rPr>
          <w:t xml:space="preserve"> </w:t>
        </w:r>
      </w:ins>
      <w:ins w:id="893" w:author="최성익" w:date="2020-11-12T13:41:00Z">
        <w:r w:rsidR="00BA46D9" w:rsidRPr="00192CC6">
          <w:rPr>
            <w:rFonts w:eastAsiaTheme="minorHAnsi"/>
            <w:szCs w:val="20"/>
          </w:rPr>
          <w:t xml:space="preserve">   </w:t>
        </w:r>
      </w:ins>
      <w:ins w:id="894" w:author="손휘웅/HUIUNG SON" w:date="2020-12-05T15:38:00Z">
        <w:r w:rsidR="00FC1690" w:rsidRPr="00192CC6">
          <w:rPr>
            <w:rFonts w:eastAsiaTheme="minorHAnsi"/>
            <w:szCs w:val="20"/>
            <w:rPrChange w:id="895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896" w:author="최성익" w:date="2020-11-12T13:41:00Z">
        <w:del w:id="897" w:author="손휘웅/HUIUNG SON" w:date="2020-12-05T15:38:00Z">
          <w:r w:rsidR="00BA46D9" w:rsidRPr="00192CC6" w:rsidDel="00FC1690">
            <w:rPr>
              <w:rFonts w:eastAsiaTheme="minorHAnsi"/>
              <w:szCs w:val="20"/>
            </w:rPr>
            <w:delText xml:space="preserve">      - </w:delText>
          </w:r>
        </w:del>
      </w:ins>
      <w:ins w:id="898" w:author="최성익" w:date="2020-11-12T12:13:00Z">
        <w:del w:id="899" w:author="손휘웅/HUIUNG SON" w:date="2020-12-05T15:38:00Z">
          <w:r w:rsidRPr="00192CC6" w:rsidDel="00FC1690">
            <w:rPr>
              <w:rFonts w:eastAsiaTheme="minorHAnsi"/>
              <w:szCs w:val="20"/>
            </w:rPr>
            <w:delText>A/B급 (탈착품)</w:delText>
          </w:r>
        </w:del>
        <w:r w:rsidRPr="00192CC6">
          <w:rPr>
            <w:rFonts w:eastAsiaTheme="minorHAnsi"/>
            <w:szCs w:val="20"/>
          </w:rPr>
          <w:t xml:space="preserve"> </w:t>
        </w:r>
      </w:ins>
      <w:r w:rsidR="00216AE3" w:rsidRPr="00192CC6">
        <w:rPr>
          <w:rFonts w:eastAsiaTheme="minorHAnsi"/>
          <w:szCs w:val="20"/>
        </w:rPr>
        <w:t xml:space="preserve">  </w:t>
      </w:r>
      <w:ins w:id="900" w:author="손휘웅/HUIUNG SON" w:date="2020-12-05T15:39:00Z">
        <w:r w:rsidR="00FC1690" w:rsidRPr="00192CC6">
          <w:rPr>
            <w:rFonts w:eastAsiaTheme="minorHAnsi"/>
            <w:szCs w:val="20"/>
            <w:rPrChange w:id="901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>-</w:t>
        </w:r>
      </w:ins>
      <w:ins w:id="902" w:author="최성익" w:date="2020-11-12T12:13:00Z">
        <w:r w:rsidRPr="00192CC6">
          <w:rPr>
            <w:rFonts w:eastAsiaTheme="minorHAnsi"/>
            <w:szCs w:val="20"/>
          </w:rPr>
          <w:t xml:space="preserve"> </w:t>
        </w:r>
      </w:ins>
      <w:ins w:id="903" w:author="손휘웅/HUIUNG SON" w:date="2020-12-05T15:39:00Z">
        <w:r w:rsidR="00FC1690" w:rsidRPr="00192CC6">
          <w:rPr>
            <w:rFonts w:eastAsiaTheme="minorHAnsi" w:hint="eastAsia"/>
            <w:szCs w:val="20"/>
            <w:rPrChange w:id="904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비관리품</w:t>
        </w:r>
        <w:r w:rsidR="00FC1690" w:rsidRPr="00192CC6">
          <w:rPr>
            <w:rFonts w:eastAsiaTheme="minorHAnsi"/>
            <w:szCs w:val="20"/>
            <w:rPrChange w:id="905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r w:rsidR="00216AE3" w:rsidRPr="00192CC6">
        <w:rPr>
          <w:rFonts w:eastAsiaTheme="minorHAnsi"/>
          <w:szCs w:val="20"/>
        </w:rPr>
        <w:t>(</w:t>
      </w:r>
      <w:ins w:id="906" w:author="최성익" w:date="2020-11-12T12:13:00Z">
        <w:r w:rsidRPr="00192CC6">
          <w:rPr>
            <w:rFonts w:eastAsiaTheme="minorHAnsi"/>
            <w:szCs w:val="20"/>
          </w:rPr>
          <w:t>흰색</w:t>
        </w:r>
      </w:ins>
      <w:r w:rsidR="00216AE3" w:rsidRPr="00192CC6">
        <w:rPr>
          <w:rFonts w:eastAsiaTheme="minorHAnsi" w:hint="eastAsia"/>
          <w:szCs w:val="20"/>
        </w:rPr>
        <w:t xml:space="preserve">), </w:t>
      </w:r>
      <w:ins w:id="907" w:author="최성익" w:date="2020-11-13T08:44:00Z">
        <w:del w:id="908" w:author="손휘웅/HUIUNG SON" w:date="2020-12-05T15:39:00Z">
          <w:r w:rsidR="00987371" w:rsidRPr="00192CC6" w:rsidDel="00FC1690">
            <w:rPr>
              <w:rFonts w:eastAsiaTheme="minorHAnsi"/>
              <w:szCs w:val="20"/>
            </w:rPr>
            <w:delText xml:space="preserve">, </w:delText>
          </w:r>
        </w:del>
      </w:ins>
      <w:ins w:id="909" w:author="최성익" w:date="2020-11-12T13:41:00Z">
        <w:del w:id="910" w:author="손휘웅/HUIUNG SON" w:date="2020-12-05T15:39:00Z">
          <w:r w:rsidR="00BA46D9" w:rsidRPr="00192CC6" w:rsidDel="00FC1690">
            <w:rPr>
              <w:rFonts w:eastAsiaTheme="minorHAnsi"/>
              <w:szCs w:val="20"/>
            </w:rPr>
            <w:delText xml:space="preserve">- </w:delText>
          </w:r>
        </w:del>
      </w:ins>
      <w:ins w:id="911" w:author="최성익" w:date="2020-11-12T12:13:00Z">
        <w:r w:rsidRPr="00192CC6">
          <w:rPr>
            <w:rFonts w:eastAsiaTheme="minorHAnsi" w:hint="eastAsia"/>
            <w:szCs w:val="20"/>
          </w:rPr>
          <w:t>수리품</w:t>
        </w:r>
      </w:ins>
      <w:r w:rsidR="00216AE3" w:rsidRPr="00192CC6">
        <w:rPr>
          <w:rFonts w:eastAsiaTheme="minorHAnsi" w:hint="eastAsia"/>
          <w:szCs w:val="20"/>
        </w:rPr>
        <w:t xml:space="preserve"> (</w:t>
      </w:r>
      <w:ins w:id="912" w:author="최성익" w:date="2020-11-12T12:13:00Z">
        <w:r w:rsidRPr="00192CC6">
          <w:rPr>
            <w:rFonts w:eastAsiaTheme="minorHAnsi"/>
            <w:szCs w:val="20"/>
          </w:rPr>
          <w:t>노란색</w:t>
        </w:r>
      </w:ins>
      <w:r w:rsidR="00216AE3" w:rsidRPr="00192CC6">
        <w:rPr>
          <w:rFonts w:eastAsiaTheme="minorHAnsi" w:hint="eastAsia"/>
          <w:szCs w:val="20"/>
        </w:rPr>
        <w:t xml:space="preserve">), </w:t>
      </w:r>
      <w:ins w:id="913" w:author="최성익" w:date="2020-11-13T08:44:00Z">
        <w:del w:id="914" w:author="손휘웅/HUIUNG SON" w:date="2020-12-05T15:39:00Z">
          <w:r w:rsidR="00987371" w:rsidRPr="00192CC6" w:rsidDel="00FC1690">
            <w:rPr>
              <w:rFonts w:eastAsiaTheme="minorHAnsi"/>
              <w:szCs w:val="20"/>
            </w:rPr>
            <w:delText xml:space="preserve">, </w:delText>
          </w:r>
        </w:del>
      </w:ins>
      <w:ins w:id="915" w:author="최성익" w:date="2020-11-12T13:41:00Z">
        <w:del w:id="916" w:author="손휘웅/HUIUNG SON" w:date="2020-12-05T15:39:00Z">
          <w:r w:rsidR="00BA46D9" w:rsidRPr="00192CC6" w:rsidDel="00FC1690">
            <w:rPr>
              <w:rFonts w:eastAsiaTheme="minorHAnsi"/>
              <w:szCs w:val="20"/>
            </w:rPr>
            <w:delText xml:space="preserve">- </w:delText>
          </w:r>
        </w:del>
      </w:ins>
      <w:ins w:id="917" w:author="최성익" w:date="2020-11-12T12:13:00Z">
        <w:r w:rsidRPr="00192CC6">
          <w:rPr>
            <w:rFonts w:eastAsiaTheme="minorHAnsi" w:hint="eastAsia"/>
            <w:szCs w:val="20"/>
          </w:rPr>
          <w:t>폐기품</w:t>
        </w:r>
        <w:r w:rsidRPr="00192CC6">
          <w:rPr>
            <w:rFonts w:eastAsiaTheme="minorHAnsi"/>
            <w:szCs w:val="20"/>
          </w:rPr>
          <w:t xml:space="preserve"> </w:t>
        </w:r>
      </w:ins>
      <w:r w:rsidR="00216AE3" w:rsidRPr="00192CC6">
        <w:rPr>
          <w:rFonts w:eastAsiaTheme="minorHAnsi"/>
          <w:szCs w:val="20"/>
        </w:rPr>
        <w:t>(</w:t>
      </w:r>
      <w:ins w:id="918" w:author="최성익" w:date="2020-11-12T12:13:00Z">
        <w:r w:rsidRPr="00192CC6">
          <w:rPr>
            <w:rFonts w:eastAsiaTheme="minorHAnsi"/>
            <w:szCs w:val="20"/>
          </w:rPr>
          <w:t>빨간색</w:t>
        </w:r>
      </w:ins>
      <w:r w:rsidR="00216AE3" w:rsidRPr="00192CC6">
        <w:rPr>
          <w:rFonts w:eastAsiaTheme="minorHAnsi" w:hint="eastAsia"/>
          <w:szCs w:val="20"/>
        </w:rPr>
        <w:t>)</w:t>
      </w:r>
    </w:p>
    <w:p w14:paraId="2591CE6F" w14:textId="77777777" w:rsidR="00C23022" w:rsidRPr="00192CC6" w:rsidDel="002827B5" w:rsidRDefault="002827B5">
      <w:pPr>
        <w:wordWrap/>
        <w:ind w:firstLineChars="700" w:firstLine="1400"/>
        <w:rPr>
          <w:del w:id="919" w:author="최성익" w:date="2020-11-13T07:24:00Z"/>
          <w:rFonts w:eastAsiaTheme="minorHAnsi"/>
          <w:szCs w:val="20"/>
        </w:rPr>
        <w:pPrChange w:id="920" w:author="최성익" w:date="2020-11-12T13:42:00Z">
          <w:pPr>
            <w:wordWrap/>
          </w:pPr>
        </w:pPrChange>
      </w:pPr>
      <w:ins w:id="921" w:author="최성익" w:date="2020-11-13T07:24:00Z">
        <w:r w:rsidRPr="00192CC6">
          <w:rPr>
            <w:rFonts w:eastAsiaTheme="minorHAnsi"/>
            <w:szCs w:val="20"/>
          </w:rPr>
          <w:t xml:space="preserve"> </w:t>
        </w:r>
      </w:ins>
    </w:p>
    <w:p w14:paraId="65A9463F" w14:textId="77777777" w:rsidR="00EA7573" w:rsidRPr="00192CC6" w:rsidDel="00DC7EE3" w:rsidRDefault="007F7E39" w:rsidP="007F7E39">
      <w:pPr>
        <w:wordWrap/>
        <w:rPr>
          <w:del w:id="922" w:author="최성익" w:date="2020-11-12T14:27:00Z"/>
          <w:rFonts w:eastAsiaTheme="minorHAnsi"/>
          <w:szCs w:val="20"/>
        </w:rPr>
      </w:pPr>
      <w:del w:id="923" w:author="최성익" w:date="2020-11-13T07:24:00Z">
        <w:r w:rsidRPr="00192CC6" w:rsidDel="002827B5">
          <w:rPr>
            <w:rFonts w:eastAsiaTheme="minorHAnsi"/>
            <w:szCs w:val="20"/>
          </w:rPr>
          <w:delText xml:space="preserve"> </w:delText>
        </w:r>
      </w:del>
      <w:del w:id="924" w:author="최성익" w:date="2020-11-12T14:27:00Z">
        <w:r w:rsidRPr="00192CC6" w:rsidDel="00DC7EE3">
          <w:rPr>
            <w:rFonts w:eastAsiaTheme="minorHAnsi"/>
            <w:szCs w:val="20"/>
          </w:rPr>
          <w:delText xml:space="preserve">      7) </w:delText>
        </w:r>
      </w:del>
      <w:del w:id="925" w:author="최성익" w:date="2020-11-12T14:25:00Z">
        <w:r w:rsidR="00EA7573" w:rsidRPr="00192CC6" w:rsidDel="00DC7EE3">
          <w:rPr>
            <w:rFonts w:eastAsiaTheme="minorHAnsi" w:hint="eastAsia"/>
            <w:szCs w:val="20"/>
          </w:rPr>
          <w:delText>사용</w:delText>
        </w:r>
      </w:del>
      <w:del w:id="926" w:author="최성익" w:date="2020-11-12T13:42:00Z">
        <w:r w:rsidR="00EA7573" w:rsidRPr="00192CC6" w:rsidDel="00BA46D9">
          <w:rPr>
            <w:rFonts w:eastAsiaTheme="minorHAnsi"/>
            <w:szCs w:val="20"/>
          </w:rPr>
          <w:delText xml:space="preserve"> 빈도가 많은 예비품은 충분한 재고량을 확보해야 하며, </w:delText>
        </w:r>
        <w:r w:rsidR="00EA7573" w:rsidRPr="00192CC6" w:rsidDel="00BA46D9">
          <w:rPr>
            <w:rFonts w:eastAsiaTheme="minorHAnsi" w:hint="eastAsia"/>
            <w:szCs w:val="20"/>
          </w:rPr>
          <w:delText>운용상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문제로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과다소요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시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사용원인을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추적하여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대책을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수립하고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소요량을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감소토록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한다</w:delText>
        </w:r>
      </w:del>
      <w:del w:id="927" w:author="최성익" w:date="2020-11-12T14:27:00Z">
        <w:r w:rsidR="00EA7573" w:rsidRPr="00192CC6" w:rsidDel="00DC7EE3">
          <w:rPr>
            <w:rFonts w:eastAsiaTheme="minorHAnsi"/>
            <w:szCs w:val="20"/>
          </w:rPr>
          <w:delText>.</w:delText>
        </w:r>
      </w:del>
    </w:p>
    <w:p w14:paraId="29F8DB7E" w14:textId="77777777" w:rsidR="00EA7573" w:rsidRPr="00192CC6" w:rsidRDefault="00526B23">
      <w:pPr>
        <w:wordWrap/>
        <w:ind w:firstLineChars="100" w:firstLine="200"/>
        <w:rPr>
          <w:rFonts w:eastAsiaTheme="minorHAnsi"/>
          <w:szCs w:val="20"/>
        </w:rPr>
        <w:pPrChange w:id="928" w:author="최성익" w:date="2020-11-12T14:27:00Z">
          <w:pPr>
            <w:wordWrap/>
          </w:pPr>
        </w:pPrChange>
      </w:pPr>
      <w:del w:id="929" w:author="최성익" w:date="2020-11-12T14:27:00Z">
        <w:r w:rsidRPr="00192CC6" w:rsidDel="00DC7EE3">
          <w:rPr>
            <w:rFonts w:eastAsiaTheme="minorHAnsi"/>
            <w:szCs w:val="20"/>
          </w:rPr>
          <w:delText xml:space="preserve">  </w:delText>
        </w:r>
      </w:del>
      <w:del w:id="930" w:author="최성익" w:date="2020-11-12T14:28:00Z">
        <w:r w:rsidRPr="00192CC6" w:rsidDel="00DC7EE3">
          <w:rPr>
            <w:rFonts w:eastAsiaTheme="minorHAnsi"/>
            <w:szCs w:val="20"/>
          </w:rPr>
          <w:delText xml:space="preserve"> </w:delText>
        </w:r>
      </w:del>
      <w:r w:rsidR="00EA7573" w:rsidRPr="00192CC6">
        <w:rPr>
          <w:rFonts w:eastAsiaTheme="minorHAnsi"/>
          <w:szCs w:val="20"/>
        </w:rPr>
        <w:t xml:space="preserve">   </w:t>
      </w:r>
      <w:ins w:id="931" w:author="손휘웅/HUIUNG SON" w:date="2020-12-05T15:41:00Z">
        <w:r w:rsidR="00FC1690" w:rsidRPr="00192CC6">
          <w:rPr>
            <w:rFonts w:eastAsiaTheme="minorHAnsi"/>
            <w:szCs w:val="20"/>
          </w:rPr>
          <w:t>6</w:t>
        </w:r>
      </w:ins>
      <w:ins w:id="932" w:author="최성익" w:date="2020-11-12T14:30:00Z">
        <w:del w:id="933" w:author="손휘웅/HUIUNG SON" w:date="2020-12-05T15:41:00Z">
          <w:r w:rsidR="00DC7EE3" w:rsidRPr="00192CC6" w:rsidDel="00FC1690">
            <w:rPr>
              <w:rFonts w:eastAsiaTheme="minorHAnsi"/>
              <w:szCs w:val="20"/>
            </w:rPr>
            <w:delText>7</w:delText>
          </w:r>
        </w:del>
      </w:ins>
      <w:del w:id="934" w:author="최성익" w:date="2020-11-12T14:30:00Z">
        <w:r w:rsidR="007F7E39" w:rsidRPr="00192CC6" w:rsidDel="00DC7EE3">
          <w:rPr>
            <w:rFonts w:eastAsiaTheme="minorHAnsi"/>
            <w:szCs w:val="20"/>
          </w:rPr>
          <w:delText>8</w:delText>
        </w:r>
      </w:del>
      <w:r w:rsidR="00EA7573" w:rsidRPr="00192CC6">
        <w:rPr>
          <w:rFonts w:eastAsiaTheme="minorHAnsi"/>
          <w:szCs w:val="20"/>
        </w:rPr>
        <w:t xml:space="preserve">) 대형 </w:t>
      </w:r>
      <w:del w:id="935" w:author="최성익" w:date="2020-11-12T13:46:00Z">
        <w:r w:rsidR="00EA7573" w:rsidRPr="00192CC6" w:rsidDel="00BA46D9">
          <w:rPr>
            <w:rFonts w:eastAsiaTheme="minorHAnsi" w:hint="eastAsia"/>
            <w:szCs w:val="20"/>
          </w:rPr>
          <w:delText>예비</w:delText>
        </w:r>
      </w:del>
      <w:ins w:id="936" w:author="최성익" w:date="2020-11-12T13:46:00Z">
        <w:r w:rsidR="00BA46D9" w:rsidRPr="00192CC6">
          <w:rPr>
            <w:rFonts w:eastAsiaTheme="minorHAnsi" w:hint="eastAsia"/>
            <w:szCs w:val="20"/>
          </w:rPr>
          <w:t>관리</w:t>
        </w:r>
      </w:ins>
      <w:r w:rsidR="00EA7573" w:rsidRPr="00192CC6">
        <w:rPr>
          <w:rFonts w:eastAsiaTheme="minorHAnsi" w:hint="eastAsia"/>
          <w:szCs w:val="20"/>
        </w:rPr>
        <w:t>품의</w:t>
      </w:r>
      <w:r w:rsidR="00EA7573" w:rsidRPr="00192CC6">
        <w:rPr>
          <w:rFonts w:eastAsiaTheme="minorHAnsi"/>
          <w:szCs w:val="20"/>
        </w:rPr>
        <w:t xml:space="preserve"> 경우 </w:t>
      </w:r>
      <w:ins w:id="937" w:author="김현기/HYUNKI KIM" w:date="2020-05-07T08:39:00Z">
        <w:r w:rsidR="00E60397" w:rsidRPr="00192CC6">
          <w:rPr>
            <w:rFonts w:eastAsiaTheme="minorHAnsi" w:hint="eastAsia"/>
            <w:szCs w:val="20"/>
          </w:rPr>
          <w:t>현물에</w:t>
        </w:r>
        <w:r w:rsidR="00E60397" w:rsidRPr="00192CC6">
          <w:rPr>
            <w:rFonts w:eastAsiaTheme="minorHAnsi"/>
            <w:szCs w:val="20"/>
          </w:rPr>
          <w:t xml:space="preserve"> 개별바코드 부착 </w:t>
        </w:r>
      </w:ins>
      <w:ins w:id="938" w:author="김현기/HYUNKI KIM" w:date="2020-05-07T08:40:00Z">
        <w:r w:rsidR="00E60397" w:rsidRPr="00192CC6">
          <w:rPr>
            <w:rFonts w:eastAsiaTheme="minorHAnsi" w:hint="eastAsia"/>
            <w:szCs w:val="20"/>
          </w:rPr>
          <w:t>및</w:t>
        </w:r>
        <w:r w:rsidR="00E60397" w:rsidRPr="00192CC6">
          <w:rPr>
            <w:rFonts w:eastAsiaTheme="minorHAnsi"/>
            <w:szCs w:val="20"/>
          </w:rPr>
          <w:t xml:space="preserve"> </w:t>
        </w:r>
      </w:ins>
      <w:r w:rsidR="00EA7573" w:rsidRPr="00192CC6">
        <w:rPr>
          <w:rFonts w:eastAsiaTheme="minorHAnsi" w:hint="eastAsia"/>
          <w:szCs w:val="20"/>
        </w:rPr>
        <w:t>보관장소는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사용설비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근처에</w:t>
      </w:r>
      <w:r w:rsidR="00EA7573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보관</w:t>
      </w:r>
      <w:r w:rsidR="00FF5157" w:rsidRPr="00192CC6">
        <w:rPr>
          <w:rFonts w:eastAsiaTheme="minorHAnsi"/>
          <w:szCs w:val="20"/>
        </w:rPr>
        <w:t xml:space="preserve"> </w:t>
      </w:r>
      <w:r w:rsidR="00EA7573" w:rsidRPr="00192CC6">
        <w:rPr>
          <w:rFonts w:eastAsiaTheme="minorHAnsi" w:hint="eastAsia"/>
          <w:szCs w:val="20"/>
        </w:rPr>
        <w:t>함을</w:t>
      </w:r>
      <w:r w:rsidR="00EA7573" w:rsidRPr="00192CC6">
        <w:rPr>
          <w:rFonts w:eastAsiaTheme="minorHAnsi"/>
          <w:szCs w:val="20"/>
        </w:rPr>
        <w:t xml:space="preserve"> 원칙으로 하며 그 관리체계는 </w:t>
      </w:r>
      <w:del w:id="939" w:author="최성익" w:date="2020-11-12T13:46:00Z">
        <w:r w:rsidR="00EA7573" w:rsidRPr="00192CC6" w:rsidDel="00BA46D9">
          <w:rPr>
            <w:rFonts w:eastAsiaTheme="minorHAnsi" w:hint="eastAsia"/>
            <w:szCs w:val="20"/>
          </w:rPr>
          <w:delText>일반</w:delText>
        </w:r>
        <w:r w:rsidR="00EA7573" w:rsidRPr="00192CC6" w:rsidDel="00BA46D9">
          <w:rPr>
            <w:rFonts w:eastAsiaTheme="minorHAnsi"/>
            <w:szCs w:val="20"/>
          </w:rPr>
          <w:delText xml:space="preserve"> </w:delText>
        </w:r>
        <w:r w:rsidR="00EA7573" w:rsidRPr="00192CC6" w:rsidDel="00BA46D9">
          <w:rPr>
            <w:rFonts w:eastAsiaTheme="minorHAnsi" w:hint="eastAsia"/>
            <w:szCs w:val="20"/>
          </w:rPr>
          <w:delText>예비</w:delText>
        </w:r>
      </w:del>
      <w:ins w:id="940" w:author="최성익" w:date="2020-11-12T13:46:00Z">
        <w:r w:rsidR="00BA46D9" w:rsidRPr="00192CC6">
          <w:rPr>
            <w:rFonts w:eastAsiaTheme="minorHAnsi" w:hint="eastAsia"/>
            <w:szCs w:val="20"/>
          </w:rPr>
          <w:t>관리</w:t>
        </w:r>
      </w:ins>
      <w:r w:rsidR="00EA7573" w:rsidRPr="00192CC6">
        <w:rPr>
          <w:rFonts w:eastAsiaTheme="minorHAnsi" w:hint="eastAsia"/>
          <w:szCs w:val="20"/>
        </w:rPr>
        <w:t>품과</w:t>
      </w:r>
      <w:r w:rsidR="00EA7573" w:rsidRPr="00192CC6">
        <w:rPr>
          <w:rFonts w:eastAsiaTheme="minorHAnsi"/>
          <w:szCs w:val="20"/>
        </w:rPr>
        <w:t xml:space="preserve"> 동일하게 관리한다.</w:t>
      </w:r>
    </w:p>
    <w:p w14:paraId="4B094D3C" w14:textId="77777777" w:rsidR="00EA7573" w:rsidRPr="00192CC6" w:rsidDel="00BA46D9" w:rsidRDefault="00526B23" w:rsidP="00C95478">
      <w:pPr>
        <w:wordWrap/>
        <w:rPr>
          <w:del w:id="941" w:author="최성익" w:date="2020-11-12T13:46:00Z"/>
          <w:rFonts w:eastAsiaTheme="minorHAnsi"/>
          <w:szCs w:val="20"/>
        </w:rPr>
      </w:pPr>
      <w:del w:id="942" w:author="최성익" w:date="2020-11-12T13:46:00Z">
        <w:r w:rsidRPr="00192CC6" w:rsidDel="00BA46D9">
          <w:rPr>
            <w:rFonts w:eastAsiaTheme="minorHAnsi"/>
            <w:szCs w:val="20"/>
          </w:rPr>
          <w:delText xml:space="preserve">   </w:delText>
        </w:r>
        <w:r w:rsidR="00EA7573" w:rsidRPr="00192CC6" w:rsidDel="00BA46D9">
          <w:rPr>
            <w:rFonts w:eastAsiaTheme="minorHAnsi"/>
            <w:szCs w:val="20"/>
          </w:rPr>
          <w:delText xml:space="preserve">    </w:delText>
        </w:r>
        <w:r w:rsidR="007F7E39" w:rsidRPr="00192CC6" w:rsidDel="00BA46D9">
          <w:rPr>
            <w:rFonts w:eastAsiaTheme="minorHAnsi"/>
            <w:szCs w:val="20"/>
          </w:rPr>
          <w:delText>9</w:delText>
        </w:r>
        <w:r w:rsidR="00EA7573" w:rsidRPr="00192CC6" w:rsidDel="00BA46D9">
          <w:rPr>
            <w:rFonts w:eastAsiaTheme="minorHAnsi"/>
            <w:szCs w:val="20"/>
          </w:rPr>
          <w:delText>) 전용 예비품, 수리품도 관리대상으로 동일하게 취급한다.</w:delText>
        </w:r>
      </w:del>
    </w:p>
    <w:p w14:paraId="3EE4D62E" w14:textId="77777777" w:rsidR="00075872" w:rsidRPr="00192CC6" w:rsidDel="00857FC4" w:rsidRDefault="00526B23">
      <w:pPr>
        <w:wordWrap/>
        <w:rPr>
          <w:del w:id="943" w:author="최성익" w:date="2020-11-12T13:49:00Z"/>
          <w:rFonts w:eastAsiaTheme="minorHAnsi"/>
          <w:szCs w:val="20"/>
        </w:rPr>
      </w:pPr>
      <w:r w:rsidRPr="00192CC6">
        <w:rPr>
          <w:rFonts w:eastAsiaTheme="minorHAnsi"/>
          <w:szCs w:val="20"/>
        </w:rPr>
        <w:t xml:space="preserve">  </w:t>
      </w:r>
      <w:r w:rsidR="00075872" w:rsidRPr="00192CC6">
        <w:rPr>
          <w:rFonts w:eastAsiaTheme="minorHAnsi"/>
          <w:szCs w:val="20"/>
        </w:rPr>
        <w:t xml:space="preserve">    </w:t>
      </w:r>
      <w:del w:id="944" w:author="최성익" w:date="2020-11-12T13:46:00Z">
        <w:r w:rsidR="007F7E39" w:rsidRPr="00192CC6" w:rsidDel="00BA46D9">
          <w:rPr>
            <w:rFonts w:eastAsiaTheme="minorHAnsi"/>
            <w:szCs w:val="20"/>
          </w:rPr>
          <w:delText>10</w:delText>
        </w:r>
      </w:del>
      <w:ins w:id="945" w:author="손휘웅/HUIUNG SON" w:date="2020-12-05T15:41:00Z">
        <w:r w:rsidR="00FC1690" w:rsidRPr="00192CC6">
          <w:rPr>
            <w:rFonts w:eastAsiaTheme="minorHAnsi"/>
            <w:szCs w:val="20"/>
          </w:rPr>
          <w:t>7</w:t>
        </w:r>
      </w:ins>
      <w:ins w:id="946" w:author="최성익" w:date="2020-11-12T13:46:00Z">
        <w:del w:id="947" w:author="손휘웅/HUIUNG SON" w:date="2020-12-05T15:41:00Z">
          <w:r w:rsidR="00DC7EE3" w:rsidRPr="00192CC6" w:rsidDel="00FC1690">
            <w:rPr>
              <w:rFonts w:eastAsiaTheme="minorHAnsi"/>
              <w:szCs w:val="20"/>
            </w:rPr>
            <w:delText>8</w:delText>
          </w:r>
        </w:del>
      </w:ins>
      <w:r w:rsidR="00075872" w:rsidRPr="00192CC6">
        <w:rPr>
          <w:rFonts w:eastAsiaTheme="minorHAnsi"/>
          <w:szCs w:val="20"/>
        </w:rPr>
        <w:t xml:space="preserve">) </w:t>
      </w:r>
      <w:del w:id="948" w:author="최성익" w:date="2020-11-13T07:47:00Z">
        <w:r w:rsidR="00075872" w:rsidRPr="00192CC6" w:rsidDel="00E50440">
          <w:rPr>
            <w:rFonts w:eastAsiaTheme="minorHAnsi" w:hint="eastAsia"/>
            <w:szCs w:val="20"/>
          </w:rPr>
          <w:delText>예비품</w:delText>
        </w:r>
      </w:del>
      <w:ins w:id="949" w:author="최성익" w:date="2020-11-13T07:47:00Z">
        <w:r w:rsidR="00E50440" w:rsidRPr="00192CC6">
          <w:rPr>
            <w:rFonts w:eastAsiaTheme="minorHAnsi" w:hint="eastAsia"/>
            <w:szCs w:val="20"/>
          </w:rPr>
          <w:t>관</w:t>
        </w:r>
      </w:ins>
      <w:ins w:id="950" w:author="최성익" w:date="2020-11-13T07:48:00Z">
        <w:r w:rsidR="00E50440" w:rsidRPr="00192CC6">
          <w:rPr>
            <w:rFonts w:eastAsiaTheme="minorHAnsi" w:hint="eastAsia"/>
            <w:szCs w:val="20"/>
          </w:rPr>
          <w:t>리품</w:t>
        </w:r>
      </w:ins>
      <w:r w:rsidR="00075872" w:rsidRPr="00192CC6">
        <w:rPr>
          <w:rFonts w:eastAsiaTheme="minorHAnsi"/>
          <w:szCs w:val="20"/>
        </w:rPr>
        <w:t xml:space="preserve"> </w:t>
      </w:r>
      <w:r w:rsidR="007F7E39" w:rsidRPr="00192CC6">
        <w:rPr>
          <w:rFonts w:eastAsiaTheme="minorHAnsi" w:hint="eastAsia"/>
          <w:szCs w:val="20"/>
        </w:rPr>
        <w:t>입</w:t>
      </w:r>
      <w:r w:rsidR="007F7E39" w:rsidRPr="00192CC6">
        <w:rPr>
          <w:rFonts w:eastAsiaTheme="minorHAnsi"/>
          <w:szCs w:val="20"/>
        </w:rPr>
        <w:t>/출고</w:t>
      </w:r>
      <w:ins w:id="951" w:author="김현기/HYUNKI KIM" w:date="2020-04-24T08:04:00Z">
        <w:r w:rsidR="00DA64B1" w:rsidRPr="00192CC6">
          <w:rPr>
            <w:rFonts w:eastAsiaTheme="minorHAnsi"/>
            <w:szCs w:val="20"/>
          </w:rPr>
          <w:t xml:space="preserve"> </w:t>
        </w:r>
      </w:ins>
      <w:ins w:id="952" w:author="김현기/HYUNKI KIM" w:date="2020-04-24T08:05:00Z">
        <w:r w:rsidR="00A919C1" w:rsidRPr="00192CC6">
          <w:rPr>
            <w:rFonts w:eastAsiaTheme="minorHAnsi" w:hint="eastAsia"/>
            <w:szCs w:val="20"/>
          </w:rPr>
          <w:t>관리</w:t>
        </w:r>
      </w:ins>
      <w:ins w:id="953" w:author="김현기/HYUNKI KIM" w:date="2020-05-06T16:06:00Z">
        <w:r w:rsidR="00A919C1" w:rsidRPr="00192CC6">
          <w:rPr>
            <w:rFonts w:eastAsiaTheme="minorHAnsi" w:hint="eastAsia"/>
            <w:szCs w:val="20"/>
          </w:rPr>
          <w:t>를</w:t>
        </w:r>
        <w:r w:rsidR="00A919C1" w:rsidRPr="00192CC6">
          <w:rPr>
            <w:rFonts w:eastAsiaTheme="minorHAnsi"/>
            <w:szCs w:val="20"/>
          </w:rPr>
          <w:t xml:space="preserve"> </w:t>
        </w:r>
      </w:ins>
      <w:ins w:id="954" w:author="최성익" w:date="2020-11-13T12:34:00Z">
        <w:r w:rsidR="00302F4D" w:rsidRPr="00192CC6">
          <w:rPr>
            <w:rFonts w:eastAsiaTheme="minorHAnsi"/>
            <w:szCs w:val="20"/>
          </w:rPr>
          <w:t>‘</w:t>
        </w:r>
      </w:ins>
      <w:ins w:id="955" w:author="김현기/HYUNKI KIM" w:date="2020-04-24T08:04:00Z">
        <w:del w:id="956" w:author="김경환(품질보증팀)/KYUNGHWAN KIM" w:date="2020-05-19T12:01:00Z">
          <w:r w:rsidR="00DA64B1" w:rsidRPr="00192CC6" w:rsidDel="00D33CB8">
            <w:rPr>
              <w:rFonts w:eastAsiaTheme="minorHAnsi"/>
              <w:szCs w:val="20"/>
            </w:rPr>
            <w:delText>‘</w:delText>
          </w:r>
        </w:del>
        <w:del w:id="957" w:author="김경환(품질보증팀)/KYUNGHWAN KIM" w:date="2020-05-19T11:49:00Z">
          <w:r w:rsidR="00DA64B1" w:rsidRPr="00192CC6" w:rsidDel="00434C11">
            <w:rPr>
              <w:rFonts w:eastAsiaTheme="minorHAnsi"/>
              <w:szCs w:val="20"/>
            </w:rPr>
            <w:delText xml:space="preserve">SMILE </w:delText>
          </w:r>
        </w:del>
        <w:del w:id="958" w:author="최성익" w:date="2020-11-13T16:29:00Z">
          <w:r w:rsidR="00DA64B1" w:rsidRPr="00192CC6" w:rsidDel="00585726">
            <w:rPr>
              <w:rFonts w:eastAsiaTheme="minorHAnsi"/>
              <w:szCs w:val="20"/>
            </w:rPr>
            <w:delText>QRP</w:delText>
          </w:r>
        </w:del>
      </w:ins>
      <w:ins w:id="959" w:author="최성익" w:date="2020-11-13T16:29:00Z">
        <w:r w:rsidR="00585726" w:rsidRPr="00192CC6">
          <w:rPr>
            <w:rFonts w:eastAsiaTheme="minorHAnsi"/>
            <w:szCs w:val="20"/>
          </w:rPr>
          <w:t>SMILE QRP</w:t>
        </w:r>
      </w:ins>
      <w:ins w:id="960" w:author="최성익" w:date="2020-11-13T12:34:00Z">
        <w:r w:rsidR="00302F4D" w:rsidRPr="00192CC6">
          <w:rPr>
            <w:rFonts w:eastAsiaTheme="minorHAnsi"/>
            <w:szCs w:val="20"/>
          </w:rPr>
          <w:t>’</w:t>
        </w:r>
      </w:ins>
      <w:ins w:id="961" w:author="김현기/HYUNKI KIM" w:date="2020-04-24T08:05:00Z">
        <w:del w:id="962" w:author="김경환(품질보증팀)/KYUNGHWAN KIM" w:date="2020-05-19T12:01:00Z">
          <w:r w:rsidR="00DA64B1" w:rsidRPr="00192CC6" w:rsidDel="00D33CB8">
            <w:rPr>
              <w:rFonts w:eastAsiaTheme="minorHAnsi"/>
              <w:szCs w:val="20"/>
            </w:rPr>
            <w:delText xml:space="preserve">’ </w:delText>
          </w:r>
          <w:r w:rsidR="00DA64B1" w:rsidRPr="00192CC6" w:rsidDel="00D33CB8">
            <w:rPr>
              <w:rFonts w:eastAsiaTheme="minorHAnsi" w:hint="eastAsia"/>
              <w:szCs w:val="20"/>
            </w:rPr>
            <w:delText>시스템</w:delText>
          </w:r>
        </w:del>
        <w:r w:rsidR="00DA64B1" w:rsidRPr="00192CC6">
          <w:rPr>
            <w:rFonts w:eastAsiaTheme="minorHAnsi" w:hint="eastAsia"/>
            <w:szCs w:val="20"/>
          </w:rPr>
          <w:t>에서</w:t>
        </w:r>
        <w:r w:rsidR="00DA64B1" w:rsidRPr="00192CC6">
          <w:rPr>
            <w:rFonts w:eastAsiaTheme="minorHAnsi"/>
            <w:szCs w:val="20"/>
          </w:rPr>
          <w:t xml:space="preserve"> </w:t>
        </w:r>
      </w:ins>
      <w:del w:id="963" w:author="김현기/HYUNKI KIM" w:date="2020-04-24T08:04:00Z">
        <w:r w:rsidR="007F7E39" w:rsidRPr="00192CC6" w:rsidDel="00DA64B1">
          <w:rPr>
            <w:rFonts w:eastAsiaTheme="minorHAnsi"/>
            <w:szCs w:val="20"/>
          </w:rPr>
          <w:delText xml:space="preserve"> </w:delText>
        </w:r>
        <w:r w:rsidR="00075872" w:rsidRPr="00192CC6" w:rsidDel="00DA64B1">
          <w:rPr>
            <w:rFonts w:eastAsiaTheme="minorHAnsi" w:hint="eastAsia"/>
            <w:szCs w:val="20"/>
          </w:rPr>
          <w:delText>관리대장을</w:delText>
        </w:r>
        <w:r w:rsidR="00075872" w:rsidRPr="00192CC6" w:rsidDel="00DA64B1">
          <w:rPr>
            <w:rFonts w:eastAsiaTheme="minorHAnsi"/>
            <w:szCs w:val="20"/>
          </w:rPr>
          <w:delText xml:space="preserve"> 작성 / </w:delText>
        </w:r>
      </w:del>
      <w:r w:rsidR="00075872" w:rsidRPr="00192CC6">
        <w:rPr>
          <w:rFonts w:eastAsiaTheme="minorHAnsi" w:hint="eastAsia"/>
          <w:szCs w:val="20"/>
        </w:rPr>
        <w:t>운용하며</w:t>
      </w:r>
      <w:r w:rsidR="00075872" w:rsidRPr="00192CC6">
        <w:rPr>
          <w:rFonts w:eastAsiaTheme="minorHAnsi"/>
          <w:szCs w:val="20"/>
        </w:rPr>
        <w:t xml:space="preserve">, </w:t>
      </w:r>
      <w:r w:rsidR="00075872" w:rsidRPr="00192CC6">
        <w:rPr>
          <w:rFonts w:eastAsiaTheme="minorHAnsi" w:hint="eastAsia"/>
          <w:szCs w:val="20"/>
        </w:rPr>
        <w:t>품명</w:t>
      </w:r>
      <w:r w:rsidR="00075872" w:rsidRPr="00192CC6">
        <w:rPr>
          <w:rFonts w:eastAsiaTheme="minorHAnsi"/>
          <w:szCs w:val="20"/>
        </w:rPr>
        <w:t xml:space="preserve">, </w:t>
      </w:r>
      <w:r w:rsidR="00075872" w:rsidRPr="00192CC6">
        <w:rPr>
          <w:rFonts w:eastAsiaTheme="minorHAnsi" w:hint="eastAsia"/>
          <w:szCs w:val="20"/>
        </w:rPr>
        <w:t>규격</w:t>
      </w:r>
      <w:r w:rsidR="00075872" w:rsidRPr="00192CC6">
        <w:rPr>
          <w:rFonts w:eastAsiaTheme="minorHAnsi"/>
          <w:szCs w:val="20"/>
        </w:rPr>
        <w:t xml:space="preserve">, </w:t>
      </w:r>
      <w:del w:id="964" w:author="최성익" w:date="2020-11-13T07:50:00Z">
        <w:r w:rsidR="00075872" w:rsidRPr="00192CC6" w:rsidDel="00E50440">
          <w:rPr>
            <w:rFonts w:eastAsiaTheme="minorHAnsi"/>
            <w:szCs w:val="20"/>
          </w:rPr>
          <w:delText xml:space="preserve">Maker, </w:delText>
        </w:r>
      </w:del>
      <w:ins w:id="965" w:author="최성익" w:date="2020-11-12T13:47:00Z">
        <w:r w:rsidR="00857FC4" w:rsidRPr="00192CC6">
          <w:rPr>
            <w:rFonts w:eastAsiaTheme="minorHAnsi"/>
            <w:szCs w:val="20"/>
            <w:rPrChange w:id="966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>Min/Max</w:t>
        </w:r>
        <w:del w:id="967" w:author="손휘웅/HUIUNG SON" w:date="2020-12-07T07:37:00Z">
          <w:r w:rsidR="00857FC4" w:rsidRPr="00192CC6" w:rsidDel="00F05BD8">
            <w:rPr>
              <w:rFonts w:eastAsiaTheme="minorHAnsi"/>
              <w:szCs w:val="20"/>
              <w:rPrChange w:id="968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안전재고</w:delText>
          </w:r>
        </w:del>
      </w:ins>
      <w:del w:id="969" w:author="최성익" w:date="2020-11-12T13:47:00Z">
        <w:r w:rsidR="00075872" w:rsidRPr="00192CC6" w:rsidDel="00857FC4">
          <w:rPr>
            <w:rFonts w:eastAsiaTheme="minorHAnsi" w:hint="eastAsia"/>
            <w:szCs w:val="20"/>
          </w:rPr>
          <w:delText>총소요량</w:delText>
        </w:r>
        <w:r w:rsidR="00075872" w:rsidRPr="00192CC6" w:rsidDel="00857FC4">
          <w:rPr>
            <w:rFonts w:eastAsiaTheme="minorHAnsi"/>
            <w:szCs w:val="20"/>
          </w:rPr>
          <w:delText xml:space="preserve">, </w:delText>
        </w:r>
        <w:r w:rsidR="00265AA3" w:rsidRPr="00192CC6" w:rsidDel="00857FC4">
          <w:rPr>
            <w:rFonts w:eastAsiaTheme="minorHAnsi" w:hint="eastAsia"/>
            <w:szCs w:val="20"/>
          </w:rPr>
          <w:delText>최소재고</w:delText>
        </w:r>
        <w:r w:rsidR="00265AA3" w:rsidRPr="00192CC6" w:rsidDel="00857FC4">
          <w:rPr>
            <w:rFonts w:eastAsiaTheme="minorHAnsi"/>
            <w:szCs w:val="20"/>
          </w:rPr>
          <w:delText>(=</w:delText>
        </w:r>
        <w:r w:rsidR="00075872" w:rsidRPr="00192CC6" w:rsidDel="00857FC4">
          <w:rPr>
            <w:rFonts w:eastAsiaTheme="minorHAnsi" w:hint="eastAsia"/>
            <w:szCs w:val="20"/>
          </w:rPr>
          <w:delText>안전재고</w:delText>
        </w:r>
        <w:r w:rsidR="00265AA3" w:rsidRPr="00192CC6" w:rsidDel="00857FC4">
          <w:rPr>
            <w:rFonts w:eastAsiaTheme="minorHAnsi"/>
            <w:szCs w:val="20"/>
          </w:rPr>
          <w:delText xml:space="preserve">), </w:delText>
        </w:r>
        <w:r w:rsidR="00265AA3" w:rsidRPr="00192CC6" w:rsidDel="00857FC4">
          <w:rPr>
            <w:rFonts w:eastAsiaTheme="minorHAnsi" w:hint="eastAsia"/>
            <w:szCs w:val="20"/>
          </w:rPr>
          <w:delText>최대재고</w:delText>
        </w:r>
      </w:del>
      <w:r w:rsidR="00075872" w:rsidRPr="00192CC6">
        <w:rPr>
          <w:rFonts w:eastAsiaTheme="minorHAnsi"/>
          <w:szCs w:val="20"/>
        </w:rPr>
        <w:t>, 단가</w:t>
      </w:r>
      <w:ins w:id="970" w:author="손휘웅/HUIUNG SON" w:date="2020-12-07T07:37:00Z">
        <w:r w:rsidR="00F05BD8" w:rsidRPr="00192CC6">
          <w:rPr>
            <w:rFonts w:eastAsiaTheme="minorHAnsi" w:hint="eastAsia"/>
            <w:szCs w:val="20"/>
          </w:rPr>
          <w:t xml:space="preserve"> </w:t>
        </w:r>
      </w:ins>
      <w:del w:id="971" w:author="최성익" w:date="2020-11-13T17:08:00Z">
        <w:r w:rsidR="00075872" w:rsidRPr="00192CC6" w:rsidDel="00280E95">
          <w:rPr>
            <w:rFonts w:eastAsiaTheme="minorHAnsi"/>
            <w:szCs w:val="20"/>
          </w:rPr>
          <w:delText xml:space="preserve">, </w:delText>
        </w:r>
        <w:r w:rsidR="00075872" w:rsidRPr="00192CC6" w:rsidDel="00280E95">
          <w:rPr>
            <w:rFonts w:eastAsiaTheme="minorHAnsi" w:hint="eastAsia"/>
            <w:szCs w:val="20"/>
          </w:rPr>
          <w:delText>공정명</w:delText>
        </w:r>
      </w:del>
      <w:del w:id="972" w:author="최성익" w:date="2020-11-12T13:47:00Z">
        <w:r w:rsidR="00075872" w:rsidRPr="00192CC6" w:rsidDel="00857FC4">
          <w:rPr>
            <w:rFonts w:eastAsiaTheme="minorHAnsi"/>
            <w:szCs w:val="20"/>
          </w:rPr>
          <w:delText xml:space="preserve"> </w:delText>
        </w:r>
      </w:del>
      <w:del w:id="973" w:author="최성익" w:date="2020-11-13T17:08:00Z">
        <w:r w:rsidR="00075872" w:rsidRPr="00192CC6" w:rsidDel="00280E95">
          <w:rPr>
            <w:rFonts w:eastAsiaTheme="minorHAnsi"/>
            <w:szCs w:val="20"/>
          </w:rPr>
          <w:delText>(</w:delText>
        </w:r>
        <w:r w:rsidR="00075872" w:rsidRPr="00192CC6" w:rsidDel="00280E95">
          <w:rPr>
            <w:rFonts w:eastAsiaTheme="minorHAnsi" w:hint="eastAsia"/>
            <w:szCs w:val="20"/>
          </w:rPr>
          <w:delText>전용품</w:delText>
        </w:r>
        <w:r w:rsidR="00075872" w:rsidRPr="00192CC6" w:rsidDel="00280E95">
          <w:rPr>
            <w:rFonts w:eastAsiaTheme="minorHAnsi"/>
            <w:szCs w:val="20"/>
          </w:rPr>
          <w:delText xml:space="preserve">) </w:delText>
        </w:r>
      </w:del>
      <w:r w:rsidR="00075872" w:rsidRPr="00192CC6">
        <w:rPr>
          <w:rFonts w:eastAsiaTheme="minorHAnsi" w:hint="eastAsia"/>
          <w:szCs w:val="20"/>
        </w:rPr>
        <w:t>등의</w:t>
      </w:r>
      <w:r w:rsidR="00075872" w:rsidRPr="00192CC6">
        <w:rPr>
          <w:rFonts w:eastAsiaTheme="minorHAnsi"/>
          <w:szCs w:val="20"/>
        </w:rPr>
        <w:t xml:space="preserve"> </w:t>
      </w:r>
      <w:r w:rsidR="00075872" w:rsidRPr="00192CC6">
        <w:rPr>
          <w:rFonts w:eastAsiaTheme="minorHAnsi" w:hint="eastAsia"/>
          <w:szCs w:val="20"/>
        </w:rPr>
        <w:t>항목이</w:t>
      </w:r>
      <w:ins w:id="974" w:author="김현기/HYUNKI KIM" w:date="2020-05-06T16:05:00Z">
        <w:r w:rsidR="00A919C1" w:rsidRPr="00192CC6">
          <w:rPr>
            <w:rFonts w:eastAsiaTheme="minorHAnsi"/>
            <w:szCs w:val="20"/>
          </w:rPr>
          <w:t xml:space="preserve"> </w:t>
        </w:r>
      </w:ins>
      <w:ins w:id="975" w:author="김현기/HYUNKI KIM" w:date="2020-04-24T08:05:00Z">
        <w:r w:rsidR="00DA64B1" w:rsidRPr="00192CC6">
          <w:rPr>
            <w:rFonts w:eastAsiaTheme="minorHAnsi" w:hint="eastAsia"/>
            <w:szCs w:val="20"/>
          </w:rPr>
          <w:t>포함되어야</w:t>
        </w:r>
        <w:r w:rsidR="00DA64B1" w:rsidRPr="00192CC6">
          <w:rPr>
            <w:rFonts w:eastAsiaTheme="minorHAnsi"/>
            <w:szCs w:val="20"/>
          </w:rPr>
          <w:t xml:space="preserve"> </w:t>
        </w:r>
        <w:r w:rsidR="00DA64B1" w:rsidRPr="00192CC6">
          <w:rPr>
            <w:rFonts w:eastAsiaTheme="minorHAnsi" w:hint="eastAsia"/>
            <w:szCs w:val="20"/>
          </w:rPr>
          <w:t>한다</w:t>
        </w:r>
        <w:r w:rsidR="00DA64B1" w:rsidRPr="00192CC6">
          <w:rPr>
            <w:rFonts w:eastAsiaTheme="minorHAnsi"/>
            <w:szCs w:val="20"/>
          </w:rPr>
          <w:t>.</w:t>
        </w:r>
      </w:ins>
      <w:del w:id="976" w:author="김현기/HYUNKI KIM" w:date="2020-04-24T08:05:00Z">
        <w:r w:rsidR="00075872" w:rsidRPr="00192CC6" w:rsidDel="00DA64B1">
          <w:rPr>
            <w:rFonts w:eastAsiaTheme="minorHAnsi"/>
            <w:szCs w:val="20"/>
          </w:rPr>
          <w:delText xml:space="preserve"> 포함되어야 한다. </w:delText>
        </w:r>
      </w:del>
    </w:p>
    <w:p w14:paraId="6BF98550" w14:textId="77777777" w:rsidR="002827B5" w:rsidRPr="00192CC6" w:rsidRDefault="00526B23">
      <w:pPr>
        <w:widowControl/>
        <w:wordWrap/>
        <w:autoSpaceDE/>
        <w:autoSpaceDN/>
        <w:jc w:val="left"/>
        <w:rPr>
          <w:ins w:id="977" w:author="최성익" w:date="2020-11-13T07:28:00Z"/>
          <w:rFonts w:eastAsiaTheme="minorHAnsi"/>
          <w:szCs w:val="20"/>
        </w:rPr>
      </w:pPr>
      <w:r w:rsidRPr="00192CC6">
        <w:rPr>
          <w:rFonts w:eastAsiaTheme="minorHAnsi"/>
          <w:szCs w:val="20"/>
        </w:rPr>
        <w:t xml:space="preserve">   </w:t>
      </w:r>
      <w:r w:rsidR="006B44AC" w:rsidRPr="00192CC6">
        <w:rPr>
          <w:rFonts w:eastAsiaTheme="minorHAnsi"/>
          <w:szCs w:val="20"/>
        </w:rPr>
        <w:t xml:space="preserve"> </w:t>
      </w:r>
    </w:p>
    <w:p w14:paraId="5E7C4FC3" w14:textId="77777777" w:rsidR="00D97500" w:rsidRPr="00192CC6" w:rsidRDefault="002827B5" w:rsidP="00D97500">
      <w:pPr>
        <w:wordWrap/>
        <w:rPr>
          <w:ins w:id="978" w:author="최성익" w:date="2020-11-13T07:53:00Z"/>
          <w:rFonts w:eastAsiaTheme="minorHAnsi"/>
          <w:szCs w:val="20"/>
        </w:rPr>
      </w:pPr>
      <w:ins w:id="979" w:author="최성익" w:date="2020-11-13T07:28:00Z">
        <w:r w:rsidRPr="00192CC6">
          <w:rPr>
            <w:rFonts w:eastAsiaTheme="minorHAnsi"/>
            <w:szCs w:val="20"/>
          </w:rPr>
          <w:t xml:space="preserve">    </w:t>
        </w:r>
      </w:ins>
      <w:ins w:id="980" w:author="최성익" w:date="2020-11-13T07:29:00Z">
        <w:r w:rsidRPr="00192CC6">
          <w:rPr>
            <w:rFonts w:eastAsiaTheme="minorHAnsi"/>
            <w:szCs w:val="20"/>
          </w:rPr>
          <w:t xml:space="preserve"> </w:t>
        </w:r>
        <w:r w:rsidR="00E50440" w:rsidRPr="00192CC6">
          <w:rPr>
            <w:rFonts w:eastAsiaTheme="minorHAnsi"/>
            <w:szCs w:val="20"/>
          </w:rPr>
          <w:t xml:space="preserve"> </w:t>
        </w:r>
      </w:ins>
      <w:ins w:id="981" w:author="손휘웅/HUIUNG SON" w:date="2020-12-05T15:41:00Z">
        <w:r w:rsidR="00FC1690" w:rsidRPr="00192CC6">
          <w:rPr>
            <w:rFonts w:eastAsiaTheme="minorHAnsi"/>
            <w:szCs w:val="20"/>
            <w:rPrChange w:id="982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>8</w:t>
        </w:r>
      </w:ins>
      <w:ins w:id="983" w:author="최성익" w:date="2020-11-13T07:54:00Z">
        <w:del w:id="984" w:author="손휘웅/HUIUNG SON" w:date="2020-12-05T15:41:00Z">
          <w:r w:rsidR="00D97500" w:rsidRPr="00192CC6" w:rsidDel="00FC1690">
            <w:rPr>
              <w:rFonts w:eastAsiaTheme="minorHAnsi"/>
              <w:szCs w:val="20"/>
            </w:rPr>
            <w:delText>9</w:delText>
          </w:r>
        </w:del>
      </w:ins>
      <w:ins w:id="985" w:author="최성익" w:date="2020-11-13T07:53:00Z">
        <w:r w:rsidR="00D97500" w:rsidRPr="00192CC6">
          <w:rPr>
            <w:rFonts w:eastAsiaTheme="minorHAnsi"/>
            <w:szCs w:val="20"/>
          </w:rPr>
          <w:t xml:space="preserve">) </w:t>
        </w:r>
      </w:ins>
      <w:ins w:id="986" w:author="최성익" w:date="2020-11-13T16:26:00Z">
        <w:r w:rsidR="00FE715F" w:rsidRPr="00192CC6">
          <w:rPr>
            <w:rFonts w:eastAsiaTheme="minorHAnsi" w:hint="eastAsia"/>
            <w:szCs w:val="20"/>
            <w:rPrChange w:id="987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관리품</w:t>
        </w:r>
        <w:r w:rsidR="00FE715F" w:rsidRPr="00192CC6">
          <w:rPr>
            <w:rFonts w:eastAsiaTheme="minorHAnsi"/>
            <w:szCs w:val="20"/>
            <w:rPrChange w:id="988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989" w:author="최성익" w:date="2020-11-13T07:53:00Z">
        <w:r w:rsidR="00D97500" w:rsidRPr="00192CC6">
          <w:rPr>
            <w:rFonts w:eastAsiaTheme="minorHAnsi"/>
            <w:szCs w:val="20"/>
          </w:rPr>
          <w:t xml:space="preserve">Min/Max </w:t>
        </w:r>
        <w:del w:id="990" w:author="손휘웅/HUIUNG SON" w:date="2020-12-07T07:38:00Z">
          <w:r w:rsidR="00D97500" w:rsidRPr="00192CC6" w:rsidDel="00F05BD8">
            <w:rPr>
              <w:rFonts w:eastAsiaTheme="minorHAnsi"/>
              <w:szCs w:val="20"/>
            </w:rPr>
            <w:delText>안</w:delText>
          </w:r>
        </w:del>
        <w:del w:id="991" w:author="손휘웅/HUIUNG SON" w:date="2020-12-07T07:37:00Z">
          <w:r w:rsidR="00D97500" w:rsidRPr="00192CC6" w:rsidDel="00F05BD8">
            <w:rPr>
              <w:rFonts w:eastAsiaTheme="minorHAnsi"/>
              <w:szCs w:val="20"/>
            </w:rPr>
            <w:delText xml:space="preserve">전재고 </w:delText>
          </w:r>
        </w:del>
        <w:r w:rsidR="00D97500" w:rsidRPr="00192CC6">
          <w:rPr>
            <w:rFonts w:eastAsiaTheme="minorHAnsi" w:hint="eastAsia"/>
            <w:szCs w:val="20"/>
          </w:rPr>
          <w:t>수량</w:t>
        </w:r>
        <w:r w:rsidR="00D97500" w:rsidRPr="00192CC6">
          <w:rPr>
            <w:rFonts w:eastAsiaTheme="minorHAnsi"/>
            <w:szCs w:val="20"/>
          </w:rPr>
          <w:t xml:space="preserve"> 관리 </w:t>
        </w:r>
      </w:ins>
    </w:p>
    <w:p w14:paraId="620CD5DD" w14:textId="77777777" w:rsidR="00D97500" w:rsidRPr="00192CC6" w:rsidRDefault="00D97500" w:rsidP="00D97500">
      <w:pPr>
        <w:wordWrap/>
        <w:rPr>
          <w:ins w:id="992" w:author="최성익" w:date="2020-11-13T07:53:00Z"/>
          <w:rFonts w:eastAsiaTheme="minorHAnsi"/>
          <w:szCs w:val="20"/>
        </w:rPr>
      </w:pPr>
      <w:ins w:id="993" w:author="최성익" w:date="2020-11-13T07:53:00Z">
        <w:r w:rsidRPr="00192CC6">
          <w:rPr>
            <w:rFonts w:eastAsiaTheme="minorHAnsi"/>
            <w:szCs w:val="20"/>
          </w:rPr>
          <w:t xml:space="preserve">        - </w:t>
        </w:r>
      </w:ins>
      <w:ins w:id="994" w:author="손휘웅/HUIUNG SON" w:date="2020-12-07T07:38:00Z">
        <w:r w:rsidR="00F05BD8" w:rsidRPr="00192CC6">
          <w:rPr>
            <w:rFonts w:eastAsiaTheme="minorHAnsi" w:hint="eastAsia"/>
            <w:szCs w:val="20"/>
          </w:rPr>
          <w:t>직전</w:t>
        </w:r>
      </w:ins>
      <w:ins w:id="995" w:author="최성익" w:date="2020-11-13T07:53:00Z">
        <w:del w:id="996" w:author="손휘웅/HUIUNG SON" w:date="2020-12-07T07:38:00Z">
          <w:r w:rsidRPr="00192CC6" w:rsidDel="00F05BD8">
            <w:rPr>
              <w:rFonts w:eastAsiaTheme="minorHAnsi"/>
              <w:szCs w:val="20"/>
            </w:rPr>
            <w:delText xml:space="preserve">직전 </w:delText>
          </w:r>
        </w:del>
      </w:ins>
      <w:ins w:id="997" w:author="최성익/SEONGIK CHOI" w:date="2020-11-14T07:52:00Z">
        <w:del w:id="998" w:author="손휘웅/HUIUNG SON" w:date="2020-12-07T07:38:00Z">
          <w:r w:rsidR="008B71B6" w:rsidRPr="00192CC6" w:rsidDel="00F05BD8">
            <w:rPr>
              <w:rFonts w:eastAsiaTheme="minorHAnsi"/>
              <w:szCs w:val="20"/>
              <w:rPrChange w:id="999" w:author="손휘웅/HUIUNG SON" w:date="2020-12-07T07:36:00Z">
                <w:rPr>
                  <w:rFonts w:eastAsiaTheme="minorHAnsi"/>
                  <w:szCs w:val="20"/>
                  <w:highlight w:val="yellow"/>
                </w:rPr>
              </w:rPrChange>
            </w:rPr>
            <w:delText>3</w:delText>
          </w:r>
        </w:del>
      </w:ins>
      <w:ins w:id="1000" w:author="최성익" w:date="2020-11-13T07:53:00Z">
        <w:del w:id="1001" w:author="최성익/SEONGIK CHOI" w:date="2020-11-14T07:52:00Z">
          <w:r w:rsidRPr="00192CC6" w:rsidDel="008B71B6">
            <w:rPr>
              <w:rFonts w:eastAsiaTheme="minorHAnsi"/>
              <w:szCs w:val="20"/>
            </w:rPr>
            <w:delText>3</w:delText>
          </w:r>
        </w:del>
        <w:r w:rsidRPr="00192CC6">
          <w:rPr>
            <w:rFonts w:eastAsiaTheme="minorHAnsi" w:hint="eastAsia"/>
            <w:szCs w:val="20"/>
          </w:rPr>
          <w:t>년</w:t>
        </w:r>
      </w:ins>
      <w:ins w:id="1002" w:author="손휘웅/HUIUNG SON" w:date="2020-12-07T07:38:00Z">
        <w:r w:rsidR="00F05BD8" w:rsidRPr="00192CC6">
          <w:rPr>
            <w:rFonts w:eastAsiaTheme="minorHAnsi" w:hint="eastAsia"/>
            <w:szCs w:val="20"/>
          </w:rPr>
          <w:t>도</w:t>
        </w:r>
      </w:ins>
      <w:ins w:id="1003" w:author="최성익" w:date="2020-11-13T07:53:00Z">
        <w:del w:id="1004" w:author="손휘웅/HUIUNG SON" w:date="2020-12-07T07:38:00Z">
          <w:r w:rsidRPr="00192CC6" w:rsidDel="00F05BD8">
            <w:rPr>
              <w:rFonts w:eastAsiaTheme="minorHAnsi" w:hint="eastAsia"/>
              <w:szCs w:val="20"/>
            </w:rPr>
            <w:delText>간</w:delText>
          </w:r>
        </w:del>
        <w:r w:rsidRPr="00192CC6">
          <w:rPr>
            <w:rFonts w:eastAsiaTheme="minorHAnsi"/>
            <w:szCs w:val="20"/>
          </w:rPr>
          <w:t xml:space="preserve"> </w:t>
        </w:r>
        <w:r w:rsidRPr="00192CC6">
          <w:rPr>
            <w:rFonts w:eastAsiaTheme="minorHAnsi" w:hint="eastAsia"/>
            <w:szCs w:val="20"/>
          </w:rPr>
          <w:t>예비품</w:t>
        </w:r>
        <w:r w:rsidRPr="00192CC6">
          <w:rPr>
            <w:rFonts w:eastAsiaTheme="minorHAnsi"/>
            <w:szCs w:val="20"/>
          </w:rPr>
          <w:t xml:space="preserve"> </w:t>
        </w:r>
        <w:r w:rsidRPr="00192CC6">
          <w:rPr>
            <w:rFonts w:eastAsiaTheme="minorHAnsi" w:hint="eastAsia"/>
            <w:szCs w:val="20"/>
          </w:rPr>
          <w:t>사용실적을</w:t>
        </w:r>
        <w:r w:rsidRPr="00192CC6">
          <w:rPr>
            <w:rFonts w:eastAsiaTheme="minorHAnsi"/>
            <w:szCs w:val="20"/>
          </w:rPr>
          <w:t xml:space="preserve"> </w:t>
        </w:r>
        <w:r w:rsidRPr="00192CC6">
          <w:rPr>
            <w:rFonts w:eastAsiaTheme="minorHAnsi" w:hint="eastAsia"/>
            <w:szCs w:val="20"/>
          </w:rPr>
          <w:t>검토</w:t>
        </w:r>
        <w:r w:rsidRPr="00192CC6">
          <w:rPr>
            <w:rFonts w:eastAsiaTheme="minorHAnsi"/>
            <w:szCs w:val="20"/>
          </w:rPr>
          <w:t xml:space="preserve">, </w:t>
        </w:r>
        <w:r w:rsidRPr="00192CC6">
          <w:rPr>
            <w:rFonts w:eastAsiaTheme="minorHAnsi" w:hint="eastAsia"/>
            <w:szCs w:val="20"/>
          </w:rPr>
          <w:t>예측하여</w:t>
        </w:r>
        <w:r w:rsidRPr="00192CC6">
          <w:rPr>
            <w:rFonts w:eastAsiaTheme="minorHAnsi"/>
            <w:szCs w:val="20"/>
          </w:rPr>
          <w:t xml:space="preserve"> 관리품의 Min/Max </w:t>
        </w:r>
        <w:del w:id="1005" w:author="손휘웅/HUIUNG SON" w:date="2020-12-07T07:38:00Z">
          <w:r w:rsidRPr="00192CC6" w:rsidDel="00F05BD8">
            <w:rPr>
              <w:rFonts w:eastAsiaTheme="minorHAnsi"/>
              <w:szCs w:val="20"/>
            </w:rPr>
            <w:delText>안전재고</w:delText>
          </w:r>
        </w:del>
      </w:ins>
      <w:ins w:id="1006" w:author="손휘웅/HUIUNG SON" w:date="2020-12-07T07:39:00Z">
        <w:r w:rsidR="00F05BD8" w:rsidRPr="00192CC6">
          <w:rPr>
            <w:rFonts w:eastAsiaTheme="minorHAnsi" w:hint="eastAsia"/>
            <w:szCs w:val="20"/>
          </w:rPr>
          <w:t>수량을</w:t>
        </w:r>
      </w:ins>
      <w:ins w:id="1007" w:author="최성익" w:date="2020-11-13T07:53:00Z">
        <w:del w:id="1008" w:author="손휘웅/HUIUNG SON" w:date="2020-12-07T07:39:00Z">
          <w:r w:rsidRPr="00192CC6" w:rsidDel="00F05BD8">
            <w:rPr>
              <w:rFonts w:eastAsiaTheme="minorHAnsi" w:hint="eastAsia"/>
              <w:szCs w:val="20"/>
            </w:rPr>
            <w:delText>를</w:delText>
          </w:r>
        </w:del>
        <w:r w:rsidRPr="00192CC6">
          <w:rPr>
            <w:rFonts w:eastAsiaTheme="minorHAnsi"/>
            <w:szCs w:val="20"/>
          </w:rPr>
          <w:t xml:space="preserve"> 설정한다. </w:t>
        </w:r>
      </w:ins>
    </w:p>
    <w:p w14:paraId="217559F3" w14:textId="77777777" w:rsidR="00D97500" w:rsidRPr="00192CC6" w:rsidDel="00F05BD8" w:rsidRDefault="00D97500">
      <w:pPr>
        <w:wordWrap/>
        <w:ind w:firstLineChars="400" w:firstLine="800"/>
        <w:rPr>
          <w:del w:id="1009" w:author="손휘웅/HUIUNG SON" w:date="2020-12-07T07:41:00Z"/>
          <w:rFonts w:eastAsiaTheme="minorHAnsi"/>
          <w:szCs w:val="20"/>
        </w:rPr>
        <w:pPrChange w:id="1010" w:author="손휘웅/HUIUNG SON" w:date="2020-12-07T07:43:00Z">
          <w:pPr>
            <w:widowControl/>
            <w:wordWrap/>
            <w:autoSpaceDE/>
            <w:autoSpaceDN/>
            <w:jc w:val="left"/>
          </w:pPr>
        </w:pPrChange>
      </w:pPr>
      <w:ins w:id="1011" w:author="최성익" w:date="2020-11-13T07:53:00Z">
        <w:r w:rsidRPr="00192CC6">
          <w:rPr>
            <w:rFonts w:eastAsiaTheme="minorHAnsi"/>
            <w:szCs w:val="20"/>
          </w:rPr>
          <w:t xml:space="preserve">- 설비도입, 변경, 매각계획, 설비의 부하, 노화 등을 예측하고, 조달시기(납기)를 고려하여 Min/Max </w:t>
        </w:r>
        <w:del w:id="1012" w:author="손휘웅/HUIUNG SON" w:date="2020-12-07T07:38:00Z">
          <w:r w:rsidRPr="00192CC6" w:rsidDel="00F05BD8">
            <w:rPr>
              <w:rFonts w:eastAsiaTheme="minorHAnsi"/>
              <w:szCs w:val="20"/>
            </w:rPr>
            <w:delText>안전재고</w:delText>
          </w:r>
        </w:del>
      </w:ins>
      <w:ins w:id="1013" w:author="손휘웅/HUIUNG SON" w:date="2020-12-07T07:39:00Z">
        <w:r w:rsidR="00F05BD8" w:rsidRPr="00192CC6">
          <w:rPr>
            <w:rFonts w:eastAsiaTheme="minorHAnsi" w:hint="eastAsia"/>
            <w:szCs w:val="20"/>
          </w:rPr>
          <w:t>수량을</w:t>
        </w:r>
      </w:ins>
      <w:ins w:id="1014" w:author="최성익" w:date="2020-11-13T07:53:00Z">
        <w:del w:id="1015" w:author="손휘웅/HUIUNG SON" w:date="2020-12-07T07:39:00Z">
          <w:r w:rsidRPr="00192CC6" w:rsidDel="00F05BD8">
            <w:rPr>
              <w:rFonts w:eastAsiaTheme="minorHAnsi" w:hint="eastAsia"/>
              <w:szCs w:val="20"/>
            </w:rPr>
            <w:delText>를</w:delText>
          </w:r>
        </w:del>
        <w:r w:rsidRPr="00192CC6">
          <w:rPr>
            <w:rFonts w:eastAsiaTheme="minorHAnsi"/>
            <w:szCs w:val="20"/>
          </w:rPr>
          <w:t xml:space="preserve"> </w:t>
        </w:r>
        <w:r w:rsidRPr="00192CC6">
          <w:rPr>
            <w:rFonts w:eastAsiaTheme="minorHAnsi" w:hint="eastAsia"/>
            <w:szCs w:val="20"/>
          </w:rPr>
          <w:t>설정한다</w:t>
        </w:r>
        <w:r w:rsidRPr="00192CC6">
          <w:rPr>
            <w:rFonts w:eastAsiaTheme="minorHAnsi"/>
            <w:szCs w:val="20"/>
          </w:rPr>
          <w:t>.</w:t>
        </w:r>
      </w:ins>
      <w:ins w:id="1016" w:author="손휘웅/HUIUNG SON" w:date="2020-12-07T07:41:00Z">
        <w:r w:rsidR="00F05BD8" w:rsidRPr="00192CC6">
          <w:rPr>
            <w:rFonts w:eastAsiaTheme="minorHAnsi"/>
            <w:szCs w:val="20"/>
          </w:rPr>
          <w:t xml:space="preserve"> </w:t>
        </w:r>
      </w:ins>
    </w:p>
    <w:p w14:paraId="2E0890E0" w14:textId="77777777" w:rsidR="005B77DE" w:rsidRPr="00192CC6" w:rsidDel="00F05BD8" w:rsidRDefault="00D97500">
      <w:pPr>
        <w:wordWrap/>
        <w:ind w:firstLineChars="400" w:firstLine="800"/>
        <w:rPr>
          <w:del w:id="1017" w:author="손휘웅/HUIUNG SON" w:date="2020-12-07T07:42:00Z"/>
          <w:rFonts w:eastAsiaTheme="minorHAnsi"/>
          <w:szCs w:val="20"/>
        </w:rPr>
        <w:pPrChange w:id="1018" w:author="손휘웅/HUIUNG SON" w:date="2020-12-07T07:43:00Z">
          <w:pPr>
            <w:wordWrap/>
          </w:pPr>
        </w:pPrChange>
      </w:pPr>
      <w:ins w:id="1019" w:author="최성익" w:date="2020-11-13T07:54:00Z">
        <w:del w:id="1020" w:author="손휘웅/HUIUNG SON" w:date="2020-12-05T15:42:00Z">
          <w:r w:rsidRPr="00192CC6" w:rsidDel="00FC1690">
            <w:rPr>
              <w:rFonts w:eastAsiaTheme="minorHAnsi"/>
              <w:szCs w:val="20"/>
            </w:rPr>
            <w:delText>10</w:delText>
          </w:r>
        </w:del>
      </w:ins>
      <w:ins w:id="1021" w:author="최성익" w:date="2020-11-13T07:53:00Z">
        <w:del w:id="1022" w:author="손휘웅/HUIUNG SON" w:date="2020-12-07T07:42:00Z">
          <w:r w:rsidRPr="00192CC6" w:rsidDel="00F05BD8">
            <w:rPr>
              <w:rFonts w:eastAsiaTheme="minorHAnsi"/>
              <w:szCs w:val="20"/>
            </w:rPr>
            <w:delText xml:space="preserve">) </w:delText>
          </w:r>
          <w:r w:rsidRPr="00192CC6" w:rsidDel="00F05BD8">
            <w:rPr>
              <w:rFonts w:eastAsiaTheme="minorHAnsi" w:hint="eastAsia"/>
              <w:szCs w:val="20"/>
            </w:rPr>
            <w:delText>입고</w:delText>
          </w:r>
          <w:r w:rsidRPr="00192CC6" w:rsidDel="00F05BD8">
            <w:rPr>
              <w:rFonts w:eastAsiaTheme="minorHAnsi"/>
              <w:szCs w:val="20"/>
            </w:rPr>
            <w:delText xml:space="preserve">, </w:delText>
          </w:r>
          <w:r w:rsidRPr="00192CC6" w:rsidDel="00F05BD8">
            <w:rPr>
              <w:rFonts w:eastAsiaTheme="minorHAnsi" w:hint="eastAsia"/>
              <w:szCs w:val="20"/>
            </w:rPr>
            <w:delText>출고</w:delText>
          </w:r>
          <w:r w:rsidRPr="00192CC6" w:rsidDel="00F05BD8">
            <w:rPr>
              <w:rFonts w:eastAsiaTheme="minorHAnsi"/>
              <w:szCs w:val="20"/>
            </w:rPr>
            <w:delText xml:space="preserve"> </w:delText>
          </w:r>
          <w:r w:rsidRPr="00192CC6" w:rsidDel="00F05BD8">
            <w:rPr>
              <w:rFonts w:eastAsiaTheme="minorHAnsi" w:hint="eastAsia"/>
              <w:szCs w:val="20"/>
            </w:rPr>
            <w:delText>내용</w:delText>
          </w:r>
        </w:del>
        <w:del w:id="1023" w:author="손휘웅/HUIUNG SON" w:date="2020-12-07T07:40:00Z">
          <w:r w:rsidRPr="00192CC6" w:rsidDel="00F05BD8">
            <w:rPr>
              <w:rFonts w:eastAsiaTheme="minorHAnsi" w:hint="eastAsia"/>
              <w:szCs w:val="20"/>
            </w:rPr>
            <w:delText>을</w:delText>
          </w:r>
          <w:r w:rsidRPr="00192CC6" w:rsidDel="00F05BD8">
            <w:rPr>
              <w:rFonts w:eastAsiaTheme="minorHAnsi"/>
              <w:szCs w:val="20"/>
            </w:rPr>
            <w:delText xml:space="preserve"> </w:delText>
          </w:r>
          <w:r w:rsidRPr="00192CC6" w:rsidDel="00F05BD8">
            <w:rPr>
              <w:rFonts w:eastAsiaTheme="minorHAnsi" w:hint="eastAsia"/>
              <w:szCs w:val="20"/>
            </w:rPr>
            <w:delText>팀장에게</w:delText>
          </w:r>
          <w:r w:rsidRPr="00192CC6" w:rsidDel="00F05BD8">
            <w:rPr>
              <w:rFonts w:eastAsiaTheme="minorHAnsi"/>
              <w:szCs w:val="20"/>
            </w:rPr>
            <w:delText xml:space="preserve"> </w:delText>
          </w:r>
          <w:r w:rsidRPr="00192CC6" w:rsidDel="00F05BD8">
            <w:rPr>
              <w:rFonts w:eastAsiaTheme="minorHAnsi" w:hint="eastAsia"/>
              <w:szCs w:val="20"/>
            </w:rPr>
            <w:delText>월</w:delText>
          </w:r>
          <w:r w:rsidRPr="00192CC6" w:rsidDel="00F05BD8">
            <w:rPr>
              <w:rFonts w:eastAsiaTheme="minorHAnsi"/>
              <w:szCs w:val="20"/>
            </w:rPr>
            <w:delText xml:space="preserve"> 1회 </w:delText>
          </w:r>
          <w:r w:rsidRPr="00192CC6" w:rsidDel="00F05BD8">
            <w:rPr>
              <w:rFonts w:eastAsiaTheme="minorHAnsi" w:hint="eastAsia"/>
              <w:szCs w:val="20"/>
            </w:rPr>
            <w:delText>정리</w:delText>
          </w:r>
          <w:r w:rsidRPr="00192CC6" w:rsidDel="00F05BD8">
            <w:rPr>
              <w:rFonts w:eastAsiaTheme="minorHAnsi"/>
              <w:szCs w:val="20"/>
            </w:rPr>
            <w:delText xml:space="preserve"> </w:delText>
          </w:r>
          <w:r w:rsidRPr="00192CC6" w:rsidDel="00F05BD8">
            <w:rPr>
              <w:rFonts w:eastAsiaTheme="minorHAnsi" w:hint="eastAsia"/>
              <w:szCs w:val="20"/>
            </w:rPr>
            <w:delText>보고한다</w:delText>
          </w:r>
        </w:del>
        <w:del w:id="1024" w:author="손휘웅/HUIUNG SON" w:date="2020-12-07T07:42:00Z">
          <w:r w:rsidRPr="00192CC6" w:rsidDel="00F05BD8">
            <w:rPr>
              <w:rFonts w:eastAsiaTheme="minorHAnsi"/>
              <w:szCs w:val="20"/>
            </w:rPr>
            <w:delText>.</w:delText>
          </w:r>
        </w:del>
      </w:ins>
      <w:del w:id="1025" w:author="손휘웅/HUIUNG SON" w:date="2020-12-07T07:42:00Z">
        <w:r w:rsidR="006B44AC" w:rsidRPr="00192CC6" w:rsidDel="00F05BD8">
          <w:rPr>
            <w:rFonts w:eastAsiaTheme="minorHAnsi"/>
            <w:szCs w:val="20"/>
          </w:rPr>
          <w:delText xml:space="preserve">     </w:delText>
        </w:r>
        <w:r w:rsidR="00A86981" w:rsidRPr="00192CC6" w:rsidDel="00F05BD8">
          <w:rPr>
            <w:rFonts w:eastAsiaTheme="minorHAnsi"/>
            <w:szCs w:val="20"/>
          </w:rPr>
          <w:delText>&lt;</w:delText>
        </w:r>
        <w:r w:rsidR="00A86981" w:rsidRPr="00192CC6" w:rsidDel="00F05BD8">
          <w:rPr>
            <w:rFonts w:eastAsiaTheme="minorHAnsi" w:hint="eastAsia"/>
            <w:szCs w:val="20"/>
          </w:rPr>
          <w:delText>부표</w:delText>
        </w:r>
        <w:r w:rsidR="00A86981" w:rsidRPr="00192CC6" w:rsidDel="00F05BD8">
          <w:rPr>
            <w:rFonts w:eastAsiaTheme="minorHAnsi"/>
            <w:szCs w:val="20"/>
          </w:rPr>
          <w:delText xml:space="preserve">#2. 설비 예비품 관리 업무 R&amp;R </w:delText>
        </w:r>
        <w:r w:rsidR="00A86981" w:rsidRPr="00192CC6" w:rsidDel="00F05BD8">
          <w:rPr>
            <w:rFonts w:eastAsiaTheme="minorHAnsi" w:hint="eastAsia"/>
            <w:szCs w:val="20"/>
          </w:rPr>
          <w:delText>요약</w:delText>
        </w:r>
        <w:r w:rsidR="00265AA3" w:rsidRPr="00192CC6" w:rsidDel="00F05BD8">
          <w:rPr>
            <w:rFonts w:eastAsiaTheme="minorHAnsi"/>
            <w:szCs w:val="20"/>
          </w:rPr>
          <w:delText>&gt;, &lt;</w:delText>
        </w:r>
        <w:r w:rsidR="00265AA3" w:rsidRPr="00192CC6" w:rsidDel="00F05BD8">
          <w:rPr>
            <w:rFonts w:eastAsiaTheme="minorHAnsi" w:hint="eastAsia"/>
            <w:szCs w:val="20"/>
          </w:rPr>
          <w:delText>부표</w:delText>
        </w:r>
        <w:r w:rsidR="00265AA3" w:rsidRPr="00192CC6" w:rsidDel="00F05BD8">
          <w:rPr>
            <w:rFonts w:eastAsiaTheme="minorHAnsi"/>
            <w:szCs w:val="20"/>
          </w:rPr>
          <w:delText xml:space="preserve">#3. </w:delText>
        </w:r>
        <w:r w:rsidR="00282C60" w:rsidRPr="00192CC6" w:rsidDel="00F05BD8">
          <w:rPr>
            <w:rFonts w:eastAsiaTheme="minorHAnsi" w:hint="eastAsia"/>
            <w:szCs w:val="20"/>
            <w:rPrChange w:id="1026" w:author="손휘웅/HUIUNG SON" w:date="2020-12-07T07:36:00Z">
              <w:rPr>
                <w:rFonts w:eastAsiaTheme="minorHAnsi" w:hint="eastAsia"/>
                <w:color w:val="2111F7"/>
                <w:szCs w:val="20"/>
              </w:rPr>
            </w:rPrChange>
          </w:rPr>
          <w:delText>설비보전자재</w:delText>
        </w:r>
        <w:r w:rsidR="00282C60" w:rsidRPr="00192CC6" w:rsidDel="00F05BD8">
          <w:rPr>
            <w:rFonts w:eastAsiaTheme="minorHAnsi"/>
            <w:szCs w:val="20"/>
            <w:rPrChange w:id="1027" w:author="손휘웅/HUIUNG SON" w:date="2020-12-07T07:36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282C60" w:rsidRPr="00192CC6" w:rsidDel="00F05BD8">
          <w:rPr>
            <w:rFonts w:eastAsiaTheme="minorHAnsi" w:hint="eastAsia"/>
            <w:szCs w:val="20"/>
            <w:rPrChange w:id="1028" w:author="손휘웅/HUIUNG SON" w:date="2020-12-07T07:36:00Z">
              <w:rPr>
                <w:rFonts w:eastAsiaTheme="minorHAnsi" w:hint="eastAsia"/>
                <w:color w:val="2111F7"/>
                <w:szCs w:val="20"/>
              </w:rPr>
            </w:rPrChange>
          </w:rPr>
          <w:delText>관리기준서</w:delText>
        </w:r>
        <w:r w:rsidR="00265AA3" w:rsidRPr="00192CC6" w:rsidDel="00F05BD8">
          <w:rPr>
            <w:rFonts w:eastAsiaTheme="minorHAnsi"/>
            <w:szCs w:val="20"/>
          </w:rPr>
          <w:delText>&gt;</w:delText>
        </w:r>
        <w:r w:rsidR="00A86981" w:rsidRPr="00192CC6" w:rsidDel="00F05BD8">
          <w:rPr>
            <w:rFonts w:eastAsiaTheme="minorHAnsi"/>
            <w:szCs w:val="20"/>
          </w:rPr>
          <w:delText xml:space="preserve"> 참조</w:delText>
        </w:r>
      </w:del>
    </w:p>
    <w:p w14:paraId="19AAB3CC" w14:textId="77777777" w:rsidR="007F7E39" w:rsidRPr="00192CC6" w:rsidDel="00F05BD8" w:rsidRDefault="007F7E39">
      <w:pPr>
        <w:wordWrap/>
        <w:ind w:firstLineChars="400" w:firstLine="800"/>
        <w:rPr>
          <w:del w:id="1029" w:author="손휘웅/HUIUNG SON" w:date="2020-12-07T07:42:00Z"/>
          <w:rFonts w:eastAsiaTheme="minorHAnsi"/>
          <w:szCs w:val="20"/>
        </w:rPr>
        <w:pPrChange w:id="1030" w:author="손휘웅/HUIUNG SON" w:date="2020-12-07T07:43:00Z">
          <w:pPr>
            <w:wordWrap/>
          </w:pPr>
        </w:pPrChange>
      </w:pPr>
    </w:p>
    <w:p w14:paraId="44C06B75" w14:textId="77777777" w:rsidR="005979FA" w:rsidRPr="00192CC6" w:rsidDel="00F05BD8" w:rsidRDefault="005B77DE">
      <w:pPr>
        <w:wordWrap/>
        <w:ind w:firstLineChars="400" w:firstLine="800"/>
        <w:rPr>
          <w:del w:id="1031" w:author="손휘웅/HUIUNG SON" w:date="2020-12-07T07:42:00Z"/>
          <w:rFonts w:eastAsiaTheme="minorHAnsi"/>
          <w:szCs w:val="20"/>
        </w:rPr>
        <w:pPrChange w:id="1032" w:author="손휘웅/HUIUNG SON" w:date="2020-12-07T07:43:00Z">
          <w:pPr>
            <w:wordWrap/>
          </w:pPr>
        </w:pPrChange>
      </w:pPr>
      <w:del w:id="1033" w:author="손휘웅/HUIUNG SON" w:date="2020-12-07T07:42:00Z">
        <w:r w:rsidRPr="00192CC6" w:rsidDel="00F05BD8">
          <w:rPr>
            <w:rFonts w:eastAsiaTheme="minorHAnsi"/>
            <w:szCs w:val="20"/>
          </w:rPr>
          <w:delText>&lt;</w:delText>
        </w:r>
        <w:r w:rsidRPr="00192CC6" w:rsidDel="00F05BD8">
          <w:rPr>
            <w:rFonts w:eastAsiaTheme="minorHAnsi" w:hint="eastAsia"/>
            <w:szCs w:val="20"/>
          </w:rPr>
          <w:delText>부표</w:delText>
        </w:r>
        <w:r w:rsidRPr="00192CC6" w:rsidDel="00F05BD8">
          <w:rPr>
            <w:rFonts w:eastAsiaTheme="minorHAnsi"/>
            <w:szCs w:val="20"/>
          </w:rPr>
          <w:delText xml:space="preserve">#2. 설비 예비품 관리 업무 R&amp;R </w:delText>
        </w:r>
        <w:r w:rsidRPr="00192CC6" w:rsidDel="00F05BD8">
          <w:rPr>
            <w:rFonts w:eastAsiaTheme="minorHAnsi" w:hint="eastAsia"/>
            <w:szCs w:val="20"/>
          </w:rPr>
          <w:delText>요약</w:delText>
        </w:r>
        <w:r w:rsidRPr="00192CC6" w:rsidDel="00F05BD8">
          <w:rPr>
            <w:rFonts w:eastAsiaTheme="minorHAnsi"/>
            <w:szCs w:val="20"/>
          </w:rPr>
          <w:delText>&gt;</w:delText>
        </w:r>
      </w:del>
    </w:p>
    <w:p w14:paraId="24E732E2" w14:textId="77777777" w:rsidR="00D97500" w:rsidRPr="00192CC6" w:rsidRDefault="00D97500">
      <w:pPr>
        <w:wordWrap/>
        <w:ind w:firstLineChars="400" w:firstLine="800"/>
        <w:rPr>
          <w:ins w:id="1034" w:author="최성익" w:date="2020-11-13T16:51:00Z"/>
          <w:rFonts w:eastAsiaTheme="minorHAnsi"/>
          <w:b/>
          <w:szCs w:val="20"/>
        </w:rPr>
        <w:pPrChange w:id="1035" w:author="손휘웅/HUIUNG SON" w:date="2020-12-07T07:43:00Z">
          <w:pPr>
            <w:widowControl/>
            <w:wordWrap/>
            <w:autoSpaceDE/>
            <w:autoSpaceDN/>
            <w:jc w:val="left"/>
          </w:pPr>
        </w:pPrChange>
      </w:pPr>
    </w:p>
    <w:tbl>
      <w:tblPr>
        <w:tblStyle w:val="a6"/>
        <w:tblW w:w="0" w:type="auto"/>
        <w:tblInd w:w="137" w:type="dxa"/>
        <w:tblLook w:val="04A0" w:firstRow="1" w:lastRow="0" w:firstColumn="1" w:lastColumn="0" w:noHBand="0" w:noVBand="1"/>
      </w:tblPr>
      <w:tblGrid>
        <w:gridCol w:w="5130"/>
        <w:gridCol w:w="2243"/>
        <w:gridCol w:w="1443"/>
        <w:gridCol w:w="1843"/>
        <w:gridCol w:w="1443"/>
      </w:tblGrid>
      <w:tr w:rsidR="00192CC6" w:rsidRPr="00192CC6" w:rsidDel="00857FC4" w14:paraId="4AEE4E79" w14:textId="77777777" w:rsidTr="0026359F">
        <w:trPr>
          <w:del w:id="1036" w:author="최성익" w:date="2020-11-12T13:48:00Z"/>
        </w:trPr>
        <w:tc>
          <w:tcPr>
            <w:tcW w:w="4394" w:type="dxa"/>
            <w:shd w:val="clear" w:color="auto" w:fill="FFFF00"/>
          </w:tcPr>
          <w:p w14:paraId="5497D799" w14:textId="77777777" w:rsidR="006B2D03" w:rsidRPr="00192CC6" w:rsidRDefault="006B2D03">
            <w:pPr>
              <w:widowControl/>
              <w:wordWrap/>
              <w:autoSpaceDE/>
              <w:autoSpaceDN/>
              <w:ind w:firstLineChars="300" w:firstLine="600"/>
              <w:jc w:val="left"/>
              <w:rPr>
                <w:ins w:id="1037" w:author="최성익" w:date="2020-11-13T16:51:00Z"/>
                <w:rFonts w:eastAsiaTheme="minorHAnsi"/>
                <w:b/>
                <w:szCs w:val="20"/>
              </w:rPr>
              <w:pPrChange w:id="1038" w:author="최성익" w:date="2020-11-13T08:46:00Z">
                <w:pPr>
                  <w:widowControl/>
                  <w:wordWrap/>
                  <w:autoSpaceDE/>
                  <w:autoSpaceDN/>
                  <w:jc w:val="left"/>
                </w:pPr>
              </w:pPrChange>
            </w:pPr>
          </w:p>
          <w:p w14:paraId="6036FE11" w14:textId="77777777" w:rsidR="006B2D03" w:rsidRPr="00192CC6" w:rsidRDefault="006B2D03">
            <w:pPr>
              <w:widowControl/>
              <w:wordWrap/>
              <w:autoSpaceDE/>
              <w:autoSpaceDN/>
              <w:ind w:firstLineChars="300" w:firstLine="600"/>
              <w:jc w:val="left"/>
              <w:rPr>
                <w:ins w:id="1039" w:author="최성익" w:date="2020-11-13T07:55:00Z"/>
                <w:rFonts w:eastAsiaTheme="minorHAnsi"/>
                <w:b/>
                <w:szCs w:val="20"/>
              </w:rPr>
              <w:pPrChange w:id="1040" w:author="최성익" w:date="2020-11-13T08:46:00Z">
                <w:pPr>
                  <w:widowControl/>
                  <w:wordWrap/>
                  <w:autoSpaceDE/>
                  <w:autoSpaceDN/>
                  <w:jc w:val="left"/>
                </w:pPr>
              </w:pPrChange>
            </w:pPr>
          </w:p>
          <w:p w14:paraId="38BDCB30" w14:textId="77777777" w:rsidR="005979FA" w:rsidRPr="00192CC6" w:rsidDel="00857FC4" w:rsidRDefault="005979FA">
            <w:pPr>
              <w:wordWrap/>
              <w:ind w:firstLineChars="413" w:firstLine="826"/>
              <w:rPr>
                <w:del w:id="1041" w:author="최성익" w:date="2020-11-12T13:48:00Z"/>
                <w:rFonts w:eastAsiaTheme="minorHAnsi"/>
                <w:b/>
                <w:szCs w:val="20"/>
              </w:rPr>
              <w:pPrChange w:id="1042" w:author="최성익" w:date="2020-11-13T07:55:00Z">
                <w:pPr>
                  <w:wordWrap/>
                  <w:jc w:val="center"/>
                </w:pPr>
              </w:pPrChange>
            </w:pPr>
            <w:del w:id="1043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업무내용</w:delText>
              </w:r>
            </w:del>
          </w:p>
        </w:tc>
        <w:tc>
          <w:tcPr>
            <w:tcW w:w="1106" w:type="dxa"/>
            <w:shd w:val="clear" w:color="auto" w:fill="FFFF00"/>
          </w:tcPr>
          <w:p w14:paraId="6428B153" w14:textId="77777777" w:rsidR="005979FA" w:rsidRPr="00192CC6" w:rsidDel="00857FC4" w:rsidRDefault="005979FA">
            <w:pPr>
              <w:wordWrap/>
              <w:ind w:firstLineChars="413" w:firstLine="826"/>
              <w:rPr>
                <w:del w:id="1044" w:author="최성익" w:date="2020-11-12T13:48:00Z"/>
                <w:rFonts w:eastAsiaTheme="minorHAnsi"/>
                <w:b/>
                <w:szCs w:val="20"/>
              </w:rPr>
              <w:pPrChange w:id="1045" w:author="최성익" w:date="2020-11-13T07:55:00Z">
                <w:pPr>
                  <w:wordWrap/>
                  <w:jc w:val="center"/>
                </w:pPr>
              </w:pPrChange>
            </w:pPr>
            <w:del w:id="1046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설비</w:delText>
              </w:r>
            </w:del>
            <w:ins w:id="1047" w:author="김경환(품질보증팀)/KYUNGHWAN KIM" w:date="2020-05-19T12:08:00Z">
              <w:del w:id="1048" w:author="최성익" w:date="2020-11-12T13:48:00Z">
                <w:r w:rsidR="0026359F" w:rsidRPr="00192CC6" w:rsidDel="00857FC4">
                  <w:rPr>
                    <w:rFonts w:eastAsiaTheme="minorHAnsi" w:hint="eastAsia"/>
                    <w:b/>
                    <w:szCs w:val="20"/>
                  </w:rPr>
                  <w:delText>개선</w:delText>
                </w:r>
              </w:del>
            </w:ins>
            <w:del w:id="1049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보전</w:delText>
              </w:r>
            </w:del>
          </w:p>
        </w:tc>
        <w:tc>
          <w:tcPr>
            <w:tcW w:w="796" w:type="dxa"/>
            <w:shd w:val="clear" w:color="auto" w:fill="FFFF00"/>
          </w:tcPr>
          <w:p w14:paraId="0827A289" w14:textId="77777777" w:rsidR="005979FA" w:rsidRPr="00192CC6" w:rsidDel="00857FC4" w:rsidRDefault="005979FA">
            <w:pPr>
              <w:wordWrap/>
              <w:ind w:firstLineChars="413" w:firstLine="826"/>
              <w:rPr>
                <w:del w:id="1050" w:author="최성익" w:date="2020-11-12T13:48:00Z"/>
                <w:rFonts w:eastAsiaTheme="minorHAnsi"/>
                <w:b/>
                <w:szCs w:val="20"/>
              </w:rPr>
              <w:pPrChange w:id="1051" w:author="최성익" w:date="2020-11-13T07:55:00Z">
                <w:pPr>
                  <w:wordWrap/>
                  <w:jc w:val="center"/>
                </w:pPr>
              </w:pPrChange>
            </w:pPr>
            <w:del w:id="1052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구매</w:delText>
              </w:r>
            </w:del>
          </w:p>
        </w:tc>
        <w:tc>
          <w:tcPr>
            <w:tcW w:w="1196" w:type="dxa"/>
            <w:shd w:val="clear" w:color="auto" w:fill="FFFF00"/>
          </w:tcPr>
          <w:p w14:paraId="73930C07" w14:textId="77777777" w:rsidR="005979FA" w:rsidRPr="00192CC6" w:rsidDel="00857FC4" w:rsidRDefault="005979FA">
            <w:pPr>
              <w:wordWrap/>
              <w:ind w:firstLineChars="413" w:firstLine="826"/>
              <w:rPr>
                <w:del w:id="1053" w:author="최성익" w:date="2020-11-12T13:48:00Z"/>
                <w:rFonts w:eastAsiaTheme="minorHAnsi"/>
                <w:b/>
                <w:szCs w:val="20"/>
              </w:rPr>
              <w:pPrChange w:id="1054" w:author="최성익" w:date="2020-11-13T07:55:00Z">
                <w:pPr>
                  <w:wordWrap/>
                  <w:jc w:val="center"/>
                </w:pPr>
              </w:pPrChange>
            </w:pPr>
            <w:del w:id="1055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생산기술</w:delText>
              </w:r>
            </w:del>
          </w:p>
        </w:tc>
        <w:tc>
          <w:tcPr>
            <w:tcW w:w="1219" w:type="dxa"/>
            <w:shd w:val="clear" w:color="auto" w:fill="FFFF00"/>
          </w:tcPr>
          <w:p w14:paraId="6B415377" w14:textId="77777777" w:rsidR="005979FA" w:rsidRPr="00192CC6" w:rsidDel="00857FC4" w:rsidRDefault="005979FA">
            <w:pPr>
              <w:wordWrap/>
              <w:ind w:firstLineChars="413" w:firstLine="826"/>
              <w:rPr>
                <w:del w:id="1056" w:author="최성익" w:date="2020-11-12T13:48:00Z"/>
                <w:rFonts w:eastAsiaTheme="minorHAnsi"/>
                <w:b/>
                <w:szCs w:val="20"/>
              </w:rPr>
              <w:pPrChange w:id="1057" w:author="최성익" w:date="2020-11-13T07:55:00Z">
                <w:pPr>
                  <w:wordWrap/>
                  <w:jc w:val="center"/>
                </w:pPr>
              </w:pPrChange>
            </w:pPr>
            <w:del w:id="1058" w:author="최성익" w:date="2020-11-12T13:48:00Z">
              <w:r w:rsidRPr="00192CC6" w:rsidDel="00857FC4">
                <w:rPr>
                  <w:rFonts w:eastAsiaTheme="minorHAnsi" w:hint="eastAsia"/>
                  <w:b/>
                  <w:szCs w:val="20"/>
                </w:rPr>
                <w:delText>비고</w:delText>
              </w:r>
            </w:del>
          </w:p>
        </w:tc>
      </w:tr>
      <w:tr w:rsidR="00192CC6" w:rsidRPr="00192CC6" w:rsidDel="00857FC4" w14:paraId="334545A9" w14:textId="77777777" w:rsidTr="0026359F">
        <w:trPr>
          <w:del w:id="1059" w:author="최성익" w:date="2020-11-12T13:48:00Z"/>
        </w:trPr>
        <w:tc>
          <w:tcPr>
            <w:tcW w:w="4394" w:type="dxa"/>
          </w:tcPr>
          <w:p w14:paraId="61EB34D6" w14:textId="77777777" w:rsidR="005979FA" w:rsidRPr="00192CC6" w:rsidDel="00857FC4" w:rsidRDefault="005979FA">
            <w:pPr>
              <w:wordWrap/>
              <w:ind w:firstLineChars="413" w:firstLine="826"/>
              <w:rPr>
                <w:del w:id="1060" w:author="최성익" w:date="2020-11-12T13:48:00Z"/>
                <w:rFonts w:eastAsiaTheme="minorHAnsi"/>
                <w:noProof/>
                <w:szCs w:val="20"/>
              </w:rPr>
              <w:pPrChange w:id="1061" w:author="최성익" w:date="2020-11-13T07:55:00Z">
                <w:pPr>
                  <w:wordWrap/>
                </w:pPr>
              </w:pPrChange>
            </w:pPr>
            <w:del w:id="1062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예비품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관리기준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재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,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개정</w:delText>
              </w:r>
            </w:del>
          </w:p>
        </w:tc>
        <w:tc>
          <w:tcPr>
            <w:tcW w:w="1106" w:type="dxa"/>
          </w:tcPr>
          <w:p w14:paraId="1756CF82" w14:textId="77777777" w:rsidR="005979FA" w:rsidRPr="00192CC6" w:rsidDel="00857FC4" w:rsidRDefault="005979FA">
            <w:pPr>
              <w:wordWrap/>
              <w:ind w:firstLineChars="413" w:firstLine="826"/>
              <w:rPr>
                <w:del w:id="1063" w:author="최성익" w:date="2020-11-12T13:48:00Z"/>
                <w:rFonts w:eastAsiaTheme="minorHAnsi"/>
                <w:noProof/>
                <w:szCs w:val="20"/>
              </w:rPr>
              <w:pPrChange w:id="1064" w:author="최성익" w:date="2020-11-13T07:55:00Z">
                <w:pPr>
                  <w:wordWrap/>
                  <w:jc w:val="center"/>
                </w:pPr>
              </w:pPrChange>
            </w:pPr>
            <w:del w:id="1065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796" w:type="dxa"/>
          </w:tcPr>
          <w:p w14:paraId="786378ED" w14:textId="77777777" w:rsidR="005979FA" w:rsidRPr="00192CC6" w:rsidDel="00857FC4" w:rsidRDefault="005979FA">
            <w:pPr>
              <w:wordWrap/>
              <w:ind w:firstLineChars="413" w:firstLine="826"/>
              <w:rPr>
                <w:del w:id="1066" w:author="최성익" w:date="2020-11-12T13:48:00Z"/>
                <w:rFonts w:eastAsiaTheme="minorHAnsi"/>
                <w:noProof/>
                <w:szCs w:val="20"/>
              </w:rPr>
              <w:pPrChange w:id="1067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196" w:type="dxa"/>
          </w:tcPr>
          <w:p w14:paraId="1B231FF9" w14:textId="77777777" w:rsidR="005979FA" w:rsidRPr="00192CC6" w:rsidDel="00857FC4" w:rsidRDefault="005979FA">
            <w:pPr>
              <w:wordWrap/>
              <w:ind w:firstLineChars="413" w:firstLine="826"/>
              <w:rPr>
                <w:del w:id="1068" w:author="최성익" w:date="2020-11-12T13:48:00Z"/>
                <w:rFonts w:eastAsiaTheme="minorHAnsi"/>
                <w:noProof/>
                <w:szCs w:val="20"/>
              </w:rPr>
              <w:pPrChange w:id="1069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219" w:type="dxa"/>
            <w:vMerge w:val="restart"/>
          </w:tcPr>
          <w:p w14:paraId="2D8E614F" w14:textId="77777777" w:rsidR="005979FA" w:rsidRPr="00192CC6" w:rsidDel="00857FC4" w:rsidRDefault="005979FA">
            <w:pPr>
              <w:wordWrap/>
              <w:ind w:firstLineChars="413" w:firstLine="826"/>
              <w:rPr>
                <w:del w:id="1070" w:author="최성익" w:date="2020-11-12T13:48:00Z"/>
                <w:rFonts w:eastAsiaTheme="minorHAnsi"/>
                <w:noProof/>
                <w:szCs w:val="20"/>
              </w:rPr>
              <w:pPrChange w:id="1071" w:author="최성익" w:date="2020-11-13T07:55:00Z">
                <w:pPr>
                  <w:wordWrap/>
                  <w:jc w:val="left"/>
                </w:pPr>
              </w:pPrChange>
            </w:pPr>
            <w:del w:id="1072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MAIN</w:delText>
              </w:r>
            </w:del>
          </w:p>
          <w:p w14:paraId="4A37E2F9" w14:textId="77777777" w:rsidR="005979FA" w:rsidRPr="00192CC6" w:rsidDel="00857FC4" w:rsidRDefault="005979FA">
            <w:pPr>
              <w:wordWrap/>
              <w:ind w:firstLineChars="413" w:firstLine="826"/>
              <w:rPr>
                <w:del w:id="1073" w:author="최성익" w:date="2020-11-12T13:48:00Z"/>
                <w:rFonts w:eastAsiaTheme="minorHAnsi"/>
                <w:szCs w:val="20"/>
              </w:rPr>
              <w:pPrChange w:id="1074" w:author="최성익" w:date="2020-11-13T07:55:00Z">
                <w:pPr>
                  <w:wordWrap/>
                </w:pPr>
              </w:pPrChange>
            </w:pPr>
            <w:del w:id="1075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○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SUB</w:delText>
              </w:r>
            </w:del>
          </w:p>
        </w:tc>
      </w:tr>
      <w:tr w:rsidR="00192CC6" w:rsidRPr="00192CC6" w:rsidDel="00857FC4" w14:paraId="038E25BC" w14:textId="77777777" w:rsidTr="0026359F">
        <w:trPr>
          <w:del w:id="1076" w:author="최성익" w:date="2020-11-12T13:48:00Z"/>
        </w:trPr>
        <w:tc>
          <w:tcPr>
            <w:tcW w:w="4394" w:type="dxa"/>
          </w:tcPr>
          <w:p w14:paraId="154A9DA5" w14:textId="77777777" w:rsidR="005979FA" w:rsidRPr="00192CC6" w:rsidDel="00857FC4" w:rsidRDefault="005979FA">
            <w:pPr>
              <w:wordWrap/>
              <w:ind w:firstLineChars="413" w:firstLine="826"/>
              <w:rPr>
                <w:del w:id="1077" w:author="최성익" w:date="2020-11-12T13:48:00Z"/>
                <w:rFonts w:eastAsiaTheme="minorHAnsi"/>
                <w:noProof/>
                <w:szCs w:val="20"/>
              </w:rPr>
              <w:pPrChange w:id="1078" w:author="최성익" w:date="2020-11-13T07:55:00Z">
                <w:pPr>
                  <w:wordWrap/>
                </w:pPr>
              </w:pPrChange>
            </w:pPr>
            <w:del w:id="1079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사용부품의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사양통일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,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표준화</w:delText>
              </w:r>
            </w:del>
          </w:p>
        </w:tc>
        <w:tc>
          <w:tcPr>
            <w:tcW w:w="1106" w:type="dxa"/>
          </w:tcPr>
          <w:p w14:paraId="6A8E82B4" w14:textId="77777777" w:rsidR="005979FA" w:rsidRPr="00192CC6" w:rsidDel="00857FC4" w:rsidRDefault="005979FA">
            <w:pPr>
              <w:wordWrap/>
              <w:ind w:firstLineChars="413" w:firstLine="826"/>
              <w:rPr>
                <w:del w:id="1080" w:author="최성익" w:date="2020-11-12T13:48:00Z"/>
                <w:rFonts w:eastAsiaTheme="minorHAnsi"/>
                <w:noProof/>
                <w:szCs w:val="20"/>
              </w:rPr>
              <w:pPrChange w:id="1081" w:author="최성익" w:date="2020-11-13T07:55:00Z">
                <w:pPr>
                  <w:wordWrap/>
                  <w:jc w:val="center"/>
                </w:pPr>
              </w:pPrChange>
            </w:pPr>
            <w:del w:id="1082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796" w:type="dxa"/>
          </w:tcPr>
          <w:p w14:paraId="78392355" w14:textId="77777777" w:rsidR="005979FA" w:rsidRPr="00192CC6" w:rsidDel="00857FC4" w:rsidRDefault="005979FA">
            <w:pPr>
              <w:wordWrap/>
              <w:ind w:firstLineChars="413" w:firstLine="826"/>
              <w:rPr>
                <w:del w:id="1083" w:author="최성익" w:date="2020-11-12T13:48:00Z"/>
                <w:rFonts w:eastAsiaTheme="minorHAnsi"/>
                <w:noProof/>
                <w:szCs w:val="20"/>
              </w:rPr>
              <w:pPrChange w:id="1084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196" w:type="dxa"/>
          </w:tcPr>
          <w:p w14:paraId="430D5BF4" w14:textId="77777777" w:rsidR="005979FA" w:rsidRPr="00192CC6" w:rsidDel="00857FC4" w:rsidRDefault="005979FA">
            <w:pPr>
              <w:wordWrap/>
              <w:ind w:firstLineChars="413" w:firstLine="826"/>
              <w:rPr>
                <w:del w:id="1085" w:author="최성익" w:date="2020-11-12T13:48:00Z"/>
                <w:rFonts w:eastAsiaTheme="minorHAnsi"/>
                <w:noProof/>
                <w:szCs w:val="20"/>
              </w:rPr>
              <w:pPrChange w:id="1086" w:author="최성익" w:date="2020-11-13T07:55:00Z">
                <w:pPr>
                  <w:wordWrap/>
                  <w:jc w:val="center"/>
                </w:pPr>
              </w:pPrChange>
            </w:pPr>
            <w:del w:id="1087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○</w:delText>
              </w:r>
            </w:del>
          </w:p>
        </w:tc>
        <w:tc>
          <w:tcPr>
            <w:tcW w:w="1219" w:type="dxa"/>
            <w:vMerge/>
          </w:tcPr>
          <w:p w14:paraId="728D8504" w14:textId="77777777" w:rsidR="005979FA" w:rsidRPr="00192CC6" w:rsidDel="00857FC4" w:rsidRDefault="005979FA">
            <w:pPr>
              <w:wordWrap/>
              <w:ind w:firstLineChars="413" w:firstLine="826"/>
              <w:rPr>
                <w:del w:id="1088" w:author="최성익" w:date="2020-11-12T13:48:00Z"/>
                <w:rFonts w:eastAsiaTheme="minorHAnsi"/>
                <w:szCs w:val="20"/>
              </w:rPr>
              <w:pPrChange w:id="1089" w:author="최성익" w:date="2020-11-13T07:55:00Z">
                <w:pPr>
                  <w:wordWrap/>
                </w:pPr>
              </w:pPrChange>
            </w:pPr>
          </w:p>
        </w:tc>
      </w:tr>
      <w:tr w:rsidR="00192CC6" w:rsidRPr="00192CC6" w:rsidDel="00857FC4" w14:paraId="7F4A5FC1" w14:textId="77777777" w:rsidTr="0026359F">
        <w:trPr>
          <w:del w:id="1090" w:author="최성익" w:date="2020-11-12T13:48:00Z"/>
        </w:trPr>
        <w:tc>
          <w:tcPr>
            <w:tcW w:w="4394" w:type="dxa"/>
          </w:tcPr>
          <w:p w14:paraId="19B9709D" w14:textId="77777777" w:rsidR="005979FA" w:rsidRPr="00192CC6" w:rsidDel="00857FC4" w:rsidRDefault="005979FA">
            <w:pPr>
              <w:wordWrap/>
              <w:ind w:firstLineChars="413" w:firstLine="826"/>
              <w:rPr>
                <w:del w:id="1091" w:author="최성익" w:date="2020-11-12T13:48:00Z"/>
                <w:rFonts w:eastAsiaTheme="minorHAnsi"/>
                <w:noProof/>
                <w:szCs w:val="20"/>
              </w:rPr>
              <w:pPrChange w:id="1092" w:author="최성익" w:date="2020-11-13T07:55:00Z">
                <w:pPr>
                  <w:wordWrap/>
                </w:pPr>
              </w:pPrChange>
            </w:pPr>
            <w:del w:id="1093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설비신설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,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개선에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따른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예비품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선정</w:delText>
              </w:r>
            </w:del>
          </w:p>
        </w:tc>
        <w:tc>
          <w:tcPr>
            <w:tcW w:w="1106" w:type="dxa"/>
          </w:tcPr>
          <w:p w14:paraId="7A21F23A" w14:textId="77777777" w:rsidR="005979FA" w:rsidRPr="00192CC6" w:rsidDel="00857FC4" w:rsidRDefault="005979FA">
            <w:pPr>
              <w:wordWrap/>
              <w:ind w:firstLineChars="413" w:firstLine="826"/>
              <w:rPr>
                <w:del w:id="1094" w:author="최성익" w:date="2020-11-12T13:48:00Z"/>
                <w:rFonts w:eastAsiaTheme="minorHAnsi"/>
                <w:noProof/>
                <w:szCs w:val="20"/>
              </w:rPr>
              <w:pPrChange w:id="1095" w:author="최성익" w:date="2020-11-13T07:55:00Z">
                <w:pPr>
                  <w:wordWrap/>
                  <w:jc w:val="center"/>
                </w:pPr>
              </w:pPrChange>
            </w:pPr>
            <w:del w:id="1096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796" w:type="dxa"/>
          </w:tcPr>
          <w:p w14:paraId="035687F2" w14:textId="77777777" w:rsidR="005979FA" w:rsidRPr="00192CC6" w:rsidDel="00857FC4" w:rsidRDefault="005979FA">
            <w:pPr>
              <w:wordWrap/>
              <w:ind w:firstLineChars="413" w:firstLine="826"/>
              <w:rPr>
                <w:del w:id="1097" w:author="최성익" w:date="2020-11-12T13:48:00Z"/>
                <w:rFonts w:eastAsiaTheme="minorHAnsi"/>
                <w:noProof/>
                <w:szCs w:val="20"/>
              </w:rPr>
              <w:pPrChange w:id="1098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196" w:type="dxa"/>
          </w:tcPr>
          <w:p w14:paraId="29A9FF8B" w14:textId="77777777" w:rsidR="005979FA" w:rsidRPr="00192CC6" w:rsidDel="00857FC4" w:rsidRDefault="005979FA">
            <w:pPr>
              <w:wordWrap/>
              <w:ind w:firstLineChars="413" w:firstLine="826"/>
              <w:rPr>
                <w:del w:id="1099" w:author="최성익" w:date="2020-11-12T13:48:00Z"/>
                <w:rFonts w:eastAsiaTheme="minorHAnsi"/>
                <w:noProof/>
                <w:szCs w:val="20"/>
              </w:rPr>
              <w:pPrChange w:id="1100" w:author="최성익" w:date="2020-11-13T07:55:00Z">
                <w:pPr>
                  <w:wordWrap/>
                  <w:jc w:val="center"/>
                </w:pPr>
              </w:pPrChange>
            </w:pPr>
            <w:del w:id="1101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○</w:delText>
              </w:r>
            </w:del>
          </w:p>
        </w:tc>
        <w:tc>
          <w:tcPr>
            <w:tcW w:w="1219" w:type="dxa"/>
            <w:vMerge/>
          </w:tcPr>
          <w:p w14:paraId="79BD4CE9" w14:textId="77777777" w:rsidR="005979FA" w:rsidRPr="00192CC6" w:rsidDel="00857FC4" w:rsidRDefault="005979FA">
            <w:pPr>
              <w:wordWrap/>
              <w:ind w:firstLineChars="413" w:firstLine="826"/>
              <w:rPr>
                <w:del w:id="1102" w:author="최성익" w:date="2020-11-12T13:48:00Z"/>
                <w:rFonts w:eastAsiaTheme="minorHAnsi"/>
                <w:szCs w:val="20"/>
              </w:rPr>
              <w:pPrChange w:id="1103" w:author="최성익" w:date="2020-11-13T07:55:00Z">
                <w:pPr>
                  <w:wordWrap/>
                </w:pPr>
              </w:pPrChange>
            </w:pPr>
          </w:p>
        </w:tc>
      </w:tr>
      <w:tr w:rsidR="00192CC6" w:rsidRPr="00192CC6" w:rsidDel="00857FC4" w14:paraId="634873BC" w14:textId="77777777" w:rsidTr="0026359F">
        <w:trPr>
          <w:del w:id="1104" w:author="최성익" w:date="2020-11-12T13:48:00Z"/>
        </w:trPr>
        <w:tc>
          <w:tcPr>
            <w:tcW w:w="4394" w:type="dxa"/>
          </w:tcPr>
          <w:p w14:paraId="23757FED" w14:textId="77777777" w:rsidR="005979FA" w:rsidRPr="00192CC6" w:rsidDel="00857FC4" w:rsidRDefault="005979FA">
            <w:pPr>
              <w:wordWrap/>
              <w:ind w:firstLineChars="413" w:firstLine="826"/>
              <w:rPr>
                <w:del w:id="1105" w:author="최성익" w:date="2020-11-12T13:48:00Z"/>
                <w:rFonts w:eastAsiaTheme="minorHAnsi"/>
                <w:noProof/>
                <w:szCs w:val="20"/>
              </w:rPr>
              <w:pPrChange w:id="1106" w:author="최성익" w:date="2020-11-13T07:55:00Z">
                <w:pPr>
                  <w:wordWrap/>
                </w:pPr>
              </w:pPrChange>
            </w:pPr>
            <w:del w:id="1107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재고조사</w:delText>
              </w:r>
            </w:del>
          </w:p>
        </w:tc>
        <w:tc>
          <w:tcPr>
            <w:tcW w:w="1106" w:type="dxa"/>
          </w:tcPr>
          <w:p w14:paraId="6DB96642" w14:textId="77777777" w:rsidR="005979FA" w:rsidRPr="00192CC6" w:rsidDel="00857FC4" w:rsidRDefault="005979FA">
            <w:pPr>
              <w:wordWrap/>
              <w:ind w:firstLineChars="413" w:firstLine="826"/>
              <w:rPr>
                <w:del w:id="1108" w:author="최성익" w:date="2020-11-12T13:48:00Z"/>
                <w:rFonts w:eastAsiaTheme="minorHAnsi"/>
                <w:noProof/>
                <w:szCs w:val="20"/>
              </w:rPr>
              <w:pPrChange w:id="1109" w:author="최성익" w:date="2020-11-13T07:55:00Z">
                <w:pPr>
                  <w:wordWrap/>
                  <w:jc w:val="center"/>
                </w:pPr>
              </w:pPrChange>
            </w:pPr>
            <w:del w:id="1110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796" w:type="dxa"/>
          </w:tcPr>
          <w:p w14:paraId="7C94F6E5" w14:textId="77777777" w:rsidR="005979FA" w:rsidRPr="00192CC6" w:rsidDel="00857FC4" w:rsidRDefault="005979FA">
            <w:pPr>
              <w:wordWrap/>
              <w:ind w:firstLineChars="413" w:firstLine="826"/>
              <w:rPr>
                <w:del w:id="1111" w:author="최성익" w:date="2020-11-12T13:48:00Z"/>
                <w:rFonts w:eastAsiaTheme="minorHAnsi"/>
                <w:noProof/>
                <w:szCs w:val="20"/>
              </w:rPr>
              <w:pPrChange w:id="1112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196" w:type="dxa"/>
          </w:tcPr>
          <w:p w14:paraId="79D0B862" w14:textId="77777777" w:rsidR="005979FA" w:rsidRPr="00192CC6" w:rsidDel="00857FC4" w:rsidRDefault="005979FA">
            <w:pPr>
              <w:wordWrap/>
              <w:ind w:firstLineChars="413" w:firstLine="826"/>
              <w:rPr>
                <w:del w:id="1113" w:author="최성익" w:date="2020-11-12T13:48:00Z"/>
                <w:rFonts w:eastAsiaTheme="minorHAnsi"/>
                <w:noProof/>
                <w:szCs w:val="20"/>
              </w:rPr>
              <w:pPrChange w:id="1114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219" w:type="dxa"/>
            <w:vMerge/>
          </w:tcPr>
          <w:p w14:paraId="573E77EB" w14:textId="77777777" w:rsidR="005979FA" w:rsidRPr="00192CC6" w:rsidDel="00857FC4" w:rsidRDefault="005979FA">
            <w:pPr>
              <w:wordWrap/>
              <w:ind w:firstLineChars="413" w:firstLine="826"/>
              <w:rPr>
                <w:del w:id="1115" w:author="최성익" w:date="2020-11-12T13:48:00Z"/>
                <w:rFonts w:eastAsiaTheme="minorHAnsi"/>
                <w:szCs w:val="20"/>
              </w:rPr>
              <w:pPrChange w:id="1116" w:author="최성익" w:date="2020-11-13T07:55:00Z">
                <w:pPr>
                  <w:wordWrap/>
                </w:pPr>
              </w:pPrChange>
            </w:pPr>
          </w:p>
        </w:tc>
      </w:tr>
      <w:tr w:rsidR="00192CC6" w:rsidRPr="00192CC6" w:rsidDel="00857FC4" w14:paraId="6D8CE09D" w14:textId="77777777" w:rsidTr="0026359F">
        <w:trPr>
          <w:del w:id="1117" w:author="최성익" w:date="2020-11-12T13:48:00Z"/>
        </w:trPr>
        <w:tc>
          <w:tcPr>
            <w:tcW w:w="4394" w:type="dxa"/>
          </w:tcPr>
          <w:p w14:paraId="069572AC" w14:textId="77777777" w:rsidR="005979FA" w:rsidRPr="00192CC6" w:rsidDel="00857FC4" w:rsidRDefault="005979FA">
            <w:pPr>
              <w:wordWrap/>
              <w:ind w:firstLineChars="413" w:firstLine="826"/>
              <w:rPr>
                <w:del w:id="1118" w:author="최성익" w:date="2020-11-12T13:48:00Z"/>
                <w:rFonts w:eastAsiaTheme="minorHAnsi"/>
                <w:noProof/>
                <w:szCs w:val="20"/>
              </w:rPr>
              <w:pPrChange w:id="1119" w:author="최성익" w:date="2020-11-13T07:55:00Z">
                <w:pPr>
                  <w:wordWrap/>
                </w:pPr>
              </w:pPrChange>
            </w:pPr>
            <w:del w:id="1120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교환품의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정비</w:delText>
              </w:r>
            </w:del>
          </w:p>
        </w:tc>
        <w:tc>
          <w:tcPr>
            <w:tcW w:w="1106" w:type="dxa"/>
          </w:tcPr>
          <w:p w14:paraId="2E5CD187" w14:textId="77777777" w:rsidR="005979FA" w:rsidRPr="00192CC6" w:rsidDel="00857FC4" w:rsidRDefault="005979FA">
            <w:pPr>
              <w:wordWrap/>
              <w:ind w:firstLineChars="413" w:firstLine="826"/>
              <w:rPr>
                <w:del w:id="1121" w:author="최성익" w:date="2020-11-12T13:48:00Z"/>
                <w:rFonts w:eastAsiaTheme="minorHAnsi"/>
                <w:noProof/>
                <w:szCs w:val="20"/>
              </w:rPr>
              <w:pPrChange w:id="1122" w:author="최성익" w:date="2020-11-13T07:55:00Z">
                <w:pPr>
                  <w:wordWrap/>
                  <w:jc w:val="center"/>
                </w:pPr>
              </w:pPrChange>
            </w:pPr>
            <w:del w:id="1123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796" w:type="dxa"/>
          </w:tcPr>
          <w:p w14:paraId="39DF05DB" w14:textId="77777777" w:rsidR="005979FA" w:rsidRPr="00192CC6" w:rsidDel="00857FC4" w:rsidRDefault="005979FA">
            <w:pPr>
              <w:wordWrap/>
              <w:ind w:firstLineChars="413" w:firstLine="826"/>
              <w:rPr>
                <w:del w:id="1124" w:author="최성익" w:date="2020-11-12T13:48:00Z"/>
                <w:rFonts w:eastAsiaTheme="minorHAnsi"/>
                <w:noProof/>
                <w:szCs w:val="20"/>
              </w:rPr>
              <w:pPrChange w:id="1125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196" w:type="dxa"/>
          </w:tcPr>
          <w:p w14:paraId="3BF065EB" w14:textId="77777777" w:rsidR="005979FA" w:rsidRPr="00192CC6" w:rsidDel="00857FC4" w:rsidRDefault="005979FA">
            <w:pPr>
              <w:wordWrap/>
              <w:ind w:firstLineChars="413" w:firstLine="826"/>
              <w:rPr>
                <w:del w:id="1126" w:author="최성익" w:date="2020-11-12T13:48:00Z"/>
                <w:rFonts w:eastAsiaTheme="minorHAnsi"/>
                <w:noProof/>
                <w:szCs w:val="20"/>
              </w:rPr>
              <w:pPrChange w:id="1127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219" w:type="dxa"/>
            <w:vMerge/>
          </w:tcPr>
          <w:p w14:paraId="1082CD87" w14:textId="77777777" w:rsidR="005979FA" w:rsidRPr="00192CC6" w:rsidDel="00857FC4" w:rsidRDefault="005979FA">
            <w:pPr>
              <w:wordWrap/>
              <w:ind w:firstLineChars="413" w:firstLine="826"/>
              <w:rPr>
                <w:del w:id="1128" w:author="최성익" w:date="2020-11-12T13:48:00Z"/>
                <w:rFonts w:eastAsiaTheme="minorHAnsi"/>
                <w:szCs w:val="20"/>
              </w:rPr>
              <w:pPrChange w:id="1129" w:author="최성익" w:date="2020-11-13T07:55:00Z">
                <w:pPr>
                  <w:wordWrap/>
                </w:pPr>
              </w:pPrChange>
            </w:pPr>
          </w:p>
        </w:tc>
      </w:tr>
      <w:tr w:rsidR="00192CC6" w:rsidRPr="00192CC6" w:rsidDel="00857FC4" w14:paraId="5091E7C3" w14:textId="77777777" w:rsidTr="0026359F">
        <w:trPr>
          <w:del w:id="1130" w:author="최성익" w:date="2020-11-12T13:48:00Z"/>
        </w:trPr>
        <w:tc>
          <w:tcPr>
            <w:tcW w:w="4394" w:type="dxa"/>
          </w:tcPr>
          <w:p w14:paraId="55B35CC3" w14:textId="77777777" w:rsidR="005979FA" w:rsidRPr="00192CC6" w:rsidDel="00857FC4" w:rsidRDefault="005979FA">
            <w:pPr>
              <w:wordWrap/>
              <w:ind w:firstLineChars="413" w:firstLine="826"/>
              <w:rPr>
                <w:del w:id="1131" w:author="최성익" w:date="2020-11-12T13:48:00Z"/>
                <w:rFonts w:eastAsiaTheme="minorHAnsi"/>
                <w:noProof/>
                <w:szCs w:val="20"/>
              </w:rPr>
              <w:pPrChange w:id="1132" w:author="최성익" w:date="2020-11-13T07:55:00Z">
                <w:pPr>
                  <w:wordWrap/>
                </w:pPr>
              </w:pPrChange>
            </w:pPr>
            <w:del w:id="1133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재고량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과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/부족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조정</w:delText>
              </w:r>
            </w:del>
          </w:p>
        </w:tc>
        <w:tc>
          <w:tcPr>
            <w:tcW w:w="1106" w:type="dxa"/>
          </w:tcPr>
          <w:p w14:paraId="5CFA8545" w14:textId="77777777" w:rsidR="005979FA" w:rsidRPr="00192CC6" w:rsidDel="00857FC4" w:rsidRDefault="005979FA">
            <w:pPr>
              <w:wordWrap/>
              <w:ind w:firstLineChars="413" w:firstLine="826"/>
              <w:rPr>
                <w:del w:id="1134" w:author="최성익" w:date="2020-11-12T13:48:00Z"/>
                <w:rFonts w:eastAsiaTheme="minorHAnsi"/>
                <w:noProof/>
                <w:szCs w:val="20"/>
              </w:rPr>
              <w:pPrChange w:id="1135" w:author="최성익" w:date="2020-11-13T07:55:00Z">
                <w:pPr>
                  <w:wordWrap/>
                  <w:jc w:val="center"/>
                </w:pPr>
              </w:pPrChange>
            </w:pPr>
            <w:del w:id="1136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796" w:type="dxa"/>
          </w:tcPr>
          <w:p w14:paraId="11D79F81" w14:textId="77777777" w:rsidR="005979FA" w:rsidRPr="00192CC6" w:rsidDel="00857FC4" w:rsidRDefault="005979FA">
            <w:pPr>
              <w:wordWrap/>
              <w:ind w:firstLineChars="413" w:firstLine="826"/>
              <w:rPr>
                <w:del w:id="1137" w:author="최성익" w:date="2020-11-12T13:48:00Z"/>
                <w:rFonts w:eastAsiaTheme="minorHAnsi"/>
                <w:noProof/>
                <w:szCs w:val="20"/>
              </w:rPr>
              <w:pPrChange w:id="1138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196" w:type="dxa"/>
          </w:tcPr>
          <w:p w14:paraId="180EDFDF" w14:textId="77777777" w:rsidR="005979FA" w:rsidRPr="00192CC6" w:rsidDel="00857FC4" w:rsidRDefault="005979FA">
            <w:pPr>
              <w:wordWrap/>
              <w:ind w:firstLineChars="413" w:firstLine="826"/>
              <w:rPr>
                <w:del w:id="1139" w:author="최성익" w:date="2020-11-12T13:48:00Z"/>
                <w:rFonts w:eastAsiaTheme="minorHAnsi"/>
                <w:noProof/>
                <w:szCs w:val="20"/>
              </w:rPr>
              <w:pPrChange w:id="1140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219" w:type="dxa"/>
            <w:vMerge/>
          </w:tcPr>
          <w:p w14:paraId="0DAF36D8" w14:textId="77777777" w:rsidR="005979FA" w:rsidRPr="00192CC6" w:rsidDel="00857FC4" w:rsidRDefault="005979FA">
            <w:pPr>
              <w:wordWrap/>
              <w:ind w:firstLineChars="413" w:firstLine="826"/>
              <w:rPr>
                <w:del w:id="1141" w:author="최성익" w:date="2020-11-12T13:48:00Z"/>
                <w:rFonts w:eastAsiaTheme="minorHAnsi"/>
                <w:szCs w:val="20"/>
              </w:rPr>
              <w:pPrChange w:id="1142" w:author="최성익" w:date="2020-11-13T07:55:00Z">
                <w:pPr>
                  <w:wordWrap/>
                </w:pPr>
              </w:pPrChange>
            </w:pPr>
          </w:p>
        </w:tc>
      </w:tr>
      <w:tr w:rsidR="00192CC6" w:rsidRPr="00192CC6" w:rsidDel="00857FC4" w14:paraId="08750015" w14:textId="77777777" w:rsidTr="0026359F">
        <w:trPr>
          <w:trHeight w:val="195"/>
          <w:ins w:id="1143" w:author="김현기/HYUNKI KIM" w:date="2020-05-06T13:56:00Z"/>
          <w:del w:id="1144" w:author="최성익" w:date="2020-11-12T13:48:00Z"/>
        </w:trPr>
        <w:tc>
          <w:tcPr>
            <w:tcW w:w="4394" w:type="dxa"/>
          </w:tcPr>
          <w:p w14:paraId="11B603DC" w14:textId="77777777" w:rsidR="003B694B" w:rsidRPr="00192CC6" w:rsidDel="00857FC4" w:rsidRDefault="003B694B">
            <w:pPr>
              <w:wordWrap/>
              <w:ind w:firstLineChars="413" w:firstLine="826"/>
              <w:rPr>
                <w:ins w:id="1145" w:author="김현기/HYUNKI KIM" w:date="2020-05-06T13:56:00Z"/>
                <w:del w:id="1146" w:author="최성익" w:date="2020-11-12T13:48:00Z"/>
                <w:rFonts w:eastAsiaTheme="minorHAnsi"/>
                <w:noProof/>
                <w:szCs w:val="20"/>
              </w:rPr>
              <w:pPrChange w:id="1147" w:author="최성익" w:date="2020-11-13T07:55:00Z">
                <w:pPr>
                  <w:wordWrap/>
                </w:pPr>
              </w:pPrChange>
            </w:pPr>
            <w:ins w:id="1148" w:author="김현기/HYUNKI KIM" w:date="2020-05-06T13:56:00Z">
              <w:del w:id="1149" w:author="최성익" w:date="2020-11-12T13:48:00Z">
                <w:r w:rsidRPr="00192CC6" w:rsidDel="00857FC4">
                  <w:rPr>
                    <w:rFonts w:eastAsiaTheme="minorHAnsi" w:hint="eastAsia"/>
                    <w:noProof/>
                    <w:szCs w:val="20"/>
                  </w:rPr>
                  <w:delText>일반자재</w:delText>
                </w:r>
                <w:r w:rsidRPr="00192CC6" w:rsidDel="00857FC4">
                  <w:rPr>
                    <w:rFonts w:eastAsiaTheme="minorHAnsi"/>
                    <w:noProof/>
                    <w:szCs w:val="20"/>
                  </w:rPr>
                  <w:delText>(설비보전자재)마스터생성</w:delText>
                </w:r>
              </w:del>
            </w:ins>
            <w:ins w:id="1150" w:author="김현기/HYUNKI KIM" w:date="2020-05-06T15:51:00Z">
              <w:del w:id="1151" w:author="최성익" w:date="2020-11-12T13:48:00Z">
                <w:r w:rsidR="001864F4" w:rsidRPr="00192CC6" w:rsidDel="00857FC4">
                  <w:rPr>
                    <w:rFonts w:eastAsiaTheme="minorHAnsi"/>
                    <w:noProof/>
                    <w:szCs w:val="20"/>
                  </w:rPr>
                  <w:delText>(품명,품번)</w:delText>
                </w:r>
              </w:del>
            </w:ins>
          </w:p>
        </w:tc>
        <w:tc>
          <w:tcPr>
            <w:tcW w:w="1106" w:type="dxa"/>
          </w:tcPr>
          <w:p w14:paraId="0EBED4D5" w14:textId="77777777" w:rsidR="003B694B" w:rsidRPr="00192CC6" w:rsidDel="00857FC4" w:rsidRDefault="003B694B">
            <w:pPr>
              <w:wordWrap/>
              <w:ind w:firstLineChars="413" w:firstLine="826"/>
              <w:rPr>
                <w:ins w:id="1152" w:author="김현기/HYUNKI KIM" w:date="2020-05-06T13:56:00Z"/>
                <w:del w:id="1153" w:author="최성익" w:date="2020-11-12T13:48:00Z"/>
                <w:rFonts w:eastAsiaTheme="minorHAnsi"/>
                <w:noProof/>
                <w:szCs w:val="20"/>
              </w:rPr>
              <w:pPrChange w:id="1154" w:author="최성익" w:date="2020-11-13T07:55:00Z">
                <w:pPr>
                  <w:wordWrap/>
                  <w:jc w:val="center"/>
                </w:pPr>
              </w:pPrChange>
            </w:pPr>
            <w:ins w:id="1155" w:author="김현기/HYUNKI KIM" w:date="2020-05-06T13:56:00Z">
              <w:del w:id="1156" w:author="최성익" w:date="2020-11-12T13:48:00Z">
                <w:r w:rsidRPr="00192CC6" w:rsidDel="00857FC4">
                  <w:rPr>
                    <w:rFonts w:eastAsiaTheme="minorHAnsi" w:hint="eastAsia"/>
                    <w:noProof/>
                    <w:szCs w:val="20"/>
                  </w:rPr>
                  <w:delText>◎</w:delText>
                </w:r>
              </w:del>
            </w:ins>
          </w:p>
        </w:tc>
        <w:tc>
          <w:tcPr>
            <w:tcW w:w="796" w:type="dxa"/>
          </w:tcPr>
          <w:p w14:paraId="49F7B4E9" w14:textId="77777777" w:rsidR="003B694B" w:rsidRPr="00192CC6" w:rsidDel="00857FC4" w:rsidRDefault="003B694B">
            <w:pPr>
              <w:wordWrap/>
              <w:ind w:firstLineChars="413" w:firstLine="826"/>
              <w:rPr>
                <w:ins w:id="1157" w:author="김현기/HYUNKI KIM" w:date="2020-05-06T13:56:00Z"/>
                <w:del w:id="1158" w:author="최성익" w:date="2020-11-12T13:48:00Z"/>
                <w:rFonts w:eastAsiaTheme="minorHAnsi"/>
                <w:noProof/>
                <w:szCs w:val="20"/>
              </w:rPr>
              <w:pPrChange w:id="1159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196" w:type="dxa"/>
          </w:tcPr>
          <w:p w14:paraId="3EE43E10" w14:textId="77777777" w:rsidR="003B694B" w:rsidRPr="00192CC6" w:rsidDel="00857FC4" w:rsidRDefault="003B694B">
            <w:pPr>
              <w:wordWrap/>
              <w:ind w:firstLineChars="413" w:firstLine="826"/>
              <w:rPr>
                <w:ins w:id="1160" w:author="김현기/HYUNKI KIM" w:date="2020-05-06T13:56:00Z"/>
                <w:del w:id="1161" w:author="최성익" w:date="2020-11-12T13:48:00Z"/>
                <w:rFonts w:eastAsiaTheme="minorHAnsi"/>
                <w:noProof/>
                <w:szCs w:val="20"/>
              </w:rPr>
              <w:pPrChange w:id="1162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219" w:type="dxa"/>
            <w:vMerge/>
          </w:tcPr>
          <w:p w14:paraId="552DC979" w14:textId="77777777" w:rsidR="003B694B" w:rsidRPr="00192CC6" w:rsidDel="00857FC4" w:rsidRDefault="003B694B">
            <w:pPr>
              <w:wordWrap/>
              <w:ind w:firstLineChars="413" w:firstLine="826"/>
              <w:rPr>
                <w:ins w:id="1163" w:author="김현기/HYUNKI KIM" w:date="2020-05-06T13:56:00Z"/>
                <w:del w:id="1164" w:author="최성익" w:date="2020-11-12T13:48:00Z"/>
                <w:rFonts w:eastAsiaTheme="minorHAnsi"/>
                <w:szCs w:val="20"/>
              </w:rPr>
              <w:pPrChange w:id="1165" w:author="최성익" w:date="2020-11-13T07:55:00Z">
                <w:pPr>
                  <w:wordWrap/>
                </w:pPr>
              </w:pPrChange>
            </w:pPr>
          </w:p>
        </w:tc>
      </w:tr>
      <w:tr w:rsidR="00192CC6" w:rsidRPr="00192CC6" w:rsidDel="00857FC4" w14:paraId="0B90C9BF" w14:textId="77777777" w:rsidTr="0026359F">
        <w:trPr>
          <w:trHeight w:val="195"/>
          <w:del w:id="1166" w:author="최성익" w:date="2020-11-12T13:48:00Z"/>
        </w:trPr>
        <w:tc>
          <w:tcPr>
            <w:tcW w:w="4394" w:type="dxa"/>
          </w:tcPr>
          <w:p w14:paraId="3451206B" w14:textId="77777777" w:rsidR="005979FA" w:rsidRPr="00192CC6" w:rsidDel="00857FC4" w:rsidRDefault="005979FA">
            <w:pPr>
              <w:wordWrap/>
              <w:ind w:firstLineChars="413" w:firstLine="826"/>
              <w:rPr>
                <w:del w:id="1167" w:author="최성익" w:date="2020-11-12T13:48:00Z"/>
                <w:rFonts w:eastAsiaTheme="minorHAnsi"/>
                <w:noProof/>
                <w:szCs w:val="20"/>
              </w:rPr>
              <w:pPrChange w:id="1168" w:author="최성익" w:date="2020-11-13T07:55:00Z">
                <w:pPr>
                  <w:wordWrap/>
                </w:pPr>
              </w:pPrChange>
            </w:pPr>
            <w:del w:id="1169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적정가격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설정</w:delText>
              </w:r>
            </w:del>
          </w:p>
        </w:tc>
        <w:tc>
          <w:tcPr>
            <w:tcW w:w="1106" w:type="dxa"/>
          </w:tcPr>
          <w:p w14:paraId="27558A34" w14:textId="77777777" w:rsidR="005979FA" w:rsidRPr="00192CC6" w:rsidDel="00857FC4" w:rsidRDefault="005979FA">
            <w:pPr>
              <w:wordWrap/>
              <w:ind w:firstLineChars="413" w:firstLine="826"/>
              <w:rPr>
                <w:del w:id="1170" w:author="최성익" w:date="2020-11-12T13:48:00Z"/>
                <w:rFonts w:eastAsiaTheme="minorHAnsi"/>
                <w:noProof/>
                <w:szCs w:val="20"/>
              </w:rPr>
              <w:pPrChange w:id="1171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796" w:type="dxa"/>
          </w:tcPr>
          <w:p w14:paraId="17A3C4DC" w14:textId="77777777" w:rsidR="005979FA" w:rsidRPr="00192CC6" w:rsidDel="00857FC4" w:rsidRDefault="005979FA">
            <w:pPr>
              <w:wordWrap/>
              <w:ind w:firstLineChars="413" w:firstLine="826"/>
              <w:rPr>
                <w:del w:id="1172" w:author="최성익" w:date="2020-11-12T13:48:00Z"/>
                <w:rFonts w:eastAsiaTheme="minorHAnsi"/>
                <w:noProof/>
                <w:szCs w:val="20"/>
              </w:rPr>
              <w:pPrChange w:id="1173" w:author="최성익" w:date="2020-11-13T07:55:00Z">
                <w:pPr>
                  <w:wordWrap/>
                  <w:jc w:val="center"/>
                </w:pPr>
              </w:pPrChange>
            </w:pPr>
            <w:del w:id="1174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1196" w:type="dxa"/>
          </w:tcPr>
          <w:p w14:paraId="00C3E8D8" w14:textId="77777777" w:rsidR="005979FA" w:rsidRPr="00192CC6" w:rsidDel="00857FC4" w:rsidRDefault="005979FA">
            <w:pPr>
              <w:wordWrap/>
              <w:ind w:firstLineChars="413" w:firstLine="826"/>
              <w:rPr>
                <w:del w:id="1175" w:author="최성익" w:date="2020-11-12T13:48:00Z"/>
                <w:rFonts w:eastAsiaTheme="minorHAnsi"/>
                <w:noProof/>
                <w:szCs w:val="20"/>
              </w:rPr>
              <w:pPrChange w:id="1176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219" w:type="dxa"/>
            <w:vMerge/>
          </w:tcPr>
          <w:p w14:paraId="76C84D6E" w14:textId="77777777" w:rsidR="005979FA" w:rsidRPr="00192CC6" w:rsidDel="00857FC4" w:rsidRDefault="005979FA">
            <w:pPr>
              <w:wordWrap/>
              <w:ind w:firstLineChars="413" w:firstLine="826"/>
              <w:rPr>
                <w:del w:id="1177" w:author="최성익" w:date="2020-11-12T13:48:00Z"/>
                <w:rFonts w:eastAsiaTheme="minorHAnsi"/>
                <w:szCs w:val="20"/>
              </w:rPr>
              <w:pPrChange w:id="1178" w:author="최성익" w:date="2020-11-13T07:55:00Z">
                <w:pPr>
                  <w:wordWrap/>
                </w:pPr>
              </w:pPrChange>
            </w:pPr>
          </w:p>
        </w:tc>
      </w:tr>
      <w:tr w:rsidR="00192CC6" w:rsidRPr="00192CC6" w:rsidDel="00857FC4" w14:paraId="4C986CFE" w14:textId="77777777" w:rsidTr="0026359F">
        <w:trPr>
          <w:trHeight w:val="121"/>
          <w:del w:id="1179" w:author="최성익" w:date="2020-11-12T13:48:00Z"/>
        </w:trPr>
        <w:tc>
          <w:tcPr>
            <w:tcW w:w="4394" w:type="dxa"/>
          </w:tcPr>
          <w:p w14:paraId="6929CDC1" w14:textId="77777777" w:rsidR="005979FA" w:rsidRPr="00192CC6" w:rsidDel="00857FC4" w:rsidRDefault="005979FA">
            <w:pPr>
              <w:wordWrap/>
              <w:ind w:firstLineChars="413" w:firstLine="826"/>
              <w:rPr>
                <w:del w:id="1180" w:author="최성익" w:date="2020-11-12T13:48:00Z"/>
                <w:rFonts w:eastAsiaTheme="minorHAnsi"/>
                <w:noProof/>
                <w:szCs w:val="20"/>
              </w:rPr>
              <w:pPrChange w:id="1181" w:author="최성익" w:date="2020-11-13T07:55:00Z">
                <w:pPr>
                  <w:wordWrap/>
                </w:pPr>
              </w:pPrChange>
            </w:pPr>
            <w:del w:id="1182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납기준수의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확보</w:delText>
              </w:r>
              <w:r w:rsidRPr="00192CC6" w:rsidDel="00857FC4">
                <w:rPr>
                  <w:rFonts w:eastAsiaTheme="minorHAnsi"/>
                  <w:noProof/>
                  <w:szCs w:val="20"/>
                </w:rPr>
                <w:delText xml:space="preserve">, </w:delText>
              </w:r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최적화</w:delText>
              </w:r>
            </w:del>
          </w:p>
        </w:tc>
        <w:tc>
          <w:tcPr>
            <w:tcW w:w="1106" w:type="dxa"/>
          </w:tcPr>
          <w:p w14:paraId="03C74780" w14:textId="77777777" w:rsidR="005979FA" w:rsidRPr="00192CC6" w:rsidDel="00857FC4" w:rsidRDefault="005979FA">
            <w:pPr>
              <w:wordWrap/>
              <w:ind w:firstLineChars="413" w:firstLine="826"/>
              <w:rPr>
                <w:del w:id="1183" w:author="최성익" w:date="2020-11-12T13:48:00Z"/>
                <w:rFonts w:eastAsiaTheme="minorHAnsi"/>
                <w:noProof/>
                <w:szCs w:val="20"/>
              </w:rPr>
              <w:pPrChange w:id="1184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796" w:type="dxa"/>
          </w:tcPr>
          <w:p w14:paraId="0F0E9993" w14:textId="77777777" w:rsidR="005979FA" w:rsidRPr="00192CC6" w:rsidDel="00857FC4" w:rsidRDefault="005979FA">
            <w:pPr>
              <w:wordWrap/>
              <w:ind w:firstLineChars="413" w:firstLine="826"/>
              <w:rPr>
                <w:del w:id="1185" w:author="최성익" w:date="2020-11-12T13:48:00Z"/>
                <w:rFonts w:eastAsiaTheme="minorHAnsi"/>
                <w:noProof/>
                <w:szCs w:val="20"/>
              </w:rPr>
              <w:pPrChange w:id="1186" w:author="최성익" w:date="2020-11-13T07:55:00Z">
                <w:pPr>
                  <w:wordWrap/>
                  <w:jc w:val="center"/>
                </w:pPr>
              </w:pPrChange>
            </w:pPr>
            <w:del w:id="1187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1196" w:type="dxa"/>
          </w:tcPr>
          <w:p w14:paraId="3E2645FD" w14:textId="77777777" w:rsidR="005979FA" w:rsidRPr="00192CC6" w:rsidDel="00857FC4" w:rsidRDefault="005979FA">
            <w:pPr>
              <w:wordWrap/>
              <w:ind w:firstLineChars="413" w:firstLine="826"/>
              <w:rPr>
                <w:del w:id="1188" w:author="최성익" w:date="2020-11-12T13:48:00Z"/>
                <w:rFonts w:eastAsiaTheme="minorHAnsi"/>
                <w:noProof/>
                <w:szCs w:val="20"/>
              </w:rPr>
              <w:pPrChange w:id="1189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219" w:type="dxa"/>
            <w:vMerge/>
          </w:tcPr>
          <w:p w14:paraId="5D57CD7B" w14:textId="77777777" w:rsidR="005979FA" w:rsidRPr="00192CC6" w:rsidDel="00857FC4" w:rsidRDefault="005979FA">
            <w:pPr>
              <w:wordWrap/>
              <w:ind w:firstLineChars="413" w:firstLine="826"/>
              <w:rPr>
                <w:del w:id="1190" w:author="최성익" w:date="2020-11-12T13:48:00Z"/>
                <w:rFonts w:eastAsiaTheme="minorHAnsi"/>
                <w:szCs w:val="20"/>
              </w:rPr>
              <w:pPrChange w:id="1191" w:author="최성익" w:date="2020-11-13T07:55:00Z">
                <w:pPr>
                  <w:wordWrap/>
                </w:pPr>
              </w:pPrChange>
            </w:pPr>
          </w:p>
        </w:tc>
      </w:tr>
      <w:tr w:rsidR="00192CC6" w:rsidRPr="00192CC6" w:rsidDel="00857FC4" w14:paraId="0E9A267E" w14:textId="77777777" w:rsidTr="0026359F">
        <w:trPr>
          <w:trHeight w:val="210"/>
          <w:del w:id="1192" w:author="최성익" w:date="2020-11-12T13:48:00Z"/>
        </w:trPr>
        <w:tc>
          <w:tcPr>
            <w:tcW w:w="4394" w:type="dxa"/>
          </w:tcPr>
          <w:p w14:paraId="2A6E383B" w14:textId="77777777" w:rsidR="005979FA" w:rsidRPr="00192CC6" w:rsidDel="00857FC4" w:rsidRDefault="005979FA">
            <w:pPr>
              <w:wordWrap/>
              <w:ind w:firstLineChars="413" w:firstLine="826"/>
              <w:rPr>
                <w:del w:id="1193" w:author="최성익" w:date="2020-11-12T13:48:00Z"/>
                <w:rFonts w:eastAsiaTheme="minorHAnsi"/>
                <w:noProof/>
                <w:szCs w:val="20"/>
              </w:rPr>
              <w:pPrChange w:id="1194" w:author="최성익" w:date="2020-11-13T07:55:00Z">
                <w:pPr>
                  <w:wordWrap/>
                </w:pPr>
              </w:pPrChange>
            </w:pPr>
            <w:del w:id="1195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수명연장</w:delText>
              </w:r>
            </w:del>
          </w:p>
        </w:tc>
        <w:tc>
          <w:tcPr>
            <w:tcW w:w="1106" w:type="dxa"/>
          </w:tcPr>
          <w:p w14:paraId="616FFFAE" w14:textId="77777777" w:rsidR="005979FA" w:rsidRPr="00192CC6" w:rsidDel="00857FC4" w:rsidRDefault="005979FA">
            <w:pPr>
              <w:wordWrap/>
              <w:ind w:firstLineChars="413" w:firstLine="826"/>
              <w:rPr>
                <w:del w:id="1196" w:author="최성익" w:date="2020-11-12T13:48:00Z"/>
                <w:rFonts w:eastAsiaTheme="minorHAnsi"/>
                <w:noProof/>
                <w:szCs w:val="20"/>
              </w:rPr>
              <w:pPrChange w:id="1197" w:author="최성익" w:date="2020-11-13T07:55:00Z">
                <w:pPr>
                  <w:wordWrap/>
                  <w:jc w:val="center"/>
                </w:pPr>
              </w:pPrChange>
            </w:pPr>
            <w:del w:id="1198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◎</w:delText>
              </w:r>
            </w:del>
          </w:p>
        </w:tc>
        <w:tc>
          <w:tcPr>
            <w:tcW w:w="796" w:type="dxa"/>
          </w:tcPr>
          <w:p w14:paraId="20B0A4A8" w14:textId="77777777" w:rsidR="005979FA" w:rsidRPr="00192CC6" w:rsidDel="00857FC4" w:rsidRDefault="005979FA">
            <w:pPr>
              <w:wordWrap/>
              <w:ind w:firstLineChars="413" w:firstLine="826"/>
              <w:rPr>
                <w:del w:id="1199" w:author="최성익" w:date="2020-11-12T13:48:00Z"/>
                <w:rFonts w:eastAsiaTheme="minorHAnsi"/>
                <w:noProof/>
                <w:szCs w:val="20"/>
              </w:rPr>
              <w:pPrChange w:id="1200" w:author="최성익" w:date="2020-11-13T07:55:00Z">
                <w:pPr>
                  <w:wordWrap/>
                  <w:jc w:val="center"/>
                </w:pPr>
              </w:pPrChange>
            </w:pPr>
          </w:p>
        </w:tc>
        <w:tc>
          <w:tcPr>
            <w:tcW w:w="1196" w:type="dxa"/>
          </w:tcPr>
          <w:p w14:paraId="33A990D5" w14:textId="77777777" w:rsidR="005979FA" w:rsidRPr="00192CC6" w:rsidDel="00857FC4" w:rsidRDefault="005979FA">
            <w:pPr>
              <w:wordWrap/>
              <w:ind w:firstLineChars="413" w:firstLine="826"/>
              <w:rPr>
                <w:del w:id="1201" w:author="최성익" w:date="2020-11-12T13:48:00Z"/>
                <w:rFonts w:eastAsiaTheme="minorHAnsi"/>
                <w:noProof/>
                <w:szCs w:val="20"/>
              </w:rPr>
              <w:pPrChange w:id="1202" w:author="최성익" w:date="2020-11-13T07:55:00Z">
                <w:pPr>
                  <w:wordWrap/>
                  <w:jc w:val="center"/>
                </w:pPr>
              </w:pPrChange>
            </w:pPr>
            <w:del w:id="1203" w:author="최성익" w:date="2020-11-12T13:48:00Z">
              <w:r w:rsidRPr="00192CC6" w:rsidDel="00857FC4">
                <w:rPr>
                  <w:rFonts w:eastAsiaTheme="minorHAnsi" w:hint="eastAsia"/>
                  <w:noProof/>
                  <w:szCs w:val="20"/>
                </w:rPr>
                <w:delText>○</w:delText>
              </w:r>
            </w:del>
          </w:p>
        </w:tc>
        <w:tc>
          <w:tcPr>
            <w:tcW w:w="1219" w:type="dxa"/>
            <w:vMerge/>
          </w:tcPr>
          <w:p w14:paraId="0B260004" w14:textId="77777777" w:rsidR="005979FA" w:rsidRPr="00192CC6" w:rsidDel="00857FC4" w:rsidRDefault="005979FA">
            <w:pPr>
              <w:wordWrap/>
              <w:ind w:firstLineChars="413" w:firstLine="826"/>
              <w:rPr>
                <w:del w:id="1204" w:author="최성익" w:date="2020-11-12T13:48:00Z"/>
                <w:rFonts w:eastAsiaTheme="minorHAnsi"/>
                <w:szCs w:val="20"/>
              </w:rPr>
              <w:pPrChange w:id="1205" w:author="최성익" w:date="2020-11-13T07:55:00Z">
                <w:pPr>
                  <w:wordWrap/>
                </w:pPr>
              </w:pPrChange>
            </w:pPr>
          </w:p>
        </w:tc>
      </w:tr>
    </w:tbl>
    <w:p w14:paraId="39567EC9" w14:textId="77777777" w:rsidR="00216AE3" w:rsidRPr="00192CC6" w:rsidDel="00F05BD8" w:rsidRDefault="00216AE3">
      <w:pPr>
        <w:widowControl/>
        <w:wordWrap/>
        <w:autoSpaceDE/>
        <w:autoSpaceDN/>
        <w:ind w:firstLineChars="213" w:firstLine="426"/>
        <w:jc w:val="left"/>
        <w:rPr>
          <w:del w:id="1206" w:author="최성익" w:date="2020-11-12T13:48:00Z"/>
          <w:rFonts w:eastAsiaTheme="minorHAnsi"/>
          <w:szCs w:val="20"/>
        </w:rPr>
        <w:pPrChange w:id="1207" w:author="최성익" w:date="2020-11-13T08:52:00Z">
          <w:pPr>
            <w:widowControl/>
            <w:wordWrap/>
            <w:autoSpaceDE/>
            <w:autoSpaceDN/>
            <w:jc w:val="left"/>
          </w:pPr>
        </w:pPrChange>
      </w:pPr>
      <w:r w:rsidRPr="00192CC6">
        <w:rPr>
          <w:rFonts w:eastAsiaTheme="minorHAnsi" w:hint="eastAsia"/>
          <w:szCs w:val="20"/>
        </w:rPr>
        <w:t xml:space="preserve">   </w:t>
      </w:r>
      <w:r w:rsidRPr="00192CC6">
        <w:rPr>
          <w:rFonts w:eastAsiaTheme="minorHAnsi"/>
          <w:szCs w:val="20"/>
        </w:rPr>
        <w:t xml:space="preserve">5.2.2 </w:t>
      </w:r>
      <w:r w:rsidRPr="00192CC6">
        <w:rPr>
          <w:rFonts w:eastAsiaTheme="minorHAnsi" w:hint="eastAsia"/>
          <w:szCs w:val="20"/>
        </w:rPr>
        <w:t>예비품 입고 관리</w:t>
      </w:r>
    </w:p>
    <w:p w14:paraId="464ABC50" w14:textId="77777777" w:rsidR="00F05BD8" w:rsidRPr="00192CC6" w:rsidRDefault="00F05BD8">
      <w:pPr>
        <w:widowControl/>
        <w:wordWrap/>
        <w:autoSpaceDE/>
        <w:autoSpaceDN/>
        <w:jc w:val="left"/>
        <w:rPr>
          <w:ins w:id="1208" w:author="손휘웅/HUIUNG SON" w:date="2020-12-07T07:43:00Z"/>
          <w:rFonts w:eastAsiaTheme="minorHAnsi"/>
          <w:szCs w:val="20"/>
        </w:rPr>
      </w:pPr>
    </w:p>
    <w:p w14:paraId="3C2713FE" w14:textId="77777777" w:rsidR="005979FA" w:rsidRPr="00192CC6" w:rsidDel="00857FC4" w:rsidRDefault="005979FA">
      <w:pPr>
        <w:wordWrap/>
        <w:ind w:firstLineChars="213" w:firstLine="426"/>
        <w:rPr>
          <w:del w:id="1209" w:author="최성익" w:date="2020-11-12T13:49:00Z"/>
          <w:rFonts w:eastAsiaTheme="minorHAnsi"/>
          <w:szCs w:val="20"/>
        </w:rPr>
        <w:pPrChange w:id="1210" w:author="최성익" w:date="2020-11-13T08:52:00Z">
          <w:pPr>
            <w:widowControl/>
            <w:wordWrap/>
            <w:autoSpaceDE/>
            <w:autoSpaceDN/>
            <w:jc w:val="left"/>
          </w:pPr>
        </w:pPrChange>
      </w:pPr>
      <w:del w:id="1211" w:author="최성익" w:date="2020-11-12T13:48:00Z">
        <w:r w:rsidRPr="00192CC6" w:rsidDel="00857FC4">
          <w:rPr>
            <w:rFonts w:eastAsiaTheme="minorHAnsi"/>
            <w:szCs w:val="20"/>
          </w:rPr>
          <w:br w:type="page"/>
        </w:r>
      </w:del>
    </w:p>
    <w:p w14:paraId="4236C353" w14:textId="77777777" w:rsidR="005979FA" w:rsidRPr="00192CC6" w:rsidDel="00857FC4" w:rsidRDefault="005979FA">
      <w:pPr>
        <w:widowControl/>
        <w:wordWrap/>
        <w:autoSpaceDE/>
        <w:autoSpaceDN/>
        <w:ind w:firstLineChars="213" w:firstLine="426"/>
        <w:jc w:val="left"/>
        <w:rPr>
          <w:del w:id="1212" w:author="최성익" w:date="2020-11-12T13:49:00Z"/>
          <w:rFonts w:eastAsiaTheme="minorHAnsi"/>
          <w:szCs w:val="20"/>
        </w:rPr>
        <w:pPrChange w:id="1213" w:author="최성익" w:date="2020-11-13T08:52:00Z">
          <w:pPr>
            <w:widowControl/>
            <w:wordWrap/>
            <w:autoSpaceDE/>
            <w:autoSpaceDN/>
            <w:jc w:val="left"/>
          </w:pPr>
        </w:pPrChange>
      </w:pPr>
      <w:del w:id="1214" w:author="최성익" w:date="2020-11-12T13:49:00Z">
        <w:r w:rsidRPr="00192CC6" w:rsidDel="00857FC4">
          <w:rPr>
            <w:rFonts w:eastAsiaTheme="minorHAnsi"/>
            <w:szCs w:val="20"/>
          </w:rPr>
          <w:delText>&lt;</w:delText>
        </w:r>
        <w:r w:rsidRPr="00192CC6" w:rsidDel="00857FC4">
          <w:rPr>
            <w:rFonts w:eastAsiaTheme="minorHAnsi" w:hint="eastAsia"/>
            <w:szCs w:val="20"/>
          </w:rPr>
          <w:delText>부표</w:delText>
        </w:r>
        <w:r w:rsidRPr="00192CC6" w:rsidDel="00857FC4">
          <w:rPr>
            <w:rFonts w:eastAsiaTheme="minorHAnsi"/>
            <w:szCs w:val="20"/>
          </w:rPr>
          <w:delText xml:space="preserve">#3. </w:delText>
        </w:r>
        <w:r w:rsidR="00282C60" w:rsidRPr="00192CC6" w:rsidDel="00857FC4">
          <w:rPr>
            <w:rFonts w:eastAsiaTheme="minorHAnsi" w:hint="eastAsia"/>
            <w:szCs w:val="20"/>
            <w:rPrChange w:id="1215" w:author="손휘웅/HUIUNG SON" w:date="2020-12-07T07:36:00Z">
              <w:rPr>
                <w:rFonts w:eastAsiaTheme="minorHAnsi" w:hint="eastAsia"/>
                <w:color w:val="2111F7"/>
                <w:szCs w:val="20"/>
              </w:rPr>
            </w:rPrChange>
          </w:rPr>
          <w:delText>설비보전자재</w:delText>
        </w:r>
        <w:r w:rsidR="00282C60" w:rsidRPr="00192CC6" w:rsidDel="00857FC4">
          <w:rPr>
            <w:rFonts w:eastAsiaTheme="minorHAnsi"/>
            <w:szCs w:val="20"/>
            <w:rPrChange w:id="1216" w:author="손휘웅/HUIUNG SON" w:date="2020-12-07T07:36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282C60" w:rsidRPr="00192CC6" w:rsidDel="00857FC4">
          <w:rPr>
            <w:rFonts w:eastAsiaTheme="minorHAnsi" w:hint="eastAsia"/>
            <w:szCs w:val="20"/>
            <w:rPrChange w:id="1217" w:author="손휘웅/HUIUNG SON" w:date="2020-12-07T07:36:00Z">
              <w:rPr>
                <w:rFonts w:eastAsiaTheme="minorHAnsi" w:hint="eastAsia"/>
                <w:color w:val="2111F7"/>
                <w:szCs w:val="20"/>
              </w:rPr>
            </w:rPrChange>
          </w:rPr>
          <w:delText>관리기준서</w:delText>
        </w:r>
        <w:r w:rsidRPr="00192CC6" w:rsidDel="00857FC4">
          <w:rPr>
            <w:rFonts w:eastAsiaTheme="minorHAnsi"/>
            <w:szCs w:val="20"/>
          </w:rPr>
          <w:delText>&gt;</w:delText>
        </w:r>
      </w:del>
    </w:p>
    <w:p w14:paraId="49F02F01" w14:textId="77777777" w:rsidR="005979FA" w:rsidRPr="00192CC6" w:rsidDel="00857FC4" w:rsidRDefault="005979FA">
      <w:pPr>
        <w:widowControl/>
        <w:wordWrap/>
        <w:autoSpaceDE/>
        <w:autoSpaceDN/>
        <w:ind w:firstLineChars="213" w:firstLine="426"/>
        <w:jc w:val="left"/>
        <w:rPr>
          <w:del w:id="1218" w:author="최성익" w:date="2020-11-12T13:49:00Z"/>
          <w:rFonts w:eastAsiaTheme="minorHAnsi"/>
          <w:szCs w:val="20"/>
        </w:rPr>
        <w:pPrChange w:id="1219" w:author="최성익" w:date="2020-11-13T08:52:00Z">
          <w:pPr>
            <w:widowControl/>
            <w:wordWrap/>
            <w:autoSpaceDE/>
            <w:autoSpaceDN/>
            <w:jc w:val="left"/>
          </w:pPr>
        </w:pPrChange>
      </w:pPr>
      <w:del w:id="1220" w:author="최성익" w:date="2020-11-12T13:49:00Z">
        <w:r w:rsidRPr="00192CC6" w:rsidDel="00857FC4">
          <w:rPr>
            <w:noProof/>
          </w:rPr>
          <w:drawing>
            <wp:inline distT="0" distB="0" distL="0" distR="0" wp14:anchorId="3E81A26F" wp14:editId="0E415245">
              <wp:extent cx="3457575" cy="4952022"/>
              <wp:effectExtent l="0" t="0" r="0" b="0"/>
              <wp:docPr id="24" name="그림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6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76634" cy="49793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bookmarkStart w:id="1221" w:name="_MON_1572350662"/>
        <w:bookmarkEnd w:id="1221"/>
        <w:r w:rsidRPr="00192CC6" w:rsidDel="00857FC4">
          <w:rPr>
            <w:rFonts w:eastAsiaTheme="minorHAnsi"/>
            <w:szCs w:val="20"/>
          </w:rPr>
          <w:object w:dxaOrig="1531" w:dyaOrig="1050" w14:anchorId="7AFDE1A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76.5pt;height:53.25pt" o:ole="">
              <v:imagedata r:id="rId13" o:title=""/>
            </v:shape>
            <o:OLEObject Type="Embed" ProgID="Excel.Sheet.12" ShapeID="_x0000_i1025" DrawAspect="Icon" ObjectID="_1747651091" r:id="rId14"/>
          </w:object>
        </w:r>
      </w:del>
      <w:ins w:id="1222" w:author="김현기/HYUNKI KIM" w:date="2020-04-22T11:49:00Z">
        <w:del w:id="1223" w:author="최성익" w:date="2020-11-12T13:49:00Z">
          <w:r w:rsidR="00A812CE" w:rsidRPr="00192CC6" w:rsidDel="00857FC4">
            <w:rPr>
              <w:rFonts w:eastAsiaTheme="minorHAnsi"/>
              <w:noProof/>
              <w:szCs w:val="20"/>
              <w:rPrChange w:id="1224" w:author="손휘웅/HUIUNG SON" w:date="2020-12-07T07:36:00Z">
                <w:rPr>
                  <w:noProof/>
                </w:rPr>
              </w:rPrChange>
            </w:rPr>
            <w:drawing>
              <wp:inline distT="0" distB="0" distL="0" distR="0" wp14:anchorId="78C6B388" wp14:editId="79E26FF3">
                <wp:extent cx="4114501" cy="4867275"/>
                <wp:effectExtent l="0" t="0" r="635" b="0"/>
                <wp:docPr id="4" name="그림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4559" cy="4879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1225" w:author="김현기/HYUNKI KIM" w:date="2020-04-22T11:52:00Z">
        <w:del w:id="1226" w:author="최성익" w:date="2020-11-12T13:49:00Z">
          <w:r w:rsidR="00A812CE" w:rsidRPr="00192CC6" w:rsidDel="00857FC4">
            <w:rPr>
              <w:rFonts w:eastAsiaTheme="minorHAnsi"/>
              <w:szCs w:val="20"/>
            </w:rPr>
            <w:object w:dxaOrig="1540" w:dyaOrig="1057" w14:anchorId="7EEDADBE">
              <v:shape id="_x0000_i1026" type="#_x0000_t75" style="width:77.25pt;height:53.25pt" o:ole="">
                <v:imagedata r:id="rId16" o:title=""/>
              </v:shape>
              <o:OLEObject Type="Embed" ProgID="Excel.Sheet.12" ShapeID="_x0000_i1026" DrawAspect="Icon" ObjectID="_1747651092" r:id="rId17"/>
            </w:object>
          </w:r>
        </w:del>
      </w:ins>
    </w:p>
    <w:p w14:paraId="1E4809C4" w14:textId="77777777" w:rsidR="005979FA" w:rsidRPr="00192CC6" w:rsidDel="00E50440" w:rsidRDefault="005979FA">
      <w:pPr>
        <w:widowControl/>
        <w:wordWrap/>
        <w:autoSpaceDE/>
        <w:autoSpaceDN/>
        <w:ind w:firstLineChars="213" w:firstLine="426"/>
        <w:jc w:val="left"/>
        <w:rPr>
          <w:del w:id="1227" w:author="최성익" w:date="2020-11-13T07:45:00Z"/>
          <w:rFonts w:eastAsiaTheme="minorHAnsi"/>
          <w:szCs w:val="20"/>
        </w:rPr>
        <w:pPrChange w:id="1228" w:author="최성익" w:date="2020-11-13T08:52:00Z">
          <w:pPr>
            <w:widowControl/>
            <w:wordWrap/>
            <w:autoSpaceDE/>
            <w:autoSpaceDN/>
            <w:jc w:val="left"/>
          </w:pPr>
        </w:pPrChange>
      </w:pPr>
      <w:del w:id="1229" w:author="최성익" w:date="2020-11-13T07:54:00Z">
        <w:r w:rsidRPr="00192CC6" w:rsidDel="00D97500">
          <w:rPr>
            <w:rFonts w:eastAsiaTheme="minorHAnsi"/>
            <w:szCs w:val="20"/>
          </w:rPr>
          <w:br w:type="page"/>
        </w:r>
      </w:del>
    </w:p>
    <w:p w14:paraId="4CAB53DB" w14:textId="77777777" w:rsidR="006B2D03" w:rsidRPr="00192CC6" w:rsidRDefault="00EA7573">
      <w:pPr>
        <w:wordWrap/>
        <w:ind w:firstLineChars="300" w:firstLine="600"/>
        <w:rPr>
          <w:ins w:id="1230" w:author="최성익" w:date="2020-11-13T16:57:00Z"/>
          <w:rFonts w:eastAsiaTheme="minorHAnsi"/>
          <w:szCs w:val="20"/>
          <w:rPrChange w:id="1231" w:author="손휘웅/HUIUNG SON" w:date="2020-12-07T07:36:00Z">
            <w:rPr>
              <w:ins w:id="1232" w:author="최성익" w:date="2020-11-13T16:57:00Z"/>
              <w:rFonts w:eastAsiaTheme="minorHAnsi"/>
              <w:szCs w:val="20"/>
              <w:highlight w:val="yellow"/>
            </w:rPr>
          </w:rPrChange>
        </w:rPr>
        <w:pPrChange w:id="1233" w:author="최성익" w:date="2020-11-13T17:00:00Z">
          <w:pPr>
            <w:wordWrap/>
            <w:ind w:firstLineChars="213" w:firstLine="426"/>
          </w:pPr>
        </w:pPrChange>
      </w:pPr>
      <w:r w:rsidRPr="00192CC6">
        <w:rPr>
          <w:rFonts w:eastAsiaTheme="minorHAnsi"/>
          <w:szCs w:val="20"/>
        </w:rPr>
        <w:t xml:space="preserve">1) </w:t>
      </w:r>
      <w:del w:id="1234" w:author="최성익" w:date="2020-11-13T17:00:00Z">
        <w:r w:rsidRPr="00192CC6" w:rsidDel="001038BD">
          <w:rPr>
            <w:rFonts w:eastAsiaTheme="minorHAnsi"/>
            <w:szCs w:val="20"/>
          </w:rPr>
          <w:delText xml:space="preserve">예비품의 출고로 재고가 </w:delText>
        </w:r>
        <w:r w:rsidR="00265AA3" w:rsidRPr="00192CC6" w:rsidDel="001038BD">
          <w:rPr>
            <w:rFonts w:eastAsiaTheme="minorHAnsi" w:hint="eastAsia"/>
            <w:szCs w:val="20"/>
          </w:rPr>
          <w:delText>최소재고</w:delText>
        </w:r>
        <w:r w:rsidR="00265AA3" w:rsidRPr="00192CC6" w:rsidDel="001038BD">
          <w:rPr>
            <w:rFonts w:eastAsiaTheme="minorHAnsi"/>
            <w:szCs w:val="20"/>
          </w:rPr>
          <w:delText xml:space="preserve">(=안전재고)량에 도달하는 </w:delText>
        </w:r>
        <w:r w:rsidRPr="00192CC6" w:rsidDel="001038BD">
          <w:rPr>
            <w:rFonts w:eastAsiaTheme="minorHAnsi" w:hint="eastAsia"/>
            <w:szCs w:val="20"/>
          </w:rPr>
          <w:delText>부품은</w:delText>
        </w:r>
        <w:r w:rsidRPr="00192CC6" w:rsidDel="001038BD">
          <w:rPr>
            <w:rFonts w:eastAsiaTheme="minorHAnsi"/>
            <w:szCs w:val="20"/>
          </w:rPr>
          <w:delText xml:space="preserve"> </w:delText>
        </w:r>
        <w:r w:rsidRPr="00192CC6" w:rsidDel="001038BD">
          <w:rPr>
            <w:rFonts w:eastAsiaTheme="minorHAnsi" w:hint="eastAsia"/>
            <w:szCs w:val="20"/>
          </w:rPr>
          <w:delText>재입고</w:delText>
        </w:r>
        <w:r w:rsidRPr="00192CC6" w:rsidDel="001038BD">
          <w:rPr>
            <w:rFonts w:eastAsiaTheme="minorHAnsi"/>
            <w:szCs w:val="20"/>
          </w:rPr>
          <w:delText xml:space="preserve"> 처리한다.</w:delText>
        </w:r>
      </w:del>
      <w:ins w:id="1235" w:author="최성익" w:date="2020-11-13T16:57:00Z">
        <w:r w:rsidR="006B2D03" w:rsidRPr="00192CC6">
          <w:rPr>
            <w:rFonts w:eastAsiaTheme="minorHAnsi" w:hint="eastAsia"/>
            <w:szCs w:val="20"/>
            <w:rPrChange w:id="1236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예비품</w:t>
        </w:r>
        <w:r w:rsidR="006B2D03" w:rsidRPr="00192CC6">
          <w:rPr>
            <w:rFonts w:eastAsiaTheme="minorHAnsi"/>
            <w:szCs w:val="20"/>
            <w:rPrChange w:id="1237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6B2D03" w:rsidRPr="00192CC6">
          <w:rPr>
            <w:rFonts w:eastAsiaTheme="minorHAnsi" w:hint="eastAsia"/>
            <w:szCs w:val="20"/>
            <w:rPrChange w:id="1238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관리담당자는</w:t>
        </w:r>
        <w:r w:rsidR="006B2D03" w:rsidRPr="00192CC6">
          <w:rPr>
            <w:rFonts w:eastAsiaTheme="minorHAnsi"/>
            <w:szCs w:val="20"/>
            <w:rPrChange w:id="1239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아래 기준에 따라</w:t>
        </w:r>
      </w:ins>
      <w:ins w:id="1240" w:author="최성익" w:date="2020-11-13T17:01:00Z">
        <w:r w:rsidR="001038BD" w:rsidRPr="00192CC6">
          <w:rPr>
            <w:rFonts w:eastAsiaTheme="minorHAnsi"/>
            <w:szCs w:val="20"/>
            <w:rPrChange w:id="1241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입고</w:t>
        </w:r>
      </w:ins>
      <w:ins w:id="1242" w:author="최성익" w:date="2020-11-13T16:57:00Z">
        <w:r w:rsidR="006B2D03" w:rsidRPr="00192CC6">
          <w:rPr>
            <w:rFonts w:eastAsiaTheme="minorHAnsi"/>
            <w:szCs w:val="20"/>
            <w:rPrChange w:id="1243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 xml:space="preserve"> 관리</w:t>
        </w:r>
        <w:r w:rsidR="006B2D03" w:rsidRPr="00192CC6">
          <w:rPr>
            <w:rFonts w:eastAsiaTheme="minorHAnsi" w:hint="eastAsia"/>
            <w:szCs w:val="20"/>
            <w:rPrChange w:id="1244" w:author="손휘웅/HUIUNG SON" w:date="2020-12-07T07:36:00Z">
              <w:rPr>
                <w:rFonts w:eastAsiaTheme="minorHAnsi" w:hint="eastAsia"/>
                <w:szCs w:val="20"/>
                <w:highlight w:val="yellow"/>
              </w:rPr>
            </w:rPrChange>
          </w:rPr>
          <w:t>한다</w:t>
        </w:r>
        <w:r w:rsidR="006B2D03" w:rsidRPr="00192CC6">
          <w:rPr>
            <w:rFonts w:eastAsiaTheme="minorHAnsi"/>
            <w:szCs w:val="20"/>
            <w:rPrChange w:id="1245" w:author="손휘웅/HUIUNG SON" w:date="2020-12-07T07:36:00Z">
              <w:rPr>
                <w:rFonts w:eastAsiaTheme="minorHAnsi"/>
                <w:szCs w:val="20"/>
                <w:highlight w:val="yellow"/>
              </w:rPr>
            </w:rPrChange>
          </w:rPr>
          <w:t>.</w:t>
        </w:r>
      </w:ins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1701"/>
        <w:gridCol w:w="2552"/>
        <w:gridCol w:w="2835"/>
        <w:gridCol w:w="2268"/>
        <w:gridCol w:w="2976"/>
      </w:tblGrid>
      <w:tr w:rsidR="00192CC6" w:rsidRPr="00192CC6" w14:paraId="100FB070" w14:textId="77777777" w:rsidTr="00F05BD8">
        <w:trPr>
          <w:ins w:id="1246" w:author="최성익" w:date="2020-11-13T16:57:00Z"/>
        </w:trPr>
        <w:tc>
          <w:tcPr>
            <w:tcW w:w="1701" w:type="dxa"/>
            <w:shd w:val="clear" w:color="auto" w:fill="DBE5F1" w:themeFill="accent1" w:themeFillTint="33"/>
          </w:tcPr>
          <w:p w14:paraId="63BCE67A" w14:textId="77777777" w:rsidR="006B2D03" w:rsidRPr="00192CC6" w:rsidRDefault="006B2D03">
            <w:pPr>
              <w:wordWrap/>
              <w:jc w:val="center"/>
              <w:rPr>
                <w:ins w:id="1247" w:author="최성익" w:date="2020-11-13T16:57:00Z"/>
                <w:rFonts w:eastAsiaTheme="minorHAnsi"/>
                <w:szCs w:val="20"/>
              </w:rPr>
            </w:pPr>
            <w:ins w:id="1248" w:author="최성익" w:date="2020-11-13T16:57:00Z">
              <w:r w:rsidRPr="00192CC6">
                <w:rPr>
                  <w:rFonts w:eastAsiaTheme="minorHAnsi" w:hint="eastAsia"/>
                  <w:szCs w:val="20"/>
                </w:rPr>
                <w:t>구분</w:t>
              </w:r>
            </w:ins>
          </w:p>
        </w:tc>
        <w:tc>
          <w:tcPr>
            <w:tcW w:w="2552" w:type="dxa"/>
            <w:shd w:val="clear" w:color="auto" w:fill="DBE5F1" w:themeFill="accent1" w:themeFillTint="33"/>
          </w:tcPr>
          <w:p w14:paraId="60E2C211" w14:textId="77777777" w:rsidR="006B2D03" w:rsidRPr="00192CC6" w:rsidRDefault="006B2D03">
            <w:pPr>
              <w:wordWrap/>
              <w:jc w:val="center"/>
              <w:rPr>
                <w:ins w:id="1249" w:author="최성익" w:date="2020-11-13T16:57:00Z"/>
                <w:rFonts w:eastAsiaTheme="minorHAnsi"/>
                <w:szCs w:val="20"/>
              </w:rPr>
            </w:pPr>
            <w:ins w:id="1250" w:author="최성익" w:date="2020-11-13T16:57:00Z">
              <w:r w:rsidRPr="00192CC6">
                <w:rPr>
                  <w:rFonts w:eastAsiaTheme="minorHAnsi" w:hint="eastAsia"/>
                  <w:szCs w:val="20"/>
                </w:rPr>
                <w:t>코드생성</w:t>
              </w:r>
            </w:ins>
            <w:ins w:id="1251" w:author="손휘웅/HUIUNG SON" w:date="2020-12-07T07:44:00Z">
              <w:r w:rsidR="00F05BD8" w:rsidRPr="00192CC6">
                <w:rPr>
                  <w:rFonts w:eastAsiaTheme="minorHAnsi" w:hint="eastAsia"/>
                  <w:szCs w:val="20"/>
                </w:rPr>
                <w:t xml:space="preserve"> 여부</w:t>
              </w:r>
            </w:ins>
          </w:p>
        </w:tc>
        <w:tc>
          <w:tcPr>
            <w:tcW w:w="2835" w:type="dxa"/>
            <w:shd w:val="clear" w:color="auto" w:fill="DBE5F1" w:themeFill="accent1" w:themeFillTint="33"/>
          </w:tcPr>
          <w:p w14:paraId="763BE7A8" w14:textId="77777777" w:rsidR="006B2D03" w:rsidRPr="00192CC6" w:rsidRDefault="006B2D03">
            <w:pPr>
              <w:wordWrap/>
              <w:jc w:val="center"/>
              <w:rPr>
                <w:ins w:id="1252" w:author="최성익" w:date="2020-11-13T16:57:00Z"/>
                <w:rFonts w:eastAsiaTheme="minorHAnsi"/>
                <w:szCs w:val="20"/>
              </w:rPr>
            </w:pPr>
            <w:ins w:id="1253" w:author="최성익" w:date="2020-11-13T16:57:00Z">
              <w:r w:rsidRPr="00192CC6">
                <w:rPr>
                  <w:rFonts w:eastAsiaTheme="minorHAnsi"/>
                  <w:szCs w:val="20"/>
                </w:rPr>
                <w:t>Min/Max</w:t>
              </w:r>
            </w:ins>
            <w:ins w:id="1254" w:author="손휘웅/HUIUNG SON" w:date="2020-12-07T07:45:00Z">
              <w:r w:rsidR="00F05BD8" w:rsidRPr="00192CC6">
                <w:rPr>
                  <w:rFonts w:eastAsiaTheme="minorHAnsi"/>
                  <w:szCs w:val="20"/>
                </w:rPr>
                <w:t xml:space="preserve"> </w:t>
              </w:r>
              <w:r w:rsidR="00F05BD8" w:rsidRPr="00192CC6">
                <w:rPr>
                  <w:rFonts w:eastAsiaTheme="minorHAnsi" w:hint="eastAsia"/>
                  <w:szCs w:val="20"/>
                </w:rPr>
                <w:t xml:space="preserve">수량 </w:t>
              </w:r>
            </w:ins>
            <w:ins w:id="1255" w:author="최성익" w:date="2020-11-13T16:57:00Z">
              <w:del w:id="1256" w:author="손휘웅/HUIUNG SON" w:date="2020-12-07T07:45:00Z">
                <w:r w:rsidRPr="00192CC6" w:rsidDel="00F05BD8">
                  <w:rPr>
                    <w:rFonts w:eastAsiaTheme="minorHAnsi"/>
                    <w:szCs w:val="20"/>
                  </w:rPr>
                  <w:delText xml:space="preserve"> 안전재고 </w:delText>
                </w:r>
              </w:del>
              <w:r w:rsidRPr="00192CC6">
                <w:rPr>
                  <w:rFonts w:eastAsiaTheme="minorHAnsi"/>
                  <w:szCs w:val="20"/>
                </w:rPr>
                <w:t>관리</w:t>
              </w:r>
            </w:ins>
          </w:p>
        </w:tc>
        <w:tc>
          <w:tcPr>
            <w:tcW w:w="2268" w:type="dxa"/>
            <w:shd w:val="clear" w:color="auto" w:fill="DBE5F1" w:themeFill="accent1" w:themeFillTint="33"/>
          </w:tcPr>
          <w:p w14:paraId="7332FDEE" w14:textId="77777777" w:rsidR="006B2D03" w:rsidRPr="00192CC6" w:rsidRDefault="006B2D03">
            <w:pPr>
              <w:wordWrap/>
              <w:jc w:val="center"/>
              <w:rPr>
                <w:ins w:id="1257" w:author="최성익" w:date="2020-11-13T16:57:00Z"/>
                <w:rFonts w:eastAsiaTheme="minorHAnsi"/>
                <w:szCs w:val="20"/>
              </w:rPr>
            </w:pPr>
            <w:ins w:id="1258" w:author="최성익" w:date="2020-11-13T16:58:00Z">
              <w:r w:rsidRPr="00192CC6">
                <w:rPr>
                  <w:rFonts w:eastAsiaTheme="minorHAnsi" w:hint="eastAsia"/>
                  <w:szCs w:val="20"/>
                </w:rPr>
                <w:t>수불</w:t>
              </w:r>
            </w:ins>
            <w:ins w:id="1259" w:author="최성익" w:date="2020-11-13T16:57:00Z">
              <w:r w:rsidRPr="00192CC6">
                <w:rPr>
                  <w:rFonts w:eastAsiaTheme="minorHAnsi"/>
                  <w:szCs w:val="20"/>
                </w:rPr>
                <w:t xml:space="preserve"> 관리</w:t>
              </w:r>
            </w:ins>
          </w:p>
        </w:tc>
        <w:tc>
          <w:tcPr>
            <w:tcW w:w="2976" w:type="dxa"/>
            <w:shd w:val="clear" w:color="auto" w:fill="DBE5F1" w:themeFill="accent1" w:themeFillTint="33"/>
          </w:tcPr>
          <w:p w14:paraId="064494DE" w14:textId="77777777" w:rsidR="006B2D03" w:rsidRPr="00192CC6" w:rsidRDefault="006B2D03">
            <w:pPr>
              <w:wordWrap/>
              <w:jc w:val="center"/>
              <w:rPr>
                <w:ins w:id="1260" w:author="최성익" w:date="2020-11-13T16:57:00Z"/>
                <w:rFonts w:eastAsiaTheme="minorHAnsi"/>
                <w:szCs w:val="20"/>
              </w:rPr>
            </w:pPr>
            <w:ins w:id="1261" w:author="최성익" w:date="2020-11-13T16:57:00Z">
              <w:r w:rsidRPr="00192CC6">
                <w:rPr>
                  <w:rFonts w:eastAsiaTheme="minorHAnsi" w:hint="eastAsia"/>
                  <w:szCs w:val="20"/>
                </w:rPr>
                <w:t>비고</w:t>
              </w:r>
            </w:ins>
          </w:p>
        </w:tc>
      </w:tr>
      <w:tr w:rsidR="00192CC6" w:rsidRPr="00192CC6" w14:paraId="42342F25" w14:textId="77777777" w:rsidTr="001038BD">
        <w:trPr>
          <w:ins w:id="1262" w:author="최성익" w:date="2020-11-13T16:57:00Z"/>
        </w:trPr>
        <w:tc>
          <w:tcPr>
            <w:tcW w:w="1701" w:type="dxa"/>
          </w:tcPr>
          <w:p w14:paraId="44F07D79" w14:textId="77777777" w:rsidR="006B2D03" w:rsidRPr="00192CC6" w:rsidRDefault="006B2D03">
            <w:pPr>
              <w:wordWrap/>
              <w:jc w:val="center"/>
              <w:rPr>
                <w:ins w:id="1263" w:author="최성익" w:date="2020-11-13T16:57:00Z"/>
                <w:rFonts w:eastAsiaTheme="minorHAnsi"/>
                <w:szCs w:val="20"/>
              </w:rPr>
              <w:pPrChange w:id="1264" w:author="손휘웅/HUIUNG SON" w:date="2020-12-07T07:44:00Z">
                <w:pPr>
                  <w:wordWrap/>
                </w:pPr>
              </w:pPrChange>
            </w:pPr>
            <w:ins w:id="1265" w:author="최성익" w:date="2020-11-13T16:57:00Z">
              <w:r w:rsidRPr="00192CC6">
                <w:rPr>
                  <w:rFonts w:eastAsiaTheme="minorHAnsi" w:hint="eastAsia"/>
                  <w:szCs w:val="20"/>
                </w:rPr>
                <w:t>관리품</w:t>
              </w:r>
            </w:ins>
          </w:p>
        </w:tc>
        <w:tc>
          <w:tcPr>
            <w:tcW w:w="2552" w:type="dxa"/>
          </w:tcPr>
          <w:p w14:paraId="590A5B0E" w14:textId="77777777" w:rsidR="006B2D03" w:rsidRPr="00192CC6" w:rsidRDefault="006B2D03">
            <w:pPr>
              <w:wordWrap/>
              <w:jc w:val="center"/>
              <w:rPr>
                <w:ins w:id="1266" w:author="최성익" w:date="2020-11-13T16:57:00Z"/>
                <w:rFonts w:eastAsiaTheme="minorHAnsi"/>
                <w:szCs w:val="20"/>
                <w:rPrChange w:id="1267" w:author="손휘웅/HUIUNG SON" w:date="2020-12-07T07:44:00Z">
                  <w:rPr>
                    <w:ins w:id="1268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269" w:author="최성익" w:date="2020-11-13T16:57:00Z">
              <w:r w:rsidRPr="00192CC6">
                <w:rPr>
                  <w:rFonts w:eastAsiaTheme="minorHAnsi"/>
                  <w:szCs w:val="20"/>
                  <w:rPrChange w:id="1270" w:author="손휘웅/HUIUNG SON" w:date="2020-12-07T07:44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B코드생성</w:t>
              </w:r>
            </w:ins>
          </w:p>
        </w:tc>
        <w:tc>
          <w:tcPr>
            <w:tcW w:w="2835" w:type="dxa"/>
          </w:tcPr>
          <w:p w14:paraId="7D540897" w14:textId="77777777" w:rsidR="006B2D03" w:rsidRPr="00192CC6" w:rsidRDefault="006B2D03">
            <w:pPr>
              <w:wordWrap/>
              <w:jc w:val="center"/>
              <w:rPr>
                <w:ins w:id="1271" w:author="최성익" w:date="2020-11-13T16:57:00Z"/>
                <w:rFonts w:eastAsiaTheme="minorHAnsi"/>
                <w:szCs w:val="20"/>
                <w:rPrChange w:id="1272" w:author="손휘웅/HUIUNG SON" w:date="2020-12-07T07:44:00Z">
                  <w:rPr>
                    <w:ins w:id="1273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274" w:author="최성익" w:date="2020-11-13T16:57:00Z">
              <w:del w:id="1275" w:author="손휘웅/HUIUNG SON" w:date="2020-12-07T07:45:00Z">
                <w:r w:rsidRPr="00192CC6" w:rsidDel="00F05BD8">
                  <w:rPr>
                    <w:rFonts w:eastAsiaTheme="minorHAnsi"/>
                    <w:szCs w:val="20"/>
                    <w:rPrChange w:id="1276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 xml:space="preserve">Min/Max </w:delText>
                </w:r>
              </w:del>
            </w:ins>
            <w:ins w:id="1277" w:author="손휘웅/HUIUNG SON" w:date="2020-12-07T07:45:00Z">
              <w:r w:rsidR="00F05BD8" w:rsidRPr="00192CC6">
                <w:rPr>
                  <w:rFonts w:eastAsiaTheme="minorHAnsi" w:hint="eastAsia"/>
                  <w:szCs w:val="20"/>
                </w:rPr>
                <w:t>O</w:t>
              </w:r>
            </w:ins>
            <w:ins w:id="1278" w:author="최성익" w:date="2020-11-13T16:57:00Z">
              <w:del w:id="1279" w:author="손휘웅/HUIUNG SON" w:date="2020-12-07T07:45:00Z">
                <w:r w:rsidRPr="00192CC6" w:rsidDel="00F05BD8">
                  <w:rPr>
                    <w:rFonts w:eastAsiaTheme="minorHAnsi"/>
                    <w:szCs w:val="20"/>
                    <w:rPrChange w:id="1280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>관리</w:delText>
                </w:r>
              </w:del>
            </w:ins>
          </w:p>
        </w:tc>
        <w:tc>
          <w:tcPr>
            <w:tcW w:w="2268" w:type="dxa"/>
          </w:tcPr>
          <w:p w14:paraId="1BDA8743" w14:textId="77777777" w:rsidR="006B2D03" w:rsidRPr="00192CC6" w:rsidRDefault="006B2D03">
            <w:pPr>
              <w:wordWrap/>
              <w:jc w:val="center"/>
              <w:rPr>
                <w:ins w:id="1281" w:author="최성익" w:date="2020-11-13T16:57:00Z"/>
                <w:rFonts w:eastAsiaTheme="minorHAnsi"/>
                <w:szCs w:val="20"/>
                <w:rPrChange w:id="1282" w:author="손휘웅/HUIUNG SON" w:date="2020-12-07T07:44:00Z">
                  <w:rPr>
                    <w:ins w:id="1283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284" w:author="최성익" w:date="2020-11-13T16:57:00Z">
              <w:del w:id="1285" w:author="손휘웅/HUIUNG SON" w:date="2020-12-07T07:46:00Z">
                <w:r w:rsidRPr="00192CC6" w:rsidDel="00F05BD8">
                  <w:rPr>
                    <w:rFonts w:eastAsiaTheme="minorHAnsi"/>
                    <w:szCs w:val="20"/>
                    <w:rPrChange w:id="1286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>MM수불</w:delText>
                </w:r>
              </w:del>
            </w:ins>
            <w:ins w:id="1287" w:author="손휘웅/HUIUNG SON" w:date="2020-12-07T07:46:00Z">
              <w:r w:rsidR="00F05BD8" w:rsidRPr="00192CC6">
                <w:rPr>
                  <w:rFonts w:eastAsiaTheme="minorHAnsi"/>
                  <w:szCs w:val="20"/>
                </w:rPr>
                <w:t>O (</w:t>
              </w:r>
            </w:ins>
            <w:ins w:id="1288" w:author="손휘웅/HUIUNG SON" w:date="2020-12-07T07:47:00Z">
              <w:r w:rsidR="00F05BD8" w:rsidRPr="00192CC6">
                <w:rPr>
                  <w:rFonts w:eastAsiaTheme="minorHAnsi" w:hint="eastAsia"/>
                  <w:szCs w:val="20"/>
                </w:rPr>
                <w:t>SAP)</w:t>
              </w:r>
            </w:ins>
          </w:p>
        </w:tc>
        <w:tc>
          <w:tcPr>
            <w:tcW w:w="2976" w:type="dxa"/>
          </w:tcPr>
          <w:p w14:paraId="2983D94D" w14:textId="77777777" w:rsidR="006B2D03" w:rsidRPr="00192CC6" w:rsidRDefault="006B2D03">
            <w:pPr>
              <w:wordWrap/>
              <w:jc w:val="center"/>
              <w:rPr>
                <w:ins w:id="1289" w:author="최성익" w:date="2020-11-13T16:57:00Z"/>
                <w:rFonts w:eastAsiaTheme="minorHAnsi"/>
                <w:szCs w:val="20"/>
                <w:rPrChange w:id="1290" w:author="손휘웅/HUIUNG SON" w:date="2020-12-07T07:44:00Z">
                  <w:rPr>
                    <w:ins w:id="1291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</w:p>
        </w:tc>
      </w:tr>
      <w:tr w:rsidR="00192CC6" w:rsidRPr="00192CC6" w14:paraId="4FB0C0A2" w14:textId="77777777" w:rsidTr="001038BD">
        <w:trPr>
          <w:ins w:id="1292" w:author="최성익" w:date="2020-11-13T16:57:00Z"/>
        </w:trPr>
        <w:tc>
          <w:tcPr>
            <w:tcW w:w="1701" w:type="dxa"/>
          </w:tcPr>
          <w:p w14:paraId="670185EA" w14:textId="77777777" w:rsidR="006B2D03" w:rsidRPr="00192CC6" w:rsidRDefault="006B2D03">
            <w:pPr>
              <w:wordWrap/>
              <w:jc w:val="center"/>
              <w:rPr>
                <w:ins w:id="1293" w:author="최성익" w:date="2020-11-13T16:57:00Z"/>
                <w:rFonts w:eastAsiaTheme="minorHAnsi"/>
                <w:szCs w:val="20"/>
              </w:rPr>
              <w:pPrChange w:id="1294" w:author="손휘웅/HUIUNG SON" w:date="2020-12-07T07:44:00Z">
                <w:pPr>
                  <w:wordWrap/>
                </w:pPr>
              </w:pPrChange>
            </w:pPr>
            <w:ins w:id="1295" w:author="최성익" w:date="2020-11-13T16:57:00Z">
              <w:r w:rsidRPr="00192CC6">
                <w:rPr>
                  <w:rFonts w:eastAsiaTheme="minorHAnsi" w:hint="eastAsia"/>
                  <w:szCs w:val="20"/>
                </w:rPr>
                <w:t>비관리품</w:t>
              </w:r>
            </w:ins>
          </w:p>
        </w:tc>
        <w:tc>
          <w:tcPr>
            <w:tcW w:w="2552" w:type="dxa"/>
          </w:tcPr>
          <w:p w14:paraId="407B5C4B" w14:textId="77777777" w:rsidR="006B2D03" w:rsidRPr="00192CC6" w:rsidRDefault="006B2D03">
            <w:pPr>
              <w:wordWrap/>
              <w:jc w:val="center"/>
              <w:rPr>
                <w:ins w:id="1296" w:author="최성익" w:date="2020-11-13T16:57:00Z"/>
                <w:rFonts w:eastAsiaTheme="minorHAnsi"/>
                <w:szCs w:val="20"/>
                <w:rPrChange w:id="1297" w:author="손휘웅/HUIUNG SON" w:date="2020-12-07T07:44:00Z">
                  <w:rPr>
                    <w:ins w:id="1298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299" w:author="최성익" w:date="2020-11-13T16:57:00Z">
              <w:r w:rsidRPr="00192CC6">
                <w:rPr>
                  <w:rFonts w:eastAsiaTheme="minorHAnsi"/>
                  <w:szCs w:val="20"/>
                  <w:rPrChange w:id="1300" w:author="손휘웅/HUIUNG SON" w:date="2020-12-07T07:44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B코드생성</w:t>
              </w:r>
            </w:ins>
          </w:p>
        </w:tc>
        <w:tc>
          <w:tcPr>
            <w:tcW w:w="2835" w:type="dxa"/>
          </w:tcPr>
          <w:p w14:paraId="57906D81" w14:textId="77777777" w:rsidR="006B2D03" w:rsidRPr="00192CC6" w:rsidRDefault="00F05BD8">
            <w:pPr>
              <w:wordWrap/>
              <w:jc w:val="center"/>
              <w:rPr>
                <w:ins w:id="1301" w:author="최성익" w:date="2020-11-13T16:57:00Z"/>
                <w:rFonts w:eastAsiaTheme="minorHAnsi"/>
                <w:szCs w:val="20"/>
                <w:rPrChange w:id="1302" w:author="손휘웅/HUIUNG SON" w:date="2020-12-07T07:44:00Z">
                  <w:rPr>
                    <w:ins w:id="1303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04" w:author="손휘웅/HUIUNG SON" w:date="2020-12-07T07:45:00Z">
              <w:r w:rsidRPr="00192CC6">
                <w:rPr>
                  <w:rFonts w:eastAsiaTheme="minorHAnsi" w:hint="eastAsia"/>
                  <w:szCs w:val="20"/>
                </w:rPr>
                <w:t>X</w:t>
              </w:r>
            </w:ins>
            <w:ins w:id="1305" w:author="최성익" w:date="2020-11-13T16:57:00Z">
              <w:del w:id="1306" w:author="손휘웅/HUIUNG SON" w:date="2020-12-07T07:45:00Z">
                <w:r w:rsidR="006B2D03" w:rsidRPr="00192CC6" w:rsidDel="00F05BD8">
                  <w:rPr>
                    <w:rFonts w:eastAsiaTheme="minorHAnsi"/>
                    <w:szCs w:val="20"/>
                    <w:rPrChange w:id="1307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>미 관리</w:delText>
                </w:r>
              </w:del>
            </w:ins>
          </w:p>
        </w:tc>
        <w:tc>
          <w:tcPr>
            <w:tcW w:w="2268" w:type="dxa"/>
          </w:tcPr>
          <w:p w14:paraId="5AC5D9E9" w14:textId="77777777" w:rsidR="006B2D03" w:rsidRPr="00192CC6" w:rsidRDefault="00F05BD8">
            <w:pPr>
              <w:wordWrap/>
              <w:jc w:val="center"/>
              <w:rPr>
                <w:ins w:id="1308" w:author="최성익" w:date="2020-11-13T16:57:00Z"/>
                <w:rFonts w:eastAsiaTheme="minorHAnsi"/>
                <w:szCs w:val="20"/>
                <w:rPrChange w:id="1309" w:author="손휘웅/HUIUNG SON" w:date="2020-12-07T07:44:00Z">
                  <w:rPr>
                    <w:ins w:id="1310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11" w:author="손휘웅/HUIUNG SON" w:date="2020-12-07T07:47:00Z">
              <w:r w:rsidRPr="00192CC6">
                <w:rPr>
                  <w:rFonts w:eastAsiaTheme="minorHAnsi" w:hint="eastAsia"/>
                  <w:szCs w:val="20"/>
                </w:rPr>
                <w:t>X</w:t>
              </w:r>
              <w:r w:rsidRPr="00192CC6">
                <w:rPr>
                  <w:rFonts w:eastAsiaTheme="minorHAnsi"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szCs w:val="20"/>
                </w:rPr>
                <w:t>(</w:t>
              </w:r>
              <w:r w:rsidRPr="00192CC6">
                <w:rPr>
                  <w:rFonts w:eastAsiaTheme="minorHAnsi"/>
                  <w:szCs w:val="20"/>
                </w:rPr>
                <w:t>직출</w:t>
              </w:r>
              <w:r w:rsidRPr="00192CC6">
                <w:rPr>
                  <w:rFonts w:eastAsiaTheme="minorHAnsi" w:hint="eastAsia"/>
                  <w:szCs w:val="20"/>
                </w:rPr>
                <w:t>)</w:t>
              </w:r>
            </w:ins>
            <w:ins w:id="1312" w:author="최성익" w:date="2020-11-13T16:57:00Z">
              <w:del w:id="1313" w:author="손휘웅/HUIUNG SON" w:date="2020-12-07T07:47:00Z">
                <w:r w:rsidR="006B2D03" w:rsidRPr="00192CC6" w:rsidDel="00F05BD8">
                  <w:rPr>
                    <w:rFonts w:eastAsiaTheme="minorHAnsi"/>
                    <w:szCs w:val="20"/>
                    <w:rPrChange w:id="1314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>직출</w:delText>
                </w:r>
              </w:del>
            </w:ins>
          </w:p>
        </w:tc>
        <w:tc>
          <w:tcPr>
            <w:tcW w:w="2976" w:type="dxa"/>
          </w:tcPr>
          <w:p w14:paraId="734596A2" w14:textId="77777777" w:rsidR="006B2D03" w:rsidRPr="00192CC6" w:rsidRDefault="006B2D03">
            <w:pPr>
              <w:wordWrap/>
              <w:jc w:val="center"/>
              <w:rPr>
                <w:ins w:id="1315" w:author="최성익" w:date="2020-11-13T16:57:00Z"/>
                <w:rFonts w:eastAsiaTheme="minorHAnsi"/>
                <w:szCs w:val="20"/>
                <w:rPrChange w:id="1316" w:author="손휘웅/HUIUNG SON" w:date="2020-12-07T07:44:00Z">
                  <w:rPr>
                    <w:ins w:id="1317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</w:p>
        </w:tc>
      </w:tr>
      <w:tr w:rsidR="00192CC6" w:rsidRPr="00192CC6" w14:paraId="3EAF5D80" w14:textId="77777777" w:rsidTr="001038BD">
        <w:trPr>
          <w:ins w:id="1318" w:author="최성익" w:date="2020-11-13T16:57:00Z"/>
        </w:trPr>
        <w:tc>
          <w:tcPr>
            <w:tcW w:w="1701" w:type="dxa"/>
          </w:tcPr>
          <w:p w14:paraId="4ADAE363" w14:textId="77777777" w:rsidR="006B2D03" w:rsidRPr="00192CC6" w:rsidRDefault="006B2D03">
            <w:pPr>
              <w:wordWrap/>
              <w:jc w:val="center"/>
              <w:rPr>
                <w:ins w:id="1319" w:author="최성익" w:date="2020-11-13T16:57:00Z"/>
                <w:rFonts w:eastAsiaTheme="minorHAnsi"/>
                <w:szCs w:val="20"/>
              </w:rPr>
              <w:pPrChange w:id="1320" w:author="손휘웅/HUIUNG SON" w:date="2020-12-07T07:44:00Z">
                <w:pPr>
                  <w:wordWrap/>
                </w:pPr>
              </w:pPrChange>
            </w:pPr>
            <w:ins w:id="1321" w:author="최성익" w:date="2020-11-13T16:57:00Z">
              <w:r w:rsidRPr="00192CC6">
                <w:rPr>
                  <w:rFonts w:eastAsiaTheme="minorHAnsi" w:hint="eastAsia"/>
                  <w:szCs w:val="20"/>
                </w:rPr>
                <w:t>소모품</w:t>
              </w:r>
            </w:ins>
          </w:p>
        </w:tc>
        <w:tc>
          <w:tcPr>
            <w:tcW w:w="2552" w:type="dxa"/>
          </w:tcPr>
          <w:p w14:paraId="4A523351" w14:textId="77777777" w:rsidR="006B2D03" w:rsidRPr="00192CC6" w:rsidRDefault="006B2D03">
            <w:pPr>
              <w:wordWrap/>
              <w:jc w:val="center"/>
              <w:rPr>
                <w:ins w:id="1322" w:author="최성익" w:date="2020-11-13T16:57:00Z"/>
                <w:rFonts w:eastAsiaTheme="minorHAnsi"/>
                <w:szCs w:val="20"/>
                <w:rPrChange w:id="1323" w:author="손휘웅/HUIUNG SON" w:date="2020-12-07T07:44:00Z">
                  <w:rPr>
                    <w:ins w:id="1324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25" w:author="최성익" w:date="2020-11-13T16:57:00Z">
              <w:r w:rsidRPr="00192CC6">
                <w:rPr>
                  <w:rFonts w:eastAsiaTheme="minorHAnsi"/>
                  <w:szCs w:val="20"/>
                  <w:rPrChange w:id="1326" w:author="손휘웅/HUIUNG SON" w:date="2020-12-07T07:44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코드 미생성</w:t>
              </w:r>
            </w:ins>
          </w:p>
        </w:tc>
        <w:tc>
          <w:tcPr>
            <w:tcW w:w="2835" w:type="dxa"/>
          </w:tcPr>
          <w:p w14:paraId="4E8788E9" w14:textId="77777777" w:rsidR="006B2D03" w:rsidRPr="00192CC6" w:rsidRDefault="00F05BD8">
            <w:pPr>
              <w:wordWrap/>
              <w:jc w:val="center"/>
              <w:rPr>
                <w:ins w:id="1327" w:author="최성익" w:date="2020-11-13T16:57:00Z"/>
                <w:rFonts w:eastAsiaTheme="minorHAnsi"/>
                <w:szCs w:val="20"/>
                <w:rPrChange w:id="1328" w:author="손휘웅/HUIUNG SON" w:date="2020-12-07T07:44:00Z">
                  <w:rPr>
                    <w:ins w:id="1329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30" w:author="손휘웅/HUIUNG SON" w:date="2020-12-07T07:46:00Z">
              <w:r w:rsidRPr="00192CC6">
                <w:rPr>
                  <w:rFonts w:eastAsiaTheme="minorHAnsi" w:hint="eastAsia"/>
                  <w:szCs w:val="20"/>
                </w:rPr>
                <w:t>X</w:t>
              </w:r>
            </w:ins>
            <w:ins w:id="1331" w:author="최성익" w:date="2020-11-13T16:57:00Z">
              <w:del w:id="1332" w:author="손휘웅/HUIUNG SON" w:date="2020-12-07T07:46:00Z">
                <w:r w:rsidR="006B2D03" w:rsidRPr="00192CC6" w:rsidDel="00F05BD8">
                  <w:rPr>
                    <w:rFonts w:eastAsiaTheme="minorHAnsi"/>
                    <w:szCs w:val="20"/>
                    <w:rPrChange w:id="1333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>미 관리</w:delText>
                </w:r>
              </w:del>
            </w:ins>
          </w:p>
        </w:tc>
        <w:tc>
          <w:tcPr>
            <w:tcW w:w="2268" w:type="dxa"/>
          </w:tcPr>
          <w:p w14:paraId="409C2E5B" w14:textId="77777777" w:rsidR="006B2D03" w:rsidRPr="00192CC6" w:rsidRDefault="00F05BD8">
            <w:pPr>
              <w:wordWrap/>
              <w:jc w:val="center"/>
              <w:rPr>
                <w:ins w:id="1334" w:author="최성익" w:date="2020-11-13T16:57:00Z"/>
                <w:rFonts w:eastAsiaTheme="minorHAnsi"/>
                <w:szCs w:val="20"/>
                <w:rPrChange w:id="1335" w:author="손휘웅/HUIUNG SON" w:date="2020-12-07T07:44:00Z">
                  <w:rPr>
                    <w:ins w:id="1336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37" w:author="손휘웅/HUIUNG SON" w:date="2020-12-07T07:47:00Z">
              <w:r w:rsidRPr="00192CC6">
                <w:rPr>
                  <w:rFonts w:eastAsiaTheme="minorHAnsi" w:hint="eastAsia"/>
                  <w:szCs w:val="20"/>
                </w:rPr>
                <w:t>X (직출)</w:t>
              </w:r>
            </w:ins>
            <w:ins w:id="1338" w:author="최성익" w:date="2020-11-13T16:57:00Z">
              <w:del w:id="1339" w:author="손휘웅/HUIUNG SON" w:date="2020-12-07T07:47:00Z">
                <w:r w:rsidR="006B2D03" w:rsidRPr="00192CC6" w:rsidDel="00F05BD8">
                  <w:rPr>
                    <w:rFonts w:eastAsiaTheme="minorHAnsi"/>
                    <w:szCs w:val="20"/>
                    <w:rPrChange w:id="1340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>직출</w:delText>
                </w:r>
              </w:del>
            </w:ins>
          </w:p>
        </w:tc>
        <w:tc>
          <w:tcPr>
            <w:tcW w:w="2976" w:type="dxa"/>
          </w:tcPr>
          <w:p w14:paraId="42AB3F7C" w14:textId="77777777" w:rsidR="006B2D03" w:rsidRPr="00192CC6" w:rsidRDefault="006B2D03">
            <w:pPr>
              <w:wordWrap/>
              <w:jc w:val="center"/>
              <w:rPr>
                <w:ins w:id="1341" w:author="최성익" w:date="2020-11-13T16:57:00Z"/>
                <w:rFonts w:eastAsiaTheme="minorHAnsi"/>
                <w:szCs w:val="20"/>
                <w:rPrChange w:id="1342" w:author="손휘웅/HUIUNG SON" w:date="2020-12-07T07:44:00Z">
                  <w:rPr>
                    <w:ins w:id="1343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</w:p>
        </w:tc>
      </w:tr>
      <w:tr w:rsidR="00192CC6" w:rsidRPr="00192CC6" w14:paraId="31F9CF5B" w14:textId="77777777" w:rsidTr="001038BD">
        <w:trPr>
          <w:ins w:id="1344" w:author="최성익" w:date="2020-11-13T16:57:00Z"/>
        </w:trPr>
        <w:tc>
          <w:tcPr>
            <w:tcW w:w="1701" w:type="dxa"/>
          </w:tcPr>
          <w:p w14:paraId="68A2CF17" w14:textId="77777777" w:rsidR="006B2D03" w:rsidRPr="00192CC6" w:rsidRDefault="006B2D03">
            <w:pPr>
              <w:wordWrap/>
              <w:jc w:val="center"/>
              <w:rPr>
                <w:ins w:id="1345" w:author="최성익" w:date="2020-11-13T16:57:00Z"/>
                <w:rFonts w:eastAsiaTheme="minorHAnsi"/>
                <w:szCs w:val="20"/>
              </w:rPr>
              <w:pPrChange w:id="1346" w:author="손휘웅/HUIUNG SON" w:date="2020-12-07T07:44:00Z">
                <w:pPr>
                  <w:wordWrap/>
                </w:pPr>
              </w:pPrChange>
            </w:pPr>
            <w:ins w:id="1347" w:author="최성익" w:date="2020-11-13T16:57:00Z">
              <w:r w:rsidRPr="00192CC6">
                <w:rPr>
                  <w:rFonts w:eastAsiaTheme="minorHAnsi" w:hint="eastAsia"/>
                  <w:szCs w:val="20"/>
                </w:rPr>
                <w:t>수</w:t>
              </w:r>
            </w:ins>
            <w:ins w:id="1348" w:author="손휘웅/HUIUNG SON" w:date="2020-12-07T07:44:00Z">
              <w:r w:rsidR="00F05BD8" w:rsidRPr="00192CC6">
                <w:rPr>
                  <w:rFonts w:eastAsiaTheme="minorHAnsi" w:hint="eastAsia"/>
                  <w:szCs w:val="20"/>
                </w:rPr>
                <w:t>량관리품</w:t>
              </w:r>
            </w:ins>
            <w:ins w:id="1349" w:author="최성익" w:date="2020-11-13T16:57:00Z">
              <w:del w:id="1350" w:author="손휘웅/HUIUNG SON" w:date="2020-12-07T07:44:00Z">
                <w:r w:rsidRPr="00192CC6" w:rsidDel="00F05BD8">
                  <w:rPr>
                    <w:rFonts w:eastAsiaTheme="minorHAnsi" w:hint="eastAsia"/>
                    <w:szCs w:val="20"/>
                  </w:rPr>
                  <w:delText>리품</w:delText>
                </w:r>
              </w:del>
            </w:ins>
          </w:p>
        </w:tc>
        <w:tc>
          <w:tcPr>
            <w:tcW w:w="2552" w:type="dxa"/>
          </w:tcPr>
          <w:p w14:paraId="48EF8C28" w14:textId="77777777" w:rsidR="006B2D03" w:rsidRPr="00192CC6" w:rsidRDefault="006B2D03">
            <w:pPr>
              <w:wordWrap/>
              <w:jc w:val="center"/>
              <w:rPr>
                <w:ins w:id="1351" w:author="최성익" w:date="2020-11-13T16:57:00Z"/>
                <w:rFonts w:eastAsiaTheme="minorHAnsi"/>
                <w:szCs w:val="20"/>
                <w:rPrChange w:id="1352" w:author="손휘웅/HUIUNG SON" w:date="2020-12-07T07:44:00Z">
                  <w:rPr>
                    <w:ins w:id="1353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54" w:author="최성익" w:date="2020-11-13T16:57:00Z">
              <w:r w:rsidRPr="00192CC6">
                <w:rPr>
                  <w:rFonts w:eastAsiaTheme="minorHAnsi"/>
                  <w:szCs w:val="20"/>
                  <w:rPrChange w:id="1355" w:author="손휘웅/HUIUNG SON" w:date="2020-12-07T07:44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R코드 생성</w:t>
              </w:r>
            </w:ins>
          </w:p>
        </w:tc>
        <w:tc>
          <w:tcPr>
            <w:tcW w:w="2835" w:type="dxa"/>
          </w:tcPr>
          <w:p w14:paraId="28E0BC77" w14:textId="77777777" w:rsidR="006B2D03" w:rsidRPr="00192CC6" w:rsidRDefault="00F05BD8">
            <w:pPr>
              <w:wordWrap/>
              <w:jc w:val="center"/>
              <w:rPr>
                <w:ins w:id="1356" w:author="최성익" w:date="2020-11-13T16:57:00Z"/>
                <w:rFonts w:eastAsiaTheme="minorHAnsi"/>
                <w:szCs w:val="20"/>
                <w:rPrChange w:id="1357" w:author="손휘웅/HUIUNG SON" w:date="2020-12-07T07:44:00Z">
                  <w:rPr>
                    <w:ins w:id="1358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59" w:author="손휘웅/HUIUNG SON" w:date="2020-12-07T07:46:00Z">
              <w:r w:rsidRPr="00192CC6">
                <w:rPr>
                  <w:rFonts w:eastAsiaTheme="minorHAnsi" w:hint="eastAsia"/>
                  <w:szCs w:val="20"/>
                </w:rPr>
                <w:t>X</w:t>
              </w:r>
            </w:ins>
            <w:ins w:id="1360" w:author="최성익" w:date="2020-11-13T16:57:00Z">
              <w:del w:id="1361" w:author="손휘웅/HUIUNG SON" w:date="2020-12-07T07:46:00Z">
                <w:r w:rsidR="006B2D03" w:rsidRPr="00192CC6" w:rsidDel="00F05BD8">
                  <w:rPr>
                    <w:rFonts w:eastAsiaTheme="minorHAnsi"/>
                    <w:szCs w:val="20"/>
                    <w:rPrChange w:id="1362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>수량만 관리</w:delText>
                </w:r>
              </w:del>
            </w:ins>
          </w:p>
        </w:tc>
        <w:tc>
          <w:tcPr>
            <w:tcW w:w="2268" w:type="dxa"/>
          </w:tcPr>
          <w:p w14:paraId="50AAE437" w14:textId="77777777" w:rsidR="006B2D03" w:rsidRPr="00192CC6" w:rsidRDefault="00F05BD8">
            <w:pPr>
              <w:wordWrap/>
              <w:jc w:val="center"/>
              <w:rPr>
                <w:ins w:id="1363" w:author="최성익" w:date="2020-11-13T16:57:00Z"/>
                <w:rFonts w:eastAsiaTheme="minorHAnsi"/>
                <w:szCs w:val="20"/>
                <w:rPrChange w:id="1364" w:author="손휘웅/HUIUNG SON" w:date="2020-12-07T07:44:00Z">
                  <w:rPr>
                    <w:ins w:id="1365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66" w:author="손휘웅/HUIUNG SON" w:date="2020-12-07T07:47:00Z">
              <w:r w:rsidRPr="00192CC6">
                <w:rPr>
                  <w:rFonts w:eastAsiaTheme="minorHAnsi" w:hint="eastAsia"/>
                  <w:szCs w:val="20"/>
                </w:rPr>
                <w:t>O</w:t>
              </w:r>
              <w:r w:rsidRPr="00192CC6">
                <w:rPr>
                  <w:rFonts w:eastAsiaTheme="minorHAnsi"/>
                  <w:szCs w:val="20"/>
                </w:rPr>
                <w:t xml:space="preserve"> (</w:t>
              </w:r>
            </w:ins>
            <w:ins w:id="1367" w:author="최성익" w:date="2020-11-13T16:57:00Z">
              <w:del w:id="1368" w:author="손휘웅/HUIUNG SON" w:date="2020-12-07T07:47:00Z">
                <w:r w:rsidR="006B2D03" w:rsidRPr="00192CC6" w:rsidDel="00F05BD8">
                  <w:rPr>
                    <w:rFonts w:eastAsiaTheme="minorHAnsi"/>
                    <w:szCs w:val="20"/>
                    <w:rPrChange w:id="1369" w:author="손휘웅/HUIUNG SON" w:date="2020-12-07T07:44:00Z">
                      <w:rPr>
                        <w:rFonts w:eastAsiaTheme="minorHAnsi"/>
                        <w:szCs w:val="20"/>
                        <w:highlight w:val="yellow"/>
                      </w:rPr>
                    </w:rPrChange>
                  </w:rPr>
                  <w:delText xml:space="preserve">Smile </w:delText>
                </w:r>
              </w:del>
              <w:r w:rsidR="006B2D03" w:rsidRPr="00192CC6">
                <w:rPr>
                  <w:rFonts w:eastAsiaTheme="minorHAnsi"/>
                  <w:szCs w:val="20"/>
                  <w:rPrChange w:id="1370" w:author="손휘웅/HUIUNG SON" w:date="2020-12-07T07:44:00Z">
                    <w:rPr>
                      <w:rFonts w:eastAsiaTheme="minorHAnsi"/>
                      <w:szCs w:val="20"/>
                      <w:highlight w:val="yellow"/>
                    </w:rPr>
                  </w:rPrChange>
                </w:rPr>
                <w:t>QRP</w:t>
              </w:r>
            </w:ins>
            <w:ins w:id="1371" w:author="손휘웅/HUIUNG SON" w:date="2020-12-07T07:47:00Z">
              <w:r w:rsidRPr="00192CC6">
                <w:rPr>
                  <w:rFonts w:eastAsiaTheme="minorHAnsi"/>
                  <w:szCs w:val="20"/>
                </w:rPr>
                <w:t>)</w:t>
              </w:r>
            </w:ins>
          </w:p>
        </w:tc>
        <w:tc>
          <w:tcPr>
            <w:tcW w:w="2976" w:type="dxa"/>
          </w:tcPr>
          <w:p w14:paraId="4701FAA8" w14:textId="77777777" w:rsidR="006B2D03" w:rsidRPr="00192CC6" w:rsidRDefault="006B2D03">
            <w:pPr>
              <w:wordWrap/>
              <w:jc w:val="center"/>
              <w:rPr>
                <w:ins w:id="1372" w:author="최성익" w:date="2020-11-13T16:57:00Z"/>
                <w:rFonts w:eastAsiaTheme="minorHAnsi"/>
                <w:szCs w:val="20"/>
                <w:rPrChange w:id="1373" w:author="손휘웅/HUIUNG SON" w:date="2020-12-07T07:44:00Z">
                  <w:rPr>
                    <w:ins w:id="1374" w:author="최성익" w:date="2020-11-13T16:57:00Z"/>
                    <w:rFonts w:eastAsiaTheme="minorHAnsi"/>
                    <w:szCs w:val="20"/>
                    <w:highlight w:val="yellow"/>
                  </w:rPr>
                </w:rPrChange>
              </w:rPr>
            </w:pPr>
            <w:ins w:id="1375" w:author="최성익" w:date="2020-11-13T16:57:00Z">
              <w:r w:rsidRPr="00192CC6">
                <w:rPr>
                  <w:rFonts w:eastAsiaTheme="minorHAnsi" w:hint="eastAsia"/>
                  <w:szCs w:val="20"/>
                  <w:rPrChange w:id="1376" w:author="손휘웅/HUIUNG SON" w:date="2020-12-07T07:44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필요</w:t>
              </w:r>
            </w:ins>
            <w:ins w:id="1377" w:author="손휘웅/HUIUNG SON" w:date="2020-12-07T07:48:00Z">
              <w:r w:rsidR="00F05BD8" w:rsidRPr="00192CC6">
                <w:rPr>
                  <w:rFonts w:eastAsiaTheme="minorHAnsi" w:hint="eastAsia"/>
                  <w:szCs w:val="20"/>
                </w:rPr>
                <w:t xml:space="preserve"> </w:t>
              </w:r>
            </w:ins>
            <w:ins w:id="1378" w:author="최성익" w:date="2020-11-13T16:57:00Z">
              <w:r w:rsidRPr="00192CC6">
                <w:rPr>
                  <w:rFonts w:eastAsiaTheme="minorHAnsi" w:hint="eastAsia"/>
                  <w:szCs w:val="20"/>
                  <w:rPrChange w:id="1379" w:author="손휘웅/HUIUNG SON" w:date="2020-12-07T07:44:00Z">
                    <w:rPr>
                      <w:rFonts w:eastAsiaTheme="minorHAnsi" w:hint="eastAsia"/>
                      <w:szCs w:val="20"/>
                      <w:highlight w:val="yellow"/>
                    </w:rPr>
                  </w:rPrChange>
                </w:rPr>
                <w:t>시</w:t>
              </w:r>
            </w:ins>
          </w:p>
        </w:tc>
      </w:tr>
    </w:tbl>
    <w:p w14:paraId="5794A51B" w14:textId="77777777" w:rsidR="006B2D03" w:rsidRPr="00192CC6" w:rsidDel="001038BD" w:rsidRDefault="00216AE3" w:rsidP="00216AE3">
      <w:pPr>
        <w:wordWrap/>
        <w:rPr>
          <w:del w:id="1380" w:author="최성익" w:date="2020-11-13T17:00:00Z"/>
          <w:rFonts w:eastAsiaTheme="minorHAnsi"/>
          <w:szCs w:val="20"/>
        </w:rPr>
      </w:pPr>
      <w:r w:rsidRPr="00192CC6">
        <w:rPr>
          <w:rFonts w:eastAsiaTheme="minorHAnsi" w:hint="eastAsia"/>
          <w:szCs w:val="20"/>
        </w:rPr>
        <w:t xml:space="preserve"> </w:t>
      </w:r>
      <w:r w:rsidRPr="00192CC6">
        <w:rPr>
          <w:rFonts w:eastAsiaTheme="minorHAnsi"/>
          <w:szCs w:val="20"/>
        </w:rPr>
        <w:t xml:space="preserve">     </w:t>
      </w:r>
    </w:p>
    <w:p w14:paraId="7C8EEED9" w14:textId="77777777" w:rsidR="00526B23" w:rsidRPr="00192CC6" w:rsidRDefault="00526B23">
      <w:pPr>
        <w:wordWrap/>
        <w:rPr>
          <w:ins w:id="1381" w:author="최성익" w:date="2020-11-13T08:50:00Z"/>
          <w:rFonts w:eastAsiaTheme="minorHAnsi"/>
          <w:szCs w:val="20"/>
        </w:rPr>
      </w:pPr>
      <w:del w:id="1382" w:author="최성익" w:date="2020-11-13T17:00:00Z">
        <w:r w:rsidRPr="00192CC6" w:rsidDel="001038BD">
          <w:rPr>
            <w:rFonts w:eastAsiaTheme="minorHAnsi"/>
            <w:szCs w:val="20"/>
          </w:rPr>
          <w:delText xml:space="preserve">       </w:delText>
        </w:r>
      </w:del>
      <w:r w:rsidR="00EA7573" w:rsidRPr="00192CC6">
        <w:rPr>
          <w:rFonts w:eastAsiaTheme="minorHAnsi"/>
          <w:szCs w:val="20"/>
        </w:rPr>
        <w:t xml:space="preserve">2) 정기교환 </w:t>
      </w:r>
      <w:r w:rsidR="00EA7573" w:rsidRPr="00192CC6">
        <w:rPr>
          <w:rFonts w:eastAsiaTheme="minorHAnsi" w:hint="eastAsia"/>
          <w:szCs w:val="20"/>
        </w:rPr>
        <w:t>등</w:t>
      </w:r>
      <w:r w:rsidR="00EA7573" w:rsidRPr="00192CC6">
        <w:rPr>
          <w:rFonts w:eastAsiaTheme="minorHAnsi"/>
          <w:szCs w:val="20"/>
        </w:rPr>
        <w:t xml:space="preserve"> 계획된 보전작업으로 </w:t>
      </w:r>
      <w:r w:rsidR="00EA7573" w:rsidRPr="00192CC6">
        <w:rPr>
          <w:rFonts w:eastAsiaTheme="minorHAnsi" w:hint="eastAsia"/>
          <w:szCs w:val="20"/>
        </w:rPr>
        <w:t>예비품을</w:t>
      </w:r>
      <w:r w:rsidR="00EA7573" w:rsidRPr="00192CC6">
        <w:rPr>
          <w:rFonts w:eastAsiaTheme="minorHAnsi"/>
          <w:szCs w:val="20"/>
        </w:rPr>
        <w:t xml:space="preserve"> 사용할 경우는 적정 조달시기</w:t>
      </w:r>
      <w:ins w:id="1383" w:author="손휘웅/HUIUNG SON" w:date="2020-12-07T07:48:00Z">
        <w:r w:rsidR="00F05BD8" w:rsidRPr="00192CC6">
          <w:rPr>
            <w:rFonts w:eastAsiaTheme="minorHAnsi" w:hint="eastAsia"/>
            <w:szCs w:val="20"/>
          </w:rPr>
          <w:t xml:space="preserve"> </w:t>
        </w:r>
      </w:ins>
      <w:r w:rsidR="00EA7573" w:rsidRPr="00192CC6">
        <w:rPr>
          <w:rFonts w:eastAsiaTheme="minorHAnsi"/>
          <w:szCs w:val="20"/>
        </w:rPr>
        <w:t xml:space="preserve">(납기) 여부를 보전 </w:t>
      </w:r>
      <w:r w:rsidR="00EA7573" w:rsidRPr="00192CC6">
        <w:rPr>
          <w:rFonts w:eastAsiaTheme="minorHAnsi" w:hint="eastAsia"/>
          <w:szCs w:val="20"/>
        </w:rPr>
        <w:t>예비품</w:t>
      </w:r>
      <w:r w:rsidR="00EA7573" w:rsidRPr="00192CC6">
        <w:rPr>
          <w:rFonts w:eastAsiaTheme="minorHAnsi"/>
          <w:szCs w:val="20"/>
        </w:rPr>
        <w:t xml:space="preserve"> 구매담당자에게 통보, 준비하도록 한다.</w:t>
      </w:r>
    </w:p>
    <w:p w14:paraId="126DE635" w14:textId="77777777" w:rsidR="00F15D00" w:rsidRPr="00192CC6" w:rsidRDefault="00F15D00">
      <w:pPr>
        <w:wordWrap/>
        <w:ind w:leftChars="200" w:left="1000" w:hangingChars="300" w:hanging="600"/>
        <w:rPr>
          <w:rFonts w:eastAsiaTheme="minorHAnsi"/>
          <w:szCs w:val="20"/>
        </w:rPr>
        <w:pPrChange w:id="1384" w:author="최성익" w:date="2020-11-13T08:52:00Z">
          <w:pPr>
            <w:wordWrap/>
          </w:pPr>
        </w:pPrChange>
      </w:pPr>
      <w:ins w:id="1385" w:author="최성익" w:date="2020-11-13T08:50:00Z">
        <w:r w:rsidRPr="00192CC6">
          <w:rPr>
            <w:rFonts w:eastAsiaTheme="minorHAnsi"/>
            <w:szCs w:val="20"/>
          </w:rPr>
          <w:t xml:space="preserve">  3) </w:t>
        </w:r>
      </w:ins>
      <w:ins w:id="1386" w:author="최성익" w:date="2020-11-13T08:51:00Z">
        <w:r w:rsidRPr="00192CC6">
          <w:rPr>
            <w:rFonts w:eastAsiaTheme="minorHAnsi" w:hint="eastAsia"/>
            <w:szCs w:val="20"/>
          </w:rPr>
          <w:t>예비품 구매</w:t>
        </w:r>
        <w:r w:rsidRPr="00192CC6">
          <w:rPr>
            <w:rFonts w:eastAsiaTheme="minorHAnsi"/>
            <w:szCs w:val="20"/>
          </w:rPr>
          <w:t xml:space="preserve"> 후 ‘Legacy ERP</w:t>
        </w:r>
      </w:ins>
      <w:ins w:id="1387" w:author="최성익" w:date="2020-11-13T12:35:00Z">
        <w:r w:rsidR="00302F4D" w:rsidRPr="00192CC6">
          <w:rPr>
            <w:rFonts w:eastAsiaTheme="minorHAnsi"/>
            <w:szCs w:val="20"/>
          </w:rPr>
          <w:t>’</w:t>
        </w:r>
      </w:ins>
      <w:ins w:id="1388" w:author="최성익" w:date="2020-11-13T14:47:00Z">
        <w:r w:rsidR="00380B27" w:rsidRPr="00192CC6">
          <w:rPr>
            <w:rFonts w:eastAsiaTheme="minorHAnsi"/>
            <w:szCs w:val="20"/>
          </w:rPr>
          <w:t>,</w:t>
        </w:r>
      </w:ins>
      <w:ins w:id="1389" w:author="최성익" w:date="2020-11-13T12:35:00Z">
        <w:r w:rsidR="00302F4D" w:rsidRPr="00192CC6">
          <w:rPr>
            <w:rFonts w:eastAsiaTheme="minorHAnsi"/>
            <w:szCs w:val="20"/>
          </w:rPr>
          <w:t xml:space="preserve"> ‘</w:t>
        </w:r>
      </w:ins>
      <w:ins w:id="1390" w:author="최성익" w:date="2020-11-13T16:29:00Z">
        <w:r w:rsidR="00585726" w:rsidRPr="00192CC6">
          <w:rPr>
            <w:rFonts w:eastAsiaTheme="minorHAnsi"/>
            <w:szCs w:val="20"/>
          </w:rPr>
          <w:t>QRP</w:t>
        </w:r>
      </w:ins>
      <w:ins w:id="1391" w:author="최성익" w:date="2020-11-13T12:36:00Z">
        <w:r w:rsidR="00302F4D" w:rsidRPr="00192CC6">
          <w:rPr>
            <w:rFonts w:eastAsiaTheme="minorHAnsi"/>
            <w:szCs w:val="20"/>
          </w:rPr>
          <w:t xml:space="preserve">’ </w:t>
        </w:r>
      </w:ins>
      <w:ins w:id="1392" w:author="손휘웅/HUIUNG SON" w:date="2020-12-07T07:48:00Z">
        <w:r w:rsidR="00F05BD8" w:rsidRPr="00192CC6">
          <w:rPr>
            <w:rFonts w:eastAsiaTheme="minorHAnsi"/>
            <w:szCs w:val="20"/>
          </w:rPr>
          <w:t xml:space="preserve">를 </w:t>
        </w:r>
        <w:r w:rsidR="00F05BD8" w:rsidRPr="00192CC6">
          <w:rPr>
            <w:rFonts w:eastAsiaTheme="minorHAnsi" w:hint="eastAsia"/>
            <w:szCs w:val="20"/>
          </w:rPr>
          <w:t xml:space="preserve">통하여 전산 </w:t>
        </w:r>
      </w:ins>
      <w:ins w:id="1393" w:author="최성익" w:date="2020-11-13T08:51:00Z">
        <w:del w:id="1394" w:author="손휘웅/HUIUNG SON" w:date="2020-12-07T07:48:00Z">
          <w:r w:rsidRPr="00192CC6" w:rsidDel="00F05BD8">
            <w:rPr>
              <w:rFonts w:eastAsiaTheme="minorHAnsi" w:hint="eastAsia"/>
              <w:szCs w:val="20"/>
            </w:rPr>
            <w:delText>에</w:delText>
          </w:r>
          <w:r w:rsidRPr="00192CC6" w:rsidDel="00F05BD8">
            <w:rPr>
              <w:rFonts w:eastAsiaTheme="minorHAnsi"/>
              <w:szCs w:val="20"/>
            </w:rPr>
            <w:delText xml:space="preserve"> </w:delText>
          </w:r>
          <w:r w:rsidRPr="00192CC6" w:rsidDel="00F05BD8">
            <w:rPr>
              <w:rFonts w:eastAsiaTheme="minorHAnsi" w:hint="eastAsia"/>
              <w:szCs w:val="20"/>
            </w:rPr>
            <w:delText>등록하여</w:delText>
          </w:r>
          <w:r w:rsidRPr="00192CC6" w:rsidDel="00F05BD8">
            <w:rPr>
              <w:rFonts w:eastAsiaTheme="minorHAnsi"/>
              <w:szCs w:val="20"/>
            </w:rPr>
            <w:delText xml:space="preserve"> </w:delText>
          </w:r>
        </w:del>
        <w:r w:rsidRPr="00192CC6">
          <w:rPr>
            <w:rFonts w:eastAsiaTheme="minorHAnsi"/>
            <w:szCs w:val="20"/>
          </w:rPr>
          <w:t>관리한다.</w:t>
        </w:r>
      </w:ins>
    </w:p>
    <w:p w14:paraId="1D253DF9" w14:textId="77777777" w:rsidR="00216AE3" w:rsidRPr="00192CC6" w:rsidRDefault="00216AE3" w:rsidP="00216AE3">
      <w:pPr>
        <w:wordWrap/>
        <w:rPr>
          <w:rFonts w:eastAsiaTheme="minorHAnsi"/>
          <w:szCs w:val="20"/>
        </w:rPr>
      </w:pPr>
      <w:r w:rsidRPr="00192CC6">
        <w:rPr>
          <w:rFonts w:eastAsiaTheme="minorHAnsi"/>
          <w:szCs w:val="20"/>
        </w:rPr>
        <w:t xml:space="preserve">   5.2.3 </w:t>
      </w:r>
      <w:r w:rsidRPr="00192CC6">
        <w:rPr>
          <w:rFonts w:eastAsiaTheme="minorHAnsi" w:hint="eastAsia"/>
          <w:szCs w:val="20"/>
        </w:rPr>
        <w:t>예비품 출고 관리</w:t>
      </w:r>
    </w:p>
    <w:p w14:paraId="38C72E35" w14:textId="77777777" w:rsidR="00EA7573" w:rsidRPr="00192CC6" w:rsidDel="00D97500" w:rsidRDefault="00526B23">
      <w:pPr>
        <w:wordWrap/>
        <w:ind w:firstLineChars="213" w:firstLine="426"/>
        <w:rPr>
          <w:del w:id="1395" w:author="최성익" w:date="2020-11-13T07:53:00Z"/>
          <w:rFonts w:eastAsiaTheme="minorHAnsi"/>
          <w:szCs w:val="20"/>
        </w:rPr>
        <w:pPrChange w:id="1396" w:author="최성익" w:date="2020-11-13T08:48:00Z">
          <w:pPr>
            <w:wordWrap/>
          </w:pPr>
        </w:pPrChange>
      </w:pPr>
      <w:del w:id="1397" w:author="최성익" w:date="2020-11-13T08:48:00Z">
        <w:r w:rsidRPr="00192CC6" w:rsidDel="00F15D00">
          <w:rPr>
            <w:rFonts w:eastAsiaTheme="minorHAnsi"/>
            <w:szCs w:val="20"/>
          </w:rPr>
          <w:delText xml:space="preserve">       </w:delText>
        </w:r>
      </w:del>
      <w:del w:id="1398" w:author="최성익" w:date="2020-11-13T07:53:00Z">
        <w:r w:rsidR="00EA7573" w:rsidRPr="00192CC6" w:rsidDel="00D97500">
          <w:rPr>
            <w:rFonts w:eastAsiaTheme="minorHAnsi"/>
            <w:szCs w:val="20"/>
          </w:rPr>
          <w:delText xml:space="preserve">3) </w:delText>
        </w:r>
      </w:del>
      <w:del w:id="1399" w:author="최성익" w:date="2020-11-12T14:20:00Z">
        <w:r w:rsidR="00265AA3" w:rsidRPr="00192CC6" w:rsidDel="00DC7EE3">
          <w:rPr>
            <w:rFonts w:eastAsiaTheme="minorHAnsi" w:hint="eastAsia"/>
            <w:szCs w:val="20"/>
          </w:rPr>
          <w:delText>최소재고</w:delText>
        </w:r>
        <w:r w:rsidR="00265AA3" w:rsidRPr="00192CC6" w:rsidDel="00DC7EE3">
          <w:rPr>
            <w:rFonts w:eastAsiaTheme="minorHAnsi"/>
            <w:szCs w:val="20"/>
          </w:rPr>
          <w:delText>(=</w:delText>
        </w:r>
        <w:r w:rsidR="00EA7573" w:rsidRPr="00192CC6" w:rsidDel="00DC7EE3">
          <w:rPr>
            <w:rFonts w:eastAsiaTheme="minorHAnsi" w:hint="eastAsia"/>
            <w:szCs w:val="20"/>
          </w:rPr>
          <w:delText>안전재고</w:delText>
        </w:r>
        <w:r w:rsidR="00265AA3" w:rsidRPr="00192CC6" w:rsidDel="00DC7EE3">
          <w:rPr>
            <w:rFonts w:eastAsiaTheme="minorHAnsi"/>
            <w:szCs w:val="20"/>
          </w:rPr>
          <w:delText xml:space="preserve">) </w:delText>
        </w:r>
        <w:r w:rsidR="00265AA3" w:rsidRPr="00192CC6" w:rsidDel="00DC7EE3">
          <w:rPr>
            <w:rFonts w:eastAsiaTheme="minorHAnsi" w:hint="eastAsia"/>
            <w:szCs w:val="20"/>
          </w:rPr>
          <w:delText>수량</w:delText>
        </w:r>
      </w:del>
    </w:p>
    <w:p w14:paraId="4C447C4C" w14:textId="77777777" w:rsidR="00E50440" w:rsidRPr="00192CC6" w:rsidDel="00F15D00" w:rsidRDefault="00EA7573">
      <w:pPr>
        <w:wordWrap/>
        <w:ind w:firstLineChars="213" w:firstLine="426"/>
        <w:rPr>
          <w:del w:id="1400" w:author="최성익" w:date="2020-11-13T08:48:00Z"/>
          <w:rFonts w:eastAsiaTheme="minorHAnsi"/>
          <w:szCs w:val="20"/>
        </w:rPr>
        <w:pPrChange w:id="1401" w:author="최성익" w:date="2020-11-13T08:48:00Z">
          <w:pPr>
            <w:wordWrap/>
            <w:ind w:firstLineChars="500" w:firstLine="1000"/>
          </w:pPr>
        </w:pPrChange>
      </w:pPr>
      <w:del w:id="1402" w:author="최성익" w:date="2020-11-12T14:25:00Z">
        <w:r w:rsidRPr="00192CC6" w:rsidDel="00DC7EE3">
          <w:rPr>
            <w:rFonts w:eastAsiaTheme="minorHAnsi" w:hint="eastAsia"/>
            <w:szCs w:val="20"/>
          </w:rPr>
          <w:delText>①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</w:del>
      <w:del w:id="1403" w:author="최성익" w:date="2020-11-12T14:29:00Z">
        <w:r w:rsidRPr="00192CC6" w:rsidDel="00DC7EE3">
          <w:rPr>
            <w:rFonts w:eastAsiaTheme="minorHAnsi" w:hint="eastAsia"/>
            <w:szCs w:val="20"/>
          </w:rPr>
          <w:delText>사용실적</w:delText>
        </w:r>
        <w:r w:rsidRPr="00192CC6" w:rsidDel="00DC7EE3">
          <w:rPr>
            <w:rFonts w:eastAsiaTheme="minorHAnsi"/>
            <w:szCs w:val="20"/>
          </w:rPr>
          <w:delText xml:space="preserve"> 예측과 </w:delText>
        </w:r>
      </w:del>
      <w:del w:id="1404" w:author="최성익" w:date="2020-11-13T07:53:00Z">
        <w:r w:rsidRPr="00192CC6" w:rsidDel="00D97500">
          <w:rPr>
            <w:rFonts w:eastAsiaTheme="minorHAnsi" w:hint="eastAsia"/>
            <w:szCs w:val="20"/>
          </w:rPr>
          <w:delText>설비도입</w:delText>
        </w:r>
        <w:r w:rsidRPr="00192CC6" w:rsidDel="00D97500">
          <w:rPr>
            <w:rFonts w:eastAsiaTheme="minorHAnsi"/>
            <w:szCs w:val="20"/>
          </w:rPr>
          <w:delText xml:space="preserve">, 변경, 매각계획, 설비의 부하, 노화 등을 예측하고, 조달시기(납기)를 고려하여 </w:delText>
        </w:r>
      </w:del>
      <w:del w:id="1405" w:author="최성익" w:date="2020-11-12T14:26:00Z">
        <w:r w:rsidR="00265AA3" w:rsidRPr="00192CC6" w:rsidDel="00DC7EE3">
          <w:rPr>
            <w:rFonts w:eastAsiaTheme="minorHAnsi" w:hint="eastAsia"/>
            <w:szCs w:val="20"/>
          </w:rPr>
          <w:delText>최소재고</w:delText>
        </w:r>
        <w:r w:rsidR="00265AA3" w:rsidRPr="00192CC6" w:rsidDel="00DC7EE3">
          <w:rPr>
            <w:rFonts w:eastAsiaTheme="minorHAnsi"/>
            <w:szCs w:val="20"/>
          </w:rPr>
          <w:delText>(=</w:delText>
        </w:r>
        <w:r w:rsidR="00265AA3" w:rsidRPr="00192CC6" w:rsidDel="00DC7EE3">
          <w:rPr>
            <w:rFonts w:eastAsiaTheme="minorHAnsi" w:hint="eastAsia"/>
            <w:szCs w:val="20"/>
          </w:rPr>
          <w:delText>안전재고</w:delText>
        </w:r>
        <w:r w:rsidR="00265AA3" w:rsidRPr="00192CC6" w:rsidDel="00DC7EE3">
          <w:rPr>
            <w:rFonts w:eastAsiaTheme="minorHAnsi"/>
            <w:szCs w:val="20"/>
          </w:rPr>
          <w:delText>)</w:delText>
        </w:r>
        <w:r w:rsidRPr="00192CC6" w:rsidDel="00DC7EE3">
          <w:rPr>
            <w:rFonts w:eastAsiaTheme="minorHAnsi" w:hint="eastAsia"/>
            <w:szCs w:val="20"/>
          </w:rPr>
          <w:delText>를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</w:del>
      <w:del w:id="1406" w:author="최성익" w:date="2020-11-13T07:53:00Z">
        <w:r w:rsidRPr="00192CC6" w:rsidDel="00D97500">
          <w:rPr>
            <w:rFonts w:eastAsiaTheme="minorHAnsi" w:hint="eastAsia"/>
            <w:szCs w:val="20"/>
          </w:rPr>
          <w:delText>설정한다</w:delText>
        </w:r>
        <w:r w:rsidRPr="00192CC6" w:rsidDel="00D97500">
          <w:rPr>
            <w:rFonts w:eastAsiaTheme="minorHAnsi"/>
            <w:szCs w:val="20"/>
          </w:rPr>
          <w:delText>.</w:delText>
        </w:r>
      </w:del>
    </w:p>
    <w:p w14:paraId="7A614FAA" w14:textId="77777777" w:rsidR="00EA7573" w:rsidRPr="00192CC6" w:rsidDel="00DC7EE3" w:rsidRDefault="00EA7573">
      <w:pPr>
        <w:wordWrap/>
        <w:autoSpaceDE/>
        <w:autoSpaceDN/>
        <w:adjustRightInd w:val="0"/>
        <w:ind w:firstLineChars="213" w:firstLine="426"/>
        <w:textAlignment w:val="baseline"/>
        <w:rPr>
          <w:del w:id="1407" w:author="최성익" w:date="2020-11-12T14:29:00Z"/>
          <w:rFonts w:eastAsiaTheme="minorHAnsi"/>
          <w:szCs w:val="20"/>
        </w:rPr>
        <w:pPrChange w:id="1408" w:author="최성익" w:date="2020-11-13T08:48:00Z">
          <w:pPr>
            <w:wordWrap/>
            <w:autoSpaceDE/>
            <w:autoSpaceDN/>
            <w:adjustRightInd w:val="0"/>
            <w:ind w:firstLineChars="500" w:firstLine="1000"/>
            <w:textAlignment w:val="baseline"/>
          </w:pPr>
        </w:pPrChange>
      </w:pPr>
      <w:del w:id="1409" w:author="최성익" w:date="2020-11-12T14:29:00Z">
        <w:r w:rsidRPr="00192CC6" w:rsidDel="00DC7EE3">
          <w:rPr>
            <w:rFonts w:eastAsiaTheme="minorHAnsi" w:hint="eastAsia"/>
            <w:szCs w:val="20"/>
          </w:rPr>
          <w:delText>②</w:delText>
        </w:r>
        <w:r w:rsidRPr="00192CC6" w:rsidDel="00DC7EE3">
          <w:rPr>
            <w:rFonts w:eastAsiaTheme="minorHAnsi"/>
            <w:szCs w:val="20"/>
          </w:rPr>
          <w:delText xml:space="preserve"> 주문시기, 주문량은 정기적으로 점검하여 </w:delText>
        </w:r>
        <w:r w:rsidR="00265AA3" w:rsidRPr="00192CC6" w:rsidDel="00DC7EE3">
          <w:rPr>
            <w:rFonts w:eastAsiaTheme="minorHAnsi" w:hint="eastAsia"/>
            <w:szCs w:val="20"/>
          </w:rPr>
          <w:delText>최소재고</w:delText>
        </w:r>
        <w:r w:rsidR="00265AA3" w:rsidRPr="00192CC6" w:rsidDel="00DC7EE3">
          <w:rPr>
            <w:rFonts w:eastAsiaTheme="minorHAnsi"/>
            <w:szCs w:val="20"/>
          </w:rPr>
          <w:delText>(=</w:delText>
        </w:r>
        <w:r w:rsidR="00265AA3" w:rsidRPr="00192CC6" w:rsidDel="00DC7EE3">
          <w:rPr>
            <w:rFonts w:eastAsiaTheme="minorHAnsi" w:hint="eastAsia"/>
            <w:szCs w:val="20"/>
          </w:rPr>
          <w:delText>안전재고</w:delText>
        </w:r>
        <w:r w:rsidR="00265AA3" w:rsidRPr="00192CC6" w:rsidDel="00DC7EE3">
          <w:rPr>
            <w:rFonts w:eastAsiaTheme="minorHAnsi"/>
            <w:szCs w:val="20"/>
          </w:rPr>
          <w:delText>)</w:delText>
        </w:r>
        <w:r w:rsidRPr="00192CC6" w:rsidDel="00DC7EE3">
          <w:rPr>
            <w:rFonts w:eastAsiaTheme="minorHAnsi" w:hint="eastAsia"/>
            <w:szCs w:val="20"/>
          </w:rPr>
          <w:delText>를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확보한다</w:delText>
        </w:r>
        <w:r w:rsidRPr="00192CC6" w:rsidDel="00DC7EE3">
          <w:rPr>
            <w:rFonts w:eastAsiaTheme="minorHAnsi"/>
            <w:szCs w:val="20"/>
          </w:rPr>
          <w:delText>.</w:delText>
        </w:r>
      </w:del>
    </w:p>
    <w:p w14:paraId="023A27B8" w14:textId="77777777" w:rsidR="00EA7573" w:rsidRPr="00192CC6" w:rsidDel="00DC7EE3" w:rsidRDefault="00EA7573">
      <w:pPr>
        <w:wordWrap/>
        <w:autoSpaceDE/>
        <w:autoSpaceDN/>
        <w:adjustRightInd w:val="0"/>
        <w:ind w:firstLineChars="213" w:firstLine="426"/>
        <w:textAlignment w:val="baseline"/>
        <w:rPr>
          <w:del w:id="1410" w:author="최성익" w:date="2020-11-12T14:29:00Z"/>
          <w:rFonts w:eastAsiaTheme="minorHAnsi"/>
          <w:szCs w:val="20"/>
        </w:rPr>
        <w:pPrChange w:id="1411" w:author="최성익" w:date="2020-11-13T08:48:00Z">
          <w:pPr>
            <w:wordWrap/>
            <w:autoSpaceDE/>
            <w:autoSpaceDN/>
            <w:adjustRightInd w:val="0"/>
            <w:ind w:firstLineChars="500" w:firstLine="1000"/>
            <w:textAlignment w:val="baseline"/>
          </w:pPr>
        </w:pPrChange>
      </w:pPr>
      <w:del w:id="1412" w:author="최성익" w:date="2020-11-12T14:29:00Z">
        <w:r w:rsidRPr="00192CC6" w:rsidDel="00DC7EE3">
          <w:rPr>
            <w:rFonts w:eastAsiaTheme="minorHAnsi" w:hint="eastAsia"/>
            <w:szCs w:val="20"/>
          </w:rPr>
          <w:delText>③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긴급을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요하는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보전부품에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대해서는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설비보전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팀장</w:delText>
        </w:r>
        <w:r w:rsidR="007F7E39" w:rsidRPr="00192CC6" w:rsidDel="00DC7EE3">
          <w:rPr>
            <w:rFonts w:eastAsiaTheme="minorHAnsi"/>
            <w:szCs w:val="20"/>
          </w:rPr>
          <w:delText xml:space="preserve"> (또는 설비보전 담당)</w:delText>
        </w:r>
        <w:r w:rsidRPr="00192CC6" w:rsidDel="00DC7EE3">
          <w:rPr>
            <w:rFonts w:eastAsiaTheme="minorHAnsi" w:hint="eastAsia"/>
            <w:szCs w:val="20"/>
          </w:rPr>
          <w:delText>과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협의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후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선조치하고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선입고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요청서를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제출한다</w:delText>
        </w:r>
        <w:r w:rsidRPr="00192CC6" w:rsidDel="00DC7EE3">
          <w:rPr>
            <w:rFonts w:eastAsiaTheme="minorHAnsi"/>
            <w:szCs w:val="20"/>
          </w:rPr>
          <w:delText>.</w:delText>
        </w:r>
      </w:del>
    </w:p>
    <w:p w14:paraId="0C12742C" w14:textId="77777777" w:rsidR="00EA7573" w:rsidRPr="00192CC6" w:rsidDel="00DC7EE3" w:rsidRDefault="00EA7573">
      <w:pPr>
        <w:wordWrap/>
        <w:ind w:firstLineChars="213" w:firstLine="426"/>
        <w:rPr>
          <w:del w:id="1413" w:author="최성익" w:date="2020-11-12T14:29:00Z"/>
          <w:rFonts w:eastAsiaTheme="minorHAnsi"/>
          <w:szCs w:val="20"/>
        </w:rPr>
        <w:pPrChange w:id="1414" w:author="최성익" w:date="2020-11-13T08:48:00Z">
          <w:pPr>
            <w:wordWrap/>
          </w:pPr>
        </w:pPrChange>
      </w:pPr>
      <w:del w:id="1415" w:author="최성익" w:date="2020-11-12T14:29:00Z">
        <w:r w:rsidRPr="00192CC6" w:rsidDel="00DC7EE3">
          <w:rPr>
            <w:rFonts w:eastAsiaTheme="minorHAnsi"/>
            <w:szCs w:val="20"/>
          </w:rPr>
          <w:delText xml:space="preserve">          ④ </w:delText>
        </w:r>
        <w:r w:rsidRPr="00192CC6" w:rsidDel="00DC7EE3">
          <w:rPr>
            <w:rFonts w:eastAsiaTheme="minorHAnsi" w:hint="eastAsia"/>
            <w:szCs w:val="20"/>
          </w:rPr>
          <w:delText>결재는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업무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전결규정에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근거하여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처리토록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한다</w:delText>
        </w:r>
        <w:r w:rsidRPr="00192CC6" w:rsidDel="00DC7EE3">
          <w:rPr>
            <w:rFonts w:eastAsiaTheme="minorHAnsi"/>
            <w:szCs w:val="20"/>
          </w:rPr>
          <w:delText>.</w:delText>
        </w:r>
      </w:del>
    </w:p>
    <w:p w14:paraId="3AFF638D" w14:textId="77777777" w:rsidR="00EA7573" w:rsidRPr="00192CC6" w:rsidDel="00DC7EE3" w:rsidRDefault="00EA7573">
      <w:pPr>
        <w:wordWrap/>
        <w:ind w:firstLineChars="213" w:firstLine="426"/>
        <w:rPr>
          <w:del w:id="1416" w:author="최성익" w:date="2020-11-12T14:29:00Z"/>
          <w:rFonts w:eastAsiaTheme="minorHAnsi"/>
          <w:szCs w:val="20"/>
        </w:rPr>
        <w:pPrChange w:id="1417" w:author="최성익" w:date="2020-11-13T08:48:00Z">
          <w:pPr>
            <w:wordWrap/>
            <w:ind w:firstLineChars="500" w:firstLine="1000"/>
          </w:pPr>
        </w:pPrChange>
      </w:pPr>
      <w:del w:id="1418" w:author="최성익" w:date="2020-11-12T14:29:00Z">
        <w:r w:rsidRPr="00192CC6" w:rsidDel="00DC7EE3">
          <w:rPr>
            <w:rFonts w:eastAsiaTheme="minorHAnsi"/>
            <w:szCs w:val="20"/>
          </w:rPr>
          <w:delText xml:space="preserve">⑤ </w:delText>
        </w:r>
        <w:r w:rsidRPr="00192CC6" w:rsidDel="00DC7EE3">
          <w:rPr>
            <w:rFonts w:eastAsiaTheme="minorHAnsi" w:hint="eastAsia"/>
            <w:szCs w:val="20"/>
          </w:rPr>
          <w:delText>입고내용을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="00F614F0" w:rsidRPr="00192CC6" w:rsidDel="00DC7EE3">
          <w:rPr>
            <w:rFonts w:eastAsiaTheme="minorHAnsi" w:hint="eastAsia"/>
            <w:szCs w:val="20"/>
          </w:rPr>
          <w:delText>팀장에게</w:delText>
        </w:r>
        <w:r w:rsidR="00F614F0"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월</w:delText>
        </w:r>
        <w:r w:rsidRPr="00192CC6" w:rsidDel="00DC7EE3">
          <w:rPr>
            <w:rFonts w:eastAsiaTheme="minorHAnsi"/>
            <w:szCs w:val="20"/>
          </w:rPr>
          <w:delText xml:space="preserve"> 1회 </w:delText>
        </w:r>
        <w:r w:rsidRPr="00192CC6" w:rsidDel="00DC7EE3">
          <w:rPr>
            <w:rFonts w:eastAsiaTheme="minorHAnsi" w:hint="eastAsia"/>
            <w:szCs w:val="20"/>
          </w:rPr>
          <w:delText>정리</w:delText>
        </w:r>
        <w:r w:rsidRPr="00192CC6" w:rsidDel="00DC7EE3">
          <w:rPr>
            <w:rFonts w:eastAsiaTheme="minorHAnsi"/>
            <w:szCs w:val="20"/>
          </w:rPr>
          <w:delText xml:space="preserve"> </w:delText>
        </w:r>
        <w:r w:rsidRPr="00192CC6" w:rsidDel="00DC7EE3">
          <w:rPr>
            <w:rFonts w:eastAsiaTheme="minorHAnsi" w:hint="eastAsia"/>
            <w:szCs w:val="20"/>
          </w:rPr>
          <w:delText>보고한다</w:delText>
        </w:r>
        <w:r w:rsidR="00F614F0" w:rsidRPr="00192CC6" w:rsidDel="00DC7EE3">
          <w:rPr>
            <w:rFonts w:eastAsiaTheme="minorHAnsi"/>
            <w:szCs w:val="20"/>
          </w:rPr>
          <w:delText>.</w:delText>
        </w:r>
      </w:del>
    </w:p>
    <w:p w14:paraId="729ADF18" w14:textId="77777777" w:rsidR="00EA7573" w:rsidRPr="00192CC6" w:rsidRDefault="00EA7573" w:rsidP="00216AE3">
      <w:pPr>
        <w:wordWrap/>
        <w:ind w:firstLineChars="300" w:firstLine="600"/>
        <w:rPr>
          <w:rFonts w:eastAsiaTheme="minorHAnsi"/>
          <w:szCs w:val="20"/>
        </w:rPr>
      </w:pPr>
      <w:r w:rsidRPr="00192CC6">
        <w:rPr>
          <w:rFonts w:eastAsiaTheme="minorHAnsi"/>
          <w:szCs w:val="20"/>
        </w:rPr>
        <w:t xml:space="preserve">1) </w:t>
      </w:r>
      <w:ins w:id="1419" w:author="최성익" w:date="2020-11-13T12:46:00Z">
        <w:r w:rsidR="00494883" w:rsidRPr="00192CC6">
          <w:rPr>
            <w:rFonts w:eastAsiaTheme="minorHAnsi" w:hint="eastAsia"/>
            <w:szCs w:val="20"/>
          </w:rPr>
          <w:t>관</w:t>
        </w:r>
      </w:ins>
      <w:ins w:id="1420" w:author="최성익" w:date="2020-11-13T12:47:00Z">
        <w:r w:rsidR="00494883" w:rsidRPr="00192CC6">
          <w:rPr>
            <w:rFonts w:eastAsiaTheme="minorHAnsi" w:hint="eastAsia"/>
            <w:szCs w:val="20"/>
          </w:rPr>
          <w:t>리품</w:t>
        </w:r>
      </w:ins>
      <w:del w:id="1421" w:author="최성익" w:date="2020-11-13T12:47:00Z">
        <w:r w:rsidRPr="00192CC6" w:rsidDel="00494883">
          <w:rPr>
            <w:rFonts w:eastAsiaTheme="minorHAnsi"/>
            <w:szCs w:val="20"/>
          </w:rPr>
          <w:delText>자재</w:delText>
        </w:r>
      </w:del>
      <w:r w:rsidRPr="00192CC6">
        <w:rPr>
          <w:rFonts w:eastAsiaTheme="minorHAnsi"/>
          <w:szCs w:val="20"/>
        </w:rPr>
        <w:t xml:space="preserve"> 출고</w:t>
      </w:r>
      <w:ins w:id="1422" w:author="손휘웅/HUIUNG SON" w:date="2020-12-07T07:49:00Z">
        <w:r w:rsidR="00F05BD8" w:rsidRPr="00192CC6">
          <w:rPr>
            <w:rFonts w:eastAsiaTheme="minorHAnsi"/>
            <w:szCs w:val="20"/>
          </w:rPr>
          <w:t xml:space="preserve"> </w:t>
        </w:r>
      </w:ins>
      <w:del w:id="1423" w:author="최성익" w:date="2020-11-13T12:47:00Z">
        <w:r w:rsidRPr="00192CC6" w:rsidDel="00494883">
          <w:rPr>
            <w:rFonts w:eastAsiaTheme="minorHAnsi"/>
            <w:szCs w:val="20"/>
          </w:rPr>
          <w:delText xml:space="preserve"> </w:delText>
        </w:r>
      </w:del>
      <w:r w:rsidRPr="00192CC6">
        <w:rPr>
          <w:rFonts w:eastAsiaTheme="minorHAnsi"/>
          <w:szCs w:val="20"/>
        </w:rPr>
        <w:t>시</w:t>
      </w:r>
      <w:del w:id="1424" w:author="최성익" w:date="2020-11-13T12:47:00Z">
        <w:r w:rsidRPr="00192CC6" w:rsidDel="00494883">
          <w:rPr>
            <w:rFonts w:eastAsiaTheme="minorHAnsi"/>
            <w:szCs w:val="20"/>
          </w:rPr>
          <w:delText>에는</w:delText>
        </w:r>
      </w:del>
      <w:r w:rsidRPr="00192CC6">
        <w:rPr>
          <w:rFonts w:eastAsiaTheme="minorHAnsi"/>
          <w:szCs w:val="20"/>
        </w:rPr>
        <w:t xml:space="preserve"> 출고 작업자가</w:t>
      </w:r>
      <w:ins w:id="1425" w:author="손휘웅/HUIUNG SON" w:date="2020-12-07T07:50:00Z">
        <w:r w:rsidR="00E53435" w:rsidRPr="00192CC6">
          <w:rPr>
            <w:rFonts w:eastAsiaTheme="minorHAnsi"/>
            <w:szCs w:val="20"/>
          </w:rPr>
          <w:t xml:space="preserve"> QRP </w:t>
        </w:r>
        <w:r w:rsidR="00E53435" w:rsidRPr="00192CC6">
          <w:rPr>
            <w:rFonts w:eastAsiaTheme="minorHAnsi" w:hint="eastAsia"/>
            <w:szCs w:val="20"/>
          </w:rPr>
          <w:t>수리결과등록에</w:t>
        </w:r>
        <w:r w:rsidR="00E53435" w:rsidRPr="00192CC6">
          <w:rPr>
            <w:rFonts w:eastAsiaTheme="minorHAnsi"/>
            <w:szCs w:val="20"/>
          </w:rPr>
          <w:t xml:space="preserve"> </w:t>
        </w:r>
      </w:ins>
      <w:del w:id="1426" w:author="손휘웅/HUIUNG SON" w:date="2020-12-07T07:50:00Z">
        <w:r w:rsidRPr="00192CC6" w:rsidDel="00E53435">
          <w:rPr>
            <w:rFonts w:eastAsiaTheme="minorHAnsi"/>
            <w:szCs w:val="20"/>
          </w:rPr>
          <w:delText xml:space="preserve"> ‘</w:delText>
        </w:r>
        <w:r w:rsidR="007D25F5" w:rsidRPr="00192CC6" w:rsidDel="00E53435">
          <w:rPr>
            <w:rFonts w:eastAsiaTheme="minorHAnsi"/>
            <w:szCs w:val="20"/>
            <w:rPrChange w:id="1427" w:author="손휘웅/HUIUNG SON" w:date="2020-12-07T08:15:00Z">
              <w:rPr>
                <w:rFonts w:eastAsiaTheme="minorHAnsi"/>
                <w:color w:val="2111F7"/>
                <w:szCs w:val="20"/>
              </w:rPr>
            </w:rPrChange>
          </w:rPr>
          <w:delText>SMILE QRP</w:delText>
        </w:r>
      </w:del>
      <w:ins w:id="1428" w:author="최성익" w:date="2020-11-13T16:29:00Z">
        <w:del w:id="1429" w:author="손휘웅/HUIUNG SON" w:date="2020-12-07T07:49:00Z">
          <w:r w:rsidR="00585726" w:rsidRPr="00192CC6" w:rsidDel="00F05BD8">
            <w:rPr>
              <w:rFonts w:eastAsiaTheme="minorHAnsi"/>
              <w:szCs w:val="20"/>
            </w:rPr>
            <w:delText xml:space="preserve">SMILE </w:delText>
          </w:r>
        </w:del>
        <w:del w:id="1430" w:author="손휘웅/HUIUNG SON" w:date="2020-12-07T07:50:00Z">
          <w:r w:rsidR="00585726" w:rsidRPr="00192CC6" w:rsidDel="00E53435">
            <w:rPr>
              <w:rFonts w:eastAsiaTheme="minorHAnsi"/>
              <w:szCs w:val="20"/>
            </w:rPr>
            <w:delText>QRP</w:delText>
          </w:r>
        </w:del>
      </w:ins>
      <w:ins w:id="1431" w:author="김경환(품질보증팀)/KYUNGHWAN KIM" w:date="2020-05-19T11:49:00Z">
        <w:del w:id="1432" w:author="손휘웅/HUIUNG SON" w:date="2020-12-07T07:50:00Z">
          <w:r w:rsidR="00434C11" w:rsidRPr="00192CC6" w:rsidDel="00E53435">
            <w:rPr>
              <w:rFonts w:eastAsiaTheme="minorHAnsi"/>
              <w:szCs w:val="20"/>
              <w:rPrChange w:id="1433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del w:id="1434" w:author="손휘웅/HUIUNG SON" w:date="2020-12-07T07:50:00Z">
        <w:r w:rsidRPr="00192CC6" w:rsidDel="00E53435">
          <w:rPr>
            <w:rFonts w:eastAsiaTheme="minorHAnsi"/>
            <w:szCs w:val="20"/>
          </w:rPr>
          <w:delText xml:space="preserve"> </w:delText>
        </w:r>
        <w:r w:rsidR="007D25F5" w:rsidRPr="00192CC6" w:rsidDel="00E53435">
          <w:rPr>
            <w:rFonts w:eastAsiaTheme="minorHAnsi" w:hint="eastAsia"/>
            <w:szCs w:val="20"/>
            <w:rPrChange w:id="1435" w:author="손휘웅/HUIUNG SON" w:date="2020-12-07T08:15:00Z">
              <w:rPr>
                <w:rFonts w:eastAsiaTheme="minorHAnsi" w:hint="eastAsia"/>
                <w:color w:val="2111F7"/>
                <w:szCs w:val="20"/>
              </w:rPr>
            </w:rPrChange>
          </w:rPr>
          <w:delText>수리결과</w:delText>
        </w:r>
        <w:r w:rsidR="007D25F5" w:rsidRPr="00192CC6" w:rsidDel="00E53435">
          <w:rPr>
            <w:rFonts w:eastAsiaTheme="minorHAnsi"/>
            <w:szCs w:val="20"/>
            <w:rPrChange w:id="1436" w:author="손휘웅/HUIUNG SON" w:date="2020-12-07T08:15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7D25F5" w:rsidRPr="00192CC6" w:rsidDel="00E53435">
          <w:rPr>
            <w:rFonts w:eastAsiaTheme="minorHAnsi" w:hint="eastAsia"/>
            <w:szCs w:val="20"/>
            <w:rPrChange w:id="1437" w:author="손휘웅/HUIUNG SON" w:date="2020-12-07T08:15:00Z">
              <w:rPr>
                <w:rFonts w:eastAsiaTheme="minorHAnsi" w:hint="eastAsia"/>
                <w:color w:val="2111F7"/>
                <w:szCs w:val="20"/>
              </w:rPr>
            </w:rPrChange>
          </w:rPr>
          <w:delText>등록</w:delText>
        </w:r>
      </w:del>
      <w:del w:id="1438" w:author="손휘웅/HUIUNG SON" w:date="2020-12-07T07:49:00Z">
        <w:r w:rsidRPr="00192CC6" w:rsidDel="00F05BD8">
          <w:rPr>
            <w:rFonts w:eastAsiaTheme="minorHAnsi"/>
            <w:szCs w:val="20"/>
          </w:rPr>
          <w:delText>’</w:delText>
        </w:r>
      </w:del>
      <w:del w:id="1439" w:author="손휘웅/HUIUNG SON" w:date="2020-12-07T07:50:00Z">
        <w:r w:rsidRPr="00192CC6" w:rsidDel="00E53435">
          <w:rPr>
            <w:rFonts w:eastAsiaTheme="minorHAnsi"/>
            <w:szCs w:val="20"/>
          </w:rPr>
          <w:delText xml:space="preserve"> </w:delText>
        </w:r>
        <w:r w:rsidRPr="00192CC6" w:rsidDel="00E53435">
          <w:rPr>
            <w:rFonts w:eastAsiaTheme="minorHAnsi" w:hint="eastAsia"/>
            <w:szCs w:val="20"/>
          </w:rPr>
          <w:delText>항목에</w:delText>
        </w:r>
        <w:r w:rsidRPr="00192CC6" w:rsidDel="00E53435">
          <w:rPr>
            <w:rFonts w:eastAsiaTheme="minorHAnsi"/>
            <w:szCs w:val="20"/>
          </w:rPr>
          <w:delText xml:space="preserve"> </w:delText>
        </w:r>
      </w:del>
      <w:r w:rsidRPr="00192CC6">
        <w:rPr>
          <w:rFonts w:eastAsiaTheme="minorHAnsi"/>
          <w:szCs w:val="20"/>
        </w:rPr>
        <w:t xml:space="preserve">작업내용을 기재함과 동시에 전산출고 처리한다. </w:t>
      </w:r>
    </w:p>
    <w:p w14:paraId="3A6D8631" w14:textId="77777777" w:rsidR="0064227B" w:rsidRPr="00192CC6" w:rsidDel="00F15D00" w:rsidRDefault="0064227B" w:rsidP="00216AE3">
      <w:pPr>
        <w:wordWrap/>
        <w:ind w:firstLineChars="300" w:firstLine="600"/>
        <w:rPr>
          <w:ins w:id="1440" w:author="김현기/HYUNKI KIM" w:date="2020-05-07T08:51:00Z"/>
          <w:del w:id="1441" w:author="최성익" w:date="2020-11-13T08:52:00Z"/>
          <w:rFonts w:eastAsiaTheme="minorHAnsi"/>
          <w:iCs/>
          <w:szCs w:val="20"/>
          <w:rPrChange w:id="1442" w:author="손휘웅/HUIUNG SON" w:date="2020-12-07T08:15:00Z">
            <w:rPr>
              <w:ins w:id="1443" w:author="김현기/HYUNKI KIM" w:date="2020-05-07T08:51:00Z"/>
              <w:del w:id="1444" w:author="최성익" w:date="2020-11-13T08:52:00Z"/>
              <w:rFonts w:eastAsiaTheme="minorHAnsi"/>
              <w:color w:val="0000FF"/>
              <w:szCs w:val="20"/>
            </w:rPr>
          </w:rPrChange>
        </w:rPr>
      </w:pPr>
      <w:ins w:id="1445" w:author="김현기/HYUNKI KIM" w:date="2020-05-06T11:51:00Z">
        <w:r w:rsidRPr="0094520A">
          <w:rPr>
            <w:rFonts w:eastAsiaTheme="minorHAnsi"/>
            <w:iCs/>
            <w:szCs w:val="20"/>
          </w:rPr>
          <w:lastRenderedPageBreak/>
          <w:t xml:space="preserve">2) </w:t>
        </w:r>
      </w:ins>
      <w:ins w:id="1446" w:author="김현기/HYUNKI KIM" w:date="2020-05-06T11:52:00Z">
        <w:del w:id="1447" w:author="최성익" w:date="2020-11-13T08:52:00Z">
          <w:r w:rsidRPr="00192CC6" w:rsidDel="00F15D00">
            <w:rPr>
              <w:rFonts w:eastAsiaTheme="minorHAnsi" w:hint="eastAsia"/>
              <w:iCs/>
              <w:szCs w:val="20"/>
              <w:rPrChange w:id="1448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설비</w:delText>
          </w:r>
          <w:r w:rsidRPr="00192CC6" w:rsidDel="00F15D00">
            <w:rPr>
              <w:rFonts w:eastAsiaTheme="minorHAnsi"/>
              <w:iCs/>
              <w:szCs w:val="20"/>
              <w:rPrChange w:id="144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F15D00">
            <w:rPr>
              <w:rFonts w:eastAsiaTheme="minorHAnsi" w:hint="eastAsia"/>
              <w:iCs/>
              <w:szCs w:val="20"/>
              <w:rPrChange w:id="1450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고장</w:delText>
          </w:r>
          <w:r w:rsidRPr="00192CC6" w:rsidDel="00F15D00">
            <w:rPr>
              <w:rFonts w:eastAsiaTheme="minorHAnsi"/>
              <w:iCs/>
              <w:szCs w:val="20"/>
              <w:rPrChange w:id="145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F15D00">
            <w:rPr>
              <w:rFonts w:eastAsiaTheme="minorHAnsi" w:hint="eastAsia"/>
              <w:iCs/>
              <w:szCs w:val="20"/>
              <w:rPrChange w:id="1452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발생</w:delText>
          </w:r>
          <w:r w:rsidRPr="00192CC6" w:rsidDel="00F15D00">
            <w:rPr>
              <w:rFonts w:eastAsiaTheme="minorHAnsi"/>
              <w:iCs/>
              <w:szCs w:val="20"/>
              <w:rPrChange w:id="145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F15D00">
            <w:rPr>
              <w:rFonts w:eastAsiaTheme="minorHAnsi" w:hint="eastAsia"/>
              <w:iCs/>
              <w:szCs w:val="20"/>
              <w:rPrChange w:id="1454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후</w:delText>
          </w:r>
          <w:r w:rsidRPr="00192CC6" w:rsidDel="00F15D00">
            <w:rPr>
              <w:rFonts w:eastAsiaTheme="minorHAnsi"/>
              <w:iCs/>
              <w:szCs w:val="20"/>
              <w:rPrChange w:id="145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  <w:r w:rsidRPr="00192CC6">
          <w:rPr>
            <w:rFonts w:eastAsiaTheme="minorHAnsi" w:hint="eastAsia"/>
            <w:iCs/>
            <w:szCs w:val="20"/>
            <w:rPrChange w:id="145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사용한</w:t>
        </w:r>
        <w:r w:rsidRPr="00192CC6">
          <w:rPr>
            <w:rFonts w:eastAsiaTheme="minorHAnsi"/>
            <w:iCs/>
            <w:szCs w:val="20"/>
            <w:rPrChange w:id="1457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45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자재</w:t>
        </w:r>
      </w:ins>
      <w:ins w:id="1459" w:author="최성익" w:date="2020-11-13T08:52:00Z">
        <w:r w:rsidR="00F15D00" w:rsidRPr="00192CC6">
          <w:rPr>
            <w:rFonts w:eastAsiaTheme="minorHAnsi" w:hint="eastAsia"/>
            <w:iCs/>
            <w:szCs w:val="20"/>
            <w:rPrChange w:id="146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의</w:t>
        </w:r>
      </w:ins>
      <w:ins w:id="1461" w:author="김현기/HYUNKI KIM" w:date="2020-05-06T11:52:00Z">
        <w:r w:rsidRPr="00192CC6">
          <w:rPr>
            <w:rFonts w:eastAsiaTheme="minorHAnsi"/>
            <w:iCs/>
            <w:szCs w:val="20"/>
            <w:rPrChange w:id="1462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463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전</w:t>
        </w:r>
      </w:ins>
      <w:ins w:id="1464" w:author="김현기/HYUNKI KIM" w:date="2020-05-06T11:54:00Z">
        <w:r w:rsidR="00CF0349" w:rsidRPr="00192CC6">
          <w:rPr>
            <w:rFonts w:eastAsiaTheme="minorHAnsi" w:hint="eastAsia"/>
            <w:iCs/>
            <w:szCs w:val="20"/>
            <w:rPrChange w:id="146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산</w:t>
        </w:r>
      </w:ins>
      <w:ins w:id="1466" w:author="김현기/HYUNKI KIM" w:date="2020-05-06T11:52:00Z">
        <w:del w:id="1467" w:author="손휘웅/HUIUNG SON" w:date="2020-12-07T07:51:00Z">
          <w:r w:rsidRPr="00192CC6" w:rsidDel="00E53435">
            <w:rPr>
              <w:rFonts w:eastAsiaTheme="minorHAnsi"/>
              <w:iCs/>
              <w:szCs w:val="20"/>
              <w:rPrChange w:id="146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  <w:r w:rsidRPr="00192CC6">
          <w:rPr>
            <w:rFonts w:eastAsiaTheme="minorHAnsi"/>
            <w:iCs/>
            <w:szCs w:val="20"/>
            <w:rPrChange w:id="1469" w:author="손휘웅/HUIUNG SON" w:date="2020-12-07T08:15:00Z">
              <w:rPr>
                <w:rFonts w:eastAsiaTheme="minorHAnsi"/>
                <w:szCs w:val="20"/>
              </w:rPr>
            </w:rPrChange>
          </w:rPr>
          <w:t>출고</w:t>
        </w:r>
      </w:ins>
      <w:ins w:id="1470" w:author="최성익" w:date="2020-11-13T07:26:00Z">
        <w:r w:rsidR="002827B5" w:rsidRPr="00192CC6">
          <w:rPr>
            <w:rFonts w:eastAsiaTheme="minorHAnsi" w:hint="eastAsia"/>
            <w:iCs/>
            <w:szCs w:val="20"/>
          </w:rPr>
          <w:t>는</w:t>
        </w:r>
      </w:ins>
      <w:ins w:id="1471" w:author="김현기/HYUNKI KIM" w:date="2020-05-06T11:52:00Z">
        <w:r w:rsidRPr="0094520A">
          <w:rPr>
            <w:rFonts w:eastAsiaTheme="minorHAnsi"/>
            <w:iCs/>
            <w:szCs w:val="20"/>
          </w:rPr>
          <w:t xml:space="preserve"> </w:t>
        </w:r>
        <w:del w:id="1472" w:author="최성익" w:date="2020-11-13T07:26:00Z">
          <w:r w:rsidRPr="00192CC6" w:rsidDel="002827B5">
            <w:rPr>
              <w:rFonts w:eastAsiaTheme="minorHAnsi"/>
              <w:iCs/>
              <w:szCs w:val="20"/>
              <w:rPrChange w:id="147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시 </w:delText>
          </w:r>
        </w:del>
        <w:r w:rsidRPr="00192CC6">
          <w:rPr>
            <w:rFonts w:eastAsiaTheme="minorHAnsi"/>
            <w:iCs/>
            <w:szCs w:val="20"/>
            <w:rPrChange w:id="1474" w:author="손휘웅/HUIUNG SON" w:date="2020-12-07T08:15:00Z">
              <w:rPr>
                <w:rFonts w:eastAsiaTheme="minorHAnsi"/>
                <w:szCs w:val="20"/>
              </w:rPr>
            </w:rPrChange>
          </w:rPr>
          <w:t>수리</w:t>
        </w:r>
      </w:ins>
      <w:ins w:id="1475" w:author="김현기/HYUNKI KIM" w:date="2020-05-06T11:55:00Z">
        <w:r w:rsidR="00B50B0A" w:rsidRPr="00192CC6">
          <w:rPr>
            <w:rFonts w:eastAsiaTheme="minorHAnsi" w:hint="eastAsia"/>
            <w:iCs/>
            <w:szCs w:val="20"/>
            <w:rPrChange w:id="147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완료</w:t>
        </w:r>
        <w:r w:rsidR="00B50B0A" w:rsidRPr="00192CC6">
          <w:rPr>
            <w:rFonts w:eastAsiaTheme="minorHAnsi"/>
            <w:iCs/>
            <w:szCs w:val="20"/>
            <w:rPrChange w:id="1477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="00B50B0A" w:rsidRPr="00192CC6">
          <w:rPr>
            <w:rFonts w:eastAsiaTheme="minorHAnsi" w:hint="eastAsia"/>
            <w:iCs/>
            <w:szCs w:val="20"/>
            <w:rPrChange w:id="147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당일</w:t>
        </w:r>
        <w:del w:id="1479" w:author="최성익" w:date="2020-11-13T07:26:00Z">
          <w:r w:rsidR="00B50B0A" w:rsidRPr="00192CC6" w:rsidDel="002827B5">
            <w:rPr>
              <w:rFonts w:eastAsiaTheme="minorHAnsi"/>
              <w:iCs/>
              <w:szCs w:val="20"/>
              <w:rPrChange w:id="148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B50B0A" w:rsidRPr="00192CC6" w:rsidDel="002827B5">
            <w:rPr>
              <w:rFonts w:eastAsiaTheme="minorHAnsi" w:hint="eastAsia"/>
              <w:iCs/>
              <w:szCs w:val="20"/>
              <w:rPrChange w:id="148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내</w:delText>
          </w:r>
        </w:del>
      </w:ins>
      <w:ins w:id="1482" w:author="최성익" w:date="2020-11-13T07:27:00Z">
        <w:r w:rsidR="002827B5" w:rsidRPr="00192CC6">
          <w:rPr>
            <w:rFonts w:eastAsiaTheme="minorHAnsi"/>
            <w:iCs/>
            <w:szCs w:val="20"/>
          </w:rPr>
          <w:t xml:space="preserve"> 출고를 원칙으로 하며,</w:t>
        </w:r>
      </w:ins>
      <w:ins w:id="1483" w:author="김현기/HYUNKI KIM" w:date="2020-05-06T11:52:00Z">
        <w:del w:id="1484" w:author="최성익" w:date="2020-11-13T07:27:00Z">
          <w:r w:rsidRPr="00192CC6" w:rsidDel="002827B5">
            <w:rPr>
              <w:rFonts w:eastAsiaTheme="minorHAnsi"/>
              <w:iCs/>
              <w:szCs w:val="20"/>
              <w:rPrChange w:id="148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업무마감 </w:delText>
          </w:r>
          <w:r w:rsidR="00B50B0A" w:rsidRPr="00192CC6" w:rsidDel="002827B5">
            <w:rPr>
              <w:rFonts w:eastAsiaTheme="minorHAnsi"/>
              <w:iCs/>
              <w:szCs w:val="20"/>
              <w:rPrChange w:id="148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Rul</w:delText>
          </w:r>
        </w:del>
      </w:ins>
      <w:ins w:id="1487" w:author="김현기/HYUNKI KIM" w:date="2020-05-06T11:56:00Z">
        <w:del w:id="1488" w:author="최성익" w:date="2020-11-13T07:27:00Z">
          <w:r w:rsidR="00B50B0A" w:rsidRPr="00192CC6" w:rsidDel="002827B5">
            <w:rPr>
              <w:rFonts w:eastAsiaTheme="minorHAnsi"/>
              <w:iCs/>
              <w:szCs w:val="20"/>
              <w:rPrChange w:id="148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e</w:delText>
          </w:r>
        </w:del>
      </w:ins>
      <w:ins w:id="1490" w:author="김현기/HYUNKI KIM" w:date="2020-05-06T11:52:00Z">
        <w:del w:id="1491" w:author="최성익" w:date="2020-11-13T07:26:00Z">
          <w:r w:rsidRPr="00192CC6" w:rsidDel="002827B5">
            <w:rPr>
              <w:rFonts w:eastAsiaTheme="minorHAnsi"/>
              <w:iCs/>
              <w:szCs w:val="20"/>
              <w:rPrChange w:id="149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1493" w:author="김현기/HYUNKI KIM" w:date="2020-05-07T08:50:00Z">
        <w:del w:id="1494" w:author="최성익" w:date="2020-11-13T07:26:00Z">
          <w:r w:rsidR="00AC09C1" w:rsidRPr="00192CC6" w:rsidDel="002827B5">
            <w:rPr>
              <w:rFonts w:eastAsiaTheme="minorHAnsi" w:hint="eastAsia"/>
              <w:iCs/>
              <w:szCs w:val="20"/>
              <w:rPrChange w:id="1495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원칙</w:delText>
          </w:r>
        </w:del>
        <w:del w:id="1496" w:author="최성익" w:date="2020-11-13T07:27:00Z">
          <w:r w:rsidR="00AC09C1" w:rsidRPr="00192CC6" w:rsidDel="002827B5">
            <w:rPr>
              <w:rFonts w:eastAsiaTheme="minorHAnsi" w:hint="eastAsia"/>
              <w:iCs/>
              <w:szCs w:val="20"/>
              <w:rPrChange w:id="1497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을</w:delText>
          </w:r>
        </w:del>
      </w:ins>
      <w:ins w:id="1498" w:author="김현기/HYUNKI KIM" w:date="2020-05-06T11:52:00Z">
        <w:del w:id="1499" w:author="최성익" w:date="2020-11-13T07:27:00Z">
          <w:r w:rsidRPr="00192CC6" w:rsidDel="002827B5">
            <w:rPr>
              <w:rFonts w:eastAsiaTheme="minorHAnsi"/>
              <w:iCs/>
              <w:szCs w:val="20"/>
              <w:rPrChange w:id="150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2827B5">
            <w:rPr>
              <w:rFonts w:eastAsiaTheme="minorHAnsi" w:hint="eastAsia"/>
              <w:iCs/>
              <w:szCs w:val="20"/>
              <w:rPrChange w:id="150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지키며</w:delText>
          </w:r>
          <w:r w:rsidRPr="00192CC6" w:rsidDel="002827B5">
            <w:rPr>
              <w:rFonts w:eastAsiaTheme="minorHAnsi"/>
              <w:iCs/>
              <w:szCs w:val="20"/>
              <w:rPrChange w:id="150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,</w:delText>
          </w:r>
        </w:del>
        <w:r w:rsidRPr="00192CC6">
          <w:rPr>
            <w:rFonts w:eastAsiaTheme="minorHAnsi"/>
            <w:iCs/>
            <w:szCs w:val="20"/>
            <w:rPrChange w:id="1503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1일 </w:t>
        </w:r>
        <w:r w:rsidRPr="00192CC6">
          <w:rPr>
            <w:rFonts w:eastAsiaTheme="minorHAnsi" w:hint="eastAsia"/>
            <w:iCs/>
            <w:szCs w:val="20"/>
            <w:rPrChange w:id="1504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업무마감을</w:t>
        </w:r>
        <w:r w:rsidRPr="00192CC6">
          <w:rPr>
            <w:rFonts w:eastAsiaTheme="minorHAnsi"/>
            <w:iCs/>
            <w:szCs w:val="20"/>
            <w:rPrChange w:id="1505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50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넘길</w:t>
        </w:r>
        <w:r w:rsidRPr="00192CC6">
          <w:rPr>
            <w:rFonts w:eastAsiaTheme="minorHAnsi"/>
            <w:iCs/>
            <w:szCs w:val="20"/>
            <w:rPrChange w:id="1507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50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경우</w:t>
        </w:r>
        <w:r w:rsidRPr="00192CC6">
          <w:rPr>
            <w:rFonts w:eastAsiaTheme="minorHAnsi"/>
            <w:iCs/>
            <w:szCs w:val="20"/>
            <w:rPrChange w:id="1509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1510" w:author="김현기/HYUNKI KIM" w:date="2020-05-07T08:50:00Z">
        <w:r w:rsidR="002F7733" w:rsidRPr="00192CC6">
          <w:rPr>
            <w:rFonts w:eastAsiaTheme="minorHAnsi" w:hint="eastAsia"/>
            <w:iCs/>
            <w:szCs w:val="20"/>
            <w:rPrChange w:id="1511" w:author="손휘웅/HUIUNG SON" w:date="2020-12-07T08:15:00Z">
              <w:rPr>
                <w:rFonts w:eastAsiaTheme="minorHAnsi" w:hint="eastAsia"/>
                <w:color w:val="0000FF"/>
                <w:szCs w:val="20"/>
              </w:rPr>
            </w:rPrChange>
          </w:rPr>
          <w:t>고장발생일자</w:t>
        </w:r>
      </w:ins>
      <w:ins w:id="1512" w:author="최성익" w:date="2020-11-13T14:48:00Z">
        <w:r w:rsidR="00380B27" w:rsidRPr="0094520A">
          <w:rPr>
            <w:rFonts w:eastAsiaTheme="minorHAnsi"/>
            <w:iCs/>
            <w:szCs w:val="20"/>
          </w:rPr>
          <w:t xml:space="preserve"> 기준</w:t>
        </w:r>
      </w:ins>
      <w:ins w:id="1513" w:author="김현기/HYUNKI KIM" w:date="2020-05-07T08:50:00Z">
        <w:r w:rsidR="002F7733" w:rsidRPr="00192CC6">
          <w:rPr>
            <w:rFonts w:eastAsiaTheme="minorHAnsi"/>
            <w:iCs/>
            <w:szCs w:val="20"/>
            <w:rPrChange w:id="1514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 xml:space="preserve"> </w:t>
        </w:r>
        <w:r w:rsidR="002F7733" w:rsidRPr="00192CC6">
          <w:rPr>
            <w:rFonts w:eastAsiaTheme="minorHAnsi" w:hint="eastAsia"/>
            <w:iCs/>
            <w:szCs w:val="20"/>
            <w:rPrChange w:id="1515" w:author="손휘웅/HUIUNG SON" w:date="2020-12-07T08:15:00Z">
              <w:rPr>
                <w:rFonts w:eastAsiaTheme="minorHAnsi" w:hint="eastAsia"/>
                <w:color w:val="0000FF"/>
                <w:szCs w:val="20"/>
              </w:rPr>
            </w:rPrChange>
          </w:rPr>
          <w:t>해당</w:t>
        </w:r>
        <w:r w:rsidR="002F7733" w:rsidRPr="00192CC6">
          <w:rPr>
            <w:rFonts w:eastAsiaTheme="minorHAnsi"/>
            <w:iCs/>
            <w:szCs w:val="20"/>
            <w:rPrChange w:id="1516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 xml:space="preserve"> </w:t>
        </w:r>
        <w:r w:rsidR="002F7733" w:rsidRPr="00192CC6">
          <w:rPr>
            <w:rFonts w:eastAsiaTheme="minorHAnsi" w:hint="eastAsia"/>
            <w:iCs/>
            <w:szCs w:val="20"/>
            <w:rPrChange w:id="1517" w:author="손휘웅/HUIUNG SON" w:date="2020-12-07T08:15:00Z">
              <w:rPr>
                <w:rFonts w:eastAsiaTheme="minorHAnsi" w:hint="eastAsia"/>
                <w:color w:val="0000FF"/>
                <w:szCs w:val="20"/>
              </w:rPr>
            </w:rPrChange>
          </w:rPr>
          <w:t>월</w:t>
        </w:r>
        <w:r w:rsidR="002F7733" w:rsidRPr="00192CC6">
          <w:rPr>
            <w:rFonts w:eastAsiaTheme="minorHAnsi"/>
            <w:iCs/>
            <w:szCs w:val="20"/>
            <w:rPrChange w:id="1518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 xml:space="preserve"> </w:t>
        </w:r>
        <w:r w:rsidR="002F7733" w:rsidRPr="00192CC6">
          <w:rPr>
            <w:rFonts w:eastAsiaTheme="minorHAnsi" w:hint="eastAsia"/>
            <w:iCs/>
            <w:szCs w:val="20"/>
            <w:rPrChange w:id="1519" w:author="손휘웅/HUIUNG SON" w:date="2020-12-07T08:15:00Z">
              <w:rPr>
                <w:rFonts w:eastAsiaTheme="minorHAnsi" w:hint="eastAsia"/>
                <w:color w:val="0000FF"/>
                <w:szCs w:val="20"/>
              </w:rPr>
            </w:rPrChange>
          </w:rPr>
          <w:t>안에</w:t>
        </w:r>
      </w:ins>
    </w:p>
    <w:p w14:paraId="16C1E3FD" w14:textId="77777777" w:rsidR="002F7733" w:rsidRPr="00192CC6" w:rsidRDefault="002F7733" w:rsidP="00216AE3">
      <w:pPr>
        <w:wordWrap/>
        <w:ind w:firstLineChars="300" w:firstLine="600"/>
        <w:rPr>
          <w:rFonts w:eastAsiaTheme="minorHAnsi"/>
          <w:iCs/>
          <w:szCs w:val="20"/>
        </w:rPr>
      </w:pPr>
      <w:ins w:id="1520" w:author="김현기/HYUNKI KIM" w:date="2020-05-07T08:51:00Z">
        <w:del w:id="1521" w:author="최성익" w:date="2020-11-13T08:52:00Z">
          <w:r w:rsidRPr="00192CC6" w:rsidDel="00F15D00">
            <w:rPr>
              <w:rFonts w:eastAsiaTheme="minorHAnsi"/>
              <w:iCs/>
              <w:szCs w:val="20"/>
              <w:rPrChange w:id="1522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 </w:delText>
          </w:r>
        </w:del>
        <w:r w:rsidRPr="00192CC6">
          <w:rPr>
            <w:rFonts w:eastAsiaTheme="minorHAnsi"/>
            <w:iCs/>
            <w:szCs w:val="20"/>
            <w:rPrChange w:id="1523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524" w:author="손휘웅/HUIUNG SON" w:date="2020-12-07T08:15:00Z">
              <w:rPr>
                <w:rFonts w:eastAsiaTheme="minorHAnsi" w:hint="eastAsia"/>
                <w:color w:val="0000FF"/>
                <w:szCs w:val="20"/>
              </w:rPr>
            </w:rPrChange>
          </w:rPr>
          <w:t>반드시</w:t>
        </w:r>
        <w:r w:rsidRPr="00192CC6">
          <w:rPr>
            <w:rFonts w:eastAsiaTheme="minorHAnsi"/>
            <w:iCs/>
            <w:szCs w:val="20"/>
            <w:rPrChange w:id="1525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526" w:author="손휘웅/HUIUNG SON" w:date="2020-12-07T08:15:00Z">
              <w:rPr>
                <w:rFonts w:eastAsiaTheme="minorHAnsi" w:hint="eastAsia"/>
                <w:color w:val="0000FF"/>
                <w:szCs w:val="20"/>
              </w:rPr>
            </w:rPrChange>
          </w:rPr>
          <w:t>출고</w:t>
        </w:r>
        <w:r w:rsidRPr="00192CC6">
          <w:rPr>
            <w:rFonts w:eastAsiaTheme="minorHAnsi"/>
            <w:iCs/>
            <w:szCs w:val="20"/>
            <w:rPrChange w:id="1527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528" w:author="손휘웅/HUIUNG SON" w:date="2020-12-07T08:15:00Z">
              <w:rPr>
                <w:rFonts w:eastAsiaTheme="minorHAnsi" w:hint="eastAsia"/>
                <w:color w:val="0000FF"/>
                <w:szCs w:val="20"/>
              </w:rPr>
            </w:rPrChange>
          </w:rPr>
          <w:t>처리한다</w:t>
        </w:r>
        <w:r w:rsidRPr="00192CC6">
          <w:rPr>
            <w:rFonts w:eastAsiaTheme="minorHAnsi"/>
            <w:iCs/>
            <w:szCs w:val="20"/>
            <w:rPrChange w:id="1529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>.</w:t>
        </w:r>
      </w:ins>
    </w:p>
    <w:p w14:paraId="275420C0" w14:textId="77777777" w:rsidR="00494883" w:rsidRPr="00192CC6" w:rsidRDefault="00216AE3" w:rsidP="00216AE3">
      <w:pPr>
        <w:wordWrap/>
        <w:ind w:firstLineChars="300" w:firstLine="600"/>
        <w:rPr>
          <w:rFonts w:eastAsiaTheme="minorHAnsi"/>
          <w:iCs/>
          <w:szCs w:val="20"/>
        </w:rPr>
      </w:pPr>
      <w:r w:rsidRPr="00192CC6">
        <w:rPr>
          <w:rFonts w:eastAsiaTheme="minorHAnsi"/>
          <w:iCs/>
          <w:szCs w:val="20"/>
        </w:rPr>
        <w:t xml:space="preserve">3) </w:t>
      </w:r>
      <w:ins w:id="1530" w:author="최성익" w:date="2020-11-13T14:48:00Z">
        <w:r w:rsidR="003401E9" w:rsidRPr="0094520A">
          <w:rPr>
            <w:rFonts w:eastAsiaTheme="minorHAnsi" w:hint="eastAsia"/>
            <w:iCs/>
            <w:szCs w:val="20"/>
          </w:rPr>
          <w:t>비관리품</w:t>
        </w:r>
        <w:r w:rsidR="003401E9" w:rsidRPr="0094520A">
          <w:rPr>
            <w:rFonts w:eastAsiaTheme="minorHAnsi"/>
            <w:iCs/>
            <w:szCs w:val="20"/>
          </w:rPr>
          <w:t xml:space="preserve">, </w:t>
        </w:r>
      </w:ins>
      <w:ins w:id="1531" w:author="최성익" w:date="2020-11-13T12:47:00Z">
        <w:r w:rsidR="00494883" w:rsidRPr="0094520A">
          <w:rPr>
            <w:rFonts w:eastAsiaTheme="minorHAnsi" w:hint="eastAsia"/>
            <w:iCs/>
            <w:szCs w:val="20"/>
          </w:rPr>
          <w:t>소모품</w:t>
        </w:r>
      </w:ins>
      <w:ins w:id="1532" w:author="손휘웅/HUIUNG SON" w:date="2020-12-07T07:52:00Z">
        <w:r w:rsidR="00E53435" w:rsidRPr="00192CC6">
          <w:rPr>
            <w:rFonts w:eastAsiaTheme="minorHAnsi" w:hint="eastAsia"/>
            <w:iCs/>
            <w:szCs w:val="20"/>
            <w:rPrChange w:id="1533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을</w:t>
        </w:r>
        <w:r w:rsidR="00E53435" w:rsidRPr="00192CC6">
          <w:rPr>
            <w:rFonts w:eastAsiaTheme="minorHAnsi"/>
            <w:iCs/>
            <w:szCs w:val="20"/>
            <w:rPrChange w:id="1534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E53435" w:rsidRPr="00192CC6">
          <w:rPr>
            <w:rFonts w:eastAsiaTheme="minorHAnsi" w:hint="eastAsia"/>
            <w:iCs/>
            <w:szCs w:val="20"/>
            <w:rPrChange w:id="1535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사용할</w:t>
        </w:r>
        <w:r w:rsidR="00E53435" w:rsidRPr="00192CC6">
          <w:rPr>
            <w:rFonts w:eastAsiaTheme="minorHAnsi"/>
            <w:iCs/>
            <w:szCs w:val="20"/>
            <w:rPrChange w:id="1536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E53435" w:rsidRPr="00192CC6">
          <w:rPr>
            <w:rFonts w:eastAsiaTheme="minorHAnsi" w:hint="eastAsia"/>
            <w:iCs/>
            <w:szCs w:val="20"/>
            <w:rPrChange w:id="1537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경우</w:t>
        </w:r>
      </w:ins>
      <w:ins w:id="1538" w:author="최성익" w:date="2020-11-13T12:47:00Z">
        <w:del w:id="1539" w:author="손휘웅/HUIUNG SON" w:date="2020-12-07T07:51:00Z">
          <w:r w:rsidR="00494883" w:rsidRPr="00192CC6" w:rsidDel="00E53435">
            <w:rPr>
              <w:rFonts w:eastAsiaTheme="minorHAnsi"/>
              <w:iCs/>
              <w:szCs w:val="20"/>
              <w:rPrChange w:id="154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494883" w:rsidRPr="00192CC6" w:rsidDel="00E53435">
            <w:rPr>
              <w:rFonts w:eastAsiaTheme="minorHAnsi" w:hint="eastAsia"/>
              <w:iCs/>
              <w:szCs w:val="20"/>
              <w:rPrChange w:id="154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타팀</w:delText>
          </w:r>
          <w:r w:rsidR="00494883" w:rsidRPr="00192CC6" w:rsidDel="00E53435">
            <w:rPr>
              <w:rFonts w:eastAsiaTheme="minorHAnsi"/>
              <w:iCs/>
              <w:szCs w:val="20"/>
              <w:rPrChange w:id="154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494883" w:rsidRPr="00192CC6" w:rsidDel="00E53435">
            <w:rPr>
              <w:rFonts w:eastAsiaTheme="minorHAnsi" w:hint="eastAsia"/>
              <w:iCs/>
              <w:szCs w:val="20"/>
              <w:rPrChange w:id="154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출고시는</w:delText>
          </w:r>
        </w:del>
        <w:r w:rsidR="00494883" w:rsidRPr="00192CC6">
          <w:rPr>
            <w:rFonts w:eastAsiaTheme="minorHAnsi"/>
            <w:iCs/>
            <w:szCs w:val="20"/>
            <w:rPrChange w:id="1544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1545" w:author="최성익" w:date="2020-11-13T12:48:00Z">
        <w:r w:rsidR="00494883" w:rsidRPr="00192CC6">
          <w:rPr>
            <w:rFonts w:eastAsiaTheme="minorHAnsi"/>
            <w:iCs/>
            <w:szCs w:val="20"/>
            <w:rPrChange w:id="1546" w:author="손휘웅/HUIUNG SON" w:date="2020-12-07T08:15:00Z">
              <w:rPr>
                <w:rFonts w:eastAsiaTheme="minorHAnsi"/>
                <w:szCs w:val="20"/>
              </w:rPr>
            </w:rPrChange>
          </w:rPr>
          <w:t>&lt;</w:t>
        </w:r>
      </w:ins>
      <w:ins w:id="1547" w:author="손휘웅/HUIUNG SON" w:date="2020-12-07T07:51:00Z">
        <w:r w:rsidR="00E53435" w:rsidRPr="00192CC6">
          <w:rPr>
            <w:rFonts w:eastAsiaTheme="minorHAnsi" w:hint="eastAsia"/>
            <w:iCs/>
            <w:szCs w:val="20"/>
            <w:rPrChange w:id="1548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부표</w:t>
        </w:r>
        <w:r w:rsidR="00E53435" w:rsidRPr="00192CC6">
          <w:rPr>
            <w:rFonts w:eastAsiaTheme="minorHAnsi"/>
            <w:iCs/>
            <w:szCs w:val="20"/>
            <w:rPrChange w:id="1549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#2</w:t>
        </w:r>
        <w:r w:rsidR="00E34501" w:rsidRPr="00192CC6">
          <w:rPr>
            <w:rFonts w:eastAsiaTheme="minorHAnsi"/>
            <w:iCs/>
            <w:szCs w:val="20"/>
          </w:rPr>
          <w:t xml:space="preserve">. </w:t>
        </w:r>
      </w:ins>
      <w:ins w:id="1550" w:author="손휘웅/HUIUNG SON" w:date="2020-12-07T14:25:00Z">
        <w:r w:rsidR="00E34501" w:rsidRPr="00192CC6">
          <w:rPr>
            <w:rFonts w:eastAsiaTheme="minorHAnsi" w:hint="eastAsia"/>
            <w:iCs/>
            <w:szCs w:val="20"/>
          </w:rPr>
          <w:t xml:space="preserve">비관리품 및 </w:t>
        </w:r>
      </w:ins>
      <w:ins w:id="1551" w:author="최성익" w:date="2020-11-13T12:47:00Z">
        <w:del w:id="1552" w:author="손휘웅/HUIUNG SON" w:date="2020-12-07T07:51:00Z">
          <w:r w:rsidR="00494883" w:rsidRPr="00192CC6" w:rsidDel="00E53435">
            <w:rPr>
              <w:rFonts w:eastAsiaTheme="minorHAnsi"/>
              <w:iCs/>
              <w:szCs w:val="20"/>
              <w:rPrChange w:id="155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  <w:del w:id="1554" w:author="손휘웅/HUIUNG SON" w:date="2020-12-07T14:24:00Z">
          <w:r w:rsidR="00494883" w:rsidRPr="00192CC6" w:rsidDel="00E34501">
            <w:rPr>
              <w:rFonts w:eastAsiaTheme="minorHAnsi"/>
              <w:iCs/>
              <w:szCs w:val="20"/>
              <w:rPrChange w:id="155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F-R40-06__</w:delText>
          </w:r>
        </w:del>
        <w:r w:rsidR="00494883" w:rsidRPr="00192CC6">
          <w:rPr>
            <w:rFonts w:eastAsiaTheme="minorHAnsi" w:hint="eastAsia"/>
            <w:iCs/>
            <w:szCs w:val="20"/>
            <w:rPrChange w:id="155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소모품</w:t>
        </w:r>
        <w:r w:rsidR="00494883" w:rsidRPr="00192CC6">
          <w:rPr>
            <w:rFonts w:eastAsiaTheme="minorHAnsi"/>
            <w:iCs/>
            <w:szCs w:val="20"/>
            <w:rPrChange w:id="1557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="00494883" w:rsidRPr="00192CC6">
          <w:rPr>
            <w:rFonts w:eastAsiaTheme="minorHAnsi" w:hint="eastAsia"/>
            <w:iCs/>
            <w:szCs w:val="20"/>
            <w:rPrChange w:id="155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출고대장</w:t>
        </w:r>
      </w:ins>
      <w:ins w:id="1559" w:author="최성익" w:date="2020-11-13T12:48:00Z">
        <w:r w:rsidR="00494883" w:rsidRPr="00192CC6">
          <w:rPr>
            <w:rFonts w:eastAsiaTheme="minorHAnsi"/>
            <w:iCs/>
            <w:szCs w:val="20"/>
            <w:rPrChange w:id="1560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&gt;에 </w:t>
        </w:r>
      </w:ins>
      <w:ins w:id="1561" w:author="손휘웅/HUIUNG SON" w:date="2020-12-07T07:52:00Z">
        <w:r w:rsidR="00E53435" w:rsidRPr="00192CC6">
          <w:rPr>
            <w:rFonts w:eastAsiaTheme="minorHAnsi" w:hint="eastAsia"/>
            <w:iCs/>
            <w:szCs w:val="20"/>
            <w:rPrChange w:id="1562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사용내역을</w:t>
        </w:r>
        <w:r w:rsidR="00E53435" w:rsidRPr="00192CC6">
          <w:rPr>
            <w:rFonts w:eastAsiaTheme="minorHAnsi"/>
            <w:iCs/>
            <w:szCs w:val="20"/>
            <w:rPrChange w:id="1563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1564" w:author="최성익" w:date="2020-11-13T12:48:00Z">
        <w:r w:rsidR="00494883" w:rsidRPr="0094520A">
          <w:rPr>
            <w:rFonts w:eastAsiaTheme="minorHAnsi" w:hint="eastAsia"/>
            <w:iCs/>
            <w:szCs w:val="20"/>
          </w:rPr>
          <w:t>기입</w:t>
        </w:r>
      </w:ins>
      <w:ins w:id="1565" w:author="손휘웅/HUIUNG SON" w:date="2020-12-07T07:51:00Z">
        <w:r w:rsidR="00E53435" w:rsidRPr="00192CC6">
          <w:rPr>
            <w:rFonts w:eastAsiaTheme="minorHAnsi"/>
            <w:iCs/>
            <w:szCs w:val="20"/>
            <w:rPrChange w:id="1566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1567" w:author="최성익" w:date="2020-11-13T12:48:00Z">
        <w:r w:rsidR="00494883" w:rsidRPr="0094520A">
          <w:rPr>
            <w:rFonts w:eastAsiaTheme="minorHAnsi" w:hint="eastAsia"/>
            <w:iCs/>
            <w:szCs w:val="20"/>
          </w:rPr>
          <w:t>후</w:t>
        </w:r>
        <w:r w:rsidR="00494883" w:rsidRPr="0094520A">
          <w:rPr>
            <w:rFonts w:eastAsiaTheme="minorHAnsi"/>
            <w:iCs/>
            <w:szCs w:val="20"/>
          </w:rPr>
          <w:t xml:space="preserve"> 불출한다.</w:t>
        </w:r>
      </w:ins>
    </w:p>
    <w:p w14:paraId="6179364C" w14:textId="77777777" w:rsidR="00EA7573" w:rsidRPr="00192CC6" w:rsidRDefault="00216AE3" w:rsidP="00216AE3">
      <w:pPr>
        <w:wordWrap/>
        <w:ind w:firstLineChars="300" w:firstLine="600"/>
        <w:rPr>
          <w:rFonts w:eastAsiaTheme="minorHAnsi"/>
          <w:iCs/>
          <w:szCs w:val="20"/>
        </w:rPr>
      </w:pPr>
      <w:r w:rsidRPr="00192CC6">
        <w:rPr>
          <w:rFonts w:eastAsiaTheme="minorHAnsi"/>
          <w:iCs/>
          <w:szCs w:val="20"/>
        </w:rPr>
        <w:t xml:space="preserve">4) </w:t>
      </w:r>
      <w:ins w:id="1568" w:author="김현기/HYUNKI KIM" w:date="2020-05-06T11:54:00Z">
        <w:del w:id="1569" w:author="최성익/SEONGIK CHOI" w:date="2020-11-14T08:49:00Z">
          <w:r w:rsidR="00CF0349" w:rsidRPr="00192CC6" w:rsidDel="00701360">
            <w:rPr>
              <w:rFonts w:eastAsiaTheme="minorHAnsi"/>
              <w:iCs/>
              <w:szCs w:val="20"/>
              <w:rPrChange w:id="157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3</w:delText>
          </w:r>
        </w:del>
      </w:ins>
      <w:del w:id="1571" w:author="김현기/HYUNKI KIM" w:date="2020-05-06T11:54:00Z">
        <w:r w:rsidR="00EA7573" w:rsidRPr="00192CC6" w:rsidDel="00CF0349">
          <w:rPr>
            <w:rFonts w:eastAsiaTheme="minorHAnsi"/>
            <w:iCs/>
            <w:szCs w:val="20"/>
            <w:rPrChange w:id="1572" w:author="손휘웅/HUIUNG SON" w:date="2020-12-07T08:15:00Z">
              <w:rPr>
                <w:rFonts w:eastAsiaTheme="minorHAnsi"/>
                <w:szCs w:val="20"/>
              </w:rPr>
            </w:rPrChange>
          </w:rPr>
          <w:delText>2</w:delText>
        </w:r>
      </w:del>
      <w:r w:rsidR="00EA7573" w:rsidRPr="0094520A">
        <w:rPr>
          <w:rFonts w:eastAsiaTheme="minorHAnsi"/>
          <w:iCs/>
          <w:szCs w:val="20"/>
        </w:rPr>
        <w:t xml:space="preserve">매각된 설비의 불필요한 </w:t>
      </w:r>
      <w:r w:rsidR="00EA7573" w:rsidRPr="0094520A">
        <w:rPr>
          <w:rFonts w:eastAsiaTheme="minorHAnsi" w:hint="eastAsia"/>
          <w:iCs/>
          <w:szCs w:val="20"/>
        </w:rPr>
        <w:t>예비품</w:t>
      </w:r>
      <w:r w:rsidR="00EA7573" w:rsidRPr="0094520A">
        <w:rPr>
          <w:rFonts w:eastAsiaTheme="minorHAnsi"/>
          <w:iCs/>
          <w:szCs w:val="20"/>
        </w:rPr>
        <w:t xml:space="preserve"> 처리</w:t>
      </w:r>
      <w:del w:id="1573" w:author="최성익" w:date="2020-11-13T07:25:00Z">
        <w:r w:rsidR="00F614F0" w:rsidRPr="00192CC6" w:rsidDel="002827B5">
          <w:rPr>
            <w:rFonts w:eastAsiaTheme="minorHAnsi"/>
            <w:iCs/>
            <w:szCs w:val="20"/>
            <w:rPrChange w:id="1574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="00EA7573" w:rsidRPr="00192CC6" w:rsidDel="002827B5">
          <w:rPr>
            <w:rFonts w:eastAsiaTheme="minorHAnsi"/>
            <w:iCs/>
            <w:szCs w:val="20"/>
            <w:rPrChange w:id="1575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(전용 </w:delText>
        </w:r>
      </w:del>
      <w:del w:id="1576" w:author="최성익" w:date="2020-11-13T07:26:00Z">
        <w:r w:rsidR="00EA7573" w:rsidRPr="00192CC6" w:rsidDel="002827B5">
          <w:rPr>
            <w:rFonts w:eastAsiaTheme="minorHAnsi" w:hint="eastAsia"/>
            <w:iCs/>
            <w:szCs w:val="20"/>
            <w:rPrChange w:id="157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예비품</w:delText>
        </w:r>
        <w:r w:rsidR="00EA7573" w:rsidRPr="00192CC6" w:rsidDel="002827B5">
          <w:rPr>
            <w:rFonts w:eastAsiaTheme="minorHAnsi"/>
            <w:iCs/>
            <w:szCs w:val="20"/>
            <w:rPrChange w:id="1578" w:author="손휘웅/HUIUNG SON" w:date="2020-12-07T08:15:00Z">
              <w:rPr>
                <w:rFonts w:eastAsiaTheme="minorHAnsi"/>
                <w:szCs w:val="20"/>
              </w:rPr>
            </w:rPrChange>
          </w:rPr>
          <w:delText>)</w:delText>
        </w:r>
      </w:del>
      <w:r w:rsidR="00EA7573" w:rsidRPr="0094520A">
        <w:rPr>
          <w:rFonts w:eastAsiaTheme="minorHAnsi" w:hint="eastAsia"/>
          <w:iCs/>
          <w:szCs w:val="20"/>
        </w:rPr>
        <w:t>에</w:t>
      </w:r>
      <w:r w:rsidR="00EA7573" w:rsidRPr="0094520A">
        <w:rPr>
          <w:rFonts w:eastAsiaTheme="minorHAnsi"/>
          <w:iCs/>
          <w:szCs w:val="20"/>
        </w:rPr>
        <w:t xml:space="preserve"> 대하여 </w:t>
      </w:r>
      <w:r w:rsidR="00265AA3" w:rsidRPr="0094520A">
        <w:rPr>
          <w:rFonts w:eastAsiaTheme="minorHAnsi" w:hint="eastAsia"/>
          <w:iCs/>
          <w:szCs w:val="20"/>
        </w:rPr>
        <w:t>경영</w:t>
      </w:r>
      <w:ins w:id="1579" w:author="손휘웅/HUIUNG SON" w:date="2020-12-07T08:15:00Z">
        <w:r w:rsidR="00666DFC" w:rsidRPr="00192CC6">
          <w:rPr>
            <w:rFonts w:eastAsiaTheme="minorHAnsi" w:hint="eastAsia"/>
            <w:iCs/>
            <w:szCs w:val="20"/>
            <w:rPrChange w:id="1580" w:author="손휘웅/HUIUNG SON" w:date="2020-12-07T08:15:00Z">
              <w:rPr>
                <w:rFonts w:eastAsiaTheme="minorHAnsi" w:hint="eastAsia"/>
                <w:i/>
                <w:color w:val="0000FF"/>
                <w:szCs w:val="20"/>
                <w:u w:val="single"/>
              </w:rPr>
            </w:rPrChange>
          </w:rPr>
          <w:t>기획</w:t>
        </w:r>
      </w:ins>
      <w:del w:id="1581" w:author="손휘웅/HUIUNG SON" w:date="2020-12-07T08:15:00Z">
        <w:r w:rsidR="00265AA3" w:rsidRPr="00192CC6" w:rsidDel="00666DFC">
          <w:rPr>
            <w:rFonts w:eastAsiaTheme="minorHAnsi" w:hint="eastAsia"/>
            <w:iCs/>
            <w:szCs w:val="20"/>
            <w:rPrChange w:id="158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관리</w:delText>
        </w:r>
      </w:del>
      <w:ins w:id="1583" w:author="손휘웅/HUIUNG SON" w:date="2020-12-07T07:52:00Z">
        <w:r w:rsidR="00E53435" w:rsidRPr="00192CC6">
          <w:rPr>
            <w:rFonts w:eastAsiaTheme="minorHAnsi"/>
            <w:iCs/>
            <w:szCs w:val="20"/>
            <w:rPrChange w:id="1584" w:author="손휘웅/HUIUNG SON" w:date="2020-12-07T08:15:00Z">
              <w:rPr>
                <w:rFonts w:eastAsiaTheme="minorHAnsi"/>
                <w:i/>
                <w:szCs w:val="20"/>
                <w:highlight w:val="green"/>
                <w:u w:val="single"/>
              </w:rPr>
            </w:rPrChange>
          </w:rPr>
          <w:t xml:space="preserve"> </w:t>
        </w:r>
      </w:ins>
      <w:ins w:id="1585" w:author="손휘웅/HUIUNG SON" w:date="2020-12-07T07:53:00Z">
        <w:r w:rsidR="00E53435" w:rsidRPr="00192CC6">
          <w:rPr>
            <w:rFonts w:eastAsiaTheme="minorHAnsi" w:hint="eastAsia"/>
            <w:iCs/>
            <w:szCs w:val="20"/>
            <w:rPrChange w:id="1586" w:author="손휘웅/HUIUNG SON" w:date="2020-12-07T08:15:00Z">
              <w:rPr>
                <w:rFonts w:eastAsiaTheme="minorHAnsi" w:hint="eastAsia"/>
                <w:i/>
                <w:szCs w:val="20"/>
                <w:highlight w:val="green"/>
                <w:u w:val="single"/>
              </w:rPr>
            </w:rPrChange>
          </w:rPr>
          <w:t>및</w:t>
        </w:r>
        <w:r w:rsidR="00E53435" w:rsidRPr="00192CC6">
          <w:rPr>
            <w:rFonts w:eastAsiaTheme="minorHAnsi"/>
            <w:iCs/>
            <w:szCs w:val="20"/>
            <w:rPrChange w:id="1587" w:author="손휘웅/HUIUNG SON" w:date="2020-12-07T08:15:00Z">
              <w:rPr>
                <w:rFonts w:eastAsiaTheme="minorHAnsi"/>
                <w:i/>
                <w:szCs w:val="20"/>
                <w:highlight w:val="green"/>
                <w:u w:val="single"/>
              </w:rPr>
            </w:rPrChange>
          </w:rPr>
          <w:t xml:space="preserve"> </w:t>
        </w:r>
        <w:r w:rsidR="00E53435" w:rsidRPr="00192CC6">
          <w:rPr>
            <w:rFonts w:eastAsiaTheme="minorHAnsi" w:hint="eastAsia"/>
            <w:iCs/>
            <w:szCs w:val="20"/>
            <w:rPrChange w:id="1588" w:author="손휘웅/HUIUNG SON" w:date="2020-12-07T08:15:00Z">
              <w:rPr>
                <w:rFonts w:eastAsiaTheme="minorHAnsi" w:hint="eastAsia"/>
                <w:i/>
                <w:szCs w:val="20"/>
                <w:highlight w:val="green"/>
                <w:u w:val="single"/>
              </w:rPr>
            </w:rPrChange>
          </w:rPr>
          <w:t>재경</w:t>
        </w:r>
      </w:ins>
      <w:r w:rsidR="00265AA3" w:rsidRPr="0094520A">
        <w:rPr>
          <w:rFonts w:eastAsiaTheme="minorHAnsi" w:hint="eastAsia"/>
          <w:iCs/>
          <w:szCs w:val="20"/>
        </w:rPr>
        <w:t>업무</w:t>
      </w:r>
      <w:r w:rsidR="00265AA3" w:rsidRPr="0094520A">
        <w:rPr>
          <w:rFonts w:eastAsiaTheme="minorHAnsi"/>
          <w:iCs/>
          <w:szCs w:val="20"/>
        </w:rPr>
        <w:t xml:space="preserve"> </w:t>
      </w:r>
      <w:r w:rsidR="00265AA3" w:rsidRPr="0094520A">
        <w:rPr>
          <w:rFonts w:eastAsiaTheme="minorHAnsi" w:hint="eastAsia"/>
          <w:iCs/>
          <w:szCs w:val="20"/>
        </w:rPr>
        <w:t>담당</w:t>
      </w:r>
      <w:r w:rsidR="00EA7573" w:rsidRPr="0094520A">
        <w:rPr>
          <w:rFonts w:eastAsiaTheme="minorHAnsi" w:hint="eastAsia"/>
          <w:iCs/>
          <w:szCs w:val="20"/>
        </w:rPr>
        <w:t>에</w:t>
      </w:r>
      <w:r w:rsidR="00EA7573" w:rsidRPr="0094520A">
        <w:rPr>
          <w:rFonts w:eastAsiaTheme="minorHAnsi"/>
          <w:iCs/>
          <w:szCs w:val="20"/>
        </w:rPr>
        <w:t xml:space="preserve"> 정보를 제공하여 전반적인 </w:t>
      </w:r>
      <w:r w:rsidR="00EA7573" w:rsidRPr="0094520A">
        <w:rPr>
          <w:rFonts w:eastAsiaTheme="minorHAnsi" w:hint="eastAsia"/>
          <w:iCs/>
          <w:szCs w:val="20"/>
        </w:rPr>
        <w:t>예비품</w:t>
      </w:r>
      <w:r w:rsidR="00EA7573" w:rsidRPr="0094520A">
        <w:rPr>
          <w:rFonts w:eastAsiaTheme="minorHAnsi"/>
          <w:iCs/>
          <w:szCs w:val="20"/>
        </w:rPr>
        <w:t xml:space="preserve"> 관리를 용이하게 한다.</w:t>
      </w:r>
    </w:p>
    <w:p w14:paraId="0224E591" w14:textId="77777777" w:rsidR="00EA7573" w:rsidRPr="00192CC6" w:rsidDel="002827B5" w:rsidRDefault="00216AE3" w:rsidP="00216AE3">
      <w:pPr>
        <w:wordWrap/>
        <w:rPr>
          <w:del w:id="1589" w:author="최성익" w:date="2020-11-13T07:28:00Z"/>
          <w:rFonts w:eastAsiaTheme="minorHAnsi"/>
          <w:iCs/>
          <w:szCs w:val="20"/>
        </w:rPr>
      </w:pPr>
      <w:r w:rsidRPr="00192CC6">
        <w:rPr>
          <w:rFonts w:eastAsiaTheme="minorHAnsi"/>
          <w:iCs/>
          <w:szCs w:val="20"/>
        </w:rPr>
        <w:t xml:space="preserve">   </w:t>
      </w:r>
      <w:del w:id="1590" w:author="최성익" w:date="2020-11-13T07:28:00Z">
        <w:r w:rsidR="00EA7573" w:rsidRPr="00192CC6" w:rsidDel="002827B5">
          <w:rPr>
            <w:rFonts w:eastAsiaTheme="minorHAnsi"/>
            <w:iCs/>
            <w:szCs w:val="20"/>
          </w:rPr>
          <w:delText xml:space="preserve">        </w:delText>
        </w:r>
      </w:del>
      <w:ins w:id="1591" w:author="김현기/HYUNKI KIM" w:date="2020-05-06T11:54:00Z">
        <w:del w:id="1592" w:author="최성익" w:date="2020-11-13T07:28:00Z">
          <w:r w:rsidR="00CF0349" w:rsidRPr="00192CC6" w:rsidDel="002827B5">
            <w:rPr>
              <w:rFonts w:eastAsiaTheme="minorHAnsi"/>
              <w:iCs/>
              <w:szCs w:val="20"/>
            </w:rPr>
            <w:delText>4</w:delText>
          </w:r>
        </w:del>
      </w:ins>
      <w:del w:id="1593" w:author="최성익" w:date="2020-11-13T07:28:00Z">
        <w:r w:rsidR="00EA7573" w:rsidRPr="00192CC6" w:rsidDel="002827B5">
          <w:rPr>
            <w:rFonts w:eastAsiaTheme="minorHAnsi"/>
            <w:iCs/>
            <w:szCs w:val="20"/>
          </w:rPr>
          <w:delText xml:space="preserve">3) 출고 내용을 </w:delText>
        </w:r>
        <w:r w:rsidR="00F614F0" w:rsidRPr="00192CC6" w:rsidDel="002827B5">
          <w:rPr>
            <w:rFonts w:eastAsiaTheme="minorHAnsi" w:hint="eastAsia"/>
            <w:iCs/>
            <w:szCs w:val="20"/>
          </w:rPr>
          <w:delText>팀장에게</w:delText>
        </w:r>
        <w:r w:rsidR="00F614F0" w:rsidRPr="00192CC6" w:rsidDel="002827B5">
          <w:rPr>
            <w:rFonts w:eastAsiaTheme="minorHAnsi"/>
            <w:iCs/>
            <w:szCs w:val="20"/>
          </w:rPr>
          <w:delText xml:space="preserve"> </w:delText>
        </w:r>
        <w:r w:rsidR="00EA7573" w:rsidRPr="00192CC6" w:rsidDel="002827B5">
          <w:rPr>
            <w:rFonts w:eastAsiaTheme="minorHAnsi" w:hint="eastAsia"/>
            <w:iCs/>
            <w:szCs w:val="20"/>
          </w:rPr>
          <w:delText>월</w:delText>
        </w:r>
        <w:r w:rsidR="00EA7573" w:rsidRPr="00192CC6" w:rsidDel="002827B5">
          <w:rPr>
            <w:rFonts w:eastAsiaTheme="minorHAnsi"/>
            <w:iCs/>
            <w:szCs w:val="20"/>
          </w:rPr>
          <w:delText xml:space="preserve"> 1회 </w:delText>
        </w:r>
        <w:r w:rsidR="00EA7573" w:rsidRPr="00192CC6" w:rsidDel="002827B5">
          <w:rPr>
            <w:rFonts w:eastAsiaTheme="minorHAnsi" w:hint="eastAsia"/>
            <w:iCs/>
            <w:szCs w:val="20"/>
          </w:rPr>
          <w:delText>정리</w:delText>
        </w:r>
        <w:r w:rsidR="00EA7573" w:rsidRPr="00192CC6" w:rsidDel="002827B5">
          <w:rPr>
            <w:rFonts w:eastAsiaTheme="minorHAnsi"/>
            <w:iCs/>
            <w:szCs w:val="20"/>
          </w:rPr>
          <w:delText xml:space="preserve"> </w:delText>
        </w:r>
        <w:r w:rsidR="00EA7573" w:rsidRPr="00192CC6" w:rsidDel="002827B5">
          <w:rPr>
            <w:rFonts w:eastAsiaTheme="minorHAnsi" w:hint="eastAsia"/>
            <w:iCs/>
            <w:szCs w:val="20"/>
          </w:rPr>
          <w:delText>보고한다</w:delText>
        </w:r>
        <w:r w:rsidR="00526B23" w:rsidRPr="00192CC6" w:rsidDel="002827B5">
          <w:rPr>
            <w:rFonts w:eastAsiaTheme="minorHAnsi"/>
            <w:iCs/>
            <w:szCs w:val="20"/>
          </w:rPr>
          <w:delText>.</w:delText>
        </w:r>
      </w:del>
    </w:p>
    <w:p w14:paraId="5C87AAFD" w14:textId="77777777" w:rsidR="00C31A94" w:rsidRPr="00192CC6" w:rsidRDefault="00C95478" w:rsidP="00216AE3">
      <w:pPr>
        <w:wordWrap/>
        <w:rPr>
          <w:rFonts w:eastAsiaTheme="minorHAnsi"/>
          <w:iCs/>
          <w:szCs w:val="20"/>
        </w:rPr>
      </w:pPr>
      <w:r w:rsidRPr="00192CC6">
        <w:rPr>
          <w:rFonts w:eastAsiaTheme="minorHAnsi"/>
          <w:iCs/>
          <w:szCs w:val="20"/>
        </w:rPr>
        <w:t>5</w:t>
      </w:r>
      <w:r w:rsidR="00015937" w:rsidRPr="00192CC6">
        <w:rPr>
          <w:rFonts w:eastAsiaTheme="minorHAnsi"/>
          <w:iCs/>
          <w:szCs w:val="20"/>
        </w:rPr>
        <w:t>.</w:t>
      </w:r>
      <w:ins w:id="1594" w:author="최성익" w:date="2020-11-12T13:52:00Z">
        <w:r w:rsidR="00A23CAE" w:rsidRPr="00192CC6">
          <w:rPr>
            <w:rFonts w:eastAsiaTheme="minorHAnsi"/>
            <w:iCs/>
            <w:szCs w:val="20"/>
          </w:rPr>
          <w:t>2</w:t>
        </w:r>
      </w:ins>
      <w:del w:id="1595" w:author="최성익" w:date="2020-11-12T13:52:00Z">
        <w:r w:rsidR="00015937" w:rsidRPr="00192CC6" w:rsidDel="00A23CAE">
          <w:rPr>
            <w:rFonts w:eastAsiaTheme="minorHAnsi"/>
            <w:iCs/>
            <w:szCs w:val="20"/>
          </w:rPr>
          <w:delText>3</w:delText>
        </w:r>
      </w:del>
      <w:r w:rsidR="00015937" w:rsidRPr="00192CC6">
        <w:rPr>
          <w:rFonts w:eastAsiaTheme="minorHAnsi"/>
          <w:iCs/>
          <w:szCs w:val="20"/>
        </w:rPr>
        <w:t>.4</w:t>
      </w:r>
      <w:r w:rsidR="00C31A94" w:rsidRPr="00192CC6">
        <w:rPr>
          <w:rFonts w:eastAsiaTheme="minorHAnsi"/>
          <w:iCs/>
          <w:szCs w:val="20"/>
        </w:rPr>
        <w:t xml:space="preserve"> </w:t>
      </w:r>
      <w:r w:rsidR="00F614F0" w:rsidRPr="00192CC6">
        <w:rPr>
          <w:rFonts w:eastAsiaTheme="minorHAnsi" w:hint="eastAsia"/>
          <w:iCs/>
          <w:szCs w:val="20"/>
        </w:rPr>
        <w:t>불용품</w:t>
      </w:r>
      <w:ins w:id="1596" w:author="최성익" w:date="2020-11-13T08:54:00Z">
        <w:r w:rsidR="00F15D00" w:rsidRPr="00192CC6">
          <w:rPr>
            <w:rFonts w:eastAsiaTheme="minorHAnsi"/>
            <w:iCs/>
            <w:szCs w:val="20"/>
          </w:rPr>
          <w:t xml:space="preserve"> </w:t>
        </w:r>
      </w:ins>
      <w:del w:id="1597" w:author="최성익" w:date="2020-11-13T13:00:00Z">
        <w:r w:rsidR="00F614F0" w:rsidRPr="00192CC6" w:rsidDel="00B03B98">
          <w:rPr>
            <w:rFonts w:eastAsiaTheme="minorHAnsi"/>
            <w:iCs/>
            <w:szCs w:val="20"/>
          </w:rPr>
          <w:delText xml:space="preserve"> </w:delText>
        </w:r>
      </w:del>
      <w:del w:id="1598" w:author="최성익" w:date="2020-11-13T08:54:00Z">
        <w:r w:rsidR="00F614F0" w:rsidRPr="00192CC6" w:rsidDel="00F15D00">
          <w:rPr>
            <w:rFonts w:eastAsiaTheme="minorHAnsi" w:hint="eastAsia"/>
            <w:iCs/>
            <w:szCs w:val="20"/>
          </w:rPr>
          <w:delText>관리</w:delText>
        </w:r>
        <w:r w:rsidR="00C31A94" w:rsidRPr="00192CC6" w:rsidDel="00F15D00">
          <w:rPr>
            <w:rFonts w:eastAsiaTheme="minorHAnsi"/>
            <w:iCs/>
            <w:szCs w:val="20"/>
          </w:rPr>
          <w:delText xml:space="preserve"> </w:delText>
        </w:r>
        <w:r w:rsidR="007F7E39" w:rsidRPr="00192CC6" w:rsidDel="00F15D00">
          <w:rPr>
            <w:rFonts w:eastAsiaTheme="minorHAnsi"/>
            <w:iCs/>
            <w:szCs w:val="20"/>
          </w:rPr>
          <w:delText>(</w:delText>
        </w:r>
      </w:del>
      <w:del w:id="1599" w:author="최성익" w:date="2020-11-13T13:00:00Z">
        <w:r w:rsidR="007F7E39" w:rsidRPr="00192CC6" w:rsidDel="00B03B98">
          <w:rPr>
            <w:rFonts w:eastAsiaTheme="minorHAnsi" w:hint="eastAsia"/>
            <w:iCs/>
            <w:szCs w:val="20"/>
          </w:rPr>
          <w:delText>부외자산</w:delText>
        </w:r>
        <w:r w:rsidR="007F7E39" w:rsidRPr="00192CC6" w:rsidDel="00B03B98">
          <w:rPr>
            <w:rFonts w:eastAsiaTheme="minorHAnsi"/>
            <w:iCs/>
            <w:szCs w:val="20"/>
          </w:rPr>
          <w:delText>)</w:delText>
        </w:r>
      </w:del>
      <w:ins w:id="1600" w:author="최성익" w:date="2020-11-13T08:55:00Z">
        <w:r w:rsidR="00F15D00" w:rsidRPr="00192CC6">
          <w:rPr>
            <w:rFonts w:eastAsiaTheme="minorHAnsi" w:hint="eastAsia"/>
            <w:iCs/>
            <w:szCs w:val="20"/>
          </w:rPr>
          <w:t>관리</w:t>
        </w:r>
      </w:ins>
    </w:p>
    <w:p w14:paraId="5BB79868" w14:textId="77777777" w:rsidR="00216AE3" w:rsidRPr="00192CC6" w:rsidRDefault="00EA7573" w:rsidP="00C95478">
      <w:pPr>
        <w:wordWrap/>
        <w:ind w:firstLineChars="200" w:firstLine="400"/>
        <w:rPr>
          <w:rFonts w:eastAsiaTheme="minorHAnsi"/>
          <w:iCs/>
          <w:szCs w:val="20"/>
        </w:rPr>
      </w:pPr>
      <w:r w:rsidRPr="00192CC6">
        <w:rPr>
          <w:rFonts w:eastAsiaTheme="minorHAnsi"/>
          <w:iCs/>
          <w:szCs w:val="20"/>
        </w:rPr>
        <w:t xml:space="preserve">  1) </w:t>
      </w:r>
      <w:r w:rsidRPr="00192CC6">
        <w:rPr>
          <w:rFonts w:eastAsiaTheme="minorHAnsi" w:hint="eastAsia"/>
          <w:iCs/>
          <w:szCs w:val="20"/>
        </w:rPr>
        <w:t>처리기준</w:t>
      </w:r>
    </w:p>
    <w:p w14:paraId="2D5EBF39" w14:textId="77777777" w:rsidR="00EA7573" w:rsidRPr="00192CC6" w:rsidRDefault="00216AE3" w:rsidP="00216AE3">
      <w:pPr>
        <w:wordWrap/>
        <w:ind w:firstLineChars="200" w:firstLine="400"/>
        <w:rPr>
          <w:rFonts w:eastAsiaTheme="minorHAnsi"/>
          <w:iCs/>
          <w:szCs w:val="20"/>
        </w:rPr>
      </w:pPr>
      <w:r w:rsidRPr="00192CC6">
        <w:rPr>
          <w:rFonts w:eastAsiaTheme="minorHAnsi" w:hint="eastAsia"/>
          <w:iCs/>
          <w:szCs w:val="20"/>
        </w:rPr>
        <w:t xml:space="preserve">   </w:t>
      </w:r>
      <w:del w:id="1601" w:author="최성익" w:date="2020-11-13T07:30:00Z">
        <w:r w:rsidR="00EA7573" w:rsidRPr="00192CC6" w:rsidDel="002827B5">
          <w:rPr>
            <w:rFonts w:eastAsiaTheme="minorHAnsi" w:hint="eastAsia"/>
            <w:iCs/>
            <w:szCs w:val="20"/>
          </w:rPr>
          <w:delText>①</w:delText>
        </w:r>
      </w:del>
      <w:r w:rsidRPr="00192CC6">
        <w:rPr>
          <w:rFonts w:eastAsiaTheme="minorHAnsi" w:hint="eastAsia"/>
          <w:iCs/>
          <w:szCs w:val="20"/>
        </w:rPr>
        <w:t xml:space="preserve">- </w:t>
      </w:r>
      <w:r w:rsidR="00EA7573" w:rsidRPr="00192CC6">
        <w:rPr>
          <w:rFonts w:eastAsiaTheme="minorHAnsi"/>
          <w:iCs/>
          <w:szCs w:val="20"/>
        </w:rPr>
        <w:t>구성품 또는 부분품으로 해체</w:t>
      </w:r>
      <w:ins w:id="1602" w:author="최성익/SEONGIK CHOI" w:date="2020-11-14T07:58:00Z">
        <w:r w:rsidR="008B71B6" w:rsidRPr="00192CC6">
          <w:rPr>
            <w:rFonts w:eastAsiaTheme="minorHAnsi"/>
            <w:iCs/>
            <w:szCs w:val="20"/>
            <w:rPrChange w:id="1603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사용으로 </w:t>
        </w:r>
      </w:ins>
      <w:ins w:id="1604" w:author="최성익/SEONGIK CHOI" w:date="2020-11-14T07:59:00Z">
        <w:r w:rsidR="008B71B6" w:rsidRPr="00192CC6">
          <w:rPr>
            <w:rFonts w:eastAsiaTheme="minorHAnsi" w:hint="eastAsia"/>
            <w:iCs/>
            <w:szCs w:val="20"/>
            <w:rPrChange w:id="1605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본</w:t>
        </w:r>
        <w:r w:rsidR="008B71B6" w:rsidRPr="00192CC6">
          <w:rPr>
            <w:rFonts w:eastAsiaTheme="minorHAnsi"/>
            <w:iCs/>
            <w:szCs w:val="20"/>
            <w:rPrChange w:id="1606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1607" w:author="최성익" w:date="2020-11-13T16:34:00Z">
        <w:del w:id="1608" w:author="최성익/SEONGIK CHOI" w:date="2020-11-14T07:58:00Z">
          <w:r w:rsidR="00585726" w:rsidRPr="00192CC6" w:rsidDel="008B71B6">
            <w:rPr>
              <w:rFonts w:eastAsiaTheme="minorHAnsi"/>
              <w:iCs/>
              <w:szCs w:val="20"/>
              <w:rPrChange w:id="1609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>,</w:delText>
          </w:r>
        </w:del>
      </w:ins>
      <w:del w:id="1610" w:author="최성익" w:date="2020-11-13T16:34:00Z">
        <w:r w:rsidR="00EA7573" w:rsidRPr="00192CC6" w:rsidDel="00585726">
          <w:rPr>
            <w:rFonts w:eastAsiaTheme="minorHAnsi"/>
            <w:iCs/>
            <w:szCs w:val="20"/>
          </w:rPr>
          <w:delText>하여 사용</w:delText>
        </w:r>
      </w:del>
      <w:ins w:id="1611" w:author="최성익" w:date="2020-11-13T16:34:00Z">
        <w:del w:id="1612" w:author="최성익/SEONGIK CHOI" w:date="2020-11-14T07:58:00Z">
          <w:r w:rsidR="00585726" w:rsidRPr="00192CC6" w:rsidDel="008B71B6">
            <w:rPr>
              <w:rFonts w:eastAsiaTheme="minorHAnsi"/>
              <w:iCs/>
              <w:szCs w:val="20"/>
              <w:rPrChange w:id="1613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1614" w:author="최성익/SEONGIK CHOI" w:date="2020-11-14T07:58:00Z">
        <w:r w:rsidR="008B71B6" w:rsidRPr="00192CC6">
          <w:rPr>
            <w:rFonts w:eastAsiaTheme="minorHAnsi" w:hint="eastAsia"/>
            <w:iCs/>
            <w:szCs w:val="20"/>
            <w:rPrChange w:id="1615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기능</w:t>
        </w:r>
      </w:ins>
      <w:ins w:id="1616" w:author="최성익/SEONGIK CHOI" w:date="2020-11-14T07:59:00Z">
        <w:r w:rsidR="008B71B6" w:rsidRPr="00192CC6">
          <w:rPr>
            <w:rFonts w:eastAsiaTheme="minorHAnsi" w:hint="eastAsia"/>
            <w:iCs/>
            <w:szCs w:val="20"/>
            <w:rPrChange w:id="1617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을</w:t>
        </w:r>
      </w:ins>
      <w:ins w:id="1618" w:author="최성익/SEONGIK CHOI" w:date="2020-11-14T07:58:00Z">
        <w:r w:rsidR="008B71B6" w:rsidRPr="00192CC6">
          <w:rPr>
            <w:rFonts w:eastAsiaTheme="minorHAnsi"/>
            <w:iCs/>
            <w:szCs w:val="20"/>
            <w:rPrChange w:id="1619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상실한</w:t>
        </w:r>
      </w:ins>
      <w:ins w:id="1620" w:author="최성익" w:date="2020-11-13T16:34:00Z">
        <w:del w:id="1621" w:author="최성익/SEONGIK CHOI" w:date="2020-11-14T07:58:00Z">
          <w:r w:rsidR="00585726" w:rsidRPr="00192CC6" w:rsidDel="008B71B6">
            <w:rPr>
              <w:rFonts w:eastAsiaTheme="minorHAnsi" w:hint="eastAsia"/>
              <w:iCs/>
              <w:szCs w:val="20"/>
              <w:rPrChange w:id="1622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사용이</w:delText>
          </w:r>
        </w:del>
      </w:ins>
      <w:del w:id="1623" w:author="최성익/SEONGIK CHOI" w:date="2020-11-14T07:58:00Z">
        <w:r w:rsidR="00EA7573" w:rsidRPr="00192CC6" w:rsidDel="008B71B6">
          <w:rPr>
            <w:rFonts w:eastAsiaTheme="minorHAnsi"/>
            <w:iCs/>
            <w:szCs w:val="20"/>
          </w:rPr>
          <w:delText xml:space="preserve"> 불가능한</w:delText>
        </w:r>
      </w:del>
      <w:r w:rsidR="00EA7573" w:rsidRPr="00192CC6">
        <w:rPr>
          <w:rFonts w:eastAsiaTheme="minorHAnsi"/>
          <w:iCs/>
          <w:szCs w:val="20"/>
        </w:rPr>
        <w:t xml:space="preserve"> 부품</w:t>
      </w:r>
    </w:p>
    <w:p w14:paraId="26DAC7B3" w14:textId="77777777" w:rsidR="003401E9" w:rsidRPr="00192CC6" w:rsidRDefault="00216AE3" w:rsidP="00216AE3">
      <w:pPr>
        <w:wordWrap/>
        <w:ind w:firstLineChars="200" w:firstLine="400"/>
        <w:rPr>
          <w:rFonts w:eastAsiaTheme="minorHAnsi"/>
          <w:iCs/>
          <w:szCs w:val="20"/>
        </w:rPr>
      </w:pPr>
      <w:r w:rsidRPr="00192CC6">
        <w:rPr>
          <w:rFonts w:eastAsiaTheme="minorHAnsi"/>
          <w:iCs/>
          <w:szCs w:val="20"/>
        </w:rPr>
        <w:t xml:space="preserve">   - </w:t>
      </w:r>
      <w:ins w:id="1624" w:author="최성익" w:date="2020-11-13T14:49:00Z">
        <w:r w:rsidR="003401E9" w:rsidRPr="00192CC6">
          <w:rPr>
            <w:rFonts w:eastAsiaTheme="minorHAnsi"/>
            <w:iCs/>
            <w:szCs w:val="20"/>
            <w:rPrChange w:id="1625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>해체한 결과 발생된 SCRAP 또는 타 처분방법에 의하여 처분할 수 없는 경우</w:t>
        </w:r>
      </w:ins>
    </w:p>
    <w:p w14:paraId="322BD746" w14:textId="77777777" w:rsidR="003401E9" w:rsidRPr="00192CC6" w:rsidRDefault="00216AE3" w:rsidP="00216AE3">
      <w:pPr>
        <w:wordWrap/>
        <w:ind w:firstLineChars="200" w:firstLine="400"/>
        <w:rPr>
          <w:rFonts w:eastAsiaTheme="minorHAnsi"/>
          <w:iCs/>
          <w:szCs w:val="20"/>
        </w:rPr>
      </w:pPr>
      <w:r w:rsidRPr="00192CC6">
        <w:rPr>
          <w:rFonts w:eastAsiaTheme="minorHAnsi" w:hint="eastAsia"/>
          <w:iCs/>
          <w:szCs w:val="20"/>
        </w:rPr>
        <w:t xml:space="preserve">   </w:t>
      </w:r>
      <w:ins w:id="1626" w:author="최성익" w:date="2020-11-13T14:50:00Z">
        <w:r w:rsidR="003401E9" w:rsidRPr="00192CC6">
          <w:rPr>
            <w:rFonts w:eastAsiaTheme="minorHAnsi"/>
            <w:iCs/>
            <w:szCs w:val="20"/>
            <w:rPrChange w:id="1627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- 장기 </w:t>
        </w:r>
      </w:ins>
      <w:ins w:id="1628" w:author="최성익" w:date="2020-11-13T14:51:00Z">
        <w:r w:rsidR="003401E9" w:rsidRPr="00192CC6">
          <w:rPr>
            <w:rFonts w:eastAsiaTheme="minorHAnsi" w:hint="eastAsia"/>
            <w:iCs/>
            <w:szCs w:val="20"/>
            <w:rPrChange w:id="1629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보관</w:t>
        </w:r>
      </w:ins>
      <w:ins w:id="1630" w:author="최성익" w:date="2020-11-13T14:50:00Z">
        <w:r w:rsidR="003401E9" w:rsidRPr="00192CC6">
          <w:rPr>
            <w:rFonts w:eastAsiaTheme="minorHAnsi"/>
            <w:iCs/>
            <w:szCs w:val="20"/>
            <w:rPrChange w:id="1631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>으로 인한 사용불가 품목</w:t>
        </w:r>
      </w:ins>
      <w:ins w:id="1632" w:author="손휘웅/HUIUNG SON" w:date="2020-12-07T07:54:00Z">
        <w:r w:rsidR="00E53435" w:rsidRPr="00192CC6">
          <w:rPr>
            <w:rFonts w:eastAsiaTheme="minorHAnsi" w:hint="eastAsia"/>
            <w:iCs/>
            <w:szCs w:val="20"/>
          </w:rPr>
          <w:t xml:space="preserve"> </w:t>
        </w:r>
      </w:ins>
      <w:ins w:id="1633" w:author="최성익" w:date="2020-11-13T14:51:00Z">
        <w:r w:rsidR="003401E9" w:rsidRPr="00192CC6">
          <w:rPr>
            <w:rFonts w:eastAsiaTheme="minorHAnsi"/>
            <w:iCs/>
            <w:szCs w:val="20"/>
            <w:rPrChange w:id="1634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>(</w:t>
        </w:r>
      </w:ins>
      <w:ins w:id="1635" w:author="최성익" w:date="2020-11-13T14:50:00Z">
        <w:r w:rsidR="003401E9" w:rsidRPr="00192CC6">
          <w:rPr>
            <w:rFonts w:eastAsiaTheme="minorHAnsi" w:hint="eastAsia"/>
            <w:iCs/>
            <w:szCs w:val="20"/>
            <w:rPrChange w:id="1636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본래의</w:t>
        </w:r>
        <w:r w:rsidR="003401E9" w:rsidRPr="00192CC6">
          <w:rPr>
            <w:rFonts w:eastAsiaTheme="minorHAnsi"/>
            <w:iCs/>
            <w:szCs w:val="20"/>
            <w:rPrChange w:id="1637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38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목적에</w:t>
        </w:r>
        <w:r w:rsidR="003401E9" w:rsidRPr="00192CC6">
          <w:rPr>
            <w:rFonts w:eastAsiaTheme="minorHAnsi"/>
            <w:iCs/>
            <w:szCs w:val="20"/>
            <w:rPrChange w:id="1639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40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사용할</w:t>
        </w:r>
        <w:r w:rsidR="003401E9" w:rsidRPr="00192CC6">
          <w:rPr>
            <w:rFonts w:eastAsiaTheme="minorHAnsi"/>
            <w:iCs/>
            <w:szCs w:val="20"/>
            <w:rPrChange w:id="1641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42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수</w:t>
        </w:r>
        <w:r w:rsidR="003401E9" w:rsidRPr="00192CC6">
          <w:rPr>
            <w:rFonts w:eastAsiaTheme="minorHAnsi"/>
            <w:iCs/>
            <w:szCs w:val="20"/>
            <w:rPrChange w:id="1643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44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없는</w:t>
        </w:r>
        <w:r w:rsidR="003401E9" w:rsidRPr="00192CC6">
          <w:rPr>
            <w:rFonts w:eastAsiaTheme="minorHAnsi"/>
            <w:iCs/>
            <w:szCs w:val="20"/>
            <w:rPrChange w:id="1645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46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자재이며</w:t>
        </w:r>
        <w:r w:rsidR="003401E9" w:rsidRPr="00192CC6">
          <w:rPr>
            <w:rFonts w:eastAsiaTheme="minorHAnsi"/>
            <w:iCs/>
            <w:szCs w:val="20"/>
            <w:rPrChange w:id="1647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48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설계</w:t>
        </w:r>
        <w:r w:rsidR="003401E9" w:rsidRPr="00192CC6">
          <w:rPr>
            <w:rFonts w:eastAsiaTheme="minorHAnsi"/>
            <w:iCs/>
            <w:szCs w:val="20"/>
            <w:rPrChange w:id="1649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50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및</w:t>
        </w:r>
        <w:r w:rsidR="003401E9" w:rsidRPr="00192CC6">
          <w:rPr>
            <w:rFonts w:eastAsiaTheme="minorHAnsi"/>
            <w:iCs/>
            <w:szCs w:val="20"/>
            <w:rPrChange w:id="1651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52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용도변경으로</w:t>
        </w:r>
        <w:r w:rsidR="003401E9" w:rsidRPr="00192CC6">
          <w:rPr>
            <w:rFonts w:eastAsiaTheme="minorHAnsi"/>
            <w:iCs/>
            <w:szCs w:val="20"/>
            <w:rPrChange w:id="1653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54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쓸모</w:t>
        </w:r>
        <w:r w:rsidR="003401E9" w:rsidRPr="00192CC6">
          <w:rPr>
            <w:rFonts w:eastAsiaTheme="minorHAnsi"/>
            <w:iCs/>
            <w:szCs w:val="20"/>
            <w:rPrChange w:id="1655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56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없어진</w:t>
        </w:r>
        <w:r w:rsidR="003401E9" w:rsidRPr="00192CC6">
          <w:rPr>
            <w:rFonts w:eastAsiaTheme="minorHAnsi"/>
            <w:iCs/>
            <w:szCs w:val="20"/>
            <w:rPrChange w:id="1657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3401E9" w:rsidRPr="00192CC6">
          <w:rPr>
            <w:rFonts w:eastAsiaTheme="minorHAnsi" w:hint="eastAsia"/>
            <w:iCs/>
            <w:szCs w:val="20"/>
            <w:rPrChange w:id="1658" w:author="손휘웅/HUIUNG SON" w:date="2020-12-07T07:53:00Z">
              <w:rPr>
                <w:rFonts w:eastAsiaTheme="minorHAnsi" w:hint="eastAsia"/>
                <w:szCs w:val="20"/>
                <w:highlight w:val="yellow"/>
              </w:rPr>
            </w:rPrChange>
          </w:rPr>
          <w:t>품목</w:t>
        </w:r>
      </w:ins>
      <w:ins w:id="1659" w:author="최성익" w:date="2020-11-13T14:51:00Z">
        <w:r w:rsidR="003401E9" w:rsidRPr="00192CC6">
          <w:rPr>
            <w:rFonts w:eastAsiaTheme="minorHAnsi"/>
            <w:iCs/>
            <w:szCs w:val="20"/>
            <w:rPrChange w:id="1660" w:author="손휘웅/HUIUNG SON" w:date="2020-12-07T07:53:00Z">
              <w:rPr>
                <w:rFonts w:eastAsiaTheme="minorHAnsi"/>
                <w:szCs w:val="20"/>
                <w:highlight w:val="yellow"/>
              </w:rPr>
            </w:rPrChange>
          </w:rPr>
          <w:t>)</w:t>
        </w:r>
      </w:ins>
    </w:p>
    <w:p w14:paraId="56EE6993" w14:textId="77777777" w:rsidR="00EA7573" w:rsidRPr="00192CC6" w:rsidDel="003401E9" w:rsidRDefault="00216AE3" w:rsidP="00216AE3">
      <w:pPr>
        <w:wordWrap/>
        <w:rPr>
          <w:del w:id="1661" w:author="최성익" w:date="2020-11-13T14:50:00Z"/>
          <w:rFonts w:eastAsiaTheme="minorHAnsi"/>
          <w:iCs/>
          <w:szCs w:val="20"/>
        </w:rPr>
      </w:pPr>
      <w:r w:rsidRPr="00192CC6">
        <w:rPr>
          <w:rFonts w:eastAsiaTheme="minorHAnsi"/>
          <w:iCs/>
          <w:szCs w:val="20"/>
        </w:rPr>
        <w:t xml:space="preserve">      </w:t>
      </w:r>
      <w:del w:id="1662" w:author="최성익" w:date="2020-11-13T14:50:00Z">
        <w:r w:rsidR="00EA7573" w:rsidRPr="00192CC6" w:rsidDel="003401E9">
          <w:rPr>
            <w:rFonts w:eastAsiaTheme="minorHAnsi"/>
            <w:iCs/>
            <w:szCs w:val="20"/>
          </w:rPr>
          <w:delText xml:space="preserve">          </w:delText>
        </w:r>
      </w:del>
      <w:del w:id="1663" w:author="최성익" w:date="2020-11-13T07:30:00Z">
        <w:r w:rsidR="00EA7573" w:rsidRPr="00192CC6" w:rsidDel="002827B5">
          <w:rPr>
            <w:rFonts w:eastAsiaTheme="minorHAnsi" w:hint="eastAsia"/>
            <w:iCs/>
            <w:szCs w:val="20"/>
          </w:rPr>
          <w:delText>②</w:delText>
        </w:r>
      </w:del>
      <w:del w:id="1664" w:author="최성익" w:date="2020-11-13T14:50:00Z">
        <w:r w:rsidR="00EA7573" w:rsidRPr="00192CC6" w:rsidDel="003401E9">
          <w:rPr>
            <w:rFonts w:eastAsiaTheme="minorHAnsi"/>
            <w:iCs/>
            <w:szCs w:val="20"/>
          </w:rPr>
          <w:delText xml:space="preserve"> 해체한 결과 발생된 SCRAP 또는 타 처분방법에 의하여 처분할 수 없는 경우.</w:delText>
        </w:r>
      </w:del>
    </w:p>
    <w:p w14:paraId="135521BE" w14:textId="77777777" w:rsidR="00004B96" w:rsidRPr="00192CC6" w:rsidDel="003401E9" w:rsidRDefault="00EA7573" w:rsidP="00216AE3">
      <w:pPr>
        <w:wordWrap/>
        <w:rPr>
          <w:del w:id="1665" w:author="최성익" w:date="2020-11-13T14:50:00Z"/>
          <w:rFonts w:eastAsiaTheme="minorHAnsi"/>
          <w:iCs/>
          <w:szCs w:val="20"/>
        </w:rPr>
      </w:pPr>
      <w:del w:id="1666" w:author="최성익" w:date="2020-11-13T07:30:00Z">
        <w:r w:rsidRPr="00192CC6" w:rsidDel="002827B5">
          <w:rPr>
            <w:rFonts w:eastAsiaTheme="minorHAnsi" w:hint="eastAsia"/>
            <w:iCs/>
            <w:szCs w:val="20"/>
          </w:rPr>
          <w:delText>③</w:delText>
        </w:r>
      </w:del>
      <w:del w:id="1667" w:author="최성익" w:date="2020-11-13T14:50:00Z">
        <w:r w:rsidRPr="00192CC6" w:rsidDel="003401E9">
          <w:rPr>
            <w:rFonts w:eastAsiaTheme="minorHAnsi"/>
            <w:iCs/>
            <w:szCs w:val="20"/>
          </w:rPr>
          <w:delText xml:space="preserve"> 장기 사용으로 인한 사용불가 품목: </w:delText>
        </w:r>
        <w:r w:rsidRPr="00192CC6" w:rsidDel="003401E9">
          <w:rPr>
            <w:rFonts w:eastAsiaTheme="minorHAnsi" w:hint="eastAsia"/>
            <w:iCs/>
            <w:szCs w:val="20"/>
          </w:rPr>
          <w:delText>본래의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목적에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사용할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수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없는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자재이며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설계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및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용도변경으로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쓸모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없어진</w:delText>
        </w:r>
        <w:r w:rsidRPr="00192CC6" w:rsidDel="003401E9">
          <w:rPr>
            <w:rFonts w:eastAsiaTheme="minorHAnsi"/>
            <w:iCs/>
            <w:szCs w:val="20"/>
          </w:rPr>
          <w:delText xml:space="preserve"> </w:delText>
        </w:r>
        <w:r w:rsidRPr="00192CC6" w:rsidDel="003401E9">
          <w:rPr>
            <w:rFonts w:eastAsiaTheme="minorHAnsi" w:hint="eastAsia"/>
            <w:iCs/>
            <w:szCs w:val="20"/>
          </w:rPr>
          <w:delText>품목</w:delText>
        </w:r>
      </w:del>
    </w:p>
    <w:p w14:paraId="43FC3ABC" w14:textId="77777777" w:rsidR="00EA7573" w:rsidRPr="00192CC6" w:rsidRDefault="00EA7573">
      <w:pPr>
        <w:wordWrap/>
        <w:rPr>
          <w:rFonts w:eastAsiaTheme="minorHAnsi"/>
          <w:iCs/>
          <w:szCs w:val="20"/>
        </w:rPr>
        <w:pPrChange w:id="1668" w:author="최성익" w:date="2020-11-13T14:50:00Z">
          <w:pPr>
            <w:wordWrap/>
            <w:ind w:firstLineChars="200" w:firstLine="400"/>
          </w:pPr>
        </w:pPrChange>
      </w:pPr>
      <w:del w:id="1669" w:author="최성익" w:date="2020-11-13T14:50:00Z">
        <w:r w:rsidRPr="00192CC6" w:rsidDel="003401E9">
          <w:rPr>
            <w:rFonts w:eastAsiaTheme="minorHAnsi"/>
            <w:iCs/>
            <w:szCs w:val="20"/>
          </w:rPr>
          <w:delText xml:space="preserve">    </w:delText>
        </w:r>
      </w:del>
      <w:r w:rsidRPr="00192CC6">
        <w:rPr>
          <w:rFonts w:eastAsiaTheme="minorHAnsi"/>
          <w:iCs/>
          <w:szCs w:val="20"/>
        </w:rPr>
        <w:t xml:space="preserve">2) </w:t>
      </w:r>
      <w:r w:rsidRPr="00192CC6">
        <w:rPr>
          <w:rFonts w:eastAsiaTheme="minorHAnsi" w:hint="eastAsia"/>
          <w:iCs/>
          <w:szCs w:val="20"/>
        </w:rPr>
        <w:t>처리절차</w:t>
      </w:r>
    </w:p>
    <w:p w14:paraId="3E66076D" w14:textId="77777777" w:rsidR="00B72133" w:rsidRPr="00192CC6" w:rsidRDefault="002827B5" w:rsidP="00C95478">
      <w:pPr>
        <w:wordWrap/>
        <w:ind w:firstLineChars="500" w:firstLine="1000"/>
        <w:rPr>
          <w:ins w:id="1670" w:author="손휘웅/HUIUNG SON" w:date="2020-12-07T08:02:00Z"/>
          <w:rFonts w:eastAsiaTheme="minorHAnsi"/>
          <w:iCs/>
          <w:szCs w:val="20"/>
          <w:rPrChange w:id="1671" w:author="손휘웅/HUIUNG SON" w:date="2020-12-07T08:13:00Z">
            <w:rPr>
              <w:ins w:id="1672" w:author="손휘웅/HUIUNG SON" w:date="2020-12-07T08:02:00Z"/>
              <w:rFonts w:eastAsiaTheme="minorHAnsi"/>
              <w:szCs w:val="20"/>
            </w:rPr>
          </w:rPrChange>
        </w:rPr>
      </w:pPr>
      <w:ins w:id="1673" w:author="최성익" w:date="2020-11-13T07:30:00Z">
        <w:r w:rsidRPr="0094520A">
          <w:rPr>
            <w:rFonts w:eastAsiaTheme="minorHAnsi"/>
            <w:iCs/>
            <w:szCs w:val="20"/>
          </w:rPr>
          <w:t>-</w:t>
        </w:r>
      </w:ins>
      <w:del w:id="1674" w:author="최성익" w:date="2020-11-13T07:30:00Z">
        <w:r w:rsidR="00EA7573" w:rsidRPr="00192CC6" w:rsidDel="002827B5">
          <w:rPr>
            <w:rFonts w:eastAsiaTheme="minorHAnsi" w:hint="eastAsia"/>
            <w:iCs/>
            <w:szCs w:val="20"/>
            <w:rPrChange w:id="167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①</w:delText>
        </w:r>
      </w:del>
      <w:r w:rsidR="00EA7573" w:rsidRPr="0094520A">
        <w:rPr>
          <w:rFonts w:eastAsiaTheme="minorHAnsi"/>
          <w:iCs/>
          <w:szCs w:val="20"/>
        </w:rPr>
        <w:t xml:space="preserve"> </w:t>
      </w:r>
      <w:ins w:id="1676" w:author="손휘웅/HUIUNG SON" w:date="2020-12-07T07:54:00Z">
        <w:r w:rsidR="00E53435" w:rsidRPr="0094520A">
          <w:rPr>
            <w:rFonts w:eastAsiaTheme="minorHAnsi"/>
            <w:iCs/>
            <w:szCs w:val="20"/>
          </w:rPr>
          <w:t xml:space="preserve">QRP </w:t>
        </w:r>
        <w:r w:rsidR="00E53435" w:rsidRPr="0094520A">
          <w:rPr>
            <w:rFonts w:eastAsiaTheme="minorHAnsi" w:hint="eastAsia"/>
            <w:iCs/>
            <w:szCs w:val="20"/>
          </w:rPr>
          <w:t>수리</w:t>
        </w:r>
      </w:ins>
      <w:ins w:id="1677" w:author="손휘웅/HUIUNG SON" w:date="2020-12-07T07:55:00Z">
        <w:r w:rsidR="00E53435" w:rsidRPr="0094520A">
          <w:rPr>
            <w:rFonts w:eastAsiaTheme="minorHAnsi" w:hint="eastAsia"/>
            <w:iCs/>
            <w:szCs w:val="20"/>
          </w:rPr>
          <w:t>결과등록</w:t>
        </w:r>
      </w:ins>
      <w:ins w:id="1678" w:author="손휘웅/HUIUNG SON" w:date="2020-12-07T07:59:00Z">
        <w:r w:rsidR="00E53435" w:rsidRPr="0094520A">
          <w:rPr>
            <w:rFonts w:eastAsiaTheme="minorHAnsi"/>
            <w:iCs/>
            <w:szCs w:val="20"/>
          </w:rPr>
          <w:t xml:space="preserve"> </w:t>
        </w:r>
      </w:ins>
      <w:ins w:id="1679" w:author="손휘웅/HUIUNG SON" w:date="2020-12-07T07:55:00Z">
        <w:r w:rsidR="00E53435" w:rsidRPr="0094520A">
          <w:rPr>
            <w:rFonts w:eastAsiaTheme="minorHAnsi" w:hint="eastAsia"/>
            <w:iCs/>
            <w:szCs w:val="20"/>
          </w:rPr>
          <w:t>시</w:t>
        </w:r>
        <w:r w:rsidR="00E53435" w:rsidRPr="00192CC6">
          <w:rPr>
            <w:rFonts w:eastAsiaTheme="minorHAnsi"/>
            <w:iCs/>
            <w:szCs w:val="20"/>
            <w:rPrChange w:id="1680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사용된 부품과 1:1</w:t>
        </w:r>
        <w:r w:rsidR="00E53435" w:rsidRPr="00192CC6">
          <w:rPr>
            <w:rFonts w:eastAsiaTheme="minorHAnsi" w:hint="eastAsia"/>
            <w:iCs/>
            <w:szCs w:val="20"/>
            <w:rPrChange w:id="1681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로</w:t>
        </w:r>
        <w:r w:rsidR="00E53435" w:rsidRPr="00192CC6">
          <w:rPr>
            <w:rFonts w:eastAsiaTheme="minorHAnsi"/>
            <w:iCs/>
            <w:szCs w:val="20"/>
            <w:rPrChange w:id="1682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1683" w:author="손휘웅/HUIUNG SON" w:date="2020-12-07T07:59:00Z">
        <w:r w:rsidR="00E53435" w:rsidRPr="00192CC6">
          <w:rPr>
            <w:rFonts w:eastAsiaTheme="minorHAnsi" w:hint="eastAsia"/>
            <w:iCs/>
            <w:szCs w:val="20"/>
            <w:rPrChange w:id="1684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불용</w:t>
        </w:r>
      </w:ins>
      <w:ins w:id="1685" w:author="손휘웅/HUIUNG SON" w:date="2020-12-07T07:55:00Z">
        <w:r w:rsidR="00E53435" w:rsidRPr="00192CC6">
          <w:rPr>
            <w:rFonts w:eastAsiaTheme="minorHAnsi" w:hint="eastAsia"/>
            <w:iCs/>
            <w:szCs w:val="20"/>
            <w:rPrChange w:id="1686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품이</w:t>
        </w:r>
        <w:r w:rsidR="00E53435" w:rsidRPr="00192CC6">
          <w:rPr>
            <w:rFonts w:eastAsiaTheme="minorHAnsi"/>
            <w:iCs/>
            <w:szCs w:val="20"/>
            <w:rPrChange w:id="1687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E53435" w:rsidRPr="00192CC6">
          <w:rPr>
            <w:rFonts w:eastAsiaTheme="minorHAnsi" w:hint="eastAsia"/>
            <w:iCs/>
            <w:szCs w:val="20"/>
            <w:rPrChange w:id="1688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등록되며</w:t>
        </w:r>
        <w:r w:rsidR="00E53435" w:rsidRPr="00192CC6">
          <w:rPr>
            <w:rFonts w:eastAsiaTheme="minorHAnsi"/>
            <w:iCs/>
            <w:szCs w:val="20"/>
            <w:rPrChange w:id="1689" w:author="손휘웅/HUIUNG SON" w:date="2020-12-07T08:13:00Z">
              <w:rPr>
                <w:rFonts w:eastAsiaTheme="minorHAnsi"/>
                <w:szCs w:val="20"/>
              </w:rPr>
            </w:rPrChange>
          </w:rPr>
          <w:t>,</w:t>
        </w:r>
        <w:r w:rsidR="00B72133" w:rsidRPr="00192CC6">
          <w:rPr>
            <w:rFonts w:eastAsiaTheme="minorHAnsi"/>
            <w:iCs/>
            <w:szCs w:val="20"/>
            <w:rPrChange w:id="1690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1691" w:author="손휘웅/HUIUNG SON" w:date="2020-12-07T08:01:00Z">
        <w:r w:rsidR="00B72133" w:rsidRPr="00192CC6">
          <w:rPr>
            <w:rFonts w:eastAsiaTheme="minorHAnsi"/>
            <w:iCs/>
            <w:szCs w:val="20"/>
            <w:rPrChange w:id="1692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QRP </w:t>
        </w:r>
        <w:r w:rsidR="00B72133" w:rsidRPr="00192CC6">
          <w:rPr>
            <w:rFonts w:eastAsiaTheme="minorHAnsi" w:hint="eastAsia"/>
            <w:iCs/>
            <w:szCs w:val="20"/>
            <w:rPrChange w:id="1693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탈착품</w:t>
        </w:r>
        <w:r w:rsidR="00B72133" w:rsidRPr="00192CC6">
          <w:rPr>
            <w:rFonts w:eastAsiaTheme="minorHAnsi"/>
            <w:iCs/>
            <w:szCs w:val="20"/>
            <w:rPrChange w:id="1694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B72133" w:rsidRPr="00192CC6">
          <w:rPr>
            <w:rFonts w:eastAsiaTheme="minorHAnsi" w:hint="eastAsia"/>
            <w:iCs/>
            <w:szCs w:val="20"/>
            <w:rPrChange w:id="169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등록</w:t>
        </w:r>
        <w:r w:rsidR="00B72133" w:rsidRPr="00192CC6">
          <w:rPr>
            <w:rFonts w:eastAsiaTheme="minorHAnsi"/>
            <w:iCs/>
            <w:szCs w:val="20"/>
            <w:rPrChange w:id="1696" w:author="손휘웅/HUIUNG SON" w:date="2020-12-07T08:13:00Z">
              <w:rPr>
                <w:rFonts w:eastAsiaTheme="minorHAnsi"/>
                <w:szCs w:val="20"/>
              </w:rPr>
            </w:rPrChange>
          </w:rPr>
          <w:t>(수리/폐기)</w:t>
        </w:r>
      </w:ins>
      <w:ins w:id="1697" w:author="손휘웅/HUIUNG SON" w:date="2020-12-07T08:02:00Z">
        <w:r w:rsidR="00B72133" w:rsidRPr="00192CC6">
          <w:rPr>
            <w:rFonts w:eastAsiaTheme="minorHAnsi"/>
            <w:iCs/>
            <w:szCs w:val="20"/>
            <w:rPrChange w:id="1698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B72133" w:rsidRPr="00192CC6">
          <w:rPr>
            <w:rFonts w:eastAsiaTheme="minorHAnsi" w:hint="eastAsia"/>
            <w:iCs/>
            <w:szCs w:val="20"/>
            <w:rPrChange w:id="1699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에서</w:t>
        </w:r>
        <w:r w:rsidR="00B72133" w:rsidRPr="00192CC6">
          <w:rPr>
            <w:rFonts w:eastAsiaTheme="minorHAnsi"/>
            <w:iCs/>
            <w:szCs w:val="20"/>
            <w:rPrChange w:id="1700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B72133" w:rsidRPr="00192CC6">
          <w:rPr>
            <w:rFonts w:eastAsiaTheme="minorHAnsi" w:hint="eastAsia"/>
            <w:iCs/>
            <w:szCs w:val="20"/>
            <w:rPrChange w:id="1701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절차에</w:t>
        </w:r>
        <w:r w:rsidR="00B72133" w:rsidRPr="00192CC6">
          <w:rPr>
            <w:rFonts w:eastAsiaTheme="minorHAnsi"/>
            <w:iCs/>
            <w:szCs w:val="20"/>
            <w:rPrChange w:id="1702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B72133" w:rsidRPr="00192CC6">
          <w:rPr>
            <w:rFonts w:eastAsiaTheme="minorHAnsi" w:hint="eastAsia"/>
            <w:iCs/>
            <w:szCs w:val="20"/>
            <w:rPrChange w:id="1703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따라</w:t>
        </w:r>
        <w:r w:rsidR="00B72133" w:rsidRPr="00192CC6">
          <w:rPr>
            <w:rFonts w:eastAsiaTheme="minorHAnsi"/>
            <w:iCs/>
            <w:szCs w:val="20"/>
            <w:rPrChange w:id="1704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B72133" w:rsidRPr="00192CC6">
          <w:rPr>
            <w:rFonts w:eastAsiaTheme="minorHAnsi" w:hint="eastAsia"/>
            <w:iCs/>
            <w:szCs w:val="20"/>
            <w:rPrChange w:id="170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폐기를</w:t>
        </w:r>
        <w:r w:rsidR="00B72133" w:rsidRPr="00192CC6">
          <w:rPr>
            <w:rFonts w:eastAsiaTheme="minorHAnsi"/>
            <w:iCs/>
            <w:szCs w:val="20"/>
            <w:rPrChange w:id="1706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B72133" w:rsidRPr="00192CC6">
          <w:rPr>
            <w:rFonts w:eastAsiaTheme="minorHAnsi" w:hint="eastAsia"/>
            <w:iCs/>
            <w:szCs w:val="20"/>
            <w:rPrChange w:id="1707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진행한다</w:t>
        </w:r>
        <w:r w:rsidR="00B72133" w:rsidRPr="00192CC6">
          <w:rPr>
            <w:rFonts w:eastAsiaTheme="minorHAnsi"/>
            <w:iCs/>
            <w:szCs w:val="20"/>
            <w:rPrChange w:id="1708" w:author="손휘웅/HUIUNG SON" w:date="2020-12-07T08:13:00Z">
              <w:rPr>
                <w:rFonts w:eastAsiaTheme="minorHAnsi"/>
                <w:szCs w:val="20"/>
              </w:rPr>
            </w:rPrChange>
          </w:rPr>
          <w:t>.</w:t>
        </w:r>
      </w:ins>
    </w:p>
    <w:p w14:paraId="6B37C539" w14:textId="77777777" w:rsidR="00EA7573" w:rsidRPr="0094520A" w:rsidRDefault="00B72133">
      <w:pPr>
        <w:wordWrap/>
        <w:rPr>
          <w:rFonts w:eastAsiaTheme="minorHAnsi"/>
          <w:iCs/>
          <w:szCs w:val="20"/>
        </w:rPr>
        <w:pPrChange w:id="1709" w:author="손휘웅/HUIUNG SON" w:date="2020-12-07T08:02:00Z">
          <w:pPr>
            <w:wordWrap/>
            <w:ind w:firstLineChars="500" w:firstLine="1000"/>
          </w:pPr>
        </w:pPrChange>
      </w:pPr>
      <w:ins w:id="1710" w:author="손휘웅/HUIUNG SON" w:date="2020-12-07T08:02:00Z">
        <w:r w:rsidRPr="00192CC6">
          <w:rPr>
            <w:rFonts w:eastAsiaTheme="minorHAnsi"/>
            <w:iCs/>
            <w:szCs w:val="20"/>
            <w:rPrChange w:id="1711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         - QRP </w:t>
        </w:r>
        <w:r w:rsidRPr="00192CC6">
          <w:rPr>
            <w:rFonts w:eastAsiaTheme="minorHAnsi" w:hint="eastAsia"/>
            <w:iCs/>
            <w:szCs w:val="20"/>
            <w:rPrChange w:id="1712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수리</w:t>
        </w:r>
      </w:ins>
      <w:ins w:id="1713" w:author="손휘웅/HUIUNG SON" w:date="2020-12-07T08:03:00Z">
        <w:r w:rsidRPr="00192CC6">
          <w:rPr>
            <w:rFonts w:eastAsiaTheme="minorHAnsi"/>
            <w:iCs/>
            <w:szCs w:val="20"/>
            <w:rPrChange w:id="1714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/폐기 </w:t>
        </w:r>
        <w:r w:rsidRPr="00192CC6">
          <w:rPr>
            <w:rFonts w:eastAsiaTheme="minorHAnsi" w:hint="eastAsia"/>
            <w:iCs/>
            <w:szCs w:val="20"/>
            <w:rPrChange w:id="171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상세정보에서</w:t>
        </w:r>
        <w:r w:rsidRPr="00192CC6">
          <w:rPr>
            <w:rFonts w:eastAsiaTheme="minorHAnsi"/>
            <w:iCs/>
            <w:szCs w:val="20"/>
            <w:rPrChange w:id="1716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717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폐기사유를</w:t>
        </w:r>
        <w:r w:rsidRPr="00192CC6">
          <w:rPr>
            <w:rFonts w:eastAsiaTheme="minorHAnsi"/>
            <w:iCs/>
            <w:szCs w:val="20"/>
            <w:rPrChange w:id="1718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719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반드시</w:t>
        </w:r>
        <w:r w:rsidRPr="00192CC6">
          <w:rPr>
            <w:rFonts w:eastAsiaTheme="minorHAnsi"/>
            <w:iCs/>
            <w:szCs w:val="20"/>
            <w:rPrChange w:id="1720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721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입력하고</w:t>
        </w:r>
        <w:r w:rsidRPr="00192CC6">
          <w:rPr>
            <w:rFonts w:eastAsiaTheme="minorHAnsi"/>
            <w:iCs/>
            <w:szCs w:val="20"/>
            <w:rPrChange w:id="1722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, </w:t>
        </w:r>
        <w:r w:rsidRPr="00192CC6">
          <w:rPr>
            <w:rFonts w:eastAsiaTheme="minorHAnsi" w:hint="eastAsia"/>
            <w:iCs/>
            <w:szCs w:val="20"/>
            <w:rPrChange w:id="1723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폐기</w:t>
        </w:r>
        <w:r w:rsidRPr="00192CC6">
          <w:rPr>
            <w:rFonts w:eastAsiaTheme="minorHAnsi"/>
            <w:iCs/>
            <w:szCs w:val="20"/>
            <w:rPrChange w:id="1724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첨부파일에서 </w:t>
        </w:r>
        <w:r w:rsidRPr="00192CC6">
          <w:rPr>
            <w:rFonts w:eastAsiaTheme="minorHAnsi" w:hint="eastAsia"/>
            <w:iCs/>
            <w:szCs w:val="20"/>
            <w:rPrChange w:id="172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불용품</w:t>
        </w:r>
        <w:r w:rsidRPr="00192CC6">
          <w:rPr>
            <w:rFonts w:eastAsiaTheme="minorHAnsi"/>
            <w:iCs/>
            <w:szCs w:val="20"/>
            <w:rPrChange w:id="1726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Tag</w:t>
        </w:r>
        <w:r w:rsidRPr="00192CC6">
          <w:rPr>
            <w:rFonts w:eastAsiaTheme="minorHAnsi" w:hint="eastAsia"/>
            <w:iCs/>
            <w:szCs w:val="20"/>
            <w:rPrChange w:id="1727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가</w:t>
        </w:r>
        <w:r w:rsidRPr="00192CC6">
          <w:rPr>
            <w:rFonts w:eastAsiaTheme="minorHAnsi"/>
            <w:iCs/>
            <w:szCs w:val="20"/>
            <w:rPrChange w:id="1728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부착된 사진을 업로드 </w:t>
        </w:r>
      </w:ins>
      <w:ins w:id="1729" w:author="손휘웅/HUIUNG SON" w:date="2020-12-07T08:04:00Z">
        <w:r w:rsidRPr="00192CC6">
          <w:rPr>
            <w:rFonts w:eastAsiaTheme="minorHAnsi" w:hint="eastAsia"/>
            <w:iCs/>
            <w:szCs w:val="20"/>
            <w:rPrChange w:id="1730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하고</w:t>
        </w:r>
        <w:r w:rsidRPr="00192CC6">
          <w:rPr>
            <w:rFonts w:eastAsiaTheme="minorHAnsi"/>
            <w:iCs/>
            <w:szCs w:val="20"/>
            <w:rPrChange w:id="1731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732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해당내용을</w:t>
        </w:r>
        <w:r w:rsidRPr="00192CC6">
          <w:rPr>
            <w:rFonts w:eastAsiaTheme="minorHAnsi"/>
            <w:iCs/>
            <w:szCs w:val="20"/>
            <w:rPrChange w:id="1733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734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기입한다</w:t>
        </w:r>
        <w:r w:rsidRPr="00192CC6">
          <w:rPr>
            <w:rFonts w:eastAsiaTheme="minorHAnsi"/>
            <w:iCs/>
            <w:szCs w:val="20"/>
            <w:rPrChange w:id="1735" w:author="손휘웅/HUIUNG SON" w:date="2020-12-07T08:13:00Z">
              <w:rPr>
                <w:rFonts w:eastAsiaTheme="minorHAnsi"/>
                <w:szCs w:val="20"/>
              </w:rPr>
            </w:rPrChange>
          </w:rPr>
          <w:t>.</w:t>
        </w:r>
      </w:ins>
      <w:ins w:id="1736" w:author="손휘웅/HUIUNG SON" w:date="2020-12-07T07:59:00Z">
        <w:r w:rsidR="00E53435" w:rsidRPr="00192CC6">
          <w:rPr>
            <w:rFonts w:eastAsiaTheme="minorHAnsi"/>
            <w:iCs/>
            <w:szCs w:val="20"/>
            <w:rPrChange w:id="1737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1738" w:author="최성익" w:date="2020-11-13T14:53:00Z">
        <w:del w:id="1739" w:author="손휘웅/HUIUNG SON" w:date="2020-12-07T07:54:00Z">
          <w:r w:rsidR="003401E9" w:rsidRPr="00192CC6" w:rsidDel="00E53435">
            <w:rPr>
              <w:rFonts w:eastAsiaTheme="minorHAnsi" w:hint="eastAsia"/>
              <w:iCs/>
              <w:szCs w:val="20"/>
              <w:rPrChange w:id="1740" w:author="손휘웅/HUIUNG SON" w:date="2020-12-07T08:1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폐기대상</w:delText>
          </w:r>
          <w:r w:rsidR="003401E9" w:rsidRPr="00192CC6" w:rsidDel="00E53435">
            <w:rPr>
              <w:rFonts w:eastAsiaTheme="minorHAnsi"/>
              <w:iCs/>
              <w:szCs w:val="20"/>
              <w:rPrChange w:id="1741" w:author="손휘웅/HUIUNG SON" w:date="2020-12-07T08:1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LIST &amp; </w:delText>
          </w:r>
          <w:r w:rsidR="003401E9" w:rsidRPr="00192CC6" w:rsidDel="00E53435">
            <w:rPr>
              <w:rFonts w:eastAsiaTheme="minorHAnsi" w:hint="eastAsia"/>
              <w:iCs/>
              <w:szCs w:val="20"/>
              <w:rPrChange w:id="1742" w:author="손휘웅/HUIUNG SON" w:date="2020-12-07T08:1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선정</w:delText>
          </w:r>
          <w:r w:rsidR="003401E9" w:rsidRPr="00192CC6" w:rsidDel="00E53435">
            <w:rPr>
              <w:rFonts w:eastAsiaTheme="minorHAnsi"/>
              <w:iCs/>
              <w:szCs w:val="20"/>
              <w:rPrChange w:id="1743" w:author="손휘웅/HUIUNG SON" w:date="2020-12-07T08:1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, </w:delText>
          </w:r>
        </w:del>
      </w:ins>
      <w:ins w:id="1744" w:author="최성익" w:date="2020-11-13T07:40:00Z">
        <w:del w:id="1745" w:author="손휘웅/HUIUNG SON" w:date="2020-12-07T07:54:00Z">
          <w:r w:rsidR="009824E1" w:rsidRPr="00192CC6" w:rsidDel="00E53435">
            <w:rPr>
              <w:rFonts w:eastAsiaTheme="minorHAnsi" w:hint="eastAsia"/>
              <w:iCs/>
              <w:szCs w:val="20"/>
              <w:rPrChange w:id="1746" w:author="손휘웅/HUIUNG SON" w:date="2020-12-07T08:13:00Z">
                <w:rPr>
                  <w:rFonts w:eastAsiaTheme="minorHAnsi" w:hint="eastAsia"/>
                  <w:szCs w:val="20"/>
                </w:rPr>
              </w:rPrChange>
            </w:rPr>
            <w:delText>재사용</w:delText>
          </w:r>
          <w:r w:rsidR="009824E1" w:rsidRPr="00192CC6" w:rsidDel="00E53435">
            <w:rPr>
              <w:rFonts w:eastAsiaTheme="minorHAnsi"/>
              <w:iCs/>
              <w:szCs w:val="20"/>
              <w:rPrChange w:id="1747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 xml:space="preserve"> 방안 및 활용방안 </w:delText>
          </w:r>
          <w:r w:rsidR="009824E1" w:rsidRPr="00192CC6" w:rsidDel="00E53435">
            <w:rPr>
              <w:rFonts w:eastAsiaTheme="minorHAnsi" w:hint="eastAsia"/>
              <w:iCs/>
              <w:szCs w:val="20"/>
              <w:rPrChange w:id="1748" w:author="손휘웅/HUIUNG SON" w:date="2020-12-07T08:13:00Z">
                <w:rPr>
                  <w:rFonts w:eastAsiaTheme="minorHAnsi" w:hint="eastAsia"/>
                  <w:szCs w:val="20"/>
                </w:rPr>
              </w:rPrChange>
            </w:rPr>
            <w:delText>검토</w:delText>
          </w:r>
          <w:r w:rsidR="009824E1" w:rsidRPr="00192CC6" w:rsidDel="00E53435">
            <w:rPr>
              <w:rFonts w:eastAsiaTheme="minorHAnsi"/>
              <w:iCs/>
              <w:szCs w:val="20"/>
              <w:rPrChange w:id="1749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del w:id="1750" w:author="최성익" w:date="2020-11-13T07:40:00Z">
        <w:r w:rsidR="00EA7573" w:rsidRPr="00192CC6" w:rsidDel="009824E1">
          <w:rPr>
            <w:rFonts w:eastAsiaTheme="minorHAnsi" w:hint="eastAsia"/>
            <w:iCs/>
            <w:szCs w:val="20"/>
            <w:rPrChange w:id="1751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처분</w:delText>
        </w:r>
      </w:del>
      <w:del w:id="1752" w:author="최성익" w:date="2020-11-13T14:53:00Z">
        <w:r w:rsidR="00EA7573" w:rsidRPr="00192CC6" w:rsidDel="003401E9">
          <w:rPr>
            <w:rFonts w:eastAsiaTheme="minorHAnsi" w:hint="eastAsia"/>
            <w:iCs/>
            <w:szCs w:val="20"/>
            <w:rPrChange w:id="1753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대상</w:delText>
        </w:r>
        <w:r w:rsidR="00EA7573" w:rsidRPr="00192CC6" w:rsidDel="003401E9">
          <w:rPr>
            <w:rFonts w:eastAsiaTheme="minorHAnsi"/>
            <w:iCs/>
            <w:szCs w:val="20"/>
            <w:rPrChange w:id="1754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LIST &amp; </w:delText>
        </w:r>
        <w:r w:rsidR="00EA7573" w:rsidRPr="00192CC6" w:rsidDel="003401E9">
          <w:rPr>
            <w:rFonts w:eastAsiaTheme="minorHAnsi" w:hint="eastAsia"/>
            <w:iCs/>
            <w:szCs w:val="20"/>
            <w:rPrChange w:id="175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선정</w:delText>
        </w:r>
      </w:del>
    </w:p>
    <w:p w14:paraId="559619BC" w14:textId="77777777" w:rsidR="00EA7573" w:rsidRPr="00192CC6" w:rsidDel="009824E1" w:rsidRDefault="00EA7573" w:rsidP="00C95478">
      <w:pPr>
        <w:wordWrap/>
        <w:rPr>
          <w:del w:id="1756" w:author="최성익" w:date="2020-11-13T07:40:00Z"/>
          <w:rFonts w:eastAsiaTheme="minorHAnsi"/>
          <w:iCs/>
          <w:szCs w:val="20"/>
          <w:rPrChange w:id="1757" w:author="손휘웅/HUIUNG SON" w:date="2020-12-07T08:13:00Z">
            <w:rPr>
              <w:del w:id="1758" w:author="최성익" w:date="2020-11-13T07:40:00Z"/>
              <w:rFonts w:eastAsiaTheme="minorHAnsi"/>
              <w:szCs w:val="20"/>
            </w:rPr>
          </w:rPrChange>
        </w:rPr>
      </w:pPr>
      <w:del w:id="1759" w:author="최성익" w:date="2020-11-13T07:40:00Z">
        <w:r w:rsidRPr="0094520A" w:rsidDel="009824E1">
          <w:rPr>
            <w:rFonts w:eastAsiaTheme="minorHAnsi"/>
            <w:iCs/>
            <w:szCs w:val="20"/>
          </w:rPr>
          <w:delText xml:space="preserve">          </w:delText>
        </w:r>
      </w:del>
      <w:del w:id="1760" w:author="최성익" w:date="2020-11-13T07:30:00Z">
        <w:r w:rsidRPr="00192CC6" w:rsidDel="002827B5">
          <w:rPr>
            <w:rFonts w:eastAsiaTheme="minorHAnsi" w:hint="eastAsia"/>
            <w:iCs/>
            <w:szCs w:val="20"/>
            <w:rPrChange w:id="1761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②</w:delText>
        </w:r>
      </w:del>
      <w:del w:id="1762" w:author="최성익" w:date="2020-11-13T07:40:00Z">
        <w:r w:rsidRPr="00192CC6" w:rsidDel="009824E1">
          <w:rPr>
            <w:rFonts w:eastAsiaTheme="minorHAnsi"/>
            <w:iCs/>
            <w:szCs w:val="20"/>
            <w:rPrChange w:id="1763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</w:delText>
        </w:r>
      </w:del>
      <w:del w:id="1764" w:author="최성익" w:date="2020-11-13T07:31:00Z">
        <w:r w:rsidRPr="00192CC6" w:rsidDel="002827B5">
          <w:rPr>
            <w:rFonts w:eastAsiaTheme="minorHAnsi" w:hint="eastAsia"/>
            <w:iCs/>
            <w:szCs w:val="20"/>
            <w:rPrChange w:id="176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검토</w:delText>
        </w:r>
        <w:r w:rsidRPr="00192CC6" w:rsidDel="002827B5">
          <w:rPr>
            <w:rFonts w:eastAsiaTheme="minorHAnsi"/>
            <w:iCs/>
            <w:szCs w:val="20"/>
            <w:rPrChange w:id="1766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- </w:delText>
        </w:r>
      </w:del>
      <w:del w:id="1767" w:author="최성익" w:date="2020-11-13T07:40:00Z">
        <w:r w:rsidRPr="00192CC6" w:rsidDel="009824E1">
          <w:rPr>
            <w:rFonts w:eastAsiaTheme="minorHAnsi" w:hint="eastAsia"/>
            <w:iCs/>
            <w:szCs w:val="20"/>
            <w:rPrChange w:id="1768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재사용</w:delText>
        </w:r>
        <w:r w:rsidRPr="00192CC6" w:rsidDel="009824E1">
          <w:rPr>
            <w:rFonts w:eastAsiaTheme="minorHAnsi"/>
            <w:iCs/>
            <w:szCs w:val="20"/>
            <w:rPrChange w:id="1769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9824E1">
          <w:rPr>
            <w:rFonts w:eastAsiaTheme="minorHAnsi" w:hint="eastAsia"/>
            <w:iCs/>
            <w:szCs w:val="20"/>
            <w:rPrChange w:id="1770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방안</w:delText>
        </w:r>
        <w:r w:rsidRPr="00192CC6" w:rsidDel="009824E1">
          <w:rPr>
            <w:rFonts w:eastAsiaTheme="minorHAnsi"/>
            <w:iCs/>
            <w:szCs w:val="20"/>
            <w:rPrChange w:id="1771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9824E1">
          <w:rPr>
            <w:rFonts w:eastAsiaTheme="minorHAnsi" w:hint="eastAsia"/>
            <w:iCs/>
            <w:szCs w:val="20"/>
            <w:rPrChange w:id="1772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및</w:delText>
        </w:r>
        <w:r w:rsidRPr="00192CC6" w:rsidDel="009824E1">
          <w:rPr>
            <w:rFonts w:eastAsiaTheme="minorHAnsi"/>
            <w:iCs/>
            <w:szCs w:val="20"/>
            <w:rPrChange w:id="1773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9824E1">
          <w:rPr>
            <w:rFonts w:eastAsiaTheme="minorHAnsi" w:hint="eastAsia"/>
            <w:iCs/>
            <w:szCs w:val="20"/>
            <w:rPrChange w:id="1774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활용방안</w:delText>
        </w:r>
        <w:r w:rsidR="00015937" w:rsidRPr="00192CC6" w:rsidDel="009824E1">
          <w:rPr>
            <w:rFonts w:eastAsiaTheme="minorHAnsi"/>
            <w:iCs/>
            <w:szCs w:val="20"/>
            <w:rPrChange w:id="1775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또는 폐기</w:delText>
        </w:r>
      </w:del>
    </w:p>
    <w:p w14:paraId="7A662F37" w14:textId="77777777" w:rsidR="00B72133" w:rsidRPr="00192CC6" w:rsidRDefault="00EA7573">
      <w:pPr>
        <w:wordWrap/>
        <w:ind w:firstLineChars="500" w:firstLine="1000"/>
        <w:rPr>
          <w:ins w:id="1776" w:author="손휘웅/HUIUNG SON" w:date="2020-12-07T08:07:00Z"/>
          <w:rFonts w:eastAsiaTheme="minorHAnsi"/>
          <w:iCs/>
          <w:szCs w:val="20"/>
          <w:rPrChange w:id="1777" w:author="손휘웅/HUIUNG SON" w:date="2020-12-07T08:13:00Z">
            <w:rPr>
              <w:ins w:id="1778" w:author="손휘웅/HUIUNG SON" w:date="2020-12-07T08:07:00Z"/>
              <w:rFonts w:eastAsiaTheme="minorHAnsi"/>
              <w:szCs w:val="20"/>
            </w:rPr>
          </w:rPrChange>
        </w:rPr>
        <w:pPrChange w:id="1779" w:author="최성익" w:date="2020-11-13T07:40:00Z">
          <w:pPr>
            <w:wordWrap/>
          </w:pPr>
        </w:pPrChange>
      </w:pPr>
      <w:del w:id="1780" w:author="최성익" w:date="2020-11-13T07:40:00Z">
        <w:r w:rsidRPr="00192CC6" w:rsidDel="009824E1">
          <w:rPr>
            <w:rFonts w:eastAsiaTheme="minorHAnsi"/>
            <w:iCs/>
            <w:szCs w:val="20"/>
            <w:rPrChange w:id="1781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         </w:delText>
        </w:r>
      </w:del>
      <w:ins w:id="1782" w:author="최성익" w:date="2020-11-13T07:31:00Z">
        <w:r w:rsidR="002827B5" w:rsidRPr="00192CC6">
          <w:rPr>
            <w:rFonts w:eastAsiaTheme="minorHAnsi"/>
            <w:iCs/>
            <w:szCs w:val="20"/>
            <w:rPrChange w:id="1783" w:author="손휘웅/HUIUNG SON" w:date="2020-12-07T08:13:00Z">
              <w:rPr>
                <w:rFonts w:eastAsiaTheme="minorHAnsi"/>
                <w:szCs w:val="20"/>
              </w:rPr>
            </w:rPrChange>
          </w:rPr>
          <w:t>-</w:t>
        </w:r>
      </w:ins>
      <w:del w:id="1784" w:author="최성익" w:date="2020-11-13T07:31:00Z">
        <w:r w:rsidRPr="00192CC6" w:rsidDel="002827B5">
          <w:rPr>
            <w:rFonts w:eastAsiaTheme="minorHAnsi" w:hint="eastAsia"/>
            <w:iCs/>
            <w:szCs w:val="20"/>
            <w:rPrChange w:id="178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③</w:delText>
        </w:r>
      </w:del>
      <w:r w:rsidRPr="0094520A">
        <w:rPr>
          <w:rFonts w:eastAsiaTheme="minorHAnsi"/>
          <w:iCs/>
          <w:szCs w:val="20"/>
        </w:rPr>
        <w:t xml:space="preserve"> </w:t>
      </w:r>
      <w:ins w:id="1786" w:author="손휘웅/HUIUNG SON" w:date="2020-12-07T08:05:00Z">
        <w:r w:rsidR="00B72133" w:rsidRPr="0094520A">
          <w:rPr>
            <w:rFonts w:eastAsiaTheme="minorHAnsi" w:hint="eastAsia"/>
            <w:iCs/>
            <w:szCs w:val="20"/>
          </w:rPr>
          <w:t>개선</w:t>
        </w:r>
        <w:r w:rsidR="00B72133" w:rsidRPr="0094520A">
          <w:rPr>
            <w:rFonts w:eastAsiaTheme="minorHAnsi"/>
            <w:iCs/>
            <w:szCs w:val="20"/>
          </w:rPr>
          <w:t xml:space="preserve">/개조 </w:t>
        </w:r>
      </w:ins>
      <w:ins w:id="1787" w:author="손휘웅/HUIUNG SON" w:date="2020-12-07T08:07:00Z">
        <w:r w:rsidR="00B72133" w:rsidRPr="0094520A">
          <w:rPr>
            <w:rFonts w:eastAsiaTheme="minorHAnsi" w:hint="eastAsia"/>
            <w:iCs/>
            <w:szCs w:val="20"/>
          </w:rPr>
          <w:t>시</w:t>
        </w:r>
        <w:r w:rsidR="00B72133" w:rsidRPr="0094520A">
          <w:rPr>
            <w:rFonts w:eastAsiaTheme="minorHAnsi"/>
            <w:iCs/>
            <w:szCs w:val="20"/>
          </w:rPr>
          <w:t xml:space="preserve"> </w:t>
        </w:r>
      </w:ins>
      <w:ins w:id="1788" w:author="손휘웅/HUIUNG SON" w:date="2020-12-07T08:05:00Z">
        <w:r w:rsidR="00B72133" w:rsidRPr="0094520A">
          <w:rPr>
            <w:rFonts w:eastAsiaTheme="minorHAnsi" w:hint="eastAsia"/>
            <w:iCs/>
            <w:szCs w:val="20"/>
          </w:rPr>
          <w:t>탈착된</w:t>
        </w:r>
        <w:r w:rsidR="00B72133" w:rsidRPr="0094520A">
          <w:rPr>
            <w:rFonts w:eastAsiaTheme="minorHAnsi"/>
            <w:iCs/>
            <w:szCs w:val="20"/>
          </w:rPr>
          <w:t xml:space="preserve"> 부품과 </w:t>
        </w:r>
      </w:ins>
      <w:ins w:id="1789" w:author="손휘웅/HUIUNG SON" w:date="2020-12-07T08:07:00Z">
        <w:r w:rsidR="00B72133" w:rsidRPr="0094520A">
          <w:rPr>
            <w:rFonts w:eastAsiaTheme="minorHAnsi" w:hint="eastAsia"/>
            <w:iCs/>
            <w:szCs w:val="20"/>
          </w:rPr>
          <w:t>실제</w:t>
        </w:r>
        <w:r w:rsidR="00B72133" w:rsidRPr="0094520A">
          <w:rPr>
            <w:rFonts w:eastAsiaTheme="minorHAnsi"/>
            <w:iCs/>
            <w:szCs w:val="20"/>
          </w:rPr>
          <w:t xml:space="preserve"> </w:t>
        </w:r>
      </w:ins>
      <w:ins w:id="1790" w:author="손휘웅/HUIUNG SON" w:date="2020-12-07T08:05:00Z">
        <w:r w:rsidR="00B72133" w:rsidRPr="0094520A">
          <w:rPr>
            <w:rFonts w:eastAsiaTheme="minorHAnsi" w:hint="eastAsia"/>
            <w:iCs/>
            <w:szCs w:val="20"/>
          </w:rPr>
          <w:t>사용부품이</w:t>
        </w:r>
        <w:r w:rsidR="00B72133" w:rsidRPr="0094520A">
          <w:rPr>
            <w:rFonts w:eastAsiaTheme="minorHAnsi"/>
            <w:iCs/>
            <w:szCs w:val="20"/>
          </w:rPr>
          <w:t xml:space="preserve"> </w:t>
        </w:r>
        <w:r w:rsidR="00B72133" w:rsidRPr="0094520A">
          <w:rPr>
            <w:rFonts w:eastAsiaTheme="minorHAnsi" w:hint="eastAsia"/>
            <w:iCs/>
            <w:szCs w:val="20"/>
          </w:rPr>
          <w:t>다를</w:t>
        </w:r>
        <w:r w:rsidR="00B72133" w:rsidRPr="0094520A">
          <w:rPr>
            <w:rFonts w:eastAsiaTheme="minorHAnsi"/>
            <w:iCs/>
            <w:szCs w:val="20"/>
          </w:rPr>
          <w:t xml:space="preserve"> </w:t>
        </w:r>
        <w:r w:rsidR="00B72133" w:rsidRPr="0094520A">
          <w:rPr>
            <w:rFonts w:eastAsiaTheme="minorHAnsi" w:hint="eastAsia"/>
            <w:iCs/>
            <w:szCs w:val="20"/>
          </w:rPr>
          <w:t>수</w:t>
        </w:r>
        <w:r w:rsidR="00B72133" w:rsidRPr="0094520A">
          <w:rPr>
            <w:rFonts w:eastAsiaTheme="minorHAnsi"/>
            <w:iCs/>
            <w:szCs w:val="20"/>
          </w:rPr>
          <w:t xml:space="preserve"> </w:t>
        </w:r>
        <w:r w:rsidR="00B72133" w:rsidRPr="0094520A">
          <w:rPr>
            <w:rFonts w:eastAsiaTheme="minorHAnsi" w:hint="eastAsia"/>
            <w:iCs/>
            <w:szCs w:val="20"/>
          </w:rPr>
          <w:t>있으므로</w:t>
        </w:r>
        <w:r w:rsidR="00B72133" w:rsidRPr="0094520A">
          <w:rPr>
            <w:rFonts w:eastAsiaTheme="minorHAnsi"/>
            <w:iCs/>
            <w:szCs w:val="20"/>
          </w:rPr>
          <w:t xml:space="preserve">, </w:t>
        </w:r>
      </w:ins>
      <w:ins w:id="1791" w:author="손휘웅/HUIUNG SON" w:date="2020-12-07T08:06:00Z">
        <w:r w:rsidR="00B72133" w:rsidRPr="0094520A">
          <w:rPr>
            <w:rFonts w:eastAsiaTheme="minorHAnsi" w:hint="eastAsia"/>
            <w:iCs/>
            <w:szCs w:val="20"/>
          </w:rPr>
          <w:t>관련</w:t>
        </w:r>
        <w:r w:rsidR="00B72133" w:rsidRPr="0094520A">
          <w:rPr>
            <w:rFonts w:eastAsiaTheme="minorHAnsi"/>
            <w:iCs/>
            <w:szCs w:val="20"/>
          </w:rPr>
          <w:t xml:space="preserve"> 정보를 반드시 </w:t>
        </w:r>
      </w:ins>
      <w:ins w:id="1792" w:author="손휘웅/HUIUNG SON" w:date="2020-12-07T08:07:00Z">
        <w:r w:rsidR="00B72133" w:rsidRPr="0094520A">
          <w:rPr>
            <w:rFonts w:eastAsiaTheme="minorHAnsi"/>
            <w:iCs/>
            <w:szCs w:val="20"/>
          </w:rPr>
          <w:t>QRP</w:t>
        </w:r>
        <w:r w:rsidR="00B72133" w:rsidRPr="0094520A">
          <w:rPr>
            <w:rFonts w:eastAsiaTheme="minorHAnsi" w:hint="eastAsia"/>
            <w:iCs/>
            <w:szCs w:val="20"/>
          </w:rPr>
          <w:t>에</w:t>
        </w:r>
        <w:r w:rsidR="00B72133" w:rsidRPr="0094520A">
          <w:rPr>
            <w:rFonts w:eastAsiaTheme="minorHAnsi"/>
            <w:iCs/>
            <w:szCs w:val="20"/>
          </w:rPr>
          <w:t xml:space="preserve"> </w:t>
        </w:r>
      </w:ins>
      <w:ins w:id="1793" w:author="손휘웅/HUIUNG SON" w:date="2020-12-07T08:06:00Z">
        <w:r w:rsidR="00B72133" w:rsidRPr="0094520A">
          <w:rPr>
            <w:rFonts w:eastAsiaTheme="minorHAnsi" w:hint="eastAsia"/>
            <w:iCs/>
            <w:szCs w:val="20"/>
          </w:rPr>
          <w:t>입력</w:t>
        </w:r>
      </w:ins>
      <w:ins w:id="1794" w:author="손휘웅/HUIUNG SON" w:date="2020-12-07T08:07:00Z">
        <w:r w:rsidR="00B72133" w:rsidRPr="00192CC6">
          <w:rPr>
            <w:rFonts w:eastAsiaTheme="minorHAnsi" w:hint="eastAsia"/>
            <w:iCs/>
            <w:szCs w:val="20"/>
            <w:rPrChange w:id="179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하도록</w:t>
        </w:r>
        <w:r w:rsidR="00B72133" w:rsidRPr="00192CC6">
          <w:rPr>
            <w:rFonts w:eastAsiaTheme="minorHAnsi"/>
            <w:iCs/>
            <w:szCs w:val="20"/>
            <w:rPrChange w:id="1796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B72133" w:rsidRPr="00192CC6">
          <w:rPr>
            <w:rFonts w:eastAsiaTheme="minorHAnsi" w:hint="eastAsia"/>
            <w:iCs/>
            <w:szCs w:val="20"/>
            <w:rPrChange w:id="1797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한다</w:t>
        </w:r>
        <w:r w:rsidR="00B72133" w:rsidRPr="00192CC6">
          <w:rPr>
            <w:rFonts w:eastAsiaTheme="minorHAnsi"/>
            <w:iCs/>
            <w:szCs w:val="20"/>
            <w:rPrChange w:id="1798" w:author="손휘웅/HUIUNG SON" w:date="2020-12-07T08:13:00Z">
              <w:rPr>
                <w:rFonts w:eastAsiaTheme="minorHAnsi"/>
                <w:szCs w:val="20"/>
              </w:rPr>
            </w:rPrChange>
          </w:rPr>
          <w:t>.</w:t>
        </w:r>
      </w:ins>
    </w:p>
    <w:p w14:paraId="3D2E3CBA" w14:textId="77777777" w:rsidR="00EA7573" w:rsidRPr="0094520A" w:rsidRDefault="00B72133">
      <w:pPr>
        <w:wordWrap/>
        <w:ind w:firstLineChars="500" w:firstLine="1000"/>
        <w:rPr>
          <w:rFonts w:eastAsiaTheme="minorHAnsi"/>
          <w:iCs/>
          <w:szCs w:val="20"/>
        </w:rPr>
        <w:pPrChange w:id="1799" w:author="최성익" w:date="2020-11-13T07:40:00Z">
          <w:pPr>
            <w:wordWrap/>
          </w:pPr>
        </w:pPrChange>
      </w:pPr>
      <w:ins w:id="1800" w:author="손휘웅/HUIUNG SON" w:date="2020-12-07T08:07:00Z">
        <w:r w:rsidRPr="00192CC6">
          <w:rPr>
            <w:rFonts w:eastAsiaTheme="minorHAnsi"/>
            <w:iCs/>
            <w:szCs w:val="20"/>
            <w:rPrChange w:id="1801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- </w:t>
        </w:r>
      </w:ins>
      <w:ins w:id="1802" w:author="손휘웅/HUIUNG SON" w:date="2020-12-07T08:11:00Z">
        <w:r w:rsidR="00666DFC" w:rsidRPr="00192CC6">
          <w:rPr>
            <w:rFonts w:eastAsiaTheme="minorHAnsi" w:hint="eastAsia"/>
            <w:iCs/>
            <w:szCs w:val="20"/>
            <w:rPrChange w:id="1803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악성재고</w:t>
        </w:r>
        <w:r w:rsidR="00666DFC" w:rsidRPr="00192CC6">
          <w:rPr>
            <w:rFonts w:eastAsiaTheme="minorHAnsi"/>
            <w:iCs/>
            <w:szCs w:val="20"/>
            <w:rPrChange w:id="1804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666DFC" w:rsidRPr="00192CC6">
          <w:rPr>
            <w:rFonts w:eastAsiaTheme="minorHAnsi" w:hint="eastAsia"/>
            <w:iCs/>
            <w:szCs w:val="20"/>
            <w:rPrChange w:id="180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폐기</w:t>
        </w:r>
        <w:r w:rsidR="00666DFC" w:rsidRPr="00192CC6">
          <w:rPr>
            <w:rFonts w:eastAsiaTheme="minorHAnsi"/>
            <w:iCs/>
            <w:szCs w:val="20"/>
            <w:rPrChange w:id="1806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: </w:t>
        </w:r>
      </w:ins>
      <w:ins w:id="1807" w:author="손휘웅/HUIUNG SON" w:date="2020-12-07T08:08:00Z">
        <w:r w:rsidRPr="00192CC6">
          <w:rPr>
            <w:rFonts w:eastAsiaTheme="minorHAnsi" w:hint="eastAsia"/>
            <w:iCs/>
            <w:szCs w:val="20"/>
            <w:rPrChange w:id="1808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사용이력이</w:t>
        </w:r>
        <w:r w:rsidRPr="00192CC6">
          <w:rPr>
            <w:rFonts w:eastAsiaTheme="minorHAnsi"/>
            <w:iCs/>
            <w:szCs w:val="20"/>
            <w:rPrChange w:id="1809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5</w:t>
        </w:r>
        <w:r w:rsidRPr="00192CC6">
          <w:rPr>
            <w:rFonts w:eastAsiaTheme="minorHAnsi" w:hint="eastAsia"/>
            <w:iCs/>
            <w:szCs w:val="20"/>
            <w:rPrChange w:id="1810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년간</w:t>
        </w:r>
        <w:r w:rsidRPr="00192CC6">
          <w:rPr>
            <w:rFonts w:eastAsiaTheme="minorHAnsi"/>
            <w:iCs/>
            <w:szCs w:val="20"/>
            <w:rPrChange w:id="1811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1</w:t>
        </w:r>
        <w:r w:rsidRPr="00192CC6">
          <w:rPr>
            <w:rFonts w:eastAsiaTheme="minorHAnsi" w:hint="eastAsia"/>
            <w:iCs/>
            <w:szCs w:val="20"/>
            <w:rPrChange w:id="1812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건도</w:t>
        </w:r>
        <w:r w:rsidRPr="00192CC6">
          <w:rPr>
            <w:rFonts w:eastAsiaTheme="minorHAnsi"/>
            <w:iCs/>
            <w:szCs w:val="20"/>
            <w:rPrChange w:id="1813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814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발생되지</w:t>
        </w:r>
        <w:r w:rsidRPr="00192CC6">
          <w:rPr>
            <w:rFonts w:eastAsiaTheme="minorHAnsi"/>
            <w:iCs/>
            <w:szCs w:val="20"/>
            <w:rPrChange w:id="1815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816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않았을</w:t>
        </w:r>
        <w:r w:rsidRPr="00192CC6">
          <w:rPr>
            <w:rFonts w:eastAsiaTheme="minorHAnsi"/>
            <w:iCs/>
            <w:szCs w:val="20"/>
            <w:rPrChange w:id="1817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1818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경우</w:t>
        </w:r>
      </w:ins>
      <w:ins w:id="1819" w:author="손휘웅/HUIUNG SON" w:date="2020-12-07T08:11:00Z">
        <w:r w:rsidR="00666DFC" w:rsidRPr="00192CC6">
          <w:rPr>
            <w:rFonts w:eastAsiaTheme="minorHAnsi"/>
            <w:iCs/>
            <w:szCs w:val="20"/>
            <w:rPrChange w:id="1820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악성재고로 판단, </w:t>
        </w:r>
        <w:r w:rsidR="00666DFC" w:rsidRPr="00192CC6">
          <w:rPr>
            <w:rFonts w:eastAsiaTheme="minorHAnsi" w:hint="eastAsia"/>
            <w:iCs/>
            <w:szCs w:val="20"/>
            <w:rPrChange w:id="1821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폐기가</w:t>
        </w:r>
        <w:r w:rsidR="00666DFC" w:rsidRPr="00192CC6">
          <w:rPr>
            <w:rFonts w:eastAsiaTheme="minorHAnsi"/>
            <w:iCs/>
            <w:szCs w:val="20"/>
            <w:rPrChange w:id="1822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1823" w:author="손휘웅/HUIUNG SON" w:date="2020-12-07T08:12:00Z">
        <w:r w:rsidR="00666DFC" w:rsidRPr="00192CC6">
          <w:rPr>
            <w:rFonts w:eastAsiaTheme="minorHAnsi" w:hint="eastAsia"/>
            <w:iCs/>
            <w:szCs w:val="20"/>
            <w:rPrChange w:id="1824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가능하며</w:t>
        </w:r>
        <w:r w:rsidR="00666DFC" w:rsidRPr="00192CC6">
          <w:rPr>
            <w:rFonts w:eastAsiaTheme="minorHAnsi"/>
            <w:iCs/>
            <w:szCs w:val="20"/>
            <w:rPrChange w:id="1825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666DFC" w:rsidRPr="00192CC6">
          <w:rPr>
            <w:rFonts w:eastAsiaTheme="minorHAnsi" w:hint="eastAsia"/>
            <w:iCs/>
            <w:szCs w:val="20"/>
            <w:rPrChange w:id="1826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전결기준에</w:t>
        </w:r>
        <w:r w:rsidR="00666DFC" w:rsidRPr="00192CC6">
          <w:rPr>
            <w:rFonts w:eastAsiaTheme="minorHAnsi"/>
            <w:iCs/>
            <w:szCs w:val="20"/>
            <w:rPrChange w:id="1827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666DFC" w:rsidRPr="00192CC6">
          <w:rPr>
            <w:rFonts w:eastAsiaTheme="minorHAnsi" w:hint="eastAsia"/>
            <w:iCs/>
            <w:szCs w:val="20"/>
            <w:rPrChange w:id="1828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의거하여</w:t>
        </w:r>
        <w:r w:rsidR="00666DFC" w:rsidRPr="00192CC6">
          <w:rPr>
            <w:rFonts w:eastAsiaTheme="minorHAnsi"/>
            <w:iCs/>
            <w:szCs w:val="20"/>
            <w:rPrChange w:id="1829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666DFC" w:rsidRPr="00192CC6">
          <w:rPr>
            <w:rFonts w:eastAsiaTheme="minorHAnsi" w:hint="eastAsia"/>
            <w:iCs/>
            <w:szCs w:val="20"/>
            <w:rPrChange w:id="1830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폐기를</w:t>
        </w:r>
        <w:r w:rsidR="00666DFC" w:rsidRPr="00192CC6">
          <w:rPr>
            <w:rFonts w:eastAsiaTheme="minorHAnsi"/>
            <w:iCs/>
            <w:szCs w:val="20"/>
            <w:rPrChange w:id="1831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  <w:r w:rsidR="00666DFC" w:rsidRPr="00192CC6">
          <w:rPr>
            <w:rFonts w:eastAsiaTheme="minorHAnsi" w:hint="eastAsia"/>
            <w:iCs/>
            <w:szCs w:val="20"/>
            <w:rPrChange w:id="1832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진행한다</w:t>
        </w:r>
        <w:r w:rsidR="00666DFC" w:rsidRPr="00192CC6">
          <w:rPr>
            <w:rFonts w:eastAsiaTheme="minorHAnsi"/>
            <w:iCs/>
            <w:szCs w:val="20"/>
            <w:rPrChange w:id="1833" w:author="손휘웅/HUIUNG SON" w:date="2020-12-07T08:13:00Z">
              <w:rPr>
                <w:rFonts w:eastAsiaTheme="minorHAnsi"/>
                <w:szCs w:val="20"/>
              </w:rPr>
            </w:rPrChange>
          </w:rPr>
          <w:t>.</w:t>
        </w:r>
      </w:ins>
      <w:ins w:id="1834" w:author="손휘웅/HUIUNG SON" w:date="2020-12-07T08:08:00Z">
        <w:r w:rsidRPr="00192CC6">
          <w:rPr>
            <w:rFonts w:eastAsiaTheme="minorHAnsi"/>
            <w:iCs/>
            <w:szCs w:val="20"/>
            <w:rPrChange w:id="1835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</w:t>
        </w:r>
      </w:ins>
      <w:del w:id="1836" w:author="손휘웅/HUIUNG SON" w:date="2020-12-07T08:04:00Z">
        <w:r w:rsidR="00EA7573" w:rsidRPr="00192CC6" w:rsidDel="00B72133">
          <w:rPr>
            <w:rFonts w:eastAsiaTheme="minorHAnsi"/>
            <w:iCs/>
            <w:szCs w:val="20"/>
            <w:rPrChange w:id="1837" w:author="손휘웅/HUIUNG SON" w:date="2020-12-07T08:13:00Z">
              <w:rPr>
                <w:rFonts w:eastAsiaTheme="minorHAnsi"/>
                <w:szCs w:val="20"/>
              </w:rPr>
            </w:rPrChange>
          </w:rPr>
          <w:delText>품의 상신</w:delText>
        </w:r>
      </w:del>
      <w:ins w:id="1838" w:author="최성익" w:date="2020-11-13T07:31:00Z">
        <w:del w:id="1839" w:author="손휘웅/HUIUNG SON" w:date="2020-12-07T08:04:00Z">
          <w:r w:rsidR="002827B5" w:rsidRPr="00192CC6" w:rsidDel="00B72133">
            <w:rPr>
              <w:rFonts w:eastAsiaTheme="minorHAnsi"/>
              <w:iCs/>
              <w:szCs w:val="20"/>
              <w:rPrChange w:id="1840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 xml:space="preserve"> (팀장전결, </w:delText>
          </w:r>
          <w:r w:rsidR="002827B5" w:rsidRPr="00192CC6" w:rsidDel="00B72133">
            <w:rPr>
              <w:rFonts w:eastAsiaTheme="minorHAnsi" w:hint="eastAsia"/>
              <w:iCs/>
              <w:szCs w:val="20"/>
              <w:rPrChange w:id="1841" w:author="손휘웅/HUIUNG SON" w:date="2020-12-07T08:13:00Z">
                <w:rPr>
                  <w:rFonts w:eastAsiaTheme="minorHAnsi" w:hint="eastAsia"/>
                  <w:szCs w:val="20"/>
                </w:rPr>
              </w:rPrChange>
            </w:rPr>
            <w:delText>단</w:delText>
          </w:r>
          <w:r w:rsidR="002827B5" w:rsidRPr="00192CC6" w:rsidDel="00B72133">
            <w:rPr>
              <w:rFonts w:eastAsiaTheme="minorHAnsi"/>
              <w:iCs/>
              <w:szCs w:val="20"/>
              <w:rPrChange w:id="1842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 xml:space="preserve">, </w:delText>
          </w:r>
          <w:r w:rsidR="002827B5" w:rsidRPr="00192CC6" w:rsidDel="00B72133">
            <w:rPr>
              <w:rFonts w:eastAsiaTheme="minorHAnsi" w:hint="eastAsia"/>
              <w:iCs/>
              <w:szCs w:val="20"/>
              <w:rPrChange w:id="1843" w:author="손휘웅/HUIUNG SON" w:date="2020-12-07T08:13:00Z">
                <w:rPr>
                  <w:rFonts w:eastAsiaTheme="minorHAnsi" w:hint="eastAsia"/>
                  <w:szCs w:val="20"/>
                </w:rPr>
              </w:rPrChange>
            </w:rPr>
            <w:delText>고정자산</w:delText>
          </w:r>
          <w:r w:rsidR="002827B5" w:rsidRPr="00192CC6" w:rsidDel="00B72133">
            <w:rPr>
              <w:rFonts w:eastAsiaTheme="minorHAnsi"/>
              <w:iCs/>
              <w:szCs w:val="20"/>
              <w:rPrChange w:id="1844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2827B5" w:rsidRPr="00192CC6" w:rsidDel="00B72133">
            <w:rPr>
              <w:rFonts w:eastAsiaTheme="minorHAnsi" w:hint="eastAsia"/>
              <w:iCs/>
              <w:szCs w:val="20"/>
              <w:rPrChange w:id="1845" w:author="손휘웅/HUIUNG SON" w:date="2020-12-07T08:13:00Z">
                <w:rPr>
                  <w:rFonts w:eastAsiaTheme="minorHAnsi" w:hint="eastAsia"/>
                  <w:szCs w:val="20"/>
                </w:rPr>
              </w:rPrChange>
            </w:rPr>
            <w:delText>폐기는</w:delText>
          </w:r>
          <w:r w:rsidR="002827B5" w:rsidRPr="00192CC6" w:rsidDel="00B72133">
            <w:rPr>
              <w:rFonts w:eastAsiaTheme="minorHAnsi"/>
              <w:iCs/>
              <w:szCs w:val="20"/>
              <w:rPrChange w:id="1846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2827B5" w:rsidRPr="00192CC6" w:rsidDel="00B72133">
            <w:rPr>
              <w:rFonts w:eastAsiaTheme="minorHAnsi" w:hint="eastAsia"/>
              <w:iCs/>
              <w:szCs w:val="20"/>
              <w:rPrChange w:id="1847" w:author="손휘웅/HUIUNG SON" w:date="2020-12-07T08:13:00Z">
                <w:rPr>
                  <w:rFonts w:eastAsiaTheme="minorHAnsi" w:hint="eastAsia"/>
                  <w:szCs w:val="20"/>
                </w:rPr>
              </w:rPrChange>
            </w:rPr>
            <w:delText>회사</w:delText>
          </w:r>
          <w:r w:rsidR="002827B5" w:rsidRPr="00192CC6" w:rsidDel="00B72133">
            <w:rPr>
              <w:rFonts w:eastAsiaTheme="minorHAnsi"/>
              <w:iCs/>
              <w:szCs w:val="20"/>
              <w:rPrChange w:id="1848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2827B5" w:rsidRPr="00192CC6" w:rsidDel="00B72133">
            <w:rPr>
              <w:rFonts w:eastAsiaTheme="minorHAnsi" w:hint="eastAsia"/>
              <w:iCs/>
              <w:szCs w:val="20"/>
              <w:rPrChange w:id="1849" w:author="손휘웅/HUIUNG SON" w:date="2020-12-07T08:13:00Z">
                <w:rPr>
                  <w:rFonts w:eastAsiaTheme="minorHAnsi" w:hint="eastAsia"/>
                  <w:szCs w:val="20"/>
                </w:rPr>
              </w:rPrChange>
            </w:rPr>
            <w:delText>전결규정에</w:delText>
          </w:r>
          <w:r w:rsidR="002827B5" w:rsidRPr="00192CC6" w:rsidDel="00B72133">
            <w:rPr>
              <w:rFonts w:eastAsiaTheme="minorHAnsi"/>
              <w:iCs/>
              <w:szCs w:val="20"/>
              <w:rPrChange w:id="1850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2827B5" w:rsidRPr="00192CC6" w:rsidDel="00B72133">
            <w:rPr>
              <w:rFonts w:eastAsiaTheme="minorHAnsi" w:hint="eastAsia"/>
              <w:iCs/>
              <w:szCs w:val="20"/>
              <w:rPrChange w:id="1851" w:author="손휘웅/HUIUNG SON" w:date="2020-12-07T08:13:00Z">
                <w:rPr>
                  <w:rFonts w:eastAsiaTheme="minorHAnsi" w:hint="eastAsia"/>
                  <w:szCs w:val="20"/>
                </w:rPr>
              </w:rPrChange>
            </w:rPr>
            <w:delText>따름</w:delText>
          </w:r>
          <w:r w:rsidR="002827B5" w:rsidRPr="00192CC6" w:rsidDel="00B72133">
            <w:rPr>
              <w:rFonts w:eastAsiaTheme="minorHAnsi"/>
              <w:iCs/>
              <w:szCs w:val="20"/>
              <w:rPrChange w:id="1852" w:author="손휘웅/HUIUNG SON" w:date="2020-12-07T08:13:00Z">
                <w:rPr>
                  <w:rFonts w:eastAsiaTheme="minorHAnsi"/>
                  <w:szCs w:val="20"/>
                </w:rPr>
              </w:rPrChange>
            </w:rPr>
            <w:delText>)</w:delText>
          </w:r>
        </w:del>
      </w:ins>
    </w:p>
    <w:p w14:paraId="31DC8D34" w14:textId="77777777" w:rsidR="00EA7573" w:rsidRPr="00192CC6" w:rsidDel="002827B5" w:rsidRDefault="00EA7573" w:rsidP="00C95478">
      <w:pPr>
        <w:wordWrap/>
        <w:rPr>
          <w:del w:id="1853" w:author="최성익" w:date="2020-11-13T07:31:00Z"/>
          <w:rFonts w:eastAsiaTheme="minorHAnsi"/>
          <w:iCs/>
          <w:szCs w:val="20"/>
          <w:rPrChange w:id="1854" w:author="손휘웅/HUIUNG SON" w:date="2020-12-07T08:13:00Z">
            <w:rPr>
              <w:del w:id="1855" w:author="최성익" w:date="2020-11-13T07:31:00Z"/>
              <w:rFonts w:eastAsiaTheme="minorHAnsi"/>
              <w:szCs w:val="20"/>
            </w:rPr>
          </w:rPrChange>
        </w:rPr>
      </w:pPr>
      <w:r w:rsidRPr="0094520A">
        <w:rPr>
          <w:rFonts w:eastAsiaTheme="minorHAnsi"/>
          <w:iCs/>
          <w:szCs w:val="20"/>
        </w:rPr>
        <w:t xml:space="preserve"> </w:t>
      </w:r>
      <w:del w:id="1856" w:author="최성익" w:date="2020-11-13T07:31:00Z">
        <w:r w:rsidRPr="00192CC6" w:rsidDel="002827B5">
          <w:rPr>
            <w:rFonts w:eastAsiaTheme="minorHAnsi"/>
            <w:iCs/>
            <w:szCs w:val="20"/>
            <w:rPrChange w:id="1857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        ④ 승인 (</w:delText>
        </w:r>
        <w:r w:rsidR="007F7E39" w:rsidRPr="00192CC6" w:rsidDel="002827B5">
          <w:rPr>
            <w:rFonts w:eastAsiaTheme="minorHAnsi" w:hint="eastAsia"/>
            <w:iCs/>
            <w:szCs w:val="20"/>
            <w:rPrChange w:id="1858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팀장전결</w:delText>
        </w:r>
        <w:r w:rsidR="007F7E39" w:rsidRPr="00192CC6" w:rsidDel="002827B5">
          <w:rPr>
            <w:rFonts w:eastAsiaTheme="minorHAnsi"/>
            <w:iCs/>
            <w:szCs w:val="20"/>
            <w:rPrChange w:id="1859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="007F7E39" w:rsidRPr="00192CC6" w:rsidDel="002827B5">
          <w:rPr>
            <w:rFonts w:eastAsiaTheme="minorHAnsi" w:hint="eastAsia"/>
            <w:iCs/>
            <w:szCs w:val="20"/>
            <w:rPrChange w:id="1860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단</w:delText>
        </w:r>
        <w:r w:rsidR="007F7E39" w:rsidRPr="00192CC6" w:rsidDel="002827B5">
          <w:rPr>
            <w:rFonts w:eastAsiaTheme="minorHAnsi"/>
            <w:iCs/>
            <w:szCs w:val="20"/>
            <w:rPrChange w:id="1861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="007F7E39" w:rsidRPr="00192CC6" w:rsidDel="002827B5">
          <w:rPr>
            <w:rFonts w:eastAsiaTheme="minorHAnsi" w:hint="eastAsia"/>
            <w:iCs/>
            <w:szCs w:val="20"/>
            <w:rPrChange w:id="1862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고정자산</w:delText>
        </w:r>
        <w:r w:rsidR="007F7E39" w:rsidRPr="00192CC6" w:rsidDel="002827B5">
          <w:rPr>
            <w:rFonts w:eastAsiaTheme="minorHAnsi"/>
            <w:iCs/>
            <w:szCs w:val="20"/>
            <w:rPrChange w:id="1863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폐기는 회사 </w:delText>
        </w:r>
        <w:r w:rsidRPr="00192CC6" w:rsidDel="002827B5">
          <w:rPr>
            <w:rFonts w:eastAsiaTheme="minorHAnsi" w:hint="eastAsia"/>
            <w:iCs/>
            <w:szCs w:val="20"/>
            <w:rPrChange w:id="1864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전결규정에</w:delText>
        </w:r>
        <w:r w:rsidRPr="00192CC6" w:rsidDel="002827B5">
          <w:rPr>
            <w:rFonts w:eastAsiaTheme="minorHAnsi"/>
            <w:iCs/>
            <w:szCs w:val="20"/>
            <w:rPrChange w:id="1865" w:author="손휘웅/HUIUNG SON" w:date="2020-12-07T08:13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2827B5">
          <w:rPr>
            <w:rFonts w:eastAsiaTheme="minorHAnsi" w:hint="eastAsia"/>
            <w:iCs/>
            <w:szCs w:val="20"/>
            <w:rPrChange w:id="1866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delText>따름</w:delText>
        </w:r>
        <w:r w:rsidRPr="00192CC6" w:rsidDel="002827B5">
          <w:rPr>
            <w:rFonts w:eastAsiaTheme="minorHAnsi"/>
            <w:iCs/>
            <w:szCs w:val="20"/>
            <w:rPrChange w:id="1867" w:author="손휘웅/HUIUNG SON" w:date="2020-12-07T08:13:00Z">
              <w:rPr>
                <w:rFonts w:eastAsiaTheme="minorHAnsi"/>
                <w:szCs w:val="20"/>
              </w:rPr>
            </w:rPrChange>
          </w:rPr>
          <w:delText>)</w:delText>
        </w:r>
      </w:del>
    </w:p>
    <w:p w14:paraId="7521D15D" w14:textId="77777777" w:rsidR="00776332" w:rsidRPr="00192CC6" w:rsidDel="00666DFC" w:rsidRDefault="00EA7573">
      <w:pPr>
        <w:wordWrap/>
        <w:rPr>
          <w:ins w:id="1868" w:author="김현기/HYUNKI KIM" w:date="2020-05-06T16:45:00Z"/>
          <w:del w:id="1869" w:author="손휘웅/HUIUNG SON" w:date="2020-12-07T08:12:00Z"/>
          <w:rFonts w:eastAsiaTheme="minorHAnsi"/>
          <w:iCs/>
          <w:szCs w:val="20"/>
          <w:u w:val="single"/>
          <w:rPrChange w:id="1870" w:author="손휘웅/HUIUNG SON" w:date="2020-12-07T07:53:00Z">
            <w:rPr>
              <w:ins w:id="1871" w:author="김현기/HYUNKI KIM" w:date="2020-05-06T16:45:00Z"/>
              <w:del w:id="1872" w:author="손휘웅/HUIUNG SON" w:date="2020-12-07T08:12:00Z"/>
              <w:rFonts w:eastAsiaTheme="minorHAnsi"/>
              <w:color w:val="0000FF"/>
              <w:szCs w:val="20"/>
            </w:rPr>
          </w:rPrChange>
        </w:rPr>
      </w:pPr>
      <w:r w:rsidRPr="0094520A">
        <w:rPr>
          <w:rFonts w:eastAsiaTheme="minorHAnsi"/>
          <w:iCs/>
          <w:szCs w:val="20"/>
        </w:rPr>
        <w:t xml:space="preserve"> </w:t>
      </w:r>
      <w:r w:rsidRPr="0094520A">
        <w:rPr>
          <w:rFonts w:eastAsiaTheme="minorHAnsi"/>
          <w:iCs/>
          <w:vanish/>
          <w:szCs w:val="20"/>
        </w:rPr>
        <w:t xml:space="preserve"> </w:t>
      </w:r>
      <w:r w:rsidRPr="0094520A">
        <w:rPr>
          <w:rFonts w:eastAsiaTheme="minorHAnsi"/>
          <w:iCs/>
          <w:szCs w:val="20"/>
        </w:rPr>
        <w:t xml:space="preserve">    </w:t>
      </w:r>
      <w:ins w:id="1873" w:author="손휘웅/HUIUNG SON" w:date="2020-12-07T08:12:00Z">
        <w:r w:rsidR="00666DFC" w:rsidRPr="0094520A">
          <w:rPr>
            <w:rFonts w:eastAsiaTheme="minorHAnsi"/>
            <w:iCs/>
            <w:szCs w:val="20"/>
          </w:rPr>
          <w:t xml:space="preserve">     (500</w:t>
        </w:r>
      </w:ins>
      <w:ins w:id="1874" w:author="손휘웅/HUIUNG SON" w:date="2020-12-07T08:13:00Z">
        <w:r w:rsidR="00666DFC" w:rsidRPr="0094520A">
          <w:rPr>
            <w:rFonts w:eastAsiaTheme="minorHAnsi" w:hint="eastAsia"/>
            <w:iCs/>
            <w:szCs w:val="20"/>
          </w:rPr>
          <w:t>만원</w:t>
        </w:r>
        <w:r w:rsidR="00666DFC" w:rsidRPr="0094520A">
          <w:rPr>
            <w:rFonts w:eastAsiaTheme="minorHAnsi"/>
            <w:iCs/>
            <w:szCs w:val="20"/>
          </w:rPr>
          <w:t xml:space="preserve"> </w:t>
        </w:r>
        <w:r w:rsidR="00666DFC" w:rsidRPr="00192CC6">
          <w:rPr>
            <w:rFonts w:eastAsiaTheme="minorHAnsi" w:hint="eastAsia"/>
            <w:iCs/>
            <w:szCs w:val="20"/>
            <w:rPrChange w:id="1875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미만</w:t>
        </w:r>
        <w:r w:rsidR="00666DFC" w:rsidRPr="00192CC6">
          <w:rPr>
            <w:rFonts w:eastAsiaTheme="minorHAnsi"/>
            <w:iCs/>
            <w:szCs w:val="20"/>
            <w:rPrChange w:id="1876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: </w:t>
        </w:r>
        <w:r w:rsidR="00666DFC" w:rsidRPr="00192CC6">
          <w:rPr>
            <w:rFonts w:eastAsiaTheme="minorHAnsi" w:hint="eastAsia"/>
            <w:iCs/>
            <w:szCs w:val="20"/>
            <w:rPrChange w:id="1877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팀장전결</w:t>
        </w:r>
        <w:r w:rsidR="00666DFC" w:rsidRPr="00192CC6">
          <w:rPr>
            <w:rFonts w:eastAsiaTheme="minorHAnsi"/>
            <w:iCs/>
            <w:szCs w:val="20"/>
            <w:rPrChange w:id="1878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/ 500</w:t>
        </w:r>
        <w:r w:rsidR="00666DFC" w:rsidRPr="00192CC6">
          <w:rPr>
            <w:rFonts w:eastAsiaTheme="minorHAnsi" w:hint="eastAsia"/>
            <w:iCs/>
            <w:szCs w:val="20"/>
            <w:rPrChange w:id="1879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만원</w:t>
        </w:r>
        <w:r w:rsidR="00666DFC" w:rsidRPr="00192CC6">
          <w:rPr>
            <w:rFonts w:eastAsiaTheme="minorHAnsi"/>
            <w:iCs/>
            <w:szCs w:val="20"/>
            <w:rPrChange w:id="1880" w:author="손휘웅/HUIUNG SON" w:date="2020-12-07T08:13:00Z">
              <w:rPr>
                <w:rFonts w:eastAsiaTheme="minorHAnsi"/>
                <w:szCs w:val="20"/>
              </w:rPr>
            </w:rPrChange>
          </w:rPr>
          <w:t xml:space="preserve"> 이상 : </w:t>
        </w:r>
        <w:r w:rsidR="00666DFC" w:rsidRPr="00192CC6">
          <w:rPr>
            <w:rFonts w:eastAsiaTheme="minorHAnsi" w:hint="eastAsia"/>
            <w:iCs/>
            <w:szCs w:val="20"/>
            <w:rPrChange w:id="1881" w:author="손휘웅/HUIUNG SON" w:date="2020-12-07T08:13:00Z">
              <w:rPr>
                <w:rFonts w:eastAsiaTheme="minorHAnsi" w:hint="eastAsia"/>
                <w:szCs w:val="20"/>
              </w:rPr>
            </w:rPrChange>
          </w:rPr>
          <w:t>대표이사</w:t>
        </w:r>
        <w:r w:rsidR="00666DFC" w:rsidRPr="00192CC6">
          <w:rPr>
            <w:rFonts w:eastAsiaTheme="minorHAnsi"/>
            <w:iCs/>
            <w:szCs w:val="20"/>
            <w:rPrChange w:id="1882" w:author="손휘웅/HUIUNG SON" w:date="2020-12-07T08:13:00Z">
              <w:rPr>
                <w:rFonts w:eastAsiaTheme="minorHAnsi"/>
                <w:szCs w:val="20"/>
              </w:rPr>
            </w:rPrChange>
          </w:rPr>
          <w:t>)</w:t>
        </w:r>
      </w:ins>
      <w:del w:id="1883" w:author="손휘웅/HUIUNG SON" w:date="2020-12-07T08:12:00Z">
        <w:r w:rsidRPr="00192CC6" w:rsidDel="00666DFC">
          <w:rPr>
            <w:rFonts w:eastAsiaTheme="minorHAnsi"/>
            <w:iCs/>
            <w:szCs w:val="20"/>
          </w:rPr>
          <w:delText xml:space="preserve">    </w:delText>
        </w:r>
      </w:del>
      <w:ins w:id="1884" w:author="최성익" w:date="2020-11-13T07:31:00Z">
        <w:del w:id="1885" w:author="손휘웅/HUIUNG SON" w:date="2020-12-07T08:12:00Z">
          <w:r w:rsidR="002827B5" w:rsidRPr="00192CC6" w:rsidDel="00666DFC">
            <w:rPr>
              <w:rFonts w:eastAsiaTheme="minorHAnsi"/>
              <w:iCs/>
              <w:szCs w:val="20"/>
            </w:rPr>
            <w:delText>-</w:delText>
          </w:r>
        </w:del>
      </w:ins>
      <w:del w:id="1886" w:author="최성익" w:date="2020-11-13T07:31:00Z">
        <w:r w:rsidRPr="00192CC6" w:rsidDel="002827B5">
          <w:rPr>
            <w:rFonts w:eastAsiaTheme="minorHAnsi"/>
            <w:iCs/>
            <w:szCs w:val="20"/>
          </w:rPr>
          <w:delText xml:space="preserve"> </w:delText>
        </w:r>
        <w:r w:rsidRPr="00192CC6" w:rsidDel="002827B5">
          <w:rPr>
            <w:rFonts w:eastAsiaTheme="minorHAnsi" w:hint="eastAsia"/>
            <w:iCs/>
            <w:szCs w:val="20"/>
          </w:rPr>
          <w:delText>⑤</w:delText>
        </w:r>
      </w:del>
      <w:del w:id="1887" w:author="손휘웅/HUIUNG SON" w:date="2020-12-07T08:12:00Z">
        <w:r w:rsidRPr="00192CC6" w:rsidDel="00666DFC">
          <w:rPr>
            <w:rFonts w:eastAsiaTheme="minorHAnsi"/>
            <w:iCs/>
            <w:szCs w:val="20"/>
          </w:rPr>
          <w:delText xml:space="preserve"> </w:delText>
        </w:r>
        <w:r w:rsidRPr="00192CC6" w:rsidDel="00666DFC">
          <w:rPr>
            <w:rFonts w:eastAsiaTheme="minorHAnsi" w:hint="eastAsia"/>
            <w:iCs/>
            <w:szCs w:val="20"/>
          </w:rPr>
          <w:delText>처분</w:delText>
        </w:r>
        <w:r w:rsidR="00015937" w:rsidRPr="00192CC6" w:rsidDel="00666DFC">
          <w:rPr>
            <w:rFonts w:eastAsiaTheme="minorHAnsi"/>
            <w:iCs/>
            <w:szCs w:val="20"/>
          </w:rPr>
          <w:delText xml:space="preserve"> </w:delText>
        </w:r>
      </w:del>
      <w:ins w:id="1888" w:author="최성익" w:date="2020-11-13T14:53:00Z">
        <w:del w:id="1889" w:author="손휘웅/HUIUNG SON" w:date="2020-12-07T08:12:00Z">
          <w:r w:rsidR="003401E9" w:rsidRPr="00192CC6" w:rsidDel="00666DFC">
            <w:rPr>
              <w:rFonts w:eastAsiaTheme="minorHAnsi"/>
              <w:iCs/>
              <w:szCs w:val="20"/>
              <w:rPrChange w:id="1890" w:author="손휘웅/HUIUNG SON" w:date="2020-12-07T07:53:00Z">
                <w:rPr>
                  <w:rFonts w:eastAsiaTheme="minorHAnsi"/>
                  <w:szCs w:val="20"/>
                  <w:highlight w:val="green"/>
                </w:rPr>
              </w:rPrChange>
            </w:rPr>
            <w:delText xml:space="preserve">/ </w:delText>
          </w:r>
          <w:r w:rsidR="003401E9" w:rsidRPr="00192CC6" w:rsidDel="00666DFC">
            <w:rPr>
              <w:rFonts w:eastAsiaTheme="minorHAnsi" w:hint="eastAsia"/>
              <w:iCs/>
              <w:szCs w:val="20"/>
              <w:rPrChange w:id="1891" w:author="손휘웅/HUIUNG SON" w:date="2020-12-07T07:53:00Z">
                <w:rPr>
                  <w:rFonts w:eastAsiaTheme="minorHAnsi" w:hint="eastAsia"/>
                  <w:szCs w:val="20"/>
                  <w:highlight w:val="green"/>
                </w:rPr>
              </w:rPrChange>
            </w:rPr>
            <w:delText>폐기</w:delText>
          </w:r>
          <w:r w:rsidR="003401E9" w:rsidRPr="00192CC6" w:rsidDel="00666DFC">
            <w:rPr>
              <w:rFonts w:eastAsiaTheme="minorHAnsi"/>
              <w:iCs/>
              <w:szCs w:val="20"/>
              <w:u w:val="single"/>
              <w:rPrChange w:id="1892" w:author="손휘웅/HUIUNG SON" w:date="2020-12-07T07:53:00Z">
                <w:rPr>
                  <w:rFonts w:eastAsiaTheme="minorHAnsi"/>
                  <w:szCs w:val="20"/>
                  <w:highlight w:val="green"/>
                </w:rPr>
              </w:rPrChange>
            </w:rPr>
            <w:delText xml:space="preserve"> </w:delText>
          </w:r>
        </w:del>
      </w:ins>
      <w:ins w:id="1893" w:author="김현기/HYUNKI KIM" w:date="2020-04-22T11:54:00Z">
        <w:del w:id="1894" w:author="손휘웅/HUIUNG SON" w:date="2020-12-07T08:12:00Z">
          <w:r w:rsidR="00BA7A11" w:rsidRPr="00192CC6" w:rsidDel="00666DFC">
            <w:rPr>
              <w:rFonts w:eastAsiaTheme="minorHAnsi"/>
              <w:iCs/>
              <w:szCs w:val="20"/>
              <w:u w:val="single"/>
              <w:rPrChange w:id="1895" w:author="손휘웅/HUIUNG SON" w:date="2020-12-07T07:53:00Z">
                <w:rPr>
                  <w:rFonts w:eastAsiaTheme="minorHAnsi"/>
                  <w:color w:val="2111F7"/>
                  <w:szCs w:val="20"/>
                </w:rPr>
              </w:rPrChange>
            </w:rPr>
            <w:delText>(</w:delText>
          </w:r>
        </w:del>
      </w:ins>
      <w:del w:id="1896" w:author="손휘웅/HUIUNG SON" w:date="2020-12-07T08:12:00Z">
        <w:r w:rsidR="00015937" w:rsidRPr="00192CC6" w:rsidDel="00666DFC">
          <w:rPr>
            <w:rFonts w:eastAsiaTheme="minorHAnsi"/>
            <w:iCs/>
            <w:szCs w:val="20"/>
            <w:u w:val="single"/>
            <w:rPrChange w:id="1897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>(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898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단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899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>,</w:delText>
        </w:r>
        <w:r w:rsidR="00F35B44" w:rsidRPr="00192CC6" w:rsidDel="00666DFC">
          <w:rPr>
            <w:rFonts w:eastAsiaTheme="minorHAnsi"/>
            <w:iCs/>
            <w:szCs w:val="20"/>
            <w:u w:val="single"/>
            <w:rPrChange w:id="1900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01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자재</w:delText>
        </w:r>
      </w:del>
      <w:ins w:id="1902" w:author="최성익" w:date="2020-11-13T07:32:00Z">
        <w:del w:id="1903" w:author="손휘웅/HUIUNG SON" w:date="2020-12-07T08:12:00Z">
          <w:r w:rsidR="002827B5" w:rsidRPr="00192CC6" w:rsidDel="00666DFC">
            <w:rPr>
              <w:rFonts w:eastAsiaTheme="minorHAnsi" w:hint="eastAsia"/>
              <w:iCs/>
              <w:szCs w:val="20"/>
              <w:u w:val="single"/>
              <w:rPrChange w:id="1904" w:author="손휘웅/HUIUNG SON" w:date="2020-12-07T07:53:00Z">
                <w:rPr>
                  <w:rFonts w:eastAsiaTheme="minorHAnsi" w:hint="eastAsia"/>
                  <w:i/>
                  <w:color w:val="0000FF"/>
                  <w:szCs w:val="20"/>
                </w:rPr>
              </w:rPrChange>
            </w:rPr>
            <w:delText>불용품</w:delText>
          </w:r>
        </w:del>
      </w:ins>
      <w:del w:id="1905" w:author="손휘웅/HUIUNG SON" w:date="2020-12-07T08:12:00Z">
        <w:r w:rsidR="00F35B44" w:rsidRPr="00192CC6" w:rsidDel="00666DFC">
          <w:rPr>
            <w:rFonts w:eastAsiaTheme="minorHAnsi"/>
            <w:iCs/>
            <w:szCs w:val="20"/>
            <w:u w:val="single"/>
            <w:rPrChange w:id="1906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폐기시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07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폐기의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08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09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목적과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10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11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타당성을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12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13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기재한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14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15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품의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16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17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상신을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18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19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통하여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20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21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결재를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22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23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득한</w:delText>
        </w:r>
        <w:r w:rsidR="00015937" w:rsidRPr="00192CC6" w:rsidDel="00666DFC">
          <w:rPr>
            <w:rFonts w:eastAsiaTheme="minorHAnsi"/>
            <w:iCs/>
            <w:szCs w:val="20"/>
            <w:u w:val="single"/>
            <w:rPrChange w:id="1924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015937" w:rsidRPr="00192CC6" w:rsidDel="00666DFC">
          <w:rPr>
            <w:rFonts w:eastAsiaTheme="minorHAnsi" w:hint="eastAsia"/>
            <w:iCs/>
            <w:szCs w:val="20"/>
            <w:u w:val="single"/>
            <w:rPrChange w:id="1925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후</w:delText>
        </w:r>
        <w:r w:rsidR="00F35B44" w:rsidRPr="00192CC6" w:rsidDel="00666DFC">
          <w:rPr>
            <w:rFonts w:eastAsiaTheme="minorHAnsi"/>
            <w:iCs/>
            <w:szCs w:val="20"/>
            <w:u w:val="single"/>
            <w:rPrChange w:id="1926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</w:del>
      <w:ins w:id="1927" w:author="김현기/HYUNKI KIM" w:date="2020-05-06T16:47:00Z">
        <w:del w:id="1928" w:author="손휘웅/HUIUNG SON" w:date="2020-12-07T08:12:00Z">
          <w:r w:rsidR="00776332" w:rsidRPr="00192CC6" w:rsidDel="00666DFC">
            <w:rPr>
              <w:rFonts w:eastAsiaTheme="minorHAnsi" w:hint="eastAsia"/>
              <w:iCs/>
              <w:szCs w:val="20"/>
              <w:u w:val="single"/>
              <w:rPrChange w:id="1929" w:author="손휘웅/HUIUNG SON" w:date="2020-12-07T07:53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담당자는</w:delText>
          </w:r>
          <w:r w:rsidR="00776332" w:rsidRPr="00192CC6" w:rsidDel="00666DFC">
            <w:rPr>
              <w:rFonts w:eastAsiaTheme="minorHAnsi"/>
              <w:iCs/>
              <w:szCs w:val="20"/>
              <w:u w:val="single"/>
              <w:rPrChange w:id="1930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del w:id="1931" w:author="손휘웅/HUIUNG SON" w:date="2020-12-07T08:12:00Z">
        <w:r w:rsidR="00F35B44" w:rsidRPr="00192CC6" w:rsidDel="00666DFC">
          <w:rPr>
            <w:rFonts w:eastAsiaTheme="minorHAnsi"/>
            <w:iCs/>
            <w:szCs w:val="20"/>
            <w:u w:val="single"/>
            <w:rPrChange w:id="1932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>‘SMILE QRP</w:delText>
        </w:r>
      </w:del>
      <w:ins w:id="1933" w:author="최성익" w:date="2020-11-13T16:29:00Z">
        <w:del w:id="1934" w:author="손휘웅/HUIUNG SON" w:date="2020-12-07T08:12:00Z">
          <w:r w:rsidR="00585726" w:rsidRPr="00192CC6" w:rsidDel="00666DFC">
            <w:rPr>
              <w:rFonts w:eastAsiaTheme="minorHAnsi"/>
              <w:iCs/>
              <w:szCs w:val="20"/>
              <w:u w:val="single"/>
              <w:rPrChange w:id="1935" w:author="손휘웅/HUIUNG SON" w:date="2020-12-07T07:53:00Z">
                <w:rPr>
                  <w:rFonts w:eastAsiaTheme="minorHAnsi"/>
                  <w:szCs w:val="20"/>
                  <w:highlight w:val="green"/>
                </w:rPr>
              </w:rPrChange>
            </w:rPr>
            <w:delText>SMILE QRP</w:delText>
          </w:r>
        </w:del>
      </w:ins>
      <w:ins w:id="1936" w:author="김경환(품질보증팀)/KYUNGHWAN KIM" w:date="2020-05-19T12:02:00Z">
        <w:del w:id="1937" w:author="손휘웅/HUIUNG SON" w:date="2020-12-07T08:12:00Z">
          <w:r w:rsidR="00D33CB8" w:rsidRPr="00192CC6" w:rsidDel="00666DFC">
            <w:rPr>
              <w:rFonts w:eastAsiaTheme="minorHAnsi"/>
              <w:iCs/>
              <w:szCs w:val="20"/>
              <w:u w:val="single"/>
              <w:rPrChange w:id="1938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del w:id="1939" w:author="손휘웅/HUIUNG SON" w:date="2020-12-07T08:12:00Z">
        <w:r w:rsidR="00F35B44" w:rsidRPr="00192CC6" w:rsidDel="00666DFC">
          <w:rPr>
            <w:rFonts w:eastAsiaTheme="minorHAnsi"/>
            <w:iCs/>
            <w:szCs w:val="20"/>
            <w:u w:val="single"/>
            <w:rPrChange w:id="1940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’ </w:delText>
        </w:r>
        <w:r w:rsidR="00F35B44" w:rsidRPr="00192CC6" w:rsidDel="00666DFC">
          <w:rPr>
            <w:rFonts w:eastAsiaTheme="minorHAnsi" w:hint="eastAsia"/>
            <w:iCs/>
            <w:szCs w:val="20"/>
            <w:u w:val="single"/>
            <w:rPrChange w:id="1941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탈착품등록</w:delText>
        </w:r>
        <w:r w:rsidR="00F35B44" w:rsidRPr="00192CC6" w:rsidDel="00666DFC">
          <w:rPr>
            <w:rFonts w:eastAsiaTheme="minorHAnsi"/>
            <w:iCs/>
            <w:szCs w:val="20"/>
            <w:u w:val="single"/>
            <w:rPrChange w:id="1942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(수리/폐기) </w:delText>
        </w:r>
      </w:del>
      <w:ins w:id="1943" w:author="김현기/HYUNKI KIM" w:date="2020-05-06T16:44:00Z">
        <w:del w:id="1944" w:author="손휘웅/HUIUNG SON" w:date="2020-12-07T08:12:00Z">
          <w:r w:rsidR="00776332" w:rsidRPr="00192CC6" w:rsidDel="00666DFC">
            <w:rPr>
              <w:rFonts w:eastAsiaTheme="minorHAnsi"/>
              <w:iCs/>
              <w:szCs w:val="20"/>
              <w:u w:val="single"/>
              <w:rPrChange w:id="1945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’ </w:delText>
          </w:r>
        </w:del>
      </w:ins>
      <w:del w:id="1946" w:author="손휘웅/HUIUNG SON" w:date="2020-12-07T08:12:00Z">
        <w:r w:rsidR="00F35B44" w:rsidRPr="00192CC6" w:rsidDel="00666DFC">
          <w:rPr>
            <w:rFonts w:eastAsiaTheme="minorHAnsi" w:hint="eastAsia"/>
            <w:iCs/>
            <w:szCs w:val="20"/>
            <w:u w:val="single"/>
            <w:rPrChange w:id="1947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전산처</w:delText>
        </w:r>
      </w:del>
      <w:ins w:id="1948" w:author="김현기/HYUNKI KIM" w:date="2020-05-06T16:51:00Z">
        <w:del w:id="1949" w:author="손휘웅/HUIUNG SON" w:date="2020-12-07T08:12:00Z">
          <w:r w:rsidR="00776332" w:rsidRPr="00192CC6" w:rsidDel="00666DFC">
            <w:rPr>
              <w:rFonts w:eastAsiaTheme="minorHAnsi" w:hint="eastAsia"/>
              <w:iCs/>
              <w:szCs w:val="20"/>
              <w:u w:val="single"/>
              <w:rPrChange w:id="1950" w:author="손휘웅/HUIUNG SON" w:date="2020-12-07T07:53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등록</w:delText>
          </w:r>
        </w:del>
      </w:ins>
      <w:ins w:id="1951" w:author="최성익" w:date="2020-11-13T07:33:00Z">
        <w:del w:id="1952" w:author="손휘웅/HUIUNG SON" w:date="2020-12-07T08:12:00Z">
          <w:r w:rsidR="009824E1" w:rsidRPr="00192CC6" w:rsidDel="00666DFC">
            <w:rPr>
              <w:rFonts w:eastAsiaTheme="minorHAnsi"/>
              <w:iCs/>
              <w:szCs w:val="20"/>
              <w:u w:val="single"/>
              <w:rPrChange w:id="1953" w:author="손휘웅/HUIUNG SON" w:date="2020-12-07T07:53:00Z">
                <w:rPr>
                  <w:rFonts w:eastAsiaTheme="minorHAnsi"/>
                  <w:i/>
                  <w:color w:val="0000FF"/>
                  <w:szCs w:val="20"/>
                </w:rPr>
              </w:rPrChange>
            </w:rPr>
            <w:delText xml:space="preserve">, </w:delText>
          </w:r>
        </w:del>
      </w:ins>
      <w:ins w:id="1954" w:author="김현기/HYUNKI KIM" w:date="2020-05-06T16:51:00Z">
        <w:del w:id="1955" w:author="손휘웅/HUIUNG SON" w:date="2020-12-07T08:12:00Z">
          <w:r w:rsidR="00776332" w:rsidRPr="00192CC6" w:rsidDel="00666DFC">
            <w:rPr>
              <w:rFonts w:eastAsiaTheme="minorHAnsi"/>
              <w:iCs/>
              <w:szCs w:val="20"/>
              <w:u w:val="single"/>
              <w:rPrChange w:id="1956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776332" w:rsidRPr="00192CC6" w:rsidDel="00666DFC">
            <w:rPr>
              <w:rFonts w:eastAsiaTheme="minorHAnsi" w:hint="eastAsia"/>
              <w:iCs/>
              <w:szCs w:val="20"/>
              <w:u w:val="single"/>
              <w:rPrChange w:id="1957" w:author="손휘웅/HUIUNG SON" w:date="2020-12-07T07:53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후</w:delText>
          </w:r>
        </w:del>
      </w:ins>
      <w:del w:id="1958" w:author="손휘웅/HUIUNG SON" w:date="2020-12-07T08:12:00Z">
        <w:r w:rsidR="00F35B44" w:rsidRPr="00192CC6" w:rsidDel="00666DFC">
          <w:rPr>
            <w:rFonts w:eastAsiaTheme="minorHAnsi" w:hint="eastAsia"/>
            <w:iCs/>
            <w:szCs w:val="20"/>
            <w:u w:val="single"/>
            <w:rPrChange w:id="1959" w:author="손휘웅/HUIUNG SON" w:date="2020-12-07T07:53:00Z">
              <w:rPr>
                <w:rFonts w:eastAsiaTheme="minorHAnsi" w:hint="eastAsia"/>
                <w:color w:val="2111F7"/>
                <w:szCs w:val="20"/>
              </w:rPr>
            </w:rPrChange>
          </w:rPr>
          <w:delText>리</w:delText>
        </w:r>
        <w:r w:rsidR="00F35B44" w:rsidRPr="00192CC6" w:rsidDel="00666DFC">
          <w:rPr>
            <w:rFonts w:eastAsiaTheme="minorHAnsi"/>
            <w:iCs/>
            <w:szCs w:val="20"/>
            <w:u w:val="single"/>
            <w:rPrChange w:id="1960" w:author="손휘웅/HUIUNG SON" w:date="2020-12-07T07:53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</w:del>
    </w:p>
    <w:p w14:paraId="2D69D5F2" w14:textId="77777777" w:rsidR="00F15D00" w:rsidRPr="00192CC6" w:rsidRDefault="00776332">
      <w:pPr>
        <w:wordWrap/>
        <w:rPr>
          <w:ins w:id="1961" w:author="최성익" w:date="2020-11-13T08:55:00Z"/>
          <w:rFonts w:eastAsiaTheme="minorHAnsi"/>
          <w:iCs/>
          <w:szCs w:val="20"/>
          <w:rPrChange w:id="1962" w:author="손휘웅/HUIUNG SON" w:date="2020-12-07T07:53:00Z">
            <w:rPr>
              <w:ins w:id="1963" w:author="최성익" w:date="2020-11-13T08:55:00Z"/>
              <w:rFonts w:eastAsiaTheme="minorHAnsi"/>
              <w:szCs w:val="20"/>
              <w:highlight w:val="green"/>
            </w:rPr>
          </w:rPrChange>
        </w:rPr>
      </w:pPr>
      <w:ins w:id="1964" w:author="김현기/HYUNKI KIM" w:date="2020-05-06T16:45:00Z">
        <w:del w:id="1965" w:author="손휘웅/HUIUNG SON" w:date="2020-12-07T08:12:00Z">
          <w:r w:rsidRPr="00192CC6" w:rsidDel="00666DFC">
            <w:rPr>
              <w:rFonts w:eastAsiaTheme="minorHAnsi"/>
              <w:iCs/>
              <w:szCs w:val="20"/>
              <w:u w:val="single"/>
              <w:rPrChange w:id="1966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                  </w:delText>
          </w:r>
        </w:del>
      </w:ins>
      <w:ins w:id="1967" w:author="김현기/HYUNKI KIM" w:date="2020-05-06T16:51:00Z">
        <w:del w:id="1968" w:author="손휘웅/HUIUNG SON" w:date="2020-12-07T08:12:00Z">
          <w:r w:rsidRPr="00192CC6" w:rsidDel="00666DFC">
            <w:rPr>
              <w:rFonts w:eastAsiaTheme="minorHAnsi" w:hint="eastAsia"/>
              <w:iCs/>
              <w:szCs w:val="20"/>
              <w:u w:val="single"/>
              <w:rPrChange w:id="1969" w:author="손휘웅/HUIUNG SON" w:date="2020-12-07T07:53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반드시</w:delText>
          </w:r>
          <w:r w:rsidRPr="00192CC6" w:rsidDel="00666DFC">
            <w:rPr>
              <w:rFonts w:eastAsiaTheme="minorHAnsi"/>
              <w:iCs/>
              <w:szCs w:val="20"/>
              <w:u w:val="single"/>
              <w:rPrChange w:id="1970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1971" w:author="최성익" w:date="2020-11-13T12:37:00Z">
        <w:del w:id="1972" w:author="손휘웅/HUIUNG SON" w:date="2020-12-07T08:12:00Z">
          <w:r w:rsidR="00302F4D" w:rsidRPr="00192CC6" w:rsidDel="00666DFC">
            <w:rPr>
              <w:rFonts w:eastAsiaTheme="minorHAnsi"/>
              <w:iCs/>
              <w:szCs w:val="20"/>
              <w:u w:val="single"/>
              <w:rPrChange w:id="1973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팀장 </w:delText>
          </w:r>
          <w:r w:rsidR="00302F4D" w:rsidRPr="00192CC6" w:rsidDel="00666DFC">
            <w:rPr>
              <w:rFonts w:eastAsiaTheme="minorHAnsi" w:hint="eastAsia"/>
              <w:iCs/>
              <w:szCs w:val="20"/>
              <w:u w:val="single"/>
              <w:rPrChange w:id="1974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확인을</w:delText>
          </w:r>
          <w:r w:rsidR="00302F4D" w:rsidRPr="00192CC6" w:rsidDel="00666DFC">
            <w:rPr>
              <w:rFonts w:eastAsiaTheme="minorHAnsi"/>
              <w:iCs/>
              <w:szCs w:val="20"/>
              <w:u w:val="single"/>
              <w:rPrChange w:id="1975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302F4D" w:rsidRPr="00192CC6" w:rsidDel="00666DFC">
            <w:rPr>
              <w:rFonts w:eastAsiaTheme="minorHAnsi" w:hint="eastAsia"/>
              <w:iCs/>
              <w:szCs w:val="20"/>
              <w:u w:val="single"/>
              <w:rPrChange w:id="1976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득한다</w:delText>
          </w:r>
        </w:del>
      </w:ins>
      <w:ins w:id="1977" w:author="최성익" w:date="2020-11-13T12:38:00Z">
        <w:del w:id="1978" w:author="손휘웅/HUIUNG SON" w:date="2020-12-07T08:12:00Z">
          <w:r w:rsidR="00302F4D" w:rsidRPr="00192CC6" w:rsidDel="00666DFC">
            <w:rPr>
              <w:rFonts w:eastAsiaTheme="minorHAnsi"/>
              <w:iCs/>
              <w:szCs w:val="20"/>
              <w:u w:val="single"/>
              <w:rPrChange w:id="1979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>.</w:delText>
          </w:r>
        </w:del>
      </w:ins>
      <w:ins w:id="1980" w:author="김현기/HYUNKI KIM" w:date="2020-05-06T16:51:00Z">
        <w:del w:id="1981" w:author="손휘웅/HUIUNG SON" w:date="2020-12-07T08:12:00Z">
          <w:r w:rsidRPr="00192CC6" w:rsidDel="00666DFC">
            <w:rPr>
              <w:rFonts w:eastAsiaTheme="minorHAnsi"/>
              <w:iCs/>
              <w:szCs w:val="20"/>
              <w:u w:val="single"/>
              <w:rPrChange w:id="1982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팀장은 </w:delText>
          </w:r>
        </w:del>
      </w:ins>
      <w:ins w:id="1983" w:author="김현기/HYUNKI KIM" w:date="2020-05-06T16:47:00Z">
        <w:del w:id="1984" w:author="손휘웅/HUIUNG SON" w:date="2020-12-07T08:12:00Z">
          <w:r w:rsidRPr="00192CC6" w:rsidDel="00666DFC">
            <w:rPr>
              <w:rFonts w:eastAsiaTheme="minorHAnsi"/>
              <w:iCs/>
              <w:szCs w:val="20"/>
              <w:u w:val="single"/>
              <w:rPrChange w:id="1985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>‘SMILE QRP</w:delText>
          </w:r>
        </w:del>
      </w:ins>
      <w:ins w:id="1986" w:author="김경환(품질보증팀)/KYUNGHWAN KIM" w:date="2020-05-19T11:50:00Z">
        <w:del w:id="1987" w:author="손휘웅/HUIUNG SON" w:date="2020-12-07T08:12:00Z">
          <w:r w:rsidR="00434C11" w:rsidRPr="00192CC6" w:rsidDel="00666DFC">
            <w:rPr>
              <w:rFonts w:eastAsiaTheme="minorHAnsi"/>
              <w:iCs/>
              <w:szCs w:val="20"/>
              <w:u w:val="single"/>
              <w:rPrChange w:id="1988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1989" w:author="김현기/HYUNKI KIM" w:date="2020-05-06T16:47:00Z">
        <w:del w:id="1990" w:author="손휘웅/HUIUNG SON" w:date="2020-12-07T08:12:00Z">
          <w:r w:rsidRPr="00192CC6" w:rsidDel="00666DFC">
            <w:rPr>
              <w:rFonts w:eastAsiaTheme="minorHAnsi"/>
              <w:iCs/>
              <w:szCs w:val="20"/>
              <w:u w:val="single"/>
              <w:rPrChange w:id="1991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1992" w:author="김현기/HYUNKI KIM" w:date="2020-05-06T16:48:00Z">
        <w:del w:id="1993" w:author="손휘웅/HUIUNG SON" w:date="2020-12-07T08:12:00Z">
          <w:r w:rsidRPr="00192CC6" w:rsidDel="00666DFC">
            <w:rPr>
              <w:rFonts w:eastAsiaTheme="minorHAnsi" w:hint="eastAsia"/>
              <w:iCs/>
              <w:szCs w:val="20"/>
              <w:u w:val="single"/>
              <w:rPrChange w:id="1994" w:author="손휘웅/HUIUNG SON" w:date="2020-12-07T07:53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탈착품확인</w:delText>
          </w:r>
          <w:r w:rsidRPr="00192CC6" w:rsidDel="00666DFC">
            <w:rPr>
              <w:rFonts w:eastAsiaTheme="minorHAnsi"/>
              <w:iCs/>
              <w:szCs w:val="20"/>
              <w:u w:val="single"/>
              <w:rPrChange w:id="1995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>(수리/폐기)</w:delText>
          </w:r>
        </w:del>
      </w:ins>
      <w:ins w:id="1996" w:author="김현기/HYUNKI KIM" w:date="2020-05-06T16:49:00Z">
        <w:del w:id="1997" w:author="손휘웅/HUIUNG SON" w:date="2020-12-07T08:12:00Z">
          <w:r w:rsidRPr="00192CC6" w:rsidDel="00666DFC">
            <w:rPr>
              <w:rFonts w:eastAsiaTheme="minorHAnsi"/>
              <w:iCs/>
              <w:szCs w:val="20"/>
              <w:u w:val="single"/>
              <w:rPrChange w:id="1998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’ </w:delText>
          </w:r>
          <w:r w:rsidRPr="00192CC6" w:rsidDel="00666DFC">
            <w:rPr>
              <w:rFonts w:eastAsiaTheme="minorHAnsi" w:hint="eastAsia"/>
              <w:iCs/>
              <w:szCs w:val="20"/>
              <w:u w:val="single"/>
              <w:rPrChange w:id="1999" w:author="손휘웅/HUIUNG SON" w:date="2020-12-07T07:53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에서</w:delText>
          </w:r>
          <w:r w:rsidRPr="00192CC6" w:rsidDel="00666DFC">
            <w:rPr>
              <w:rFonts w:eastAsiaTheme="minorHAnsi"/>
              <w:iCs/>
              <w:szCs w:val="20"/>
              <w:u w:val="single"/>
              <w:rPrChange w:id="2000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2001" w:author="김현기/HYUNKI KIM" w:date="2020-05-06T16:45:00Z">
        <w:del w:id="2002" w:author="손휘웅/HUIUNG SON" w:date="2020-12-07T08:12:00Z">
          <w:r w:rsidRPr="00192CC6" w:rsidDel="00666DFC">
            <w:rPr>
              <w:rFonts w:eastAsiaTheme="minorHAnsi" w:hint="eastAsia"/>
              <w:iCs/>
              <w:szCs w:val="20"/>
              <w:u w:val="single"/>
              <w:rPrChange w:id="2003" w:author="손휘웅/HUIUNG SON" w:date="2020-12-07T07:53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확인</w:delText>
          </w:r>
        </w:del>
      </w:ins>
      <w:ins w:id="2004" w:author="김현기/HYUNKI KIM" w:date="2020-05-06T16:49:00Z">
        <w:del w:id="2005" w:author="손휘웅/HUIUNG SON" w:date="2020-12-07T08:12:00Z">
          <w:r w:rsidRPr="00192CC6" w:rsidDel="00666DFC">
            <w:rPr>
              <w:rFonts w:eastAsiaTheme="minorHAnsi"/>
              <w:iCs/>
              <w:szCs w:val="20"/>
              <w:u w:val="single"/>
              <w:rPrChange w:id="2006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처리한다</w:delText>
          </w:r>
        </w:del>
      </w:ins>
      <w:ins w:id="2007" w:author="김현기/HYUNKI KIM" w:date="2020-05-06T16:45:00Z">
        <w:del w:id="2008" w:author="손휘웅/HUIUNG SON" w:date="2020-12-07T08:12:00Z">
          <w:r w:rsidRPr="00192CC6" w:rsidDel="00666DFC">
            <w:rPr>
              <w:rFonts w:eastAsiaTheme="minorHAnsi"/>
              <w:iCs/>
              <w:szCs w:val="20"/>
              <w:u w:val="single"/>
              <w:rPrChange w:id="2009" w:author="손휘웅/HUIUNG SON" w:date="2020-12-07T07:53:00Z">
                <w:rPr>
                  <w:rFonts w:eastAsiaTheme="minorHAnsi"/>
                  <w:color w:val="0000FF"/>
                  <w:szCs w:val="20"/>
                </w:rPr>
              </w:rPrChange>
            </w:rPr>
            <w:delText>)</w:delText>
          </w:r>
        </w:del>
      </w:ins>
    </w:p>
    <w:p w14:paraId="504173D0" w14:textId="77777777" w:rsidR="00CD7D35" w:rsidRPr="00192CC6" w:rsidDel="00666DFC" w:rsidRDefault="00F15D00" w:rsidP="00C95478">
      <w:pPr>
        <w:wordWrap/>
        <w:rPr>
          <w:ins w:id="2010" w:author="최성익" w:date="2020-11-13T09:02:00Z"/>
          <w:del w:id="2011" w:author="손휘웅/HUIUNG SON" w:date="2020-12-07T08:14:00Z"/>
          <w:rFonts w:eastAsiaTheme="minorHAnsi"/>
          <w:iCs/>
          <w:szCs w:val="20"/>
        </w:rPr>
      </w:pPr>
      <w:ins w:id="2012" w:author="최성익" w:date="2020-11-13T08:55:00Z">
        <w:r w:rsidRPr="00192CC6">
          <w:rPr>
            <w:rFonts w:eastAsiaTheme="minorHAnsi"/>
            <w:iCs/>
            <w:szCs w:val="20"/>
            <w:rPrChange w:id="2013" w:author="손휘웅/HUIUNG SON" w:date="2020-12-07T07:53:00Z">
              <w:rPr>
                <w:rFonts w:eastAsiaTheme="minorHAnsi"/>
                <w:szCs w:val="20"/>
                <w:highlight w:val="green"/>
              </w:rPr>
            </w:rPrChange>
          </w:rPr>
          <w:t xml:space="preserve">   </w:t>
        </w:r>
        <w:del w:id="2014" w:author="손휘웅/HUIUNG SON" w:date="2020-12-07T08:14:00Z">
          <w:r w:rsidRPr="00192CC6" w:rsidDel="00666DFC">
            <w:rPr>
              <w:rFonts w:eastAsiaTheme="minorHAnsi"/>
              <w:iCs/>
              <w:szCs w:val="20"/>
              <w:rPrChange w:id="2015" w:author="손휘웅/HUIUNG SON" w:date="2020-12-07T07:53:00Z">
                <w:rPr>
                  <w:rFonts w:eastAsiaTheme="minorHAnsi"/>
                  <w:szCs w:val="20"/>
                  <w:highlight w:val="green"/>
                </w:rPr>
              </w:rPrChange>
            </w:rPr>
            <w:delText xml:space="preserve"> 5.</w:delText>
          </w:r>
        </w:del>
      </w:ins>
      <w:ins w:id="2016" w:author="최성익" w:date="2020-11-13T16:59:00Z">
        <w:del w:id="2017" w:author="손휘웅/HUIUNG SON" w:date="2020-12-07T08:14:00Z">
          <w:r w:rsidR="001038BD" w:rsidRPr="00192CC6" w:rsidDel="00666DFC">
            <w:rPr>
              <w:rFonts w:eastAsiaTheme="minorHAnsi"/>
              <w:iCs/>
              <w:szCs w:val="20"/>
              <w:rPrChange w:id="2018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>2</w:delText>
          </w:r>
        </w:del>
      </w:ins>
      <w:ins w:id="2019" w:author="최성익" w:date="2020-11-13T08:55:00Z">
        <w:del w:id="2020" w:author="손휘웅/HUIUNG SON" w:date="2020-12-07T08:14:00Z">
          <w:r w:rsidRPr="00192CC6" w:rsidDel="00666DFC">
            <w:rPr>
              <w:rFonts w:eastAsiaTheme="minorHAnsi"/>
              <w:iCs/>
              <w:szCs w:val="20"/>
              <w:rPrChange w:id="2021" w:author="손휘웅/HUIUNG SON" w:date="2020-12-07T07:53:00Z">
                <w:rPr>
                  <w:rFonts w:eastAsiaTheme="minorHAnsi"/>
                  <w:szCs w:val="20"/>
                  <w:highlight w:val="green"/>
                </w:rPr>
              </w:rPrChange>
            </w:rPr>
            <w:delText xml:space="preserve">.5 </w:delText>
          </w:r>
        </w:del>
      </w:ins>
      <w:ins w:id="2022" w:author="최성익" w:date="2020-11-13T09:03:00Z">
        <w:del w:id="2023" w:author="손휘웅/HUIUNG SON" w:date="2020-12-07T08:14:00Z">
          <w:r w:rsidR="00CD7D35" w:rsidRPr="00192CC6" w:rsidDel="00666DFC">
            <w:rPr>
              <w:rFonts w:eastAsiaTheme="minorHAnsi" w:hint="eastAsia"/>
              <w:iCs/>
              <w:szCs w:val="20"/>
            </w:rPr>
            <w:delText>탈착품</w:delText>
          </w:r>
        </w:del>
      </w:ins>
      <w:ins w:id="2024" w:author="최성익" w:date="2020-11-13T09:02:00Z">
        <w:del w:id="2025" w:author="손휘웅/HUIUNG SON" w:date="2020-12-07T08:14:00Z">
          <w:r w:rsidR="00CD7D35" w:rsidRPr="00192CC6" w:rsidDel="00666DFC">
            <w:rPr>
              <w:rFonts w:eastAsiaTheme="minorHAnsi"/>
              <w:iCs/>
              <w:szCs w:val="20"/>
            </w:rPr>
            <w:delText xml:space="preserve"> 관리</w:delText>
          </w:r>
        </w:del>
      </w:ins>
    </w:p>
    <w:p w14:paraId="7A04D6AA" w14:textId="77777777" w:rsidR="00CD7D35" w:rsidRPr="00192CC6" w:rsidDel="00666DFC" w:rsidRDefault="00CD7D35" w:rsidP="00C95478">
      <w:pPr>
        <w:wordWrap/>
        <w:rPr>
          <w:ins w:id="2026" w:author="최성익" w:date="2020-11-13T09:05:00Z"/>
          <w:del w:id="2027" w:author="손휘웅/HUIUNG SON" w:date="2020-12-07T08:14:00Z"/>
          <w:rFonts w:eastAsiaTheme="minorHAnsi"/>
          <w:iCs/>
          <w:szCs w:val="20"/>
        </w:rPr>
      </w:pPr>
      <w:ins w:id="2028" w:author="최성익" w:date="2020-11-13T09:02:00Z">
        <w:del w:id="2029" w:author="손휘웅/HUIUNG SON" w:date="2020-12-07T08:14:00Z">
          <w:r w:rsidRPr="00192CC6" w:rsidDel="00666DFC">
            <w:rPr>
              <w:rFonts w:eastAsiaTheme="minorHAnsi"/>
              <w:iCs/>
              <w:szCs w:val="20"/>
            </w:rPr>
            <w:delText xml:space="preserve">        1) </w:delText>
          </w:r>
        </w:del>
      </w:ins>
      <w:ins w:id="2030" w:author="최성익" w:date="2020-11-13T09:04:00Z">
        <w:del w:id="2031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</w:rPr>
            <w:delText>탈착품은</w:delText>
          </w:r>
          <w:r w:rsidRPr="00192CC6" w:rsidDel="00666DFC">
            <w:rPr>
              <w:rFonts w:eastAsiaTheme="minorHAnsi"/>
              <w:iCs/>
              <w:szCs w:val="20"/>
            </w:rPr>
            <w:delText xml:space="preserve"> </w:delText>
          </w:r>
        </w:del>
      </w:ins>
      <w:ins w:id="2032" w:author="최성익" w:date="2020-11-13T13:04:00Z">
        <w:del w:id="2033" w:author="손휘웅/HUIUNG SON" w:date="2020-12-07T08:14:00Z">
          <w:r w:rsidR="00B03B98" w:rsidRPr="00192CC6" w:rsidDel="00666DFC">
            <w:rPr>
              <w:rFonts w:eastAsiaTheme="minorHAnsi" w:hint="eastAsia"/>
              <w:iCs/>
              <w:szCs w:val="20"/>
              <w:rPrChange w:id="2034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상</w:delText>
          </w:r>
        </w:del>
      </w:ins>
      <w:ins w:id="2035" w:author="최성익" w:date="2020-11-13T14:54:00Z">
        <w:del w:id="2036" w:author="손휘웅/HUIUNG SON" w:date="2020-12-07T08:14:00Z">
          <w:r w:rsidR="003401E9" w:rsidRPr="00192CC6" w:rsidDel="00666DFC">
            <w:rPr>
              <w:rFonts w:eastAsiaTheme="minorHAnsi" w:hint="eastAsia"/>
              <w:iCs/>
              <w:szCs w:val="20"/>
              <w:rPrChange w:id="2037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태</w:delText>
          </w:r>
        </w:del>
      </w:ins>
      <w:ins w:id="2038" w:author="최성익" w:date="2020-11-13T13:04:00Z">
        <w:del w:id="2039" w:author="손휘웅/HUIUNG SON" w:date="2020-12-07T08:14:00Z">
          <w:r w:rsidR="00B03B98" w:rsidRPr="00192CC6" w:rsidDel="00666DFC">
            <w:rPr>
              <w:rFonts w:eastAsiaTheme="minorHAnsi" w:hint="eastAsia"/>
              <w:iCs/>
              <w:szCs w:val="20"/>
              <w:rPrChange w:id="2040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에</w:delText>
          </w:r>
          <w:r w:rsidR="00B03B98" w:rsidRPr="00192CC6" w:rsidDel="00666DFC">
            <w:rPr>
              <w:rFonts w:eastAsiaTheme="minorHAnsi"/>
              <w:iCs/>
              <w:szCs w:val="20"/>
              <w:rPrChange w:id="2041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따라 </w:delText>
          </w:r>
        </w:del>
      </w:ins>
      <w:ins w:id="2042" w:author="최성익/SEONGIK CHOI" w:date="2020-11-14T08:03:00Z">
        <w:del w:id="2043" w:author="손휘웅/HUIUNG SON" w:date="2020-12-07T08:14:00Z">
          <w:r w:rsidR="008B71B6" w:rsidRPr="00192CC6" w:rsidDel="00666DFC">
            <w:rPr>
              <w:rFonts w:eastAsiaTheme="minorHAnsi"/>
              <w:iCs/>
              <w:szCs w:val="20"/>
              <w:rPrChange w:id="2044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>TAG</w:delText>
          </w:r>
          <w:r w:rsidR="008B71B6" w:rsidRPr="00192CC6" w:rsidDel="00666DFC">
            <w:rPr>
              <w:rFonts w:eastAsiaTheme="minorHAnsi" w:hint="eastAsia"/>
              <w:iCs/>
              <w:szCs w:val="20"/>
              <w:rPrChange w:id="2045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를</w:delText>
          </w:r>
        </w:del>
      </w:ins>
      <w:ins w:id="2046" w:author="최성익" w:date="2020-11-13T16:20:00Z">
        <w:del w:id="2047" w:author="손휘웅/HUIUNG SON" w:date="2020-12-07T08:14:00Z">
          <w:r w:rsidR="00FE715F" w:rsidRPr="00192CC6" w:rsidDel="00666DFC">
            <w:rPr>
              <w:rFonts w:eastAsiaTheme="minorHAnsi" w:hint="eastAsia"/>
              <w:iCs/>
              <w:szCs w:val="20"/>
              <w:rPrChange w:id="2048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태그</w:delText>
          </w:r>
        </w:del>
      </w:ins>
      <w:ins w:id="2049" w:author="최성익" w:date="2020-11-13T16:21:00Z">
        <w:del w:id="2050" w:author="손휘웅/HUIUNG SON" w:date="2020-12-07T08:14:00Z">
          <w:r w:rsidR="00FE715F" w:rsidRPr="00192CC6" w:rsidDel="00666DFC">
            <w:rPr>
              <w:rFonts w:eastAsiaTheme="minorHAnsi"/>
              <w:iCs/>
              <w:szCs w:val="20"/>
              <w:rPrChange w:id="2051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부착</w:delText>
          </w:r>
        </w:del>
      </w:ins>
      <w:ins w:id="2052" w:author="최성익" w:date="2020-11-13T13:04:00Z">
        <w:del w:id="2053" w:author="손휘웅/HUIUNG SON" w:date="2020-12-07T08:14:00Z">
          <w:r w:rsidR="00B03B98" w:rsidRPr="00192CC6" w:rsidDel="00666DFC">
            <w:rPr>
              <w:rFonts w:eastAsiaTheme="minorHAnsi"/>
              <w:iCs/>
              <w:szCs w:val="20"/>
              <w:rPrChange w:id="2054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관리하</w:delText>
          </w:r>
        </w:del>
      </w:ins>
      <w:ins w:id="2055" w:author="최성익" w:date="2020-11-13T15:18:00Z">
        <w:del w:id="2056" w:author="손휘웅/HUIUNG SON" w:date="2020-12-07T08:14:00Z">
          <w:r w:rsidR="00BE583C" w:rsidRPr="00192CC6" w:rsidDel="00666DFC">
            <w:rPr>
              <w:rFonts w:eastAsiaTheme="minorHAnsi" w:hint="eastAsia"/>
              <w:iCs/>
              <w:szCs w:val="20"/>
              <w:rPrChange w:id="2057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고</w:delText>
          </w:r>
        </w:del>
      </w:ins>
      <w:ins w:id="2058" w:author="최성익" w:date="2020-11-13T13:04:00Z">
        <w:del w:id="2059" w:author="손휘웅/HUIUNG SON" w:date="2020-12-07T08:14:00Z">
          <w:r w:rsidR="00B03B98" w:rsidRPr="00192CC6" w:rsidDel="00666DFC">
            <w:rPr>
              <w:rFonts w:eastAsiaTheme="minorHAnsi"/>
              <w:iCs/>
              <w:szCs w:val="20"/>
              <w:rPrChange w:id="2060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, </w:delText>
          </w:r>
        </w:del>
      </w:ins>
      <w:ins w:id="2061" w:author="최성익" w:date="2020-11-13T09:04:00Z">
        <w:del w:id="2062" w:author="손휘웅/HUIUNG SON" w:date="2020-12-07T08:14:00Z">
          <w:r w:rsidRPr="00192CC6" w:rsidDel="00666DFC">
            <w:rPr>
              <w:rFonts w:eastAsiaTheme="minorHAnsi"/>
              <w:iCs/>
              <w:szCs w:val="20"/>
            </w:rPr>
            <w:delText>A/S</w:delText>
          </w:r>
        </w:del>
      </w:ins>
      <w:ins w:id="2063" w:author="최성익" w:date="2020-11-13T09:05:00Z">
        <w:del w:id="2064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</w:rPr>
            <w:delText>후</w:delText>
          </w:r>
          <w:r w:rsidRPr="00192CC6" w:rsidDel="00666DFC">
            <w:rPr>
              <w:rFonts w:eastAsiaTheme="minorHAnsi"/>
              <w:iCs/>
              <w:szCs w:val="20"/>
            </w:rPr>
            <w:delText xml:space="preserve"> 재사용을 원칙으로 하나 </w:delText>
          </w:r>
        </w:del>
      </w:ins>
      <w:ins w:id="2065" w:author="최성익" w:date="2020-11-13T09:03:00Z">
        <w:del w:id="2066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</w:rPr>
            <w:delText>아래의</w:delText>
          </w:r>
        </w:del>
      </w:ins>
      <w:ins w:id="2067" w:author="최성익" w:date="2020-11-13T09:05:00Z">
        <w:del w:id="2068" w:author="손휘웅/HUIUNG SON" w:date="2020-12-07T08:14:00Z">
          <w:r w:rsidRPr="00192CC6" w:rsidDel="00666DFC">
            <w:rPr>
              <w:rFonts w:eastAsiaTheme="minorHAnsi"/>
              <w:iCs/>
              <w:szCs w:val="20"/>
            </w:rPr>
            <w:delText xml:space="preserve"> </w:delText>
          </w:r>
        </w:del>
      </w:ins>
      <w:ins w:id="2069" w:author="최성익" w:date="2020-11-13T13:05:00Z">
        <w:del w:id="2070" w:author="손휘웅/HUIUNG SON" w:date="2020-12-07T08:14:00Z">
          <w:r w:rsidR="00B03B98" w:rsidRPr="00192CC6" w:rsidDel="00666DFC">
            <w:rPr>
              <w:rFonts w:eastAsiaTheme="minorHAnsi" w:hint="eastAsia"/>
              <w:iCs/>
              <w:szCs w:val="20"/>
              <w:rPrChange w:id="2071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기준에</w:delText>
          </w:r>
        </w:del>
      </w:ins>
      <w:ins w:id="2072" w:author="최성익" w:date="2020-11-13T15:18:00Z">
        <w:del w:id="2073" w:author="손휘웅/HUIUNG SON" w:date="2020-12-07T08:14:00Z">
          <w:r w:rsidR="00BE583C" w:rsidRPr="00192CC6" w:rsidDel="00666DFC">
            <w:rPr>
              <w:rFonts w:eastAsiaTheme="minorHAnsi"/>
              <w:iCs/>
              <w:szCs w:val="20"/>
              <w:rPrChange w:id="2074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2075" w:author="최성익" w:date="2020-11-13T15:19:00Z">
        <w:del w:id="2076" w:author="손휘웅/HUIUNG SON" w:date="2020-12-07T08:14:00Z">
          <w:r w:rsidR="00BE583C" w:rsidRPr="00192CC6" w:rsidDel="00666DFC">
            <w:rPr>
              <w:rFonts w:eastAsiaTheme="minorHAnsi" w:hint="eastAsia"/>
              <w:iCs/>
              <w:szCs w:val="20"/>
              <w:rPrChange w:id="2077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부합할</w:delText>
          </w:r>
          <w:r w:rsidR="00BE583C" w:rsidRPr="00192CC6" w:rsidDel="00666DFC">
            <w:rPr>
              <w:rFonts w:eastAsiaTheme="minorHAnsi"/>
              <w:iCs/>
              <w:szCs w:val="20"/>
              <w:rPrChange w:id="2078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경우 </w:delText>
          </w:r>
        </w:del>
      </w:ins>
      <w:ins w:id="2079" w:author="최성익" w:date="2020-11-13T09:05:00Z">
        <w:del w:id="2080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</w:rPr>
            <w:delText>폐기한다</w:delText>
          </w:r>
          <w:r w:rsidRPr="00192CC6" w:rsidDel="00666DFC">
            <w:rPr>
              <w:rFonts w:eastAsiaTheme="minorHAnsi"/>
              <w:iCs/>
              <w:szCs w:val="20"/>
            </w:rPr>
            <w:delText>.</w:delText>
          </w:r>
        </w:del>
      </w:ins>
    </w:p>
    <w:p w14:paraId="26AC2B60" w14:textId="77777777" w:rsidR="00CD7D35" w:rsidRPr="00192CC6" w:rsidDel="00666DFC" w:rsidRDefault="00CD7D35" w:rsidP="00C95478">
      <w:pPr>
        <w:wordWrap/>
        <w:rPr>
          <w:ins w:id="2081" w:author="최성익" w:date="2020-11-13T09:06:00Z"/>
          <w:del w:id="2082" w:author="손휘웅/HUIUNG SON" w:date="2020-12-07T08:14:00Z"/>
          <w:rFonts w:eastAsiaTheme="minorHAnsi"/>
          <w:iCs/>
          <w:szCs w:val="20"/>
        </w:rPr>
      </w:pPr>
      <w:ins w:id="2083" w:author="최성익" w:date="2020-11-13T09:05:00Z">
        <w:del w:id="2084" w:author="손휘웅/HUIUNG SON" w:date="2020-12-07T08:14:00Z">
          <w:r w:rsidRPr="00192CC6" w:rsidDel="00666DFC">
            <w:rPr>
              <w:rFonts w:eastAsiaTheme="minorHAnsi"/>
              <w:iCs/>
              <w:szCs w:val="20"/>
            </w:rPr>
            <w:delText xml:space="preserve">          - </w:delText>
          </w:r>
        </w:del>
      </w:ins>
      <w:ins w:id="2085" w:author="최성익" w:date="2020-11-13T09:06:00Z">
        <w:del w:id="2086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</w:rPr>
            <w:delText>마모</w:delText>
          </w:r>
          <w:r w:rsidRPr="00192CC6" w:rsidDel="00666DFC">
            <w:rPr>
              <w:rFonts w:eastAsiaTheme="minorHAnsi"/>
              <w:iCs/>
              <w:szCs w:val="20"/>
            </w:rPr>
            <w:delText xml:space="preserve"> </w:delText>
          </w:r>
          <w:r w:rsidRPr="00192CC6" w:rsidDel="00666DFC">
            <w:rPr>
              <w:rFonts w:eastAsiaTheme="minorHAnsi" w:hint="eastAsia"/>
              <w:iCs/>
              <w:szCs w:val="20"/>
            </w:rPr>
            <w:delText>및</w:delText>
          </w:r>
          <w:r w:rsidRPr="00192CC6" w:rsidDel="00666DFC">
            <w:rPr>
              <w:rFonts w:eastAsiaTheme="minorHAnsi"/>
              <w:iCs/>
              <w:szCs w:val="20"/>
            </w:rPr>
            <w:delText xml:space="preserve"> </w:delText>
          </w:r>
          <w:r w:rsidRPr="00192CC6" w:rsidDel="00666DFC">
            <w:rPr>
              <w:rFonts w:eastAsiaTheme="minorHAnsi" w:hint="eastAsia"/>
              <w:iCs/>
              <w:szCs w:val="20"/>
            </w:rPr>
            <w:delText>파손</w:delText>
          </w:r>
        </w:del>
      </w:ins>
      <w:ins w:id="2087" w:author="최성익" w:date="2020-11-13T16:38:00Z">
        <w:del w:id="2088" w:author="손휘웅/HUIUNG SON" w:date="2020-12-07T08:14:00Z">
          <w:r w:rsidR="00585726" w:rsidRPr="00192CC6" w:rsidDel="00666DFC">
            <w:rPr>
              <w:rFonts w:eastAsiaTheme="minorHAnsi"/>
              <w:iCs/>
              <w:szCs w:val="20"/>
              <w:rPrChange w:id="2089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, </w:delText>
          </w:r>
          <w:r w:rsidR="00585726" w:rsidRPr="00192CC6" w:rsidDel="00666DFC">
            <w:rPr>
              <w:rFonts w:eastAsiaTheme="minorHAnsi" w:hint="eastAsia"/>
              <w:iCs/>
              <w:szCs w:val="20"/>
              <w:rPrChange w:id="2090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소손</w:delText>
          </w:r>
          <w:r w:rsidR="00585726" w:rsidRPr="00192CC6" w:rsidDel="00666DFC">
            <w:rPr>
              <w:rFonts w:eastAsiaTheme="minorHAnsi"/>
              <w:iCs/>
              <w:szCs w:val="20"/>
              <w:rPrChange w:id="2091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, </w:delText>
          </w:r>
          <w:r w:rsidR="00585726" w:rsidRPr="00192CC6" w:rsidDel="00666DFC">
            <w:rPr>
              <w:rFonts w:eastAsiaTheme="minorHAnsi" w:hint="eastAsia"/>
              <w:iCs/>
              <w:szCs w:val="20"/>
              <w:rPrChange w:id="2092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열화</w:delText>
          </w:r>
        </w:del>
      </w:ins>
      <w:ins w:id="2093" w:author="최성익" w:date="2020-11-13T09:07:00Z">
        <w:del w:id="2094" w:author="손휘웅/HUIUNG SON" w:date="2020-12-07T08:14:00Z">
          <w:r w:rsidRPr="00192CC6" w:rsidDel="00666DFC">
            <w:rPr>
              <w:rFonts w:eastAsiaTheme="minorHAnsi"/>
              <w:iCs/>
              <w:szCs w:val="20"/>
            </w:rPr>
            <w:delText>등의 이유로</w:delText>
          </w:r>
        </w:del>
      </w:ins>
      <w:ins w:id="2095" w:author="최성익" w:date="2020-11-13T09:06:00Z">
        <w:del w:id="2096" w:author="손휘웅/HUIUNG SON" w:date="2020-12-07T08:14:00Z">
          <w:r w:rsidRPr="00192CC6" w:rsidDel="00666DFC">
            <w:rPr>
              <w:rFonts w:eastAsiaTheme="minorHAnsi"/>
              <w:iCs/>
              <w:szCs w:val="20"/>
            </w:rPr>
            <w:delText xml:space="preserve"> 수리</w:delText>
          </w:r>
        </w:del>
      </w:ins>
      <w:ins w:id="2097" w:author="최성익" w:date="2020-11-13T13:05:00Z">
        <w:del w:id="2098" w:author="손휘웅/HUIUNG SON" w:date="2020-12-07T08:14:00Z">
          <w:r w:rsidR="00B03B98" w:rsidRPr="00192CC6" w:rsidDel="00666DFC">
            <w:rPr>
              <w:rFonts w:eastAsiaTheme="minorHAnsi" w:hint="eastAsia"/>
              <w:iCs/>
              <w:szCs w:val="20"/>
              <w:rPrChange w:id="2099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가</w:delText>
          </w:r>
          <w:r w:rsidR="00B03B98" w:rsidRPr="00192CC6" w:rsidDel="00666DFC">
            <w:rPr>
              <w:rFonts w:eastAsiaTheme="minorHAnsi"/>
              <w:iCs/>
              <w:szCs w:val="20"/>
              <w:rPrChange w:id="2100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2101" w:author="최성익" w:date="2020-11-13T09:06:00Z">
        <w:del w:id="2102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</w:rPr>
            <w:delText>불가</w:delText>
          </w:r>
        </w:del>
      </w:ins>
      <w:ins w:id="2103" w:author="최성익" w:date="2020-11-13T13:06:00Z">
        <w:del w:id="2104" w:author="손휘웅/HUIUNG SON" w:date="2020-12-07T08:14:00Z">
          <w:r w:rsidR="00B03B98" w:rsidRPr="00192CC6" w:rsidDel="00666DFC">
            <w:rPr>
              <w:rFonts w:eastAsiaTheme="minorHAnsi" w:hint="eastAsia"/>
              <w:iCs/>
              <w:szCs w:val="20"/>
              <w:rPrChange w:id="2105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한</w:delText>
          </w:r>
          <w:r w:rsidR="00B03B98" w:rsidRPr="00192CC6" w:rsidDel="00666DFC">
            <w:rPr>
              <w:rFonts w:eastAsiaTheme="minorHAnsi"/>
              <w:iCs/>
              <w:szCs w:val="20"/>
              <w:rPrChange w:id="2106" w:author="손휘웅/HUIUNG SON" w:date="2020-12-07T07:5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B03B98" w:rsidRPr="00192CC6" w:rsidDel="00666DFC">
            <w:rPr>
              <w:rFonts w:eastAsiaTheme="minorHAnsi" w:hint="eastAsia"/>
              <w:iCs/>
              <w:szCs w:val="20"/>
              <w:rPrChange w:id="2107" w:author="손휘웅/HUIUNG SON" w:date="2020-12-07T07:5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경우</w:delText>
          </w:r>
        </w:del>
      </w:ins>
    </w:p>
    <w:p w14:paraId="3608BFD7" w14:textId="77777777" w:rsidR="00CD7D35" w:rsidRPr="00192CC6" w:rsidDel="00666DFC" w:rsidRDefault="00CD7D35" w:rsidP="00C95478">
      <w:pPr>
        <w:wordWrap/>
        <w:rPr>
          <w:ins w:id="2108" w:author="최성익" w:date="2020-11-13T09:09:00Z"/>
          <w:del w:id="2109" w:author="손휘웅/HUIUNG SON" w:date="2020-12-07T08:14:00Z"/>
          <w:rFonts w:eastAsiaTheme="minorHAnsi"/>
          <w:iCs/>
          <w:szCs w:val="20"/>
          <w:highlight w:val="yellow"/>
          <w:rPrChange w:id="2110" w:author="최성익" w:date="2020-11-13T09:12:00Z">
            <w:rPr>
              <w:ins w:id="2111" w:author="최성익" w:date="2020-11-13T09:09:00Z"/>
              <w:del w:id="2112" w:author="손휘웅/HUIUNG SON" w:date="2020-12-07T08:14:00Z"/>
              <w:rFonts w:eastAsiaTheme="minorHAnsi"/>
              <w:szCs w:val="20"/>
            </w:rPr>
          </w:rPrChange>
        </w:rPr>
      </w:pPr>
      <w:ins w:id="2113" w:author="최성익" w:date="2020-11-13T09:06:00Z">
        <w:del w:id="2114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15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         - A/S </w:delText>
          </w:r>
        </w:del>
      </w:ins>
      <w:ins w:id="2116" w:author="최성익" w:date="2020-11-13T09:07:00Z">
        <w:del w:id="2117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18" w:author="최성익" w:date="2020-11-13T09:12:00Z">
                <w:rPr>
                  <w:rFonts w:eastAsiaTheme="minorHAnsi" w:hint="eastAsia"/>
                  <w:szCs w:val="20"/>
                </w:rPr>
              </w:rPrChange>
            </w:rPr>
            <w:delText>비용이</w:delText>
          </w:r>
          <w:r w:rsidRPr="00192CC6" w:rsidDel="00666DFC">
            <w:rPr>
              <w:rFonts w:eastAsiaTheme="minorHAnsi"/>
              <w:iCs/>
              <w:szCs w:val="20"/>
              <w:highlight w:val="yellow"/>
              <w:rPrChange w:id="2119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신품 가격의 50%</w:delText>
          </w:r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20" w:author="최성익" w:date="2020-11-13T09:12:00Z">
                <w:rPr>
                  <w:rFonts w:eastAsiaTheme="minorHAnsi" w:hint="eastAsia"/>
                  <w:szCs w:val="20"/>
                </w:rPr>
              </w:rPrChange>
            </w:rPr>
            <w:delText>를</w:delText>
          </w:r>
          <w:r w:rsidRPr="00192CC6" w:rsidDel="00666DFC">
            <w:rPr>
              <w:rFonts w:eastAsiaTheme="minorHAnsi"/>
              <w:iCs/>
              <w:szCs w:val="20"/>
              <w:highlight w:val="yellow"/>
              <w:rPrChange w:id="2121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상회하는 </w:delText>
          </w:r>
        </w:del>
      </w:ins>
      <w:ins w:id="2122" w:author="최성익" w:date="2020-11-13T13:06:00Z">
        <w:del w:id="2123" w:author="손휘웅/HUIUNG SON" w:date="2020-12-07T08:14:00Z">
          <w:r w:rsidR="00B03B98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>경우</w:delText>
          </w:r>
        </w:del>
      </w:ins>
      <w:ins w:id="2124" w:author="최성익" w:date="2020-11-13T09:07:00Z">
        <w:del w:id="2125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26" w:author="최성익" w:date="2020-11-13T09:12:00Z">
                <w:rPr>
                  <w:rFonts w:eastAsiaTheme="minorHAnsi"/>
                  <w:szCs w:val="20"/>
                </w:rPr>
              </w:rPrChange>
            </w:rPr>
            <w:delText>(</w:delText>
          </w:r>
        </w:del>
      </w:ins>
      <w:ins w:id="2127" w:author="최성익" w:date="2020-11-13T09:08:00Z">
        <w:del w:id="2128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29" w:author="최성익" w:date="2020-11-13T09:12:00Z">
                <w:rPr>
                  <w:rFonts w:eastAsiaTheme="minorHAnsi" w:hint="eastAsia"/>
                  <w:szCs w:val="20"/>
                </w:rPr>
              </w:rPrChange>
            </w:rPr>
            <w:delText>단</w:delText>
          </w:r>
          <w:r w:rsidRPr="00192CC6" w:rsidDel="00666DFC">
            <w:rPr>
              <w:rFonts w:eastAsiaTheme="minorHAnsi"/>
              <w:iCs/>
              <w:szCs w:val="20"/>
              <w:highlight w:val="yellow"/>
              <w:rPrChange w:id="2130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, </w:delText>
          </w:r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31" w:author="최성익" w:date="2020-11-13T09:12:00Z">
                <w:rPr>
                  <w:rFonts w:eastAsiaTheme="minorHAnsi" w:hint="eastAsia"/>
                  <w:szCs w:val="20"/>
                </w:rPr>
              </w:rPrChange>
            </w:rPr>
            <w:delText>단종</w:delText>
          </w:r>
        </w:del>
      </w:ins>
      <w:ins w:id="2132" w:author="최성익" w:date="2020-11-13T15:19:00Z">
        <w:del w:id="2133" w:author="손휘웅/HUIUNG SON" w:date="2020-12-07T08:14:00Z">
          <w:r w:rsidR="00BE583C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 및</w:delText>
          </w:r>
        </w:del>
      </w:ins>
      <w:ins w:id="2134" w:author="최성익" w:date="2020-11-13T09:08:00Z">
        <w:del w:id="2135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36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대체품이 없는 경우 </w:delText>
          </w:r>
        </w:del>
      </w:ins>
      <w:ins w:id="2137" w:author="최성익" w:date="2020-11-13T09:09:00Z">
        <w:del w:id="2138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39" w:author="최성익" w:date="2020-11-13T09:12:00Z">
                <w:rPr>
                  <w:rFonts w:eastAsiaTheme="minorHAnsi" w:hint="eastAsia"/>
                  <w:szCs w:val="20"/>
                </w:rPr>
              </w:rPrChange>
            </w:rPr>
            <w:delText>재검토</w:delText>
          </w:r>
        </w:del>
      </w:ins>
      <w:ins w:id="2140" w:author="최성익" w:date="2020-11-13T15:19:00Z">
        <w:del w:id="2141" w:author="손휘웅/HUIUNG SON" w:date="2020-12-07T08:14:00Z">
          <w:r w:rsidR="00BE583C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>후</w:delText>
          </w:r>
        </w:del>
      </w:ins>
      <w:ins w:id="2142" w:author="최성익" w:date="2020-11-13T09:09:00Z">
        <w:del w:id="2143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44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결정)</w:delText>
          </w:r>
        </w:del>
      </w:ins>
    </w:p>
    <w:p w14:paraId="08B47D44" w14:textId="77777777" w:rsidR="00CD7D35" w:rsidRPr="00192CC6" w:rsidDel="00666DFC" w:rsidRDefault="00CD7D35" w:rsidP="00C95478">
      <w:pPr>
        <w:wordWrap/>
        <w:rPr>
          <w:ins w:id="2145" w:author="최성익" w:date="2020-11-13T09:11:00Z"/>
          <w:del w:id="2146" w:author="손휘웅/HUIUNG SON" w:date="2020-12-07T08:14:00Z"/>
          <w:rFonts w:eastAsiaTheme="minorHAnsi"/>
          <w:iCs/>
          <w:szCs w:val="20"/>
          <w:highlight w:val="yellow"/>
          <w:rPrChange w:id="2147" w:author="최성익" w:date="2020-11-13T09:12:00Z">
            <w:rPr>
              <w:ins w:id="2148" w:author="최성익" w:date="2020-11-13T09:11:00Z"/>
              <w:del w:id="2149" w:author="손휘웅/HUIUNG SON" w:date="2020-12-07T08:14:00Z"/>
              <w:rFonts w:eastAsiaTheme="minorHAnsi"/>
              <w:szCs w:val="20"/>
            </w:rPr>
          </w:rPrChange>
        </w:rPr>
      </w:pPr>
      <w:ins w:id="2150" w:author="최성익" w:date="2020-11-13T09:09:00Z">
        <w:del w:id="2151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52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         - </w:delText>
          </w:r>
        </w:del>
      </w:ins>
      <w:ins w:id="2153" w:author="최성익" w:date="2020-11-13T09:10:00Z">
        <w:del w:id="2154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55" w:author="최성익" w:date="2020-11-13T09:12:00Z">
                <w:rPr>
                  <w:rFonts w:eastAsiaTheme="minorHAnsi"/>
                  <w:szCs w:val="20"/>
                </w:rPr>
              </w:rPrChange>
            </w:rPr>
            <w:delText>A/S</w:delText>
          </w:r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56" w:author="최성익" w:date="2020-11-13T09:12:00Z">
                <w:rPr>
                  <w:rFonts w:eastAsiaTheme="minorHAnsi" w:hint="eastAsia"/>
                  <w:szCs w:val="20"/>
                </w:rPr>
              </w:rPrChange>
            </w:rPr>
            <w:delText>를</w:delText>
          </w:r>
          <w:r w:rsidRPr="00192CC6" w:rsidDel="00666DFC">
            <w:rPr>
              <w:rFonts w:eastAsiaTheme="minorHAnsi"/>
              <w:iCs/>
              <w:szCs w:val="20"/>
              <w:highlight w:val="yellow"/>
              <w:rPrChange w:id="2157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하여도 </w:delText>
          </w:r>
        </w:del>
      </w:ins>
      <w:ins w:id="2158" w:author="최성익" w:date="2020-11-13T09:11:00Z">
        <w:del w:id="2159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60" w:author="최성익" w:date="2020-11-13T09:12:00Z">
                <w:rPr>
                  <w:rFonts w:eastAsiaTheme="minorHAnsi" w:hint="eastAsia"/>
                  <w:szCs w:val="20"/>
                </w:rPr>
              </w:rPrChange>
            </w:rPr>
            <w:delText>원</w:delText>
          </w:r>
          <w:r w:rsidRPr="00192CC6" w:rsidDel="00666DFC">
            <w:rPr>
              <w:rFonts w:eastAsiaTheme="minorHAnsi"/>
              <w:iCs/>
              <w:szCs w:val="20"/>
              <w:highlight w:val="yellow"/>
              <w:rPrChange w:id="2161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기능</w:delText>
          </w:r>
        </w:del>
      </w:ins>
      <w:ins w:id="2162" w:author="최성익/SEONGIK CHOI" w:date="2020-11-14T08:00:00Z">
        <w:del w:id="2163" w:author="손휘웅/HUIUNG SON" w:date="2020-12-07T08:14:00Z">
          <w:r w:rsidR="008B71B6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>(성능</w:delText>
          </w:r>
        </w:del>
      </w:ins>
      <w:ins w:id="2164" w:author="최성익/SEONGIK CHOI" w:date="2020-11-14T08:01:00Z">
        <w:del w:id="2165" w:author="손휘웅/HUIUNG SON" w:date="2020-12-07T08:14:00Z">
          <w:r w:rsidR="008B71B6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>)</w:delText>
          </w:r>
        </w:del>
      </w:ins>
      <w:ins w:id="2166" w:author="최성익" w:date="2020-11-13T09:11:00Z">
        <w:del w:id="2167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68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회복이 어려운 </w:delText>
          </w:r>
        </w:del>
      </w:ins>
      <w:ins w:id="2169" w:author="최성익" w:date="2020-11-13T13:06:00Z">
        <w:del w:id="2170" w:author="손휘웅/HUIUNG SON" w:date="2020-12-07T08:14:00Z">
          <w:r w:rsidR="00B03B98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>경우</w:delText>
          </w:r>
        </w:del>
      </w:ins>
    </w:p>
    <w:p w14:paraId="0F364B3C" w14:textId="77777777" w:rsidR="008D6404" w:rsidRPr="00192CC6" w:rsidDel="00666DFC" w:rsidRDefault="00CD7D35" w:rsidP="00C95478">
      <w:pPr>
        <w:wordWrap/>
        <w:rPr>
          <w:ins w:id="2171" w:author="최성익" w:date="2020-11-13T09:12:00Z"/>
          <w:del w:id="2172" w:author="손휘웅/HUIUNG SON" w:date="2020-12-07T08:14:00Z"/>
          <w:rFonts w:eastAsiaTheme="minorHAnsi"/>
          <w:iCs/>
          <w:szCs w:val="20"/>
          <w:highlight w:val="yellow"/>
        </w:rPr>
      </w:pPr>
      <w:ins w:id="2173" w:author="최성익" w:date="2020-11-13T09:11:00Z">
        <w:del w:id="2174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75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       2)</w:delText>
          </w:r>
        </w:del>
      </w:ins>
      <w:ins w:id="2176" w:author="최성익" w:date="2020-11-13T09:10:00Z">
        <w:del w:id="2177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78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2179" w:author="최성익" w:date="2020-11-13T09:12:00Z">
        <w:del w:id="2180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81" w:author="최성익" w:date="2020-11-13T09:12:00Z">
                <w:rPr>
                  <w:rFonts w:eastAsiaTheme="minorHAnsi" w:hint="eastAsia"/>
                  <w:szCs w:val="20"/>
                </w:rPr>
              </w:rPrChange>
            </w:rPr>
            <w:delText>탈착품</w:delText>
          </w:r>
          <w:r w:rsidRPr="00192CC6" w:rsidDel="00666DFC">
            <w:rPr>
              <w:rFonts w:eastAsiaTheme="minorHAnsi"/>
              <w:iCs/>
              <w:szCs w:val="20"/>
              <w:highlight w:val="yellow"/>
              <w:rPrChange w:id="2182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8D6404" w:rsidRPr="00192CC6" w:rsidDel="00666DFC">
            <w:rPr>
              <w:rFonts w:eastAsiaTheme="minorHAnsi"/>
              <w:iCs/>
              <w:szCs w:val="20"/>
              <w:highlight w:val="yellow"/>
            </w:rPr>
            <w:delText>폐기</w:delText>
          </w:r>
        </w:del>
      </w:ins>
      <w:ins w:id="2183" w:author="최성익" w:date="2020-11-13T09:13:00Z">
        <w:del w:id="2184" w:author="손휘웅/HUIUNG SON" w:date="2020-12-07T08:14:00Z">
          <w:r w:rsidR="008D6404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>는</w:delText>
          </w:r>
        </w:del>
      </w:ins>
      <w:ins w:id="2185" w:author="최성익" w:date="2020-11-13T09:12:00Z">
        <w:del w:id="2186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87" w:author="최성익" w:date="2020-11-13T09:12:00Z">
                <w:rPr>
                  <w:rFonts w:eastAsiaTheme="minorHAnsi"/>
                  <w:szCs w:val="20"/>
                  <w:highlight w:val="green"/>
                </w:rPr>
              </w:rPrChange>
            </w:rPr>
            <w:delText xml:space="preserve"> </w:delText>
          </w:r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88" w:author="최성익" w:date="2020-11-13T09:12:00Z">
                <w:rPr>
                  <w:rFonts w:eastAsiaTheme="minorHAnsi" w:hint="eastAsia"/>
                  <w:szCs w:val="20"/>
                  <w:highlight w:val="green"/>
                </w:rPr>
              </w:rPrChange>
            </w:rPr>
            <w:delText>담당자</w:delText>
          </w:r>
        </w:del>
      </w:ins>
      <w:ins w:id="2189" w:author="최성익" w:date="2020-11-13T09:13:00Z">
        <w:del w:id="2190" w:author="손휘웅/HUIUNG SON" w:date="2020-12-07T08:14:00Z">
          <w:r w:rsidR="008D6404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>가</w:delText>
          </w:r>
        </w:del>
      </w:ins>
      <w:ins w:id="2191" w:author="최성익" w:date="2020-11-13T09:12:00Z">
        <w:del w:id="2192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93" w:author="최성익" w:date="2020-11-13T09:12:00Z">
                <w:rPr>
                  <w:rFonts w:eastAsiaTheme="minorHAnsi"/>
                  <w:szCs w:val="20"/>
                  <w:highlight w:val="green"/>
                </w:rPr>
              </w:rPrChange>
            </w:rPr>
            <w:delText xml:space="preserve"> ‘</w:delText>
          </w:r>
        </w:del>
      </w:ins>
      <w:ins w:id="2194" w:author="최성익" w:date="2020-11-13T16:30:00Z">
        <w:del w:id="2195" w:author="손휘웅/HUIUNG SON" w:date="2020-12-07T08:14:00Z">
          <w:r w:rsidR="00585726" w:rsidRPr="00192CC6" w:rsidDel="00666DFC">
            <w:rPr>
              <w:rFonts w:eastAsiaTheme="minorHAnsi"/>
              <w:iCs/>
              <w:szCs w:val="20"/>
              <w:highlight w:val="yellow"/>
            </w:rPr>
            <w:delText>SMILE QRP</w:delText>
          </w:r>
        </w:del>
      </w:ins>
      <w:ins w:id="2196" w:author="최성익" w:date="2020-11-13T09:12:00Z">
        <w:del w:id="2197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198" w:author="최성익" w:date="2020-11-13T09:12:00Z">
                <w:rPr>
                  <w:rFonts w:eastAsiaTheme="minorHAnsi"/>
                  <w:szCs w:val="20"/>
                  <w:highlight w:val="green"/>
                </w:rPr>
              </w:rPrChange>
            </w:rPr>
            <w:delText xml:space="preserve">’ </w:delText>
          </w:r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199" w:author="최성익" w:date="2020-11-13T09:12:00Z">
                <w:rPr>
                  <w:rFonts w:eastAsiaTheme="minorHAnsi" w:hint="eastAsia"/>
                  <w:szCs w:val="20"/>
                  <w:highlight w:val="green"/>
                </w:rPr>
              </w:rPrChange>
            </w:rPr>
            <w:delText>등록</w:delText>
          </w:r>
          <w:r w:rsidRPr="00192CC6" w:rsidDel="00666DFC">
            <w:rPr>
              <w:rFonts w:eastAsiaTheme="minorHAnsi"/>
              <w:iCs/>
              <w:szCs w:val="20"/>
              <w:highlight w:val="yellow"/>
              <w:rPrChange w:id="2200" w:author="최성익" w:date="2020-11-13T09:12:00Z">
                <w:rPr>
                  <w:rFonts w:eastAsiaTheme="minorHAnsi"/>
                  <w:szCs w:val="20"/>
                  <w:highlight w:val="green"/>
                </w:rPr>
              </w:rPrChange>
            </w:rPr>
            <w:delText xml:space="preserve">, 팀장 </w:delText>
          </w:r>
          <w:r w:rsidRPr="00192CC6" w:rsidDel="00666DFC">
            <w:rPr>
              <w:rFonts w:eastAsiaTheme="minorHAnsi" w:hint="eastAsia"/>
              <w:iCs/>
              <w:szCs w:val="20"/>
              <w:highlight w:val="yellow"/>
              <w:rPrChange w:id="2201" w:author="최성익" w:date="2020-11-13T09:12:00Z">
                <w:rPr>
                  <w:rFonts w:eastAsiaTheme="minorHAnsi" w:hint="eastAsia"/>
                  <w:szCs w:val="20"/>
                  <w:highlight w:val="green"/>
                </w:rPr>
              </w:rPrChange>
            </w:rPr>
            <w:delText>확인</w:delText>
          </w:r>
        </w:del>
      </w:ins>
      <w:ins w:id="2202" w:author="최성익" w:date="2020-11-13T09:19:00Z">
        <w:del w:id="2203" w:author="손휘웅/HUIUNG SON" w:date="2020-12-07T08:14:00Z">
          <w:r w:rsidR="00B47C6C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>을 득한다.</w:delText>
          </w:r>
        </w:del>
      </w:ins>
      <w:ins w:id="2204" w:author="최성익" w:date="2020-11-13T09:12:00Z">
        <w:del w:id="2205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  <w:rPrChange w:id="2206" w:author="최성익" w:date="2020-11-13T09:12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</w:p>
    <w:p w14:paraId="30F0F2BF" w14:textId="77777777" w:rsidR="00265AA3" w:rsidRPr="00192CC6" w:rsidDel="00B807F3" w:rsidRDefault="008D6404" w:rsidP="00C95478">
      <w:pPr>
        <w:wordWrap/>
        <w:rPr>
          <w:del w:id="2207" w:author="김현기/HYUNKI KIM" w:date="2020-05-06T13:38:00Z"/>
          <w:rFonts w:eastAsiaTheme="minorHAnsi"/>
          <w:iCs/>
          <w:szCs w:val="20"/>
          <w:rPrChange w:id="2208" w:author="손휘웅/HUIUNG SON" w:date="2020-12-07T08:15:00Z">
            <w:rPr>
              <w:del w:id="2209" w:author="김현기/HYUNKI KIM" w:date="2020-05-06T13:38:00Z"/>
              <w:rFonts w:eastAsiaTheme="minorHAnsi"/>
              <w:szCs w:val="20"/>
            </w:rPr>
          </w:rPrChange>
        </w:rPr>
      </w:pPr>
      <w:ins w:id="2210" w:author="최성익" w:date="2020-11-13T09:13:00Z">
        <w:del w:id="2211" w:author="손휘웅/HUIUNG SON" w:date="2020-12-07T08:14:00Z">
          <w:r w:rsidRPr="00192CC6" w:rsidDel="00666DFC">
            <w:rPr>
              <w:rFonts w:eastAsiaTheme="minorHAnsi"/>
              <w:iCs/>
              <w:szCs w:val="20"/>
              <w:highlight w:val="yellow"/>
            </w:rPr>
            <w:delText xml:space="preserve">        3) </w:delText>
          </w:r>
        </w:del>
      </w:ins>
      <w:ins w:id="2212" w:author="최성익" w:date="2020-11-13T09:29:00Z">
        <w:del w:id="2213" w:author="손휘웅/HUIUNG SON" w:date="2020-12-07T08:14:00Z">
          <w:r w:rsidR="009866A3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실물 </w:delText>
          </w:r>
        </w:del>
      </w:ins>
      <w:ins w:id="2214" w:author="최성익" w:date="2020-11-13T09:14:00Z">
        <w:del w:id="2215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폐기는 </w:delText>
          </w:r>
        </w:del>
      </w:ins>
      <w:ins w:id="2216" w:author="최성익" w:date="2020-11-13T09:13:00Z">
        <w:del w:id="2217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월1회 </w:delText>
          </w:r>
        </w:del>
      </w:ins>
      <w:ins w:id="2218" w:author="최성익" w:date="2020-11-13T12:39:00Z">
        <w:del w:id="2219" w:author="손휘웅/HUIUNG SON" w:date="2020-12-07T08:14:00Z">
          <w:r w:rsidR="00665982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폐기품 </w:delText>
          </w:r>
        </w:del>
      </w:ins>
      <w:ins w:id="2220" w:author="최성익" w:date="2020-11-13T09:14:00Z">
        <w:del w:id="2221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사진을 찰영 </w:delText>
          </w:r>
        </w:del>
      </w:ins>
      <w:ins w:id="2222" w:author="최성익" w:date="2020-11-13T09:17:00Z">
        <w:del w:id="2223" w:author="손휘웅/HUIUNG SON" w:date="2020-12-07T08:14:00Z">
          <w:r w:rsidR="00B47C6C" w:rsidRPr="00192CC6" w:rsidDel="00666DFC">
            <w:rPr>
              <w:rFonts w:eastAsiaTheme="minorHAnsi"/>
              <w:iCs/>
              <w:szCs w:val="20"/>
              <w:highlight w:val="yellow"/>
            </w:rPr>
            <w:delText>‘</w:delText>
          </w:r>
        </w:del>
      </w:ins>
      <w:ins w:id="2224" w:author="최성익" w:date="2020-11-13T16:30:00Z">
        <w:del w:id="2225" w:author="손휘웅/HUIUNG SON" w:date="2020-12-07T08:14:00Z">
          <w:r w:rsidR="00585726" w:rsidRPr="00192CC6" w:rsidDel="00666DFC">
            <w:rPr>
              <w:rFonts w:eastAsiaTheme="minorHAnsi"/>
              <w:iCs/>
              <w:szCs w:val="20"/>
              <w:highlight w:val="yellow"/>
            </w:rPr>
            <w:delText>SMILE QRP</w:delText>
          </w:r>
        </w:del>
      </w:ins>
      <w:ins w:id="2226" w:author="최성익" w:date="2020-11-13T09:18:00Z">
        <w:del w:id="2227" w:author="손휘웅/HUIUNG SON" w:date="2020-12-07T08:14:00Z">
          <w:r w:rsidR="00B47C6C" w:rsidRPr="00192CC6" w:rsidDel="00666DFC">
            <w:rPr>
              <w:rFonts w:eastAsiaTheme="minorHAnsi"/>
              <w:iCs/>
              <w:szCs w:val="20"/>
              <w:highlight w:val="yellow"/>
            </w:rPr>
            <w:delText>’</w:delText>
          </w:r>
          <w:r w:rsidR="00B47C6C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 등록 </w:delText>
          </w:r>
        </w:del>
      </w:ins>
      <w:ins w:id="2228" w:author="최성익" w:date="2020-11-13T09:19:00Z">
        <w:del w:id="2229" w:author="손휘웅/HUIUNG SON" w:date="2020-12-07T08:14:00Z">
          <w:r w:rsidR="00B47C6C" w:rsidRPr="00192CC6" w:rsidDel="00666DFC">
            <w:rPr>
              <w:rFonts w:eastAsiaTheme="minorHAnsi"/>
              <w:iCs/>
              <w:szCs w:val="20"/>
              <w:highlight w:val="yellow"/>
            </w:rPr>
            <w:delText xml:space="preserve">, 팀장 </w:delText>
          </w:r>
          <w:r w:rsidR="00B47C6C"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확인을 득한다. </w:delText>
          </w:r>
        </w:del>
      </w:ins>
      <w:ins w:id="2230" w:author="최성익" w:date="2020-11-13T09:14:00Z">
        <w:del w:id="2231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 </w:delText>
          </w:r>
        </w:del>
      </w:ins>
      <w:ins w:id="2232" w:author="최성익" w:date="2020-11-13T09:13:00Z">
        <w:del w:id="2233" w:author="손휘웅/HUIUNG SON" w:date="2020-12-07T08:14:00Z">
          <w:r w:rsidRPr="00192CC6" w:rsidDel="00666DFC">
            <w:rPr>
              <w:rFonts w:eastAsiaTheme="minorHAnsi" w:hint="eastAsia"/>
              <w:iCs/>
              <w:szCs w:val="20"/>
              <w:highlight w:val="yellow"/>
            </w:rPr>
            <w:delText xml:space="preserve"> </w:delText>
          </w:r>
        </w:del>
      </w:ins>
      <w:del w:id="2234" w:author="김현기/HYUNKI KIM" w:date="2020-05-06T16:45:00Z">
        <w:r w:rsidR="00F35B44" w:rsidRPr="00192CC6" w:rsidDel="00776332">
          <w:rPr>
            <w:rFonts w:eastAsiaTheme="minorHAnsi" w:hint="eastAsia"/>
            <w:iCs/>
            <w:szCs w:val="20"/>
            <w:highlight w:val="yellow"/>
            <w:rPrChange w:id="2235" w:author="최성익" w:date="2020-11-13T09:12:00Z">
              <w:rPr>
                <w:rFonts w:eastAsiaTheme="minorHAnsi" w:hint="eastAsia"/>
                <w:color w:val="2111F7"/>
                <w:szCs w:val="20"/>
              </w:rPr>
            </w:rPrChange>
          </w:rPr>
          <w:delText>및</w:delText>
        </w:r>
        <w:r w:rsidR="00F35B44" w:rsidRPr="00192CC6" w:rsidDel="00776332">
          <w:rPr>
            <w:rFonts w:eastAsiaTheme="minorHAnsi"/>
            <w:iCs/>
            <w:szCs w:val="20"/>
            <w:highlight w:val="yellow"/>
            <w:rPrChange w:id="2236" w:author="최성익" w:date="2020-11-13T09:12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</w:del>
      <w:del w:id="2237" w:author="김현기/HYUNKI KIM" w:date="2020-05-06T16:46:00Z">
        <w:r w:rsidR="00F35B44" w:rsidRPr="00192CC6" w:rsidDel="00776332">
          <w:rPr>
            <w:rFonts w:eastAsiaTheme="minorHAnsi" w:hint="eastAsia"/>
            <w:iCs/>
            <w:szCs w:val="20"/>
            <w:highlight w:val="yellow"/>
            <w:rPrChange w:id="2238" w:author="최성익" w:date="2020-11-13T09:12:00Z">
              <w:rPr>
                <w:rFonts w:eastAsiaTheme="minorHAnsi" w:hint="eastAsia"/>
                <w:color w:val="2111F7"/>
                <w:szCs w:val="20"/>
              </w:rPr>
            </w:rPrChange>
          </w:rPr>
          <w:delText>팀장에게</w:delText>
        </w:r>
        <w:r w:rsidR="00F35B44" w:rsidRPr="00192CC6" w:rsidDel="00776332">
          <w:rPr>
            <w:rFonts w:eastAsiaTheme="minorHAnsi"/>
            <w:iCs/>
            <w:szCs w:val="20"/>
            <w:highlight w:val="yellow"/>
            <w:rPrChange w:id="2239" w:author="최성익" w:date="2020-11-13T09:12:00Z">
              <w:rPr>
                <w:rFonts w:eastAsiaTheme="minorHAnsi"/>
                <w:color w:val="2111F7"/>
                <w:szCs w:val="20"/>
              </w:rPr>
            </w:rPrChange>
          </w:rPr>
          <w:delText xml:space="preserve"> </w:delText>
        </w:r>
        <w:r w:rsidR="00F35B44" w:rsidRPr="00192CC6" w:rsidDel="00776332">
          <w:rPr>
            <w:rFonts w:eastAsiaTheme="minorHAnsi" w:hint="eastAsia"/>
            <w:iCs/>
            <w:szCs w:val="20"/>
            <w:highlight w:val="yellow"/>
            <w:rPrChange w:id="2240" w:author="최성익" w:date="2020-11-13T09:12:00Z">
              <w:rPr>
                <w:rFonts w:eastAsiaTheme="minorHAnsi" w:hint="eastAsia"/>
                <w:color w:val="2111F7"/>
                <w:szCs w:val="20"/>
              </w:rPr>
            </w:rPrChange>
          </w:rPr>
          <w:delText>확인</w:delText>
        </w:r>
      </w:del>
      <w:del w:id="2241" w:author="김현기/HYUNKI KIM" w:date="2020-05-06T16:45:00Z">
        <w:r w:rsidR="00F35B44" w:rsidRPr="00192CC6" w:rsidDel="00776332">
          <w:rPr>
            <w:rFonts w:eastAsiaTheme="minorHAnsi"/>
            <w:iCs/>
            <w:szCs w:val="20"/>
            <w:highlight w:val="yellow"/>
            <w:rPrChange w:id="2242" w:author="최성익" w:date="2020-11-13T09:12:00Z">
              <w:rPr>
                <w:rFonts w:eastAsiaTheme="minorHAnsi"/>
                <w:color w:val="2111F7"/>
                <w:szCs w:val="20"/>
              </w:rPr>
            </w:rPrChange>
          </w:rPr>
          <w:delText>)</w:delText>
        </w:r>
      </w:del>
      <w:r w:rsidR="00265AA3" w:rsidRPr="0094520A">
        <w:rPr>
          <w:rFonts w:eastAsiaTheme="minorHAnsi"/>
          <w:iCs/>
          <w:szCs w:val="20"/>
        </w:rPr>
        <w:t xml:space="preserve"> 5.</w:t>
      </w:r>
      <w:ins w:id="2243" w:author="최성익" w:date="2020-11-13T16:59:00Z">
        <w:r w:rsidR="001038BD" w:rsidRPr="00192CC6">
          <w:rPr>
            <w:rFonts w:eastAsiaTheme="minorHAnsi"/>
            <w:iCs/>
            <w:szCs w:val="20"/>
            <w:rPrChange w:id="2244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2</w:t>
        </w:r>
      </w:ins>
      <w:del w:id="2245" w:author="최성익" w:date="2020-11-13T16:59:00Z">
        <w:r w:rsidR="00265AA3" w:rsidRPr="00192CC6" w:rsidDel="001038BD">
          <w:rPr>
            <w:rFonts w:eastAsiaTheme="minorHAnsi"/>
            <w:iCs/>
            <w:szCs w:val="20"/>
            <w:rPrChange w:id="2246" w:author="손휘웅/HUIUNG SON" w:date="2020-12-07T08:15:00Z">
              <w:rPr>
                <w:rFonts w:eastAsiaTheme="minorHAnsi"/>
                <w:szCs w:val="20"/>
              </w:rPr>
            </w:rPrChange>
          </w:rPr>
          <w:delText>3</w:delText>
        </w:r>
      </w:del>
      <w:r w:rsidR="00265AA3" w:rsidRPr="0094520A">
        <w:rPr>
          <w:rFonts w:eastAsiaTheme="minorHAnsi"/>
          <w:iCs/>
          <w:szCs w:val="20"/>
        </w:rPr>
        <w:t>.</w:t>
      </w:r>
      <w:ins w:id="2247" w:author="손휘웅/HUIUNG SON" w:date="2020-12-07T08:14:00Z">
        <w:r w:rsidR="00666DFC" w:rsidRPr="00192CC6">
          <w:rPr>
            <w:rFonts w:eastAsiaTheme="minorHAnsi"/>
            <w:iCs/>
            <w:szCs w:val="20"/>
            <w:rPrChange w:id="224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5</w:t>
        </w:r>
      </w:ins>
      <w:ins w:id="2249" w:author="최성익" w:date="2020-11-13T09:21:00Z">
        <w:del w:id="2250" w:author="손휘웅/HUIUNG SON" w:date="2020-12-07T08:14:00Z">
          <w:r w:rsidR="00B47C6C" w:rsidRPr="00192CC6" w:rsidDel="00666DFC">
            <w:rPr>
              <w:rFonts w:eastAsiaTheme="minorHAnsi"/>
              <w:iCs/>
              <w:szCs w:val="20"/>
              <w:rPrChange w:id="225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6</w:delText>
          </w:r>
        </w:del>
      </w:ins>
      <w:del w:id="2252" w:author="최성익" w:date="2020-11-13T09:21:00Z">
        <w:r w:rsidR="00265AA3" w:rsidRPr="00192CC6" w:rsidDel="00B47C6C">
          <w:rPr>
            <w:rFonts w:eastAsiaTheme="minorHAnsi"/>
            <w:iCs/>
            <w:szCs w:val="20"/>
            <w:rPrChange w:id="2253" w:author="손휘웅/HUIUNG SON" w:date="2020-12-07T08:15:00Z">
              <w:rPr>
                <w:rFonts w:eastAsiaTheme="minorHAnsi"/>
                <w:szCs w:val="20"/>
              </w:rPr>
            </w:rPrChange>
          </w:rPr>
          <w:delText>5</w:delText>
        </w:r>
      </w:del>
      <w:r w:rsidR="00265AA3" w:rsidRPr="0094520A">
        <w:rPr>
          <w:rFonts w:eastAsiaTheme="minorHAnsi"/>
          <w:iCs/>
          <w:szCs w:val="20"/>
        </w:rPr>
        <w:t xml:space="preserve"> A/S</w:t>
      </w:r>
      <w:r w:rsidR="00265AA3" w:rsidRPr="0094520A">
        <w:rPr>
          <w:rFonts w:eastAsiaTheme="minorHAnsi" w:hint="eastAsia"/>
          <w:iCs/>
          <w:szCs w:val="20"/>
        </w:rPr>
        <w:t>품</w:t>
      </w:r>
      <w:r w:rsidR="00265AA3" w:rsidRPr="0094520A">
        <w:rPr>
          <w:rFonts w:eastAsiaTheme="minorHAnsi"/>
          <w:iCs/>
          <w:szCs w:val="20"/>
        </w:rPr>
        <w:t xml:space="preserve"> </w:t>
      </w:r>
      <w:r w:rsidR="00265AA3" w:rsidRPr="0094520A">
        <w:rPr>
          <w:rFonts w:eastAsiaTheme="minorHAnsi" w:hint="eastAsia"/>
          <w:iCs/>
          <w:szCs w:val="20"/>
        </w:rPr>
        <w:t>관리</w:t>
      </w:r>
    </w:p>
    <w:p w14:paraId="269D5AD6" w14:textId="77777777" w:rsidR="00265AA3" w:rsidRPr="00192CC6" w:rsidRDefault="00265AA3">
      <w:pPr>
        <w:wordWrap/>
        <w:rPr>
          <w:ins w:id="2254" w:author="김현기/HYUNKI KIM" w:date="2020-04-21T18:14:00Z"/>
          <w:rFonts w:eastAsiaTheme="minorHAnsi"/>
          <w:iCs/>
          <w:szCs w:val="20"/>
          <w:rPrChange w:id="2255" w:author="손휘웅/HUIUNG SON" w:date="2020-12-07T08:15:00Z">
            <w:rPr>
              <w:ins w:id="2256" w:author="김현기/HYUNKI KIM" w:date="2020-04-21T18:14:00Z"/>
              <w:rFonts w:eastAsiaTheme="minorHAnsi"/>
              <w:szCs w:val="20"/>
            </w:rPr>
          </w:rPrChange>
        </w:rPr>
        <w:pPrChange w:id="2257" w:author="김현기/HYUNKI KIM" w:date="2020-05-06T13:38:00Z">
          <w:pPr>
            <w:ind w:firstLineChars="400" w:firstLine="800"/>
          </w:pPr>
        </w:pPrChange>
      </w:pPr>
      <w:del w:id="2258" w:author="김현기/HYUNKI KIM" w:date="2020-05-06T13:38:00Z">
        <w:r w:rsidRPr="00192CC6" w:rsidDel="00B807F3">
          <w:rPr>
            <w:rFonts w:eastAsiaTheme="minorHAnsi"/>
            <w:iCs/>
            <w:strike/>
            <w:szCs w:val="20"/>
            <w:rPrChange w:id="2259" w:author="손휘웅/HUIUNG SON" w:date="2020-12-07T08:15:00Z">
              <w:rPr>
                <w:rFonts w:eastAsiaTheme="minorHAnsi"/>
                <w:szCs w:val="20"/>
              </w:rPr>
            </w:rPrChange>
          </w:rPr>
          <w:delText>1) 설비수리 후 A/S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6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품</w:delText>
        </w:r>
        <w:r w:rsidRPr="00192CC6" w:rsidDel="00B807F3">
          <w:rPr>
            <w:rFonts w:eastAsiaTheme="minorHAnsi"/>
            <w:iCs/>
            <w:strike/>
            <w:szCs w:val="20"/>
            <w:rPrChange w:id="2261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6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출고시</w:delText>
        </w:r>
        <w:r w:rsidRPr="00192CC6" w:rsidDel="00B807F3">
          <w:rPr>
            <w:rFonts w:eastAsiaTheme="minorHAnsi"/>
            <w:iCs/>
            <w:strike/>
            <w:szCs w:val="20"/>
            <w:rPrChange w:id="2263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64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반입</w:delText>
        </w:r>
        <w:r w:rsidRPr="00192CC6" w:rsidDel="00B807F3">
          <w:rPr>
            <w:rFonts w:eastAsiaTheme="minorHAnsi"/>
            <w:iCs/>
            <w:strike/>
            <w:szCs w:val="20"/>
            <w:rPrChange w:id="2265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/반출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6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관리대장을</w:delText>
        </w:r>
        <w:r w:rsidRPr="00192CC6" w:rsidDel="00B807F3">
          <w:rPr>
            <w:rFonts w:eastAsiaTheme="minorHAnsi"/>
            <w:iCs/>
            <w:strike/>
            <w:szCs w:val="20"/>
            <w:rPrChange w:id="226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6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작성하고</w:delText>
        </w:r>
        <w:r w:rsidRPr="00192CC6" w:rsidDel="00B807F3">
          <w:rPr>
            <w:rFonts w:eastAsiaTheme="minorHAnsi"/>
            <w:iCs/>
            <w:strike/>
            <w:szCs w:val="20"/>
            <w:rPrChange w:id="226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7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반드시</w:delText>
        </w:r>
        <w:r w:rsidRPr="00192CC6" w:rsidDel="00B807F3">
          <w:rPr>
            <w:rFonts w:eastAsiaTheme="minorHAnsi"/>
            <w:iCs/>
            <w:strike/>
            <w:szCs w:val="20"/>
            <w:rPrChange w:id="2271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7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팀장결재를</w:delText>
        </w:r>
        <w:r w:rsidRPr="00192CC6" w:rsidDel="00B807F3">
          <w:rPr>
            <w:rFonts w:eastAsiaTheme="minorHAnsi"/>
            <w:iCs/>
            <w:strike/>
            <w:szCs w:val="20"/>
            <w:rPrChange w:id="2273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74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득한</w:delText>
        </w:r>
        <w:r w:rsidRPr="00192CC6" w:rsidDel="00B807F3">
          <w:rPr>
            <w:rFonts w:eastAsiaTheme="minorHAnsi"/>
            <w:iCs/>
            <w:strike/>
            <w:szCs w:val="20"/>
            <w:rPrChange w:id="2275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7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후</w:delText>
        </w:r>
        <w:r w:rsidRPr="00192CC6" w:rsidDel="00B807F3">
          <w:rPr>
            <w:rFonts w:eastAsiaTheme="minorHAnsi"/>
            <w:iCs/>
            <w:strike/>
            <w:szCs w:val="20"/>
            <w:rPrChange w:id="227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7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후속업무를</w:delText>
        </w:r>
        <w:r w:rsidRPr="00192CC6" w:rsidDel="00B807F3">
          <w:rPr>
            <w:rFonts w:eastAsiaTheme="minorHAnsi"/>
            <w:iCs/>
            <w:strike/>
            <w:szCs w:val="20"/>
            <w:rPrChange w:id="227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807F3">
          <w:rPr>
            <w:rFonts w:eastAsiaTheme="minorHAnsi" w:hint="eastAsia"/>
            <w:iCs/>
            <w:strike/>
            <w:szCs w:val="20"/>
            <w:rPrChange w:id="228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진행한다</w:delText>
        </w:r>
        <w:r w:rsidRPr="00192CC6" w:rsidDel="00B807F3">
          <w:rPr>
            <w:rFonts w:eastAsiaTheme="minorHAnsi"/>
            <w:iCs/>
            <w:szCs w:val="20"/>
            <w:rPrChange w:id="2281" w:author="손휘웅/HUIUNG SON" w:date="2020-12-07T08:15:00Z">
              <w:rPr>
                <w:rFonts w:eastAsiaTheme="minorHAnsi"/>
                <w:szCs w:val="20"/>
              </w:rPr>
            </w:rPrChange>
          </w:rPr>
          <w:delText>.</w:delText>
        </w:r>
      </w:del>
    </w:p>
    <w:p w14:paraId="7DB28839" w14:textId="77777777" w:rsidR="00666DFC" w:rsidRPr="00192CC6" w:rsidRDefault="00CC0A7D" w:rsidP="00265AA3">
      <w:pPr>
        <w:ind w:firstLineChars="400" w:firstLine="800"/>
        <w:rPr>
          <w:ins w:id="2282" w:author="손휘웅/HUIUNG SON" w:date="2020-12-07T08:18:00Z"/>
          <w:rFonts w:eastAsiaTheme="minorHAnsi"/>
          <w:iCs/>
          <w:szCs w:val="20"/>
        </w:rPr>
      </w:pPr>
      <w:ins w:id="2283" w:author="김현기/HYUNKI KIM" w:date="2020-04-22T09:21:00Z">
        <w:r w:rsidRPr="00192CC6">
          <w:rPr>
            <w:rFonts w:eastAsiaTheme="minorHAnsi"/>
            <w:iCs/>
            <w:szCs w:val="20"/>
            <w:rPrChange w:id="2284" w:author="손휘웅/HUIUNG SON" w:date="2020-12-07T08:15:00Z">
              <w:rPr>
                <w:rFonts w:eastAsiaTheme="minorHAnsi"/>
                <w:color w:val="2111F7"/>
                <w:szCs w:val="20"/>
              </w:rPr>
            </w:rPrChange>
          </w:rPr>
          <w:t>1)</w:t>
        </w:r>
      </w:ins>
      <w:ins w:id="2285" w:author="김현기/HYUNKI KIM" w:date="2020-04-21T18:15:00Z">
        <w:r w:rsidR="00094803" w:rsidRPr="0094520A">
          <w:rPr>
            <w:rFonts w:eastAsiaTheme="minorHAnsi"/>
            <w:iCs/>
            <w:szCs w:val="20"/>
          </w:rPr>
          <w:t xml:space="preserve"> </w:t>
        </w:r>
      </w:ins>
      <w:ins w:id="2286" w:author="손휘웅/HUIUNG SON" w:date="2020-12-07T08:18:00Z">
        <w:r w:rsidR="00666DFC" w:rsidRPr="00192CC6">
          <w:rPr>
            <w:rFonts w:eastAsiaTheme="minorHAnsi" w:hint="eastAsia"/>
            <w:iCs/>
            <w:szCs w:val="20"/>
          </w:rPr>
          <w:t>관리품</w:t>
        </w:r>
      </w:ins>
      <w:ins w:id="2287" w:author="손휘웅/HUIUNG SON" w:date="2020-12-07T08:17:00Z">
        <w:r w:rsidR="00666DFC" w:rsidRPr="00192CC6">
          <w:rPr>
            <w:rFonts w:eastAsiaTheme="minorHAnsi" w:hint="eastAsia"/>
            <w:iCs/>
            <w:szCs w:val="20"/>
          </w:rPr>
          <w:t xml:space="preserve"> </w:t>
        </w:r>
      </w:ins>
      <w:ins w:id="2288" w:author="김현기/HYUNKI KIM" w:date="2020-04-21T18:15:00Z">
        <w:del w:id="2289" w:author="최성익" w:date="2020-11-13T07:42:00Z">
          <w:r w:rsidR="00094803" w:rsidRPr="00192CC6" w:rsidDel="009824E1">
            <w:rPr>
              <w:rFonts w:eastAsiaTheme="minorHAnsi" w:hint="eastAsia"/>
              <w:iCs/>
              <w:szCs w:val="20"/>
              <w:rPrChange w:id="2290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설비수리</w:delText>
          </w:r>
          <w:r w:rsidR="00094803" w:rsidRPr="00192CC6" w:rsidDel="009824E1">
            <w:rPr>
              <w:rFonts w:eastAsiaTheme="minorHAnsi"/>
              <w:iCs/>
              <w:szCs w:val="20"/>
              <w:rPrChange w:id="229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후 </w:delText>
          </w:r>
        </w:del>
        <w:r w:rsidR="00094803" w:rsidRPr="00192CC6">
          <w:rPr>
            <w:rFonts w:eastAsiaTheme="minorHAnsi"/>
            <w:iCs/>
            <w:szCs w:val="20"/>
            <w:rPrChange w:id="2292" w:author="손휘웅/HUIUNG SON" w:date="2020-12-07T08:15:00Z">
              <w:rPr>
                <w:rFonts w:eastAsiaTheme="minorHAnsi"/>
                <w:szCs w:val="20"/>
              </w:rPr>
            </w:rPrChange>
          </w:rPr>
          <w:t>A/</w:t>
        </w:r>
      </w:ins>
      <w:ins w:id="2293" w:author="손휘웅/HUIUNG SON" w:date="2020-12-07T08:17:00Z">
        <w:r w:rsidR="00666DFC" w:rsidRPr="00192CC6">
          <w:rPr>
            <w:rFonts w:eastAsiaTheme="minorHAnsi"/>
            <w:iCs/>
            <w:szCs w:val="20"/>
          </w:rPr>
          <w:t xml:space="preserve">S </w:t>
        </w:r>
        <w:r w:rsidR="00666DFC" w:rsidRPr="00192CC6">
          <w:rPr>
            <w:rFonts w:eastAsiaTheme="minorHAnsi" w:hint="eastAsia"/>
            <w:iCs/>
            <w:szCs w:val="20"/>
          </w:rPr>
          <w:t>진행 시</w:t>
        </w:r>
      </w:ins>
      <w:ins w:id="2294" w:author="김현기/HYUNKI KIM" w:date="2020-04-21T18:15:00Z">
        <w:del w:id="2295" w:author="손휘웅/HUIUNG SON" w:date="2020-12-07T08:17:00Z">
          <w:r w:rsidR="00094803" w:rsidRPr="00192CC6" w:rsidDel="00666DFC">
            <w:rPr>
              <w:rFonts w:eastAsiaTheme="minorHAnsi"/>
              <w:iCs/>
              <w:szCs w:val="20"/>
              <w:rPrChange w:id="229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S</w:delText>
          </w:r>
        </w:del>
      </w:ins>
      <w:ins w:id="2297" w:author="최성익" w:date="2020-11-13T15:20:00Z">
        <w:del w:id="2298" w:author="손휘웅/HUIUNG SON" w:date="2020-12-07T08:17:00Z">
          <w:r w:rsidR="00BE583C" w:rsidRPr="00192CC6" w:rsidDel="00666DFC">
            <w:rPr>
              <w:rFonts w:eastAsiaTheme="minorHAnsi" w:hint="eastAsia"/>
              <w:iCs/>
              <w:szCs w:val="20"/>
              <w:rPrChange w:id="2299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를</w:delText>
          </w:r>
          <w:r w:rsidR="00BE583C" w:rsidRPr="00192CC6" w:rsidDel="00666DFC">
            <w:rPr>
              <w:rFonts w:eastAsiaTheme="minorHAnsi"/>
              <w:iCs/>
              <w:szCs w:val="20"/>
              <w:rPrChange w:id="2300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위해 </w:delText>
          </w:r>
        </w:del>
      </w:ins>
      <w:ins w:id="2301" w:author="김현기/HYUNKI KIM" w:date="2020-04-21T18:15:00Z">
        <w:del w:id="2302" w:author="최성익" w:date="2020-11-13T15:20:00Z">
          <w:r w:rsidR="00094803" w:rsidRPr="00192CC6" w:rsidDel="00BE583C">
            <w:rPr>
              <w:rFonts w:eastAsiaTheme="minorHAnsi" w:hint="eastAsia"/>
              <w:iCs/>
              <w:szCs w:val="20"/>
              <w:rPrChange w:id="230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품</w:delText>
          </w:r>
          <w:r w:rsidR="00094803" w:rsidRPr="00192CC6" w:rsidDel="00BE583C">
            <w:rPr>
              <w:rFonts w:eastAsiaTheme="minorHAnsi"/>
              <w:iCs/>
              <w:szCs w:val="20"/>
              <w:rPrChange w:id="230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2305" w:author="최성익" w:date="2020-11-13T15:20:00Z">
        <w:del w:id="2306" w:author="손휘웅/HUIUNG SON" w:date="2020-12-07T08:17:00Z">
          <w:r w:rsidR="00BE583C" w:rsidRPr="00192CC6" w:rsidDel="00666DFC">
            <w:rPr>
              <w:rFonts w:eastAsiaTheme="minorHAnsi" w:hint="eastAsia"/>
              <w:iCs/>
              <w:szCs w:val="20"/>
              <w:rPrChange w:id="2307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반출</w:delText>
          </w:r>
        </w:del>
      </w:ins>
      <w:ins w:id="2308" w:author="김현기/HYUNKI KIM" w:date="2020-04-21T18:15:00Z">
        <w:del w:id="2309" w:author="최성익" w:date="2020-11-13T15:21:00Z">
          <w:r w:rsidR="00094803" w:rsidRPr="00192CC6" w:rsidDel="00BE583C">
            <w:rPr>
              <w:rFonts w:eastAsiaTheme="minorHAnsi"/>
              <w:iCs/>
              <w:szCs w:val="20"/>
              <w:rPrChange w:id="231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출고</w:delText>
          </w:r>
        </w:del>
      </w:ins>
      <w:ins w:id="2311" w:author="최성익" w:date="2020-11-13T07:34:00Z">
        <w:del w:id="2312" w:author="손휘웅/HUIUNG SON" w:date="2020-12-07T08:17:00Z">
          <w:r w:rsidR="009824E1" w:rsidRPr="00192CC6" w:rsidDel="00666DFC">
            <w:rPr>
              <w:rFonts w:eastAsiaTheme="minorHAnsi" w:hint="eastAsia"/>
              <w:iCs/>
              <w:szCs w:val="20"/>
            </w:rPr>
            <w:delText>시</w:delText>
          </w:r>
        </w:del>
      </w:ins>
      <w:ins w:id="2313" w:author="김현기/HYUNKI KIM" w:date="2020-04-21T18:15:00Z">
        <w:del w:id="2314" w:author="최성익" w:date="2020-11-13T07:34:00Z">
          <w:r w:rsidR="00094803" w:rsidRPr="00192CC6" w:rsidDel="009824E1">
            <w:rPr>
              <w:rFonts w:eastAsiaTheme="minorHAnsi"/>
              <w:iCs/>
              <w:szCs w:val="20"/>
              <w:rPrChange w:id="231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시</w:delText>
          </w:r>
        </w:del>
        <w:r w:rsidR="00094803" w:rsidRPr="00192CC6">
          <w:rPr>
            <w:rFonts w:eastAsiaTheme="minorHAnsi"/>
            <w:iCs/>
            <w:szCs w:val="20"/>
            <w:rPrChange w:id="2316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del w:id="2317" w:author="손휘웅/HUIUNG SON" w:date="2020-12-07T08:16:00Z">
          <w:r w:rsidR="00094803" w:rsidRPr="00192CC6" w:rsidDel="00666DFC">
            <w:rPr>
              <w:rFonts w:eastAsiaTheme="minorHAnsi"/>
              <w:iCs/>
              <w:szCs w:val="20"/>
              <w:rPrChange w:id="231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‘SMILE QRP</w:delText>
          </w:r>
        </w:del>
      </w:ins>
      <w:ins w:id="2319" w:author="최성익" w:date="2020-11-13T16:30:00Z">
        <w:del w:id="2320" w:author="손휘웅/HUIUNG SON" w:date="2020-12-07T08:16:00Z">
          <w:r w:rsidR="00585726" w:rsidRPr="00192CC6" w:rsidDel="00666DFC">
            <w:rPr>
              <w:rFonts w:eastAsiaTheme="minorHAnsi"/>
              <w:iCs/>
              <w:szCs w:val="20"/>
              <w:rPrChange w:id="2321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SMILE </w:delText>
          </w:r>
        </w:del>
        <w:r w:rsidR="00585726" w:rsidRPr="00192CC6">
          <w:rPr>
            <w:rFonts w:eastAsiaTheme="minorHAnsi"/>
            <w:iCs/>
            <w:szCs w:val="20"/>
            <w:rPrChange w:id="2322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QRP</w:t>
        </w:r>
      </w:ins>
      <w:ins w:id="2323" w:author="김경환(품질보증팀)/KYUNGHWAN KIM" w:date="2020-05-19T11:50:00Z">
        <w:del w:id="2324" w:author="최성익" w:date="2020-11-13T12:40:00Z">
          <w:r w:rsidR="00434C11" w:rsidRPr="00192CC6" w:rsidDel="00665982">
            <w:rPr>
              <w:rFonts w:eastAsiaTheme="minorHAnsi"/>
              <w:iCs/>
              <w:szCs w:val="20"/>
              <w:rPrChange w:id="2325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326" w:author="김현기/HYUNKI KIM" w:date="2020-04-21T18:15:00Z">
        <w:del w:id="2327" w:author="최성익" w:date="2020-11-13T12:40:00Z">
          <w:r w:rsidR="00094803" w:rsidRPr="00192CC6" w:rsidDel="00665982">
            <w:rPr>
              <w:rFonts w:eastAsiaTheme="minorHAnsi"/>
              <w:iCs/>
              <w:szCs w:val="20"/>
              <w:rPrChange w:id="232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’ </w:delText>
          </w:r>
        </w:del>
      </w:ins>
      <w:ins w:id="2329" w:author="김현기/HYUNKI KIM" w:date="2020-04-22T09:07:00Z">
        <w:del w:id="2330" w:author="최성익" w:date="2020-11-13T12:40:00Z">
          <w:r w:rsidR="00D83942" w:rsidRPr="00192CC6" w:rsidDel="00665982">
            <w:rPr>
              <w:rFonts w:eastAsiaTheme="minorHAnsi" w:hint="eastAsia"/>
              <w:iCs/>
              <w:szCs w:val="20"/>
              <w:rPrChange w:id="2331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탈착품등록</w:delText>
          </w:r>
          <w:r w:rsidR="00D83942" w:rsidRPr="00192CC6" w:rsidDel="00665982">
            <w:rPr>
              <w:rFonts w:eastAsiaTheme="minorHAnsi"/>
              <w:iCs/>
              <w:szCs w:val="20"/>
              <w:rPrChange w:id="2332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>(수리/폐기)</w:delText>
          </w:r>
        </w:del>
      </w:ins>
      <w:ins w:id="2333" w:author="손휘웅/HUIUNG SON" w:date="2020-12-07T08:16:00Z">
        <w:r w:rsidR="00666DFC" w:rsidRPr="00192CC6">
          <w:rPr>
            <w:rFonts w:eastAsiaTheme="minorHAnsi"/>
            <w:iCs/>
            <w:szCs w:val="20"/>
          </w:rPr>
          <w:t xml:space="preserve"> </w:t>
        </w:r>
        <w:r w:rsidR="00666DFC" w:rsidRPr="00192CC6">
          <w:rPr>
            <w:rFonts w:eastAsiaTheme="minorHAnsi" w:hint="eastAsia"/>
            <w:iCs/>
            <w:szCs w:val="20"/>
          </w:rPr>
          <w:t>탈착품 등록(수리/폐기)</w:t>
        </w:r>
      </w:ins>
      <w:ins w:id="2334" w:author="최성익" w:date="2020-11-13T12:40:00Z">
        <w:del w:id="2335" w:author="손휘웅/HUIUNG SON" w:date="2020-12-07T08:16:00Z">
          <w:r w:rsidR="00665982" w:rsidRPr="00192CC6" w:rsidDel="00666DFC">
            <w:rPr>
              <w:rFonts w:eastAsiaTheme="minorHAnsi"/>
              <w:iCs/>
              <w:szCs w:val="20"/>
              <w:rPrChange w:id="2336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’</w:delText>
          </w:r>
        </w:del>
        <w:r w:rsidR="00665982" w:rsidRPr="00192CC6">
          <w:rPr>
            <w:rFonts w:eastAsiaTheme="minorHAnsi"/>
            <w:iCs/>
            <w:szCs w:val="20"/>
            <w:rPrChange w:id="2337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338" w:author="김현기/HYUNKI KIM" w:date="2020-04-22T09:08:00Z">
        <w:r w:rsidR="00D83942" w:rsidRPr="00192CC6">
          <w:rPr>
            <w:rFonts w:eastAsiaTheme="minorHAnsi" w:hint="eastAsia"/>
            <w:iCs/>
            <w:szCs w:val="20"/>
            <w:rPrChange w:id="2339" w:author="손휘웅/HUIUNG SON" w:date="2020-12-07T08:15:00Z">
              <w:rPr>
                <w:rFonts w:eastAsiaTheme="minorHAnsi" w:hint="eastAsia"/>
                <w:color w:val="2111F7"/>
                <w:szCs w:val="20"/>
              </w:rPr>
            </w:rPrChange>
          </w:rPr>
          <w:t>에서</w:t>
        </w:r>
        <w:r w:rsidR="00D83942" w:rsidRPr="00192CC6">
          <w:rPr>
            <w:rFonts w:eastAsiaTheme="minorHAnsi"/>
            <w:iCs/>
            <w:szCs w:val="20"/>
            <w:rPrChange w:id="2340" w:author="손휘웅/HUIUNG SON" w:date="2020-12-07T08:15:00Z">
              <w:rPr>
                <w:rFonts w:eastAsiaTheme="minorHAnsi"/>
                <w:color w:val="2111F7"/>
                <w:szCs w:val="20"/>
              </w:rPr>
            </w:rPrChange>
          </w:rPr>
          <w:t xml:space="preserve"> 반출</w:t>
        </w:r>
        <w:del w:id="2341" w:author="최성익" w:date="2020-11-13T07:35:00Z">
          <w:r w:rsidR="00D83942" w:rsidRPr="00192CC6" w:rsidDel="009824E1">
            <w:rPr>
              <w:rFonts w:eastAsiaTheme="minorHAnsi"/>
              <w:iCs/>
              <w:szCs w:val="20"/>
              <w:rPrChange w:id="2342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</w:del>
      </w:ins>
      <w:ins w:id="2343" w:author="최성익" w:date="2020-11-13T07:35:00Z">
        <w:r w:rsidR="009824E1" w:rsidRPr="00192CC6">
          <w:rPr>
            <w:rFonts w:eastAsiaTheme="minorHAnsi"/>
            <w:iCs/>
            <w:szCs w:val="20"/>
          </w:rPr>
          <w:t xml:space="preserve"> </w:t>
        </w:r>
      </w:ins>
      <w:ins w:id="2344" w:author="김현기/HYUNKI KIM" w:date="2020-04-22T09:08:00Z">
        <w:r w:rsidR="00D83942" w:rsidRPr="00192CC6">
          <w:rPr>
            <w:rFonts w:eastAsiaTheme="minorHAnsi"/>
            <w:iCs/>
            <w:szCs w:val="20"/>
            <w:rPrChange w:id="2345" w:author="손휘웅/HUIUNG SON" w:date="2020-12-07T08:15:00Z">
              <w:rPr>
                <w:rFonts w:eastAsiaTheme="minorHAnsi"/>
                <w:color w:val="2111F7"/>
                <w:szCs w:val="20"/>
              </w:rPr>
            </w:rPrChange>
          </w:rPr>
          <w:t>등록</w:t>
        </w:r>
      </w:ins>
      <w:ins w:id="2346" w:author="손휘웅/HUIUNG SON" w:date="2020-12-07T08:17:00Z">
        <w:r w:rsidR="00666DFC" w:rsidRPr="00192CC6">
          <w:rPr>
            <w:rFonts w:eastAsiaTheme="minorHAnsi" w:hint="eastAsia"/>
            <w:iCs/>
            <w:szCs w:val="20"/>
          </w:rPr>
          <w:t>을 하고</w:t>
        </w:r>
      </w:ins>
      <w:ins w:id="2347" w:author="최성익" w:date="2020-11-13T07:35:00Z">
        <w:r w:rsidR="009824E1" w:rsidRPr="00192CC6">
          <w:rPr>
            <w:rFonts w:eastAsiaTheme="minorHAnsi"/>
            <w:iCs/>
            <w:szCs w:val="20"/>
          </w:rPr>
          <w:t xml:space="preserve">, </w:t>
        </w:r>
      </w:ins>
      <w:ins w:id="2348" w:author="김현기/HYUNKI KIM" w:date="2020-04-22T09:08:00Z">
        <w:del w:id="2349" w:author="최성익" w:date="2020-11-13T07:35:00Z">
          <w:r w:rsidR="00D83942" w:rsidRPr="00192CC6" w:rsidDel="009824E1">
            <w:rPr>
              <w:rFonts w:eastAsiaTheme="minorHAnsi"/>
              <w:iCs/>
              <w:szCs w:val="20"/>
              <w:rPrChange w:id="2350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후 </w:delText>
          </w:r>
        </w:del>
      </w:ins>
      <w:ins w:id="2351" w:author="김현기/HYUNKI KIM" w:date="2020-04-22T09:12:00Z">
        <w:del w:id="2352" w:author="최성익" w:date="2020-11-13T07:35:00Z">
          <w:r w:rsidR="00D83942" w:rsidRPr="00192CC6" w:rsidDel="009824E1">
            <w:rPr>
              <w:rFonts w:eastAsiaTheme="minorHAnsi" w:hint="eastAsia"/>
              <w:iCs/>
              <w:szCs w:val="20"/>
              <w:rPrChange w:id="2353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반드시</w:delText>
          </w:r>
          <w:r w:rsidR="00D83942" w:rsidRPr="00192CC6" w:rsidDel="009824E1">
            <w:rPr>
              <w:rFonts w:eastAsiaTheme="minorHAnsi"/>
              <w:iCs/>
              <w:szCs w:val="20"/>
              <w:rPrChange w:id="2354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</w:del>
      </w:ins>
      <w:ins w:id="2355" w:author="최성익" w:date="2020-11-13T09:19:00Z">
        <w:r w:rsidR="00B47C6C" w:rsidRPr="00192CC6">
          <w:rPr>
            <w:rFonts w:eastAsiaTheme="minorHAnsi"/>
            <w:iCs/>
            <w:szCs w:val="20"/>
            <w:rPrChange w:id="2356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팀장 </w:t>
        </w:r>
        <w:r w:rsidR="00B47C6C" w:rsidRPr="00192CC6">
          <w:rPr>
            <w:rFonts w:eastAsiaTheme="minorHAnsi" w:hint="eastAsia"/>
            <w:iCs/>
            <w:szCs w:val="20"/>
            <w:rPrChange w:id="2357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확인을</w:t>
        </w:r>
        <w:r w:rsidR="00B47C6C" w:rsidRPr="00192CC6">
          <w:rPr>
            <w:rFonts w:eastAsiaTheme="minorHAnsi"/>
            <w:iCs/>
            <w:szCs w:val="20"/>
            <w:rPrChange w:id="235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47C6C" w:rsidRPr="00192CC6">
          <w:rPr>
            <w:rFonts w:eastAsiaTheme="minorHAnsi" w:hint="eastAsia"/>
            <w:iCs/>
            <w:szCs w:val="20"/>
            <w:rPrChange w:id="2359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득한다</w:t>
        </w:r>
        <w:r w:rsidR="00B47C6C" w:rsidRPr="00192CC6">
          <w:rPr>
            <w:rFonts w:eastAsiaTheme="minorHAnsi"/>
            <w:iCs/>
            <w:szCs w:val="20"/>
            <w:rPrChange w:id="2360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.</w:t>
        </w:r>
      </w:ins>
    </w:p>
    <w:p w14:paraId="4520F3A9" w14:textId="77777777" w:rsidR="00094803" w:rsidRPr="0094520A" w:rsidRDefault="00666DFC" w:rsidP="00265AA3">
      <w:pPr>
        <w:ind w:firstLineChars="400" w:firstLine="800"/>
        <w:rPr>
          <w:rFonts w:eastAsiaTheme="minorHAnsi"/>
          <w:iCs/>
          <w:szCs w:val="20"/>
        </w:rPr>
      </w:pPr>
      <w:ins w:id="2361" w:author="손휘웅/HUIUNG SON" w:date="2020-12-07T08:18:00Z">
        <w:r w:rsidRPr="00192CC6">
          <w:rPr>
            <w:rFonts w:eastAsiaTheme="minorHAnsi"/>
            <w:iCs/>
            <w:szCs w:val="20"/>
          </w:rPr>
          <w:t xml:space="preserve">2) </w:t>
        </w:r>
        <w:r w:rsidRPr="00192CC6">
          <w:rPr>
            <w:rFonts w:eastAsiaTheme="minorHAnsi" w:hint="eastAsia"/>
            <w:iCs/>
            <w:szCs w:val="20"/>
          </w:rPr>
          <w:t>비관리품,</w:t>
        </w:r>
        <w:r w:rsidRPr="00192CC6">
          <w:rPr>
            <w:rFonts w:eastAsiaTheme="minorHAnsi"/>
            <w:iCs/>
            <w:szCs w:val="20"/>
          </w:rPr>
          <w:t xml:space="preserve"> </w:t>
        </w:r>
        <w:r w:rsidRPr="00192CC6">
          <w:rPr>
            <w:rFonts w:eastAsiaTheme="minorHAnsi" w:hint="eastAsia"/>
            <w:iCs/>
            <w:szCs w:val="20"/>
          </w:rPr>
          <w:t xml:space="preserve">수량관리품 </w:t>
        </w:r>
        <w:r w:rsidRPr="00192CC6">
          <w:rPr>
            <w:rFonts w:eastAsiaTheme="minorHAnsi"/>
            <w:iCs/>
            <w:szCs w:val="20"/>
          </w:rPr>
          <w:t xml:space="preserve">A/S </w:t>
        </w:r>
        <w:r w:rsidRPr="00192CC6">
          <w:rPr>
            <w:rFonts w:eastAsiaTheme="minorHAnsi" w:hint="eastAsia"/>
            <w:iCs/>
            <w:szCs w:val="20"/>
          </w:rPr>
          <w:t xml:space="preserve">진행 시 </w:t>
        </w:r>
      </w:ins>
      <w:ins w:id="2362" w:author="손휘웅/HUIUNG SON" w:date="2020-12-07T08:19:00Z">
        <w:r w:rsidRPr="00192CC6">
          <w:rPr>
            <w:rFonts w:eastAsiaTheme="minorHAnsi" w:hint="eastAsia"/>
            <w:iCs/>
            <w:szCs w:val="20"/>
          </w:rPr>
          <w:t>반입/반출 대장을 작성하고, 팀장 확인을 득한다.</w:t>
        </w:r>
      </w:ins>
      <w:ins w:id="2363" w:author="손휘웅/HUIUNG SON" w:date="2020-12-07T08:20:00Z">
        <w:r w:rsidRPr="00192CC6">
          <w:rPr>
            <w:rFonts w:eastAsiaTheme="minorHAnsi"/>
            <w:iCs/>
            <w:szCs w:val="20"/>
          </w:rPr>
          <w:t xml:space="preserve"> (</w:t>
        </w:r>
        <w:r w:rsidRPr="00192CC6">
          <w:rPr>
            <w:rFonts w:eastAsiaTheme="minorHAnsi" w:hint="eastAsia"/>
            <w:iCs/>
            <w:szCs w:val="20"/>
          </w:rPr>
          <w:t>수기관리)</w:t>
        </w:r>
      </w:ins>
      <w:ins w:id="2364" w:author="손휘웅/HUIUNG SON" w:date="2020-12-07T08:18:00Z">
        <w:r w:rsidRPr="00192CC6">
          <w:rPr>
            <w:rFonts w:eastAsiaTheme="minorHAnsi" w:hint="eastAsia"/>
            <w:iCs/>
            <w:szCs w:val="20"/>
          </w:rPr>
          <w:t xml:space="preserve"> </w:t>
        </w:r>
      </w:ins>
      <w:ins w:id="2365" w:author="김현기/HYUNKI KIM" w:date="2020-04-22T09:08:00Z">
        <w:del w:id="2366" w:author="최성익" w:date="2020-11-13T09:19:00Z">
          <w:r w:rsidR="00D83942" w:rsidRPr="00192CC6" w:rsidDel="00B47C6C">
            <w:rPr>
              <w:rFonts w:eastAsiaTheme="minorHAnsi" w:hint="eastAsia"/>
              <w:iCs/>
              <w:szCs w:val="20"/>
              <w:rPrChange w:id="2367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팀장</w:delText>
          </w:r>
        </w:del>
      </w:ins>
      <w:ins w:id="2368" w:author="김현기/HYUNKI KIM" w:date="2020-04-22T09:09:00Z">
        <w:del w:id="2369" w:author="최성익" w:date="2020-11-13T09:19:00Z">
          <w:r w:rsidR="00D83942" w:rsidRPr="00192CC6" w:rsidDel="00B47C6C">
            <w:rPr>
              <w:rFonts w:eastAsiaTheme="minorHAnsi" w:hint="eastAsia"/>
              <w:iCs/>
              <w:szCs w:val="20"/>
              <w:rPrChange w:id="2370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은</w:delText>
          </w:r>
          <w:r w:rsidR="00D83942" w:rsidRPr="00192CC6" w:rsidDel="00B47C6C">
            <w:rPr>
              <w:rFonts w:eastAsiaTheme="minorHAnsi"/>
              <w:iCs/>
              <w:szCs w:val="20"/>
              <w:rPrChange w:id="2371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</w:del>
      </w:ins>
      <w:ins w:id="2372" w:author="김현기/HYUNKI KIM" w:date="2020-04-22T09:10:00Z">
        <w:del w:id="2373" w:author="최성익" w:date="2020-11-13T09:19:00Z">
          <w:r w:rsidR="00776332" w:rsidRPr="00192CC6" w:rsidDel="00B47C6C">
            <w:rPr>
              <w:rFonts w:eastAsiaTheme="minorHAnsi"/>
              <w:iCs/>
              <w:szCs w:val="20"/>
              <w:rPrChange w:id="2374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‘SMILE QRP</w:delText>
          </w:r>
        </w:del>
      </w:ins>
      <w:ins w:id="2375" w:author="김경환(품질보증팀)/KYUNGHWAN KIM" w:date="2020-05-19T11:51:00Z">
        <w:del w:id="2376" w:author="최성익" w:date="2020-11-13T09:19:00Z">
          <w:r w:rsidR="00434C11" w:rsidRPr="00192CC6" w:rsidDel="00B47C6C">
            <w:rPr>
              <w:rFonts w:eastAsiaTheme="minorHAnsi"/>
              <w:iCs/>
              <w:szCs w:val="20"/>
              <w:rPrChange w:id="2377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378" w:author="김현기/HYUNKI KIM" w:date="2020-04-22T09:10:00Z">
        <w:del w:id="2379" w:author="최성익" w:date="2020-11-13T09:19:00Z">
          <w:r w:rsidR="00D83942" w:rsidRPr="00192CC6" w:rsidDel="00B47C6C">
            <w:rPr>
              <w:rFonts w:eastAsiaTheme="minorHAnsi"/>
              <w:iCs/>
              <w:szCs w:val="20"/>
              <w:rPrChange w:id="2380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  <w:r w:rsidR="00D83942" w:rsidRPr="00192CC6" w:rsidDel="00B47C6C">
            <w:rPr>
              <w:rFonts w:eastAsiaTheme="minorHAnsi" w:hint="eastAsia"/>
              <w:iCs/>
              <w:szCs w:val="20"/>
              <w:rPrChange w:id="2381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탈착품확인</w:delText>
          </w:r>
          <w:r w:rsidR="00D83942" w:rsidRPr="00192CC6" w:rsidDel="00B47C6C">
            <w:rPr>
              <w:rFonts w:eastAsiaTheme="minorHAnsi"/>
              <w:iCs/>
              <w:szCs w:val="20"/>
              <w:rPrChange w:id="2382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>(수리/폐</w:delText>
          </w:r>
          <w:r w:rsidR="00D83942" w:rsidRPr="00192CC6" w:rsidDel="00B47C6C">
            <w:rPr>
              <w:rFonts w:eastAsiaTheme="minorHAnsi" w:hint="eastAsia"/>
              <w:iCs/>
              <w:szCs w:val="20"/>
              <w:rPrChange w:id="2383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기</w:delText>
          </w:r>
          <w:r w:rsidR="00D83942" w:rsidRPr="00192CC6" w:rsidDel="00B47C6C">
            <w:rPr>
              <w:rFonts w:eastAsiaTheme="minorHAnsi"/>
              <w:iCs/>
              <w:szCs w:val="20"/>
              <w:rPrChange w:id="2384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>)</w:delText>
          </w:r>
        </w:del>
      </w:ins>
      <w:ins w:id="2385" w:author="김현기/HYUNKI KIM" w:date="2020-05-06T16:49:00Z">
        <w:del w:id="2386" w:author="최성익" w:date="2020-11-13T09:19:00Z">
          <w:r w:rsidR="00776332" w:rsidRPr="00192CC6" w:rsidDel="00B47C6C">
            <w:rPr>
              <w:rFonts w:eastAsiaTheme="minorHAnsi"/>
              <w:iCs/>
              <w:szCs w:val="20"/>
              <w:rPrChange w:id="2387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’ </w:delText>
          </w:r>
        </w:del>
      </w:ins>
      <w:ins w:id="2388" w:author="김현기/HYUNKI KIM" w:date="2020-04-22T09:12:00Z">
        <w:del w:id="2389" w:author="최성익" w:date="2020-11-13T09:19:00Z">
          <w:r w:rsidR="00D83942" w:rsidRPr="00192CC6" w:rsidDel="00B47C6C">
            <w:rPr>
              <w:rFonts w:eastAsiaTheme="minorHAnsi" w:hint="eastAsia"/>
              <w:iCs/>
              <w:szCs w:val="20"/>
              <w:rPrChange w:id="2390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에서</w:delText>
          </w:r>
        </w:del>
      </w:ins>
      <w:ins w:id="2391" w:author="김현기/HYUNKI KIM" w:date="2020-04-21T18:16:00Z">
        <w:del w:id="2392" w:author="최성익" w:date="2020-11-13T09:19:00Z">
          <w:r w:rsidR="00D83942" w:rsidRPr="00192CC6" w:rsidDel="00B47C6C">
            <w:rPr>
              <w:rFonts w:eastAsiaTheme="minorHAnsi"/>
              <w:iCs/>
              <w:szCs w:val="20"/>
              <w:rPrChange w:id="2393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</w:del>
      </w:ins>
      <w:ins w:id="2394" w:author="김현기/HYUNKI KIM" w:date="2020-04-22T09:11:00Z">
        <w:del w:id="2395" w:author="최성익" w:date="2020-11-13T09:19:00Z">
          <w:r w:rsidR="00D83942" w:rsidRPr="00192CC6" w:rsidDel="00B47C6C">
            <w:rPr>
              <w:rFonts w:eastAsiaTheme="minorHAnsi" w:hint="eastAsia"/>
              <w:iCs/>
              <w:szCs w:val="20"/>
              <w:rPrChange w:id="2396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확인</w:delText>
          </w:r>
          <w:r w:rsidR="00D83942" w:rsidRPr="00192CC6" w:rsidDel="00B47C6C">
            <w:rPr>
              <w:rFonts w:eastAsiaTheme="minorHAnsi"/>
              <w:iCs/>
              <w:szCs w:val="20"/>
              <w:rPrChange w:id="2397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</w:del>
      </w:ins>
      <w:ins w:id="2398" w:author="김현기/HYUNKI KIM" w:date="2020-04-21T18:16:00Z">
        <w:del w:id="2399" w:author="최성익" w:date="2020-11-13T09:19:00Z">
          <w:r w:rsidR="00094803" w:rsidRPr="00192CC6" w:rsidDel="00B47C6C">
            <w:rPr>
              <w:rFonts w:eastAsiaTheme="minorHAnsi" w:hint="eastAsia"/>
              <w:iCs/>
              <w:szCs w:val="20"/>
              <w:rPrChange w:id="2400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처리한다</w:delText>
          </w:r>
          <w:r w:rsidR="00094803" w:rsidRPr="00192CC6" w:rsidDel="00B47C6C">
            <w:rPr>
              <w:rFonts w:eastAsiaTheme="minorHAnsi"/>
              <w:iCs/>
              <w:szCs w:val="20"/>
              <w:rPrChange w:id="240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.</w:delText>
          </w:r>
        </w:del>
      </w:ins>
    </w:p>
    <w:p w14:paraId="1C30651A" w14:textId="77777777" w:rsidR="00E50440" w:rsidRPr="00192CC6" w:rsidRDefault="00265AA3">
      <w:pPr>
        <w:rPr>
          <w:ins w:id="2402" w:author="최성익" w:date="2020-11-13T07:42:00Z"/>
          <w:rFonts w:eastAsiaTheme="minorHAnsi"/>
          <w:iCs/>
          <w:szCs w:val="20"/>
        </w:rPr>
      </w:pPr>
      <w:r w:rsidRPr="0094520A">
        <w:rPr>
          <w:rFonts w:eastAsiaTheme="minorHAnsi"/>
          <w:iCs/>
          <w:szCs w:val="20"/>
        </w:rPr>
        <w:t xml:space="preserve">        </w:t>
      </w:r>
      <w:ins w:id="2403" w:author="손휘웅/HUIUNG SON" w:date="2020-12-07T08:20:00Z">
        <w:r w:rsidR="00666DFC" w:rsidRPr="00192CC6">
          <w:rPr>
            <w:rFonts w:eastAsiaTheme="minorHAnsi"/>
            <w:iCs/>
            <w:szCs w:val="20"/>
          </w:rPr>
          <w:t>3</w:t>
        </w:r>
      </w:ins>
      <w:del w:id="2404" w:author="손휘웅/HUIUNG SON" w:date="2020-12-07T08:20:00Z">
        <w:r w:rsidRPr="00192CC6" w:rsidDel="00666DFC">
          <w:rPr>
            <w:rFonts w:eastAsiaTheme="minorHAnsi"/>
            <w:iCs/>
            <w:szCs w:val="20"/>
            <w:rPrChange w:id="2405" w:author="손휘웅/HUIUNG SON" w:date="2020-12-07T08:15:00Z">
              <w:rPr>
                <w:rFonts w:eastAsiaTheme="minorHAnsi"/>
                <w:szCs w:val="20"/>
              </w:rPr>
            </w:rPrChange>
          </w:rPr>
          <w:delText>2</w:delText>
        </w:r>
      </w:del>
      <w:r w:rsidRPr="0094520A">
        <w:rPr>
          <w:rFonts w:eastAsiaTheme="minorHAnsi"/>
          <w:iCs/>
          <w:szCs w:val="20"/>
        </w:rPr>
        <w:t xml:space="preserve">) </w:t>
      </w:r>
      <w:del w:id="2406" w:author="김현기/HYUNKI KIM" w:date="2020-04-22T09:06:00Z">
        <w:r w:rsidRPr="00192CC6" w:rsidDel="00D83942">
          <w:rPr>
            <w:rFonts w:eastAsiaTheme="minorHAnsi" w:hint="eastAsia"/>
            <w:iCs/>
            <w:szCs w:val="20"/>
            <w:rPrChange w:id="240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설비</w:delText>
        </w:r>
      </w:del>
      <w:ins w:id="2408" w:author="최성익" w:date="2020-11-13T15:21:00Z">
        <w:r w:rsidR="00BE583C" w:rsidRPr="00192CC6">
          <w:rPr>
            <w:rFonts w:eastAsiaTheme="minorHAnsi"/>
            <w:iCs/>
            <w:szCs w:val="20"/>
            <w:rPrChange w:id="2409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A/S</w:t>
        </w:r>
      </w:ins>
      <w:del w:id="2410" w:author="최성익" w:date="2020-11-13T15:21:00Z">
        <w:r w:rsidRPr="00192CC6" w:rsidDel="00BE583C">
          <w:rPr>
            <w:rFonts w:eastAsiaTheme="minorHAnsi" w:hint="eastAsia"/>
            <w:iCs/>
            <w:szCs w:val="20"/>
            <w:rPrChange w:id="2411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수리</w:delText>
        </w:r>
      </w:del>
      <w:r w:rsidRPr="0094520A">
        <w:rPr>
          <w:rFonts w:eastAsiaTheme="minorHAnsi"/>
          <w:iCs/>
          <w:szCs w:val="20"/>
        </w:rPr>
        <w:t xml:space="preserve"> </w:t>
      </w:r>
      <w:r w:rsidRPr="0094520A">
        <w:rPr>
          <w:rFonts w:eastAsiaTheme="minorHAnsi" w:hint="eastAsia"/>
          <w:iCs/>
          <w:szCs w:val="20"/>
        </w:rPr>
        <w:t>완료</w:t>
      </w:r>
      <w:del w:id="2412" w:author="최성익" w:date="2020-11-13T15:21:00Z">
        <w:r w:rsidRPr="00192CC6" w:rsidDel="00BE583C">
          <w:rPr>
            <w:rFonts w:eastAsiaTheme="minorHAnsi" w:hint="eastAsia"/>
            <w:iCs/>
            <w:szCs w:val="20"/>
            <w:rPrChange w:id="2413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품</w:delText>
        </w:r>
      </w:del>
      <w:r w:rsidRPr="0094520A">
        <w:rPr>
          <w:rFonts w:eastAsiaTheme="minorHAnsi"/>
          <w:iCs/>
          <w:szCs w:val="20"/>
        </w:rPr>
        <w:t xml:space="preserve"> </w:t>
      </w:r>
      <w:r w:rsidRPr="0094520A">
        <w:rPr>
          <w:rFonts w:eastAsiaTheme="minorHAnsi" w:hint="eastAsia"/>
          <w:iCs/>
          <w:szCs w:val="20"/>
        </w:rPr>
        <w:t>입고</w:t>
      </w:r>
      <w:ins w:id="2414" w:author="손휘웅/HUIUNG SON" w:date="2020-12-07T08:24:00Z">
        <w:r w:rsidR="00C94FB6" w:rsidRPr="00192CC6">
          <w:rPr>
            <w:rFonts w:eastAsiaTheme="minorHAnsi" w:hint="eastAsia"/>
            <w:iCs/>
            <w:szCs w:val="20"/>
          </w:rPr>
          <w:t xml:space="preserve"> </w:t>
        </w:r>
      </w:ins>
      <w:ins w:id="2415" w:author="김경환(품질보증팀)/KYUNGHWAN KIM" w:date="2020-05-19T12:02:00Z">
        <w:del w:id="2416" w:author="최성익" w:date="2020-11-13T15:21:00Z">
          <w:r w:rsidR="00D33CB8" w:rsidRPr="00192CC6" w:rsidDel="00BE583C">
            <w:rPr>
              <w:rFonts w:eastAsiaTheme="minorHAnsi"/>
              <w:iCs/>
              <w:szCs w:val="20"/>
              <w:rPrChange w:id="2417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r w:rsidRPr="0094520A">
        <w:rPr>
          <w:rFonts w:eastAsiaTheme="minorHAnsi" w:hint="eastAsia"/>
          <w:iCs/>
          <w:szCs w:val="20"/>
        </w:rPr>
        <w:t>시</w:t>
      </w:r>
      <w:r w:rsidRPr="0094520A">
        <w:rPr>
          <w:rFonts w:eastAsiaTheme="minorHAnsi"/>
          <w:iCs/>
          <w:szCs w:val="20"/>
        </w:rPr>
        <w:t xml:space="preserve"> </w:t>
      </w:r>
      <w:ins w:id="2418" w:author="김현기/HYUNKI KIM" w:date="2020-04-22T09:19:00Z">
        <w:r w:rsidR="00CC0A7D" w:rsidRPr="0094520A">
          <w:rPr>
            <w:rFonts w:eastAsiaTheme="minorHAnsi" w:hint="eastAsia"/>
            <w:iCs/>
            <w:szCs w:val="20"/>
          </w:rPr>
          <w:t>수리내역서</w:t>
        </w:r>
        <w:r w:rsidR="00CC0A7D" w:rsidRPr="0094520A">
          <w:rPr>
            <w:rFonts w:eastAsiaTheme="minorHAnsi"/>
            <w:iCs/>
            <w:szCs w:val="20"/>
          </w:rPr>
          <w:t xml:space="preserve"> 확인</w:t>
        </w:r>
      </w:ins>
      <w:ins w:id="2419" w:author="최성익" w:date="2020-11-13T15:21:00Z">
        <w:r w:rsidR="00BE583C" w:rsidRPr="00192CC6">
          <w:rPr>
            <w:rFonts w:eastAsiaTheme="minorHAnsi"/>
            <w:iCs/>
            <w:szCs w:val="20"/>
            <w:rPrChange w:id="2420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421" w:author="최성익" w:date="2020-11-13T07:36:00Z">
        <w:r w:rsidR="009824E1" w:rsidRPr="00192CC6">
          <w:rPr>
            <w:rFonts w:eastAsiaTheme="minorHAnsi" w:hint="eastAsia"/>
            <w:iCs/>
            <w:szCs w:val="20"/>
          </w:rPr>
          <w:t>후</w:t>
        </w:r>
        <w:r w:rsidR="009824E1" w:rsidRPr="00192CC6">
          <w:rPr>
            <w:rFonts w:eastAsiaTheme="minorHAnsi"/>
            <w:iCs/>
            <w:szCs w:val="20"/>
          </w:rPr>
          <w:t xml:space="preserve"> </w:t>
        </w:r>
        <w:r w:rsidR="009824E1" w:rsidRPr="00192CC6">
          <w:rPr>
            <w:rFonts w:eastAsiaTheme="minorHAnsi" w:hint="eastAsia"/>
            <w:iCs/>
            <w:szCs w:val="20"/>
          </w:rPr>
          <w:t>노란색</w:t>
        </w:r>
        <w:r w:rsidR="009824E1" w:rsidRPr="00192CC6">
          <w:rPr>
            <w:rFonts w:eastAsiaTheme="minorHAnsi"/>
            <w:iCs/>
            <w:szCs w:val="20"/>
          </w:rPr>
          <w:t xml:space="preserve"> TAG</w:t>
        </w:r>
        <w:r w:rsidR="009824E1" w:rsidRPr="00192CC6">
          <w:rPr>
            <w:rFonts w:eastAsiaTheme="minorHAnsi" w:hint="eastAsia"/>
            <w:iCs/>
            <w:szCs w:val="20"/>
          </w:rPr>
          <w:t>를</w:t>
        </w:r>
        <w:r w:rsidR="009824E1" w:rsidRPr="00192CC6">
          <w:rPr>
            <w:rFonts w:eastAsiaTheme="minorHAnsi"/>
            <w:iCs/>
            <w:szCs w:val="20"/>
          </w:rPr>
          <w:t xml:space="preserve"> </w:t>
        </w:r>
        <w:r w:rsidR="009824E1" w:rsidRPr="00192CC6">
          <w:rPr>
            <w:rFonts w:eastAsiaTheme="minorHAnsi" w:hint="eastAsia"/>
            <w:iCs/>
            <w:szCs w:val="20"/>
          </w:rPr>
          <w:t>부착하고</w:t>
        </w:r>
      </w:ins>
      <w:ins w:id="2422" w:author="손휘웅/HUIUNG SON" w:date="2020-12-07T08:21:00Z">
        <w:r w:rsidR="00C94FB6" w:rsidRPr="00192CC6">
          <w:rPr>
            <w:rFonts w:eastAsiaTheme="minorHAnsi" w:hint="eastAsia"/>
            <w:iCs/>
            <w:szCs w:val="20"/>
          </w:rPr>
          <w:t>,</w:t>
        </w:r>
      </w:ins>
      <w:ins w:id="2423" w:author="김현기/HYUNKI KIM" w:date="2020-04-22T09:19:00Z">
        <w:del w:id="2424" w:author="최성익" w:date="2020-11-13T07:37:00Z">
          <w:r w:rsidR="00CC0A7D" w:rsidRPr="00192CC6" w:rsidDel="009824E1">
            <w:rPr>
              <w:rFonts w:eastAsiaTheme="minorHAnsi"/>
              <w:iCs/>
              <w:szCs w:val="20"/>
              <w:rPrChange w:id="242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및</w:delText>
          </w:r>
        </w:del>
        <w:r w:rsidR="00CC0A7D" w:rsidRPr="00192CC6">
          <w:rPr>
            <w:rFonts w:eastAsiaTheme="minorHAnsi"/>
            <w:iCs/>
            <w:szCs w:val="20"/>
            <w:rPrChange w:id="2426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2427" w:author="손휘웅/HUIUNG SON" w:date="2020-12-07T08:21:00Z">
        <w:r w:rsidR="00C94FB6" w:rsidRPr="00192CC6">
          <w:rPr>
            <w:rFonts w:eastAsiaTheme="minorHAnsi"/>
            <w:iCs/>
            <w:szCs w:val="20"/>
          </w:rPr>
          <w:t xml:space="preserve">QRP </w:t>
        </w:r>
        <w:r w:rsidR="00C94FB6" w:rsidRPr="00192CC6">
          <w:rPr>
            <w:rFonts w:eastAsiaTheme="minorHAnsi" w:hint="eastAsia"/>
            <w:iCs/>
            <w:szCs w:val="20"/>
          </w:rPr>
          <w:t>수리</w:t>
        </w:r>
      </w:ins>
      <w:ins w:id="2428" w:author="최성익" w:date="2020-11-13T12:40:00Z">
        <w:del w:id="2429" w:author="손휘웅/HUIUNG SON" w:date="2020-12-07T08:21:00Z">
          <w:r w:rsidR="00665982" w:rsidRPr="00192CC6" w:rsidDel="00C94FB6">
            <w:rPr>
              <w:rFonts w:eastAsiaTheme="minorHAnsi"/>
              <w:iCs/>
              <w:szCs w:val="20"/>
              <w:rPrChange w:id="2430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‘</w:delText>
          </w:r>
        </w:del>
      </w:ins>
      <w:ins w:id="2431" w:author="김현기/HYUNKI KIM" w:date="2020-04-22T09:14:00Z">
        <w:del w:id="2432" w:author="손휘웅/HUIUNG SON" w:date="2020-12-07T08:21:00Z">
          <w:r w:rsidR="00D83942" w:rsidRPr="00192CC6" w:rsidDel="00C94FB6">
            <w:rPr>
              <w:rFonts w:eastAsiaTheme="minorHAnsi"/>
              <w:iCs/>
              <w:szCs w:val="20"/>
              <w:rPrChange w:id="243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‘SMILE QRP</w:delText>
          </w:r>
        </w:del>
      </w:ins>
      <w:ins w:id="2434" w:author="최성익" w:date="2020-11-13T16:30:00Z">
        <w:del w:id="2435" w:author="손휘웅/HUIUNG SON" w:date="2020-12-07T08:20:00Z">
          <w:r w:rsidR="00585726" w:rsidRPr="00192CC6" w:rsidDel="00666DFC">
            <w:rPr>
              <w:rFonts w:eastAsiaTheme="minorHAnsi"/>
              <w:iCs/>
              <w:szCs w:val="20"/>
              <w:rPrChange w:id="2436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SMILE </w:delText>
          </w:r>
        </w:del>
        <w:del w:id="2437" w:author="손휘웅/HUIUNG SON" w:date="2020-12-07T08:21:00Z">
          <w:r w:rsidR="00585726" w:rsidRPr="00192CC6" w:rsidDel="00C94FB6">
            <w:rPr>
              <w:rFonts w:eastAsiaTheme="minorHAnsi"/>
              <w:iCs/>
              <w:szCs w:val="20"/>
              <w:rPrChange w:id="2438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QRP</w:delText>
          </w:r>
        </w:del>
      </w:ins>
      <w:ins w:id="2439" w:author="최성익" w:date="2020-11-13T12:40:00Z">
        <w:del w:id="2440" w:author="손휘웅/HUIUNG SON" w:date="2020-12-07T08:21:00Z">
          <w:r w:rsidR="00665982" w:rsidRPr="00192CC6" w:rsidDel="00C94FB6">
            <w:rPr>
              <w:rFonts w:eastAsiaTheme="minorHAnsi"/>
              <w:iCs/>
              <w:szCs w:val="20"/>
              <w:rPrChange w:id="2441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’ </w:delText>
          </w:r>
        </w:del>
      </w:ins>
      <w:ins w:id="2442" w:author="손휘웅/HUIUNG SON" w:date="2020-12-07T08:21:00Z">
        <w:r w:rsidR="00C94FB6" w:rsidRPr="00192CC6">
          <w:rPr>
            <w:rFonts w:eastAsiaTheme="minorHAnsi" w:hint="eastAsia"/>
            <w:iCs/>
            <w:szCs w:val="20"/>
          </w:rPr>
          <w:t xml:space="preserve">/폐기 상세정보에서 </w:t>
        </w:r>
      </w:ins>
      <w:ins w:id="2443" w:author="김경환(품질보증팀)/KYUNGHWAN KIM" w:date="2020-05-19T11:51:00Z">
        <w:del w:id="2444" w:author="최성익" w:date="2020-11-13T12:40:00Z">
          <w:r w:rsidR="00434C11" w:rsidRPr="00192CC6" w:rsidDel="00665982">
            <w:rPr>
              <w:rFonts w:eastAsiaTheme="minorHAnsi"/>
              <w:iCs/>
              <w:szCs w:val="20"/>
              <w:rPrChange w:id="2445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446" w:author="김현기/HYUNKI KIM" w:date="2020-04-22T09:14:00Z">
        <w:del w:id="2447" w:author="김경환(품질보증팀)/KYUNGHWAN KIM" w:date="2020-05-19T11:51:00Z">
          <w:r w:rsidR="00D83942" w:rsidRPr="00192CC6" w:rsidDel="00434C11">
            <w:rPr>
              <w:rFonts w:eastAsiaTheme="minorHAnsi"/>
              <w:iCs/>
              <w:szCs w:val="20"/>
              <w:rPrChange w:id="244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’ </w:delText>
          </w:r>
        </w:del>
        <w:del w:id="2449" w:author="최성익" w:date="2020-11-13T12:40:00Z">
          <w:r w:rsidR="00D83942" w:rsidRPr="00192CC6" w:rsidDel="00665982">
            <w:rPr>
              <w:rFonts w:eastAsiaTheme="minorHAnsi" w:hint="eastAsia"/>
              <w:iCs/>
              <w:szCs w:val="20"/>
              <w:rPrChange w:id="2450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탈착품등록</w:delText>
          </w:r>
          <w:r w:rsidR="00D83942" w:rsidRPr="00192CC6" w:rsidDel="00665982">
            <w:rPr>
              <w:rFonts w:eastAsiaTheme="minorHAnsi"/>
              <w:iCs/>
              <w:szCs w:val="20"/>
              <w:rPrChange w:id="245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(수리/폐기)에서 </w:delText>
          </w:r>
        </w:del>
        <w:r w:rsidR="00D83942" w:rsidRPr="00192CC6">
          <w:rPr>
            <w:rFonts w:eastAsiaTheme="minorHAnsi" w:hint="eastAsia"/>
            <w:iCs/>
            <w:szCs w:val="20"/>
            <w:rPrChange w:id="245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반</w:t>
        </w:r>
      </w:ins>
      <w:ins w:id="2453" w:author="김현기/HYUNKI KIM" w:date="2020-04-22T09:15:00Z">
        <w:r w:rsidR="00D83942" w:rsidRPr="00192CC6">
          <w:rPr>
            <w:rFonts w:eastAsiaTheme="minorHAnsi" w:hint="eastAsia"/>
            <w:iCs/>
            <w:szCs w:val="20"/>
            <w:rPrChange w:id="2454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입</w:t>
        </w:r>
        <w:r w:rsidR="00D83942" w:rsidRPr="00192CC6">
          <w:rPr>
            <w:rFonts w:eastAsiaTheme="minorHAnsi"/>
            <w:iCs/>
            <w:szCs w:val="20"/>
            <w:rPrChange w:id="2455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등록</w:t>
        </w:r>
      </w:ins>
      <w:ins w:id="2456" w:author="최성익" w:date="2020-11-13T07:35:00Z">
        <w:r w:rsidR="009824E1" w:rsidRPr="00192CC6">
          <w:rPr>
            <w:rFonts w:eastAsiaTheme="minorHAnsi"/>
            <w:iCs/>
            <w:szCs w:val="20"/>
          </w:rPr>
          <w:t>,</w:t>
        </w:r>
      </w:ins>
      <w:ins w:id="2457" w:author="최성익" w:date="2020-11-13T09:20:00Z">
        <w:r w:rsidR="00B47C6C" w:rsidRPr="00192CC6">
          <w:rPr>
            <w:rFonts w:eastAsiaTheme="minorHAnsi"/>
            <w:iCs/>
            <w:szCs w:val="20"/>
            <w:rPrChange w:id="245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팀장 </w:t>
        </w:r>
        <w:r w:rsidR="00B47C6C" w:rsidRPr="00192CC6">
          <w:rPr>
            <w:rFonts w:eastAsiaTheme="minorHAnsi" w:hint="eastAsia"/>
            <w:iCs/>
            <w:szCs w:val="20"/>
            <w:rPrChange w:id="2459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확인을</w:t>
        </w:r>
        <w:r w:rsidR="00B47C6C" w:rsidRPr="00192CC6">
          <w:rPr>
            <w:rFonts w:eastAsiaTheme="minorHAnsi"/>
            <w:iCs/>
            <w:szCs w:val="20"/>
            <w:rPrChange w:id="2460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47C6C" w:rsidRPr="00192CC6">
          <w:rPr>
            <w:rFonts w:eastAsiaTheme="minorHAnsi" w:hint="eastAsia"/>
            <w:iCs/>
            <w:szCs w:val="20"/>
            <w:rPrChange w:id="2461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득한다</w:t>
        </w:r>
        <w:r w:rsidR="00B47C6C" w:rsidRPr="00192CC6">
          <w:rPr>
            <w:rFonts w:eastAsiaTheme="minorHAnsi"/>
            <w:iCs/>
            <w:szCs w:val="20"/>
            <w:rPrChange w:id="2462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.</w:t>
        </w:r>
        <w:r w:rsidR="00B47C6C" w:rsidRPr="00192CC6" w:rsidDel="00776332">
          <w:rPr>
            <w:rFonts w:eastAsiaTheme="minorHAnsi"/>
            <w:iCs/>
            <w:szCs w:val="20"/>
            <w:rPrChange w:id="2463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464" w:author="최성익" w:date="2020-11-13T07:35:00Z">
        <w:r w:rsidR="009824E1" w:rsidRPr="00192CC6">
          <w:rPr>
            <w:rFonts w:eastAsiaTheme="minorHAnsi"/>
            <w:iCs/>
            <w:szCs w:val="20"/>
          </w:rPr>
          <w:t xml:space="preserve"> </w:t>
        </w:r>
      </w:ins>
    </w:p>
    <w:p w14:paraId="07A34D99" w14:textId="77777777" w:rsidR="00CC0A7D" w:rsidRPr="00192CC6" w:rsidDel="00B47C6C" w:rsidRDefault="00B47C6C">
      <w:pPr>
        <w:ind w:firstLineChars="500" w:firstLine="1000"/>
        <w:rPr>
          <w:ins w:id="2465" w:author="김현기/HYUNKI KIM" w:date="2020-04-22T09:19:00Z"/>
          <w:del w:id="2466" w:author="최성익" w:date="2020-11-13T09:20:00Z"/>
          <w:rFonts w:eastAsiaTheme="minorHAnsi"/>
          <w:iCs/>
          <w:szCs w:val="20"/>
          <w:rPrChange w:id="2467" w:author="손휘웅/HUIUNG SON" w:date="2020-12-07T08:15:00Z">
            <w:rPr>
              <w:ins w:id="2468" w:author="김현기/HYUNKI KIM" w:date="2020-04-22T09:19:00Z"/>
              <w:del w:id="2469" w:author="최성익" w:date="2020-11-13T09:20:00Z"/>
              <w:rFonts w:eastAsiaTheme="minorHAnsi"/>
              <w:color w:val="2111F7"/>
              <w:szCs w:val="20"/>
            </w:rPr>
          </w:rPrChange>
        </w:rPr>
        <w:pPrChange w:id="2470" w:author="최성익" w:date="2020-11-13T07:42:00Z">
          <w:pPr/>
        </w:pPrChange>
      </w:pPr>
      <w:ins w:id="2471" w:author="최성익" w:date="2020-11-13T09:20:00Z">
        <w:r w:rsidRPr="00192CC6">
          <w:rPr>
            <w:rFonts w:eastAsiaTheme="minorHAnsi"/>
            <w:iCs/>
            <w:szCs w:val="20"/>
            <w:rPrChange w:id="2472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       </w:t>
        </w:r>
      </w:ins>
      <w:ins w:id="2473" w:author="김현기/HYUNKI KIM" w:date="2020-04-22T09:15:00Z">
        <w:del w:id="2474" w:author="최성익" w:date="2020-11-13T07:35:00Z">
          <w:r w:rsidR="00D83942" w:rsidRPr="00192CC6" w:rsidDel="009824E1">
            <w:rPr>
              <w:rFonts w:eastAsiaTheme="minorHAnsi"/>
              <w:iCs/>
              <w:szCs w:val="20"/>
              <w:rPrChange w:id="247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후 반드시 </w:delText>
          </w:r>
        </w:del>
        <w:del w:id="2476" w:author="최성익" w:date="2020-11-13T09:20:00Z">
          <w:r w:rsidR="00D83942" w:rsidRPr="00192CC6" w:rsidDel="00B47C6C">
            <w:rPr>
              <w:rFonts w:eastAsiaTheme="minorHAnsi"/>
              <w:iCs/>
              <w:szCs w:val="20"/>
              <w:rPrChange w:id="2477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팀장은</w:delText>
          </w:r>
          <w:r w:rsidR="00776332" w:rsidRPr="00192CC6" w:rsidDel="00B47C6C">
            <w:rPr>
              <w:rFonts w:eastAsiaTheme="minorHAnsi"/>
              <w:iCs/>
              <w:szCs w:val="20"/>
              <w:rPrChange w:id="2478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‘SMILE QRP</w:delText>
          </w:r>
        </w:del>
      </w:ins>
      <w:ins w:id="2479" w:author="김경환(품질보증팀)/KYUNGHWAN KIM" w:date="2020-05-19T11:51:00Z">
        <w:del w:id="2480" w:author="최성익" w:date="2020-11-13T09:20:00Z">
          <w:r w:rsidR="00434C11" w:rsidRPr="00192CC6" w:rsidDel="00B47C6C">
            <w:rPr>
              <w:rFonts w:eastAsiaTheme="minorHAnsi"/>
              <w:iCs/>
              <w:szCs w:val="20"/>
              <w:rPrChange w:id="2481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482" w:author="김현기/HYUNKI KIM" w:date="2020-04-22T09:15:00Z">
        <w:del w:id="2483" w:author="최성익" w:date="2020-11-13T09:20:00Z">
          <w:r w:rsidR="00776332" w:rsidRPr="00192CC6" w:rsidDel="00B47C6C">
            <w:rPr>
              <w:rFonts w:eastAsiaTheme="minorHAnsi"/>
              <w:iCs/>
              <w:szCs w:val="20"/>
              <w:rPrChange w:id="2484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D83942" w:rsidRPr="00192CC6" w:rsidDel="00B47C6C">
            <w:rPr>
              <w:rFonts w:eastAsiaTheme="minorHAnsi" w:hint="eastAsia"/>
              <w:iCs/>
              <w:szCs w:val="20"/>
              <w:rPrChange w:id="2485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탈착품확인</w:delText>
          </w:r>
          <w:r w:rsidR="00D83942" w:rsidRPr="00192CC6" w:rsidDel="00B47C6C">
            <w:rPr>
              <w:rFonts w:eastAsiaTheme="minorHAnsi"/>
              <w:iCs/>
              <w:szCs w:val="20"/>
              <w:rPrChange w:id="2486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>(수리/폐기)</w:delText>
          </w:r>
        </w:del>
      </w:ins>
      <w:ins w:id="2487" w:author="김현기/HYUNKI KIM" w:date="2020-05-06T16:49:00Z">
        <w:del w:id="2488" w:author="최성익" w:date="2020-11-13T09:20:00Z">
          <w:r w:rsidR="00776332" w:rsidRPr="00192CC6" w:rsidDel="00B47C6C">
            <w:rPr>
              <w:rFonts w:eastAsiaTheme="minorHAnsi"/>
              <w:iCs/>
              <w:szCs w:val="20"/>
              <w:rPrChange w:id="2489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’ </w:delText>
          </w:r>
        </w:del>
      </w:ins>
      <w:ins w:id="2490" w:author="김현기/HYUNKI KIM" w:date="2020-04-22T09:15:00Z">
        <w:del w:id="2491" w:author="최성익" w:date="2020-11-13T09:20:00Z">
          <w:r w:rsidR="00D83942" w:rsidRPr="00192CC6" w:rsidDel="00B47C6C">
            <w:rPr>
              <w:rFonts w:eastAsiaTheme="minorHAnsi"/>
              <w:iCs/>
              <w:szCs w:val="20"/>
              <w:rPrChange w:id="2492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에서 </w:delText>
          </w:r>
        </w:del>
      </w:ins>
    </w:p>
    <w:p w14:paraId="1EE48E12" w14:textId="77777777" w:rsidR="00D33CB8" w:rsidRPr="00192CC6" w:rsidDel="00B47C6C" w:rsidRDefault="00D83942">
      <w:pPr>
        <w:ind w:firstLineChars="500" w:firstLine="1000"/>
        <w:rPr>
          <w:ins w:id="2493" w:author="김경환(품질보증팀)/KYUNGHWAN KIM" w:date="2020-05-19T12:02:00Z"/>
          <w:del w:id="2494" w:author="최성익" w:date="2020-11-13T09:20:00Z"/>
          <w:rFonts w:eastAsiaTheme="minorHAnsi"/>
          <w:iCs/>
          <w:szCs w:val="20"/>
          <w:rPrChange w:id="2495" w:author="손휘웅/HUIUNG SON" w:date="2020-12-07T08:15:00Z">
            <w:rPr>
              <w:ins w:id="2496" w:author="김경환(품질보증팀)/KYUNGHWAN KIM" w:date="2020-05-19T12:02:00Z"/>
              <w:del w:id="2497" w:author="최성익" w:date="2020-11-13T09:20:00Z"/>
              <w:rFonts w:eastAsiaTheme="minorHAnsi"/>
              <w:color w:val="0000FF"/>
              <w:szCs w:val="20"/>
            </w:rPr>
          </w:rPrChange>
        </w:rPr>
        <w:pPrChange w:id="2498" w:author="최성익" w:date="2020-11-13T07:42:00Z">
          <w:pPr/>
        </w:pPrChange>
      </w:pPr>
      <w:ins w:id="2499" w:author="김현기/HYUNKI KIM" w:date="2020-04-22T09:15:00Z">
        <w:del w:id="2500" w:author="최성익" w:date="2020-11-13T09:20:00Z">
          <w:r w:rsidRPr="00192CC6" w:rsidDel="00B47C6C">
            <w:rPr>
              <w:rFonts w:eastAsiaTheme="minorHAnsi" w:hint="eastAsia"/>
              <w:iCs/>
              <w:szCs w:val="20"/>
              <w:rPrChange w:id="2501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확인</w:delText>
          </w:r>
          <w:r w:rsidRPr="00192CC6" w:rsidDel="00B47C6C">
            <w:rPr>
              <w:rFonts w:eastAsiaTheme="minorHAnsi"/>
              <w:iCs/>
              <w:szCs w:val="20"/>
              <w:rPrChange w:id="2502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  <w:r w:rsidR="00CC0A7D" w:rsidRPr="00192CC6" w:rsidDel="00B47C6C">
            <w:rPr>
              <w:rFonts w:eastAsiaTheme="minorHAnsi" w:hint="eastAsia"/>
              <w:iCs/>
              <w:szCs w:val="20"/>
              <w:rPrChange w:id="2503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처리</w:delText>
          </w:r>
          <w:r w:rsidR="00CC0A7D" w:rsidRPr="00192CC6" w:rsidDel="00B47C6C">
            <w:rPr>
              <w:rFonts w:eastAsiaTheme="minorHAnsi"/>
              <w:iCs/>
              <w:szCs w:val="20"/>
              <w:rPrChange w:id="2504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</w:del>
      </w:ins>
      <w:ins w:id="2505" w:author="김현기/HYUNKI KIM" w:date="2020-04-22T09:20:00Z">
        <w:del w:id="2506" w:author="최성익" w:date="2020-11-13T09:20:00Z">
          <w:r w:rsidR="00CC0A7D" w:rsidRPr="00192CC6" w:rsidDel="00B47C6C">
            <w:rPr>
              <w:rFonts w:eastAsiaTheme="minorHAnsi" w:hint="eastAsia"/>
              <w:iCs/>
              <w:szCs w:val="20"/>
              <w:rPrChange w:id="2507" w:author="손휘웅/HUIUNG SON" w:date="2020-12-07T08:15:00Z">
                <w:rPr>
                  <w:rFonts w:eastAsiaTheme="minorHAnsi" w:hint="eastAsia"/>
                  <w:color w:val="2111F7"/>
                  <w:szCs w:val="20"/>
                </w:rPr>
              </w:rPrChange>
            </w:rPr>
            <w:delText>후</w:delText>
          </w:r>
          <w:r w:rsidR="00CC0A7D" w:rsidRPr="00192CC6" w:rsidDel="00B47C6C">
            <w:rPr>
              <w:rFonts w:eastAsiaTheme="minorHAnsi"/>
              <w:iCs/>
              <w:szCs w:val="20"/>
              <w:rPrChange w:id="2508" w:author="손휘웅/HUIUNG SON" w:date="2020-12-07T08:15:00Z">
                <w:rPr>
                  <w:rFonts w:eastAsiaTheme="minorHAnsi"/>
                  <w:color w:val="2111F7"/>
                  <w:szCs w:val="20"/>
                </w:rPr>
              </w:rPrChange>
            </w:rPr>
            <w:delText xml:space="preserve"> </w:delText>
          </w:r>
        </w:del>
      </w:ins>
    </w:p>
    <w:p w14:paraId="412B17D0" w14:textId="77777777" w:rsidR="00265AA3" w:rsidRPr="00192CC6" w:rsidDel="009824E1" w:rsidRDefault="00265AA3">
      <w:pPr>
        <w:ind w:firstLineChars="500" w:firstLine="1000"/>
        <w:rPr>
          <w:del w:id="2509" w:author="최성익" w:date="2020-11-13T07:36:00Z"/>
          <w:rFonts w:eastAsiaTheme="minorHAnsi"/>
          <w:iCs/>
          <w:szCs w:val="20"/>
          <w:rPrChange w:id="2510" w:author="손휘웅/HUIUNG SON" w:date="2020-12-07T08:15:00Z">
            <w:rPr>
              <w:del w:id="2511" w:author="최성익" w:date="2020-11-13T07:36:00Z"/>
              <w:rFonts w:eastAsiaTheme="minorHAnsi"/>
              <w:szCs w:val="20"/>
            </w:rPr>
          </w:rPrChange>
        </w:rPr>
        <w:pPrChange w:id="2512" w:author="최성익" w:date="2020-11-13T09:20:00Z">
          <w:pPr/>
        </w:pPrChange>
      </w:pPr>
      <w:del w:id="2513" w:author="최성익" w:date="2020-11-13T07:36:00Z">
        <w:r w:rsidRPr="0094520A" w:rsidDel="009824E1">
          <w:rPr>
            <w:rFonts w:eastAsiaTheme="minorHAnsi" w:hint="eastAsia"/>
            <w:iCs/>
            <w:szCs w:val="20"/>
          </w:rPr>
          <w:delText>반입</w:delText>
        </w:r>
        <w:r w:rsidRPr="00192CC6" w:rsidDel="009824E1">
          <w:rPr>
            <w:rFonts w:eastAsiaTheme="minorHAnsi"/>
            <w:iCs/>
            <w:szCs w:val="20"/>
            <w:rPrChange w:id="2514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/반출 </w:delText>
        </w:r>
        <w:r w:rsidRPr="00192CC6" w:rsidDel="009824E1">
          <w:rPr>
            <w:rFonts w:eastAsiaTheme="minorHAnsi" w:hint="eastAsia"/>
            <w:iCs/>
            <w:szCs w:val="20"/>
            <w:rPrChange w:id="251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관리대장을</w:delText>
        </w:r>
        <w:r w:rsidRPr="00192CC6" w:rsidDel="009824E1">
          <w:rPr>
            <w:rFonts w:eastAsiaTheme="minorHAnsi"/>
            <w:iCs/>
            <w:szCs w:val="20"/>
            <w:rPrChange w:id="2516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9824E1">
          <w:rPr>
            <w:rFonts w:eastAsiaTheme="minorHAnsi" w:hint="eastAsia"/>
            <w:iCs/>
            <w:szCs w:val="20"/>
            <w:rPrChange w:id="251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작성하고</w:delText>
        </w:r>
        <w:r w:rsidRPr="00192CC6" w:rsidDel="009824E1">
          <w:rPr>
            <w:rFonts w:eastAsiaTheme="minorHAnsi"/>
            <w:iCs/>
            <w:szCs w:val="20"/>
            <w:rPrChange w:id="2518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Pr="00192CC6" w:rsidDel="009824E1">
          <w:rPr>
            <w:rFonts w:eastAsiaTheme="minorHAnsi" w:hint="eastAsia"/>
            <w:iCs/>
            <w:szCs w:val="20"/>
            <w:rPrChange w:id="251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수리내역서</w:delText>
        </w:r>
        <w:r w:rsidRPr="00192CC6" w:rsidDel="009824E1">
          <w:rPr>
            <w:rFonts w:eastAsiaTheme="minorHAnsi"/>
            <w:iCs/>
            <w:szCs w:val="20"/>
            <w:rPrChange w:id="2520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확인 및 </w:delText>
        </w:r>
        <w:r w:rsidRPr="00192CC6" w:rsidDel="009824E1">
          <w:rPr>
            <w:rFonts w:eastAsiaTheme="minorHAnsi" w:hint="eastAsia"/>
            <w:iCs/>
            <w:szCs w:val="20"/>
            <w:rPrChange w:id="2521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노란색</w:delText>
        </w:r>
        <w:r w:rsidRPr="00192CC6" w:rsidDel="009824E1">
          <w:rPr>
            <w:rFonts w:eastAsiaTheme="minorHAnsi"/>
            <w:iCs/>
            <w:szCs w:val="20"/>
            <w:rPrChange w:id="2522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TAG</w:delText>
        </w:r>
        <w:r w:rsidRPr="00192CC6" w:rsidDel="009824E1">
          <w:rPr>
            <w:rFonts w:eastAsiaTheme="minorHAnsi" w:hint="eastAsia"/>
            <w:iCs/>
            <w:szCs w:val="20"/>
            <w:rPrChange w:id="2523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를</w:delText>
        </w:r>
        <w:r w:rsidRPr="00192CC6" w:rsidDel="009824E1">
          <w:rPr>
            <w:rFonts w:eastAsiaTheme="minorHAnsi"/>
            <w:iCs/>
            <w:szCs w:val="20"/>
            <w:rPrChange w:id="2524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9824E1">
          <w:rPr>
            <w:rFonts w:eastAsiaTheme="minorHAnsi" w:hint="eastAsia"/>
            <w:iCs/>
            <w:szCs w:val="20"/>
            <w:rPrChange w:id="252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부착하여</w:delText>
        </w:r>
        <w:r w:rsidRPr="00192CC6" w:rsidDel="009824E1">
          <w:rPr>
            <w:rFonts w:eastAsiaTheme="minorHAnsi"/>
            <w:iCs/>
            <w:szCs w:val="20"/>
            <w:rPrChange w:id="2526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9824E1">
          <w:rPr>
            <w:rFonts w:eastAsiaTheme="minorHAnsi" w:hint="eastAsia"/>
            <w:iCs/>
            <w:szCs w:val="20"/>
            <w:rPrChange w:id="252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수리품임을</w:delText>
        </w:r>
        <w:r w:rsidRPr="00192CC6" w:rsidDel="009824E1">
          <w:rPr>
            <w:rFonts w:eastAsiaTheme="minorHAnsi"/>
            <w:iCs/>
            <w:szCs w:val="20"/>
            <w:rPrChange w:id="2528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9824E1">
          <w:rPr>
            <w:rFonts w:eastAsiaTheme="minorHAnsi" w:hint="eastAsia"/>
            <w:iCs/>
            <w:szCs w:val="20"/>
            <w:rPrChange w:id="252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표시한다</w:delText>
        </w:r>
        <w:r w:rsidRPr="00192CC6" w:rsidDel="009824E1">
          <w:rPr>
            <w:rFonts w:eastAsiaTheme="minorHAnsi"/>
            <w:iCs/>
            <w:szCs w:val="20"/>
            <w:rPrChange w:id="2530" w:author="손휘웅/HUIUNG SON" w:date="2020-12-07T08:15:00Z">
              <w:rPr>
                <w:rFonts w:eastAsiaTheme="minorHAnsi"/>
                <w:szCs w:val="20"/>
              </w:rPr>
            </w:rPrChange>
          </w:rPr>
          <w:delText>.</w:delText>
        </w:r>
      </w:del>
    </w:p>
    <w:p w14:paraId="2D3D6726" w14:textId="77777777" w:rsidR="00265AA3" w:rsidRPr="0094520A" w:rsidRDefault="00265AA3" w:rsidP="00265AA3">
      <w:pPr>
        <w:rPr>
          <w:rFonts w:eastAsiaTheme="minorHAnsi"/>
          <w:iCs/>
          <w:szCs w:val="20"/>
        </w:rPr>
      </w:pPr>
      <w:del w:id="2531" w:author="최성익" w:date="2020-11-13T07:36:00Z">
        <w:r w:rsidRPr="00192CC6" w:rsidDel="009824E1">
          <w:rPr>
            <w:rFonts w:eastAsiaTheme="minorHAnsi"/>
            <w:iCs/>
            <w:szCs w:val="20"/>
            <w:rPrChange w:id="2532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       </w:delText>
        </w:r>
      </w:del>
      <w:ins w:id="2533" w:author="손휘웅/HUIUNG SON" w:date="2020-12-07T08:20:00Z">
        <w:r w:rsidR="00666DFC" w:rsidRPr="00192CC6">
          <w:rPr>
            <w:rFonts w:eastAsiaTheme="minorHAnsi"/>
            <w:iCs/>
            <w:szCs w:val="20"/>
          </w:rPr>
          <w:t>4</w:t>
        </w:r>
      </w:ins>
      <w:del w:id="2534" w:author="손휘웅/HUIUNG SON" w:date="2020-12-07T08:20:00Z">
        <w:r w:rsidRPr="00192CC6" w:rsidDel="00666DFC">
          <w:rPr>
            <w:rFonts w:eastAsiaTheme="minorHAnsi"/>
            <w:iCs/>
            <w:szCs w:val="20"/>
            <w:rPrChange w:id="2535" w:author="손휘웅/HUIUNG SON" w:date="2020-12-07T08:15:00Z">
              <w:rPr>
                <w:rFonts w:eastAsiaTheme="minorHAnsi"/>
                <w:szCs w:val="20"/>
              </w:rPr>
            </w:rPrChange>
          </w:rPr>
          <w:delText>3</w:delText>
        </w:r>
      </w:del>
      <w:r w:rsidRPr="0094520A">
        <w:rPr>
          <w:rFonts w:eastAsiaTheme="minorHAnsi"/>
          <w:iCs/>
          <w:szCs w:val="20"/>
        </w:rPr>
        <w:t>) A/S</w:t>
      </w:r>
      <w:r w:rsidRPr="0094520A">
        <w:rPr>
          <w:rFonts w:eastAsiaTheme="minorHAnsi" w:hint="eastAsia"/>
          <w:iCs/>
          <w:szCs w:val="20"/>
        </w:rPr>
        <w:t>품은</w:t>
      </w:r>
      <w:r w:rsidRPr="0094520A">
        <w:rPr>
          <w:rFonts w:eastAsiaTheme="minorHAnsi"/>
          <w:iCs/>
          <w:szCs w:val="20"/>
        </w:rPr>
        <w:t xml:space="preserve"> </w:t>
      </w:r>
      <w:ins w:id="2536" w:author="최성익" w:date="2020-11-13T15:22:00Z">
        <w:r w:rsidR="00BE583C" w:rsidRPr="00192CC6">
          <w:rPr>
            <w:rFonts w:eastAsiaTheme="minorHAnsi" w:hint="eastAsia"/>
            <w:iCs/>
            <w:szCs w:val="20"/>
            <w:rPrChange w:id="2537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필요</w:t>
        </w:r>
      </w:ins>
      <w:ins w:id="2538" w:author="손휘웅/HUIUNG SON" w:date="2020-12-07T08:24:00Z">
        <w:r w:rsidR="00C94FB6" w:rsidRPr="00192CC6">
          <w:rPr>
            <w:rFonts w:eastAsiaTheme="minorHAnsi" w:hint="eastAsia"/>
            <w:iCs/>
            <w:szCs w:val="20"/>
          </w:rPr>
          <w:t xml:space="preserve"> </w:t>
        </w:r>
      </w:ins>
      <w:ins w:id="2539" w:author="최성익" w:date="2020-11-13T15:22:00Z">
        <w:r w:rsidR="00BE583C" w:rsidRPr="00192CC6">
          <w:rPr>
            <w:rFonts w:eastAsiaTheme="minorHAnsi" w:hint="eastAsia"/>
            <w:iCs/>
            <w:szCs w:val="20"/>
            <w:rPrChange w:id="2540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시</w:t>
        </w:r>
        <w:r w:rsidR="00BE583C" w:rsidRPr="00192CC6">
          <w:rPr>
            <w:rFonts w:eastAsiaTheme="minorHAnsi"/>
            <w:iCs/>
            <w:szCs w:val="20"/>
            <w:rPrChange w:id="2541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542" w:author="최성익" w:date="2020-11-13T09:21:00Z">
        <w:r w:rsidR="00B47C6C" w:rsidRPr="0094520A">
          <w:rPr>
            <w:rFonts w:eastAsiaTheme="minorHAnsi"/>
            <w:iCs/>
            <w:szCs w:val="20"/>
          </w:rPr>
          <w:t xml:space="preserve">Repair </w:t>
        </w:r>
        <w:r w:rsidR="00B47C6C" w:rsidRPr="0094520A">
          <w:rPr>
            <w:rFonts w:eastAsiaTheme="minorHAnsi" w:hint="eastAsia"/>
            <w:iCs/>
            <w:szCs w:val="20"/>
          </w:rPr>
          <w:t>코드</w:t>
        </w:r>
        <w:r w:rsidR="00B47C6C" w:rsidRPr="0094520A">
          <w:rPr>
            <w:rFonts w:eastAsiaTheme="minorHAnsi"/>
            <w:iCs/>
            <w:szCs w:val="20"/>
          </w:rPr>
          <w:t xml:space="preserve"> (BxxxxxxxxR)</w:t>
        </w:r>
        <w:r w:rsidR="00B47C6C" w:rsidRPr="0094520A">
          <w:rPr>
            <w:rFonts w:eastAsiaTheme="minorHAnsi" w:hint="eastAsia"/>
            <w:iCs/>
            <w:szCs w:val="20"/>
          </w:rPr>
          <w:t>를</w:t>
        </w:r>
        <w:r w:rsidR="00B47C6C" w:rsidRPr="0094520A">
          <w:rPr>
            <w:rFonts w:eastAsiaTheme="minorHAnsi"/>
            <w:iCs/>
            <w:szCs w:val="20"/>
          </w:rPr>
          <w:t xml:space="preserve"> </w:t>
        </w:r>
        <w:r w:rsidR="00B47C6C" w:rsidRPr="00192CC6">
          <w:rPr>
            <w:rFonts w:eastAsiaTheme="minorHAnsi" w:hint="eastAsia"/>
            <w:iCs/>
            <w:szCs w:val="20"/>
            <w:rPrChange w:id="2543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별도로</w:t>
        </w:r>
        <w:r w:rsidR="00B47C6C" w:rsidRPr="00192CC6">
          <w:rPr>
            <w:rFonts w:eastAsiaTheme="minorHAnsi"/>
            <w:iCs/>
            <w:szCs w:val="20"/>
            <w:rPrChange w:id="2544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="00B47C6C" w:rsidRPr="00192CC6">
          <w:rPr>
            <w:rFonts w:eastAsiaTheme="minorHAnsi" w:hint="eastAsia"/>
            <w:iCs/>
            <w:szCs w:val="20"/>
            <w:rPrChange w:id="254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생</w:t>
        </w:r>
      </w:ins>
      <w:ins w:id="2546" w:author="손휘웅/HUIUNG SON" w:date="2020-12-07T08:22:00Z">
        <w:r w:rsidR="00C94FB6" w:rsidRPr="00192CC6">
          <w:rPr>
            <w:rFonts w:eastAsiaTheme="minorHAnsi"/>
            <w:iCs/>
            <w:szCs w:val="20"/>
          </w:rPr>
          <w:t>성하여</w:t>
        </w:r>
      </w:ins>
      <w:ins w:id="2547" w:author="최성익" w:date="2020-11-13T09:21:00Z">
        <w:del w:id="2548" w:author="손휘웅/HUIUNG SON" w:date="2020-12-07T08:22:00Z">
          <w:r w:rsidR="00B47C6C" w:rsidRPr="00192CC6" w:rsidDel="00C94FB6">
            <w:rPr>
              <w:rFonts w:eastAsiaTheme="minorHAnsi" w:hint="eastAsia"/>
              <w:iCs/>
              <w:szCs w:val="20"/>
              <w:rPrChange w:id="2549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성</w:delText>
          </w:r>
        </w:del>
      </w:ins>
      <w:ins w:id="2550" w:author="손휘웅/HUIUNG SON" w:date="2020-12-07T08:22:00Z">
        <w:r w:rsidR="00C94FB6" w:rsidRPr="00192CC6">
          <w:rPr>
            <w:rFonts w:eastAsiaTheme="minorHAnsi" w:hint="eastAsia"/>
            <w:iCs/>
            <w:szCs w:val="20"/>
          </w:rPr>
          <w:t>,</w:t>
        </w:r>
      </w:ins>
      <w:ins w:id="2551" w:author="손휘웅/HUIUNG SON" w:date="2020-12-07T08:23:00Z">
        <w:r w:rsidR="00C94FB6" w:rsidRPr="00192CC6">
          <w:rPr>
            <w:rFonts w:eastAsiaTheme="minorHAnsi"/>
            <w:iCs/>
            <w:szCs w:val="20"/>
          </w:rPr>
          <w:t xml:space="preserve"> </w:t>
        </w:r>
      </w:ins>
      <w:ins w:id="2552" w:author="손휘웅/HUIUNG SON" w:date="2020-12-07T08:24:00Z">
        <w:r w:rsidR="00C94FB6" w:rsidRPr="00192CC6">
          <w:rPr>
            <w:rFonts w:eastAsiaTheme="minorHAnsi"/>
            <w:iCs/>
            <w:szCs w:val="20"/>
          </w:rPr>
          <w:t>QRP</w:t>
        </w:r>
        <w:r w:rsidR="00C94FB6" w:rsidRPr="00192CC6">
          <w:rPr>
            <w:rFonts w:eastAsiaTheme="minorHAnsi" w:hint="eastAsia"/>
            <w:iCs/>
            <w:szCs w:val="20"/>
          </w:rPr>
          <w:t>에</w:t>
        </w:r>
        <w:r w:rsidR="00C94FB6" w:rsidRPr="00192CC6">
          <w:rPr>
            <w:rFonts w:eastAsiaTheme="minorHAnsi"/>
            <w:iCs/>
            <w:szCs w:val="20"/>
          </w:rPr>
          <w:t xml:space="preserve"> </w:t>
        </w:r>
      </w:ins>
      <w:ins w:id="2553" w:author="손휘웅/HUIUNG SON" w:date="2020-12-07T08:23:00Z">
        <w:r w:rsidR="00C94FB6" w:rsidRPr="00192CC6">
          <w:rPr>
            <w:rFonts w:eastAsiaTheme="minorHAnsi" w:hint="eastAsia"/>
            <w:iCs/>
            <w:szCs w:val="20"/>
          </w:rPr>
          <w:t xml:space="preserve">수량등록 후 </w:t>
        </w:r>
      </w:ins>
      <w:ins w:id="2554" w:author="손휘웅/HUIUNG SON" w:date="2020-12-07T08:24:00Z">
        <w:r w:rsidR="00C94FB6" w:rsidRPr="00192CC6">
          <w:rPr>
            <w:rFonts w:eastAsiaTheme="minorHAnsi" w:hint="eastAsia"/>
            <w:iCs/>
            <w:szCs w:val="20"/>
          </w:rPr>
          <w:t xml:space="preserve">수불을 </w:t>
        </w:r>
      </w:ins>
      <w:ins w:id="2555" w:author="손휘웅/HUIUNG SON" w:date="2020-12-07T08:23:00Z">
        <w:r w:rsidR="00C94FB6" w:rsidRPr="00192CC6">
          <w:rPr>
            <w:rFonts w:eastAsiaTheme="minorHAnsi" w:hint="eastAsia"/>
            <w:iCs/>
            <w:szCs w:val="20"/>
          </w:rPr>
          <w:t>관리한다.</w:t>
        </w:r>
      </w:ins>
      <w:ins w:id="2556" w:author="최성익" w:date="2020-11-13T09:21:00Z">
        <w:del w:id="2557" w:author="손휘웅/HUIUNG SON" w:date="2020-12-07T08:22:00Z">
          <w:r w:rsidR="00B47C6C" w:rsidRPr="00192CC6" w:rsidDel="00C94FB6">
            <w:rPr>
              <w:rFonts w:eastAsiaTheme="minorHAnsi"/>
              <w:iCs/>
              <w:szCs w:val="20"/>
              <w:rPrChange w:id="255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2559" w:author="김현기/HYUNKI KIM" w:date="2020-05-06T16:26:00Z">
        <w:del w:id="2560" w:author="손휘웅/HUIUNG SON" w:date="2020-12-07T08:22:00Z">
          <w:r w:rsidR="00BD6DA4" w:rsidRPr="00192CC6" w:rsidDel="00C94FB6">
            <w:rPr>
              <w:rFonts w:eastAsiaTheme="minorHAnsi"/>
              <w:iCs/>
              <w:szCs w:val="20"/>
              <w:rPrChange w:id="256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</w:delText>
          </w:r>
        </w:del>
      </w:ins>
      <w:ins w:id="2562" w:author="김현기/HYUNKI KIM" w:date="2020-04-22T09:23:00Z">
        <w:del w:id="2563" w:author="손휘웅/HUIUNG SON" w:date="2020-12-07T08:22:00Z">
          <w:r w:rsidR="00CC0A7D" w:rsidRPr="00192CC6" w:rsidDel="00C94FB6">
            <w:rPr>
              <w:rFonts w:eastAsiaTheme="minorHAnsi"/>
              <w:iCs/>
              <w:szCs w:val="20"/>
              <w:rPrChange w:id="256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SMILE QRP</w:delText>
          </w:r>
        </w:del>
      </w:ins>
      <w:ins w:id="2565" w:author="최성익" w:date="2020-11-13T16:30:00Z">
        <w:del w:id="2566" w:author="손휘웅/HUIUNG SON" w:date="2020-12-07T08:22:00Z">
          <w:r w:rsidR="00585726" w:rsidRPr="00192CC6" w:rsidDel="00C94FB6">
            <w:rPr>
              <w:rFonts w:eastAsiaTheme="minorHAnsi"/>
              <w:iCs/>
              <w:szCs w:val="20"/>
              <w:rPrChange w:id="2567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SMILE QRP</w:delText>
          </w:r>
        </w:del>
      </w:ins>
      <w:ins w:id="2568" w:author="김경환(품질보증팀)/KYUNGHWAN KIM" w:date="2020-05-19T11:51:00Z">
        <w:del w:id="2569" w:author="손휘웅/HUIUNG SON" w:date="2020-12-07T08:22:00Z">
          <w:r w:rsidR="00434C11" w:rsidRPr="00192CC6" w:rsidDel="00C94FB6">
            <w:rPr>
              <w:rFonts w:eastAsiaTheme="minorHAnsi"/>
              <w:iCs/>
              <w:szCs w:val="20"/>
              <w:rPrChange w:id="2570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571" w:author="김현기/HYUNKI KIM" w:date="2020-05-06T16:26:00Z">
        <w:del w:id="2572" w:author="손휘웅/HUIUNG SON" w:date="2020-12-07T08:22:00Z">
          <w:r w:rsidR="00BD6DA4" w:rsidRPr="00192CC6" w:rsidDel="00C94FB6">
            <w:rPr>
              <w:rFonts w:eastAsiaTheme="minorHAnsi"/>
              <w:iCs/>
              <w:szCs w:val="20"/>
              <w:rPrChange w:id="2573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BD6DA4" w:rsidRPr="00192CC6" w:rsidDel="00C94FB6">
            <w:rPr>
              <w:rFonts w:eastAsiaTheme="minorHAnsi" w:hint="eastAsia"/>
              <w:iCs/>
              <w:szCs w:val="20"/>
              <w:rPrChange w:id="2574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보전자재정보</w:delText>
          </w:r>
          <w:r w:rsidR="00BD6DA4" w:rsidRPr="00192CC6" w:rsidDel="00C94FB6">
            <w:rPr>
              <w:rFonts w:eastAsiaTheme="minorHAnsi"/>
              <w:iCs/>
              <w:szCs w:val="20"/>
              <w:rPrChange w:id="2575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’</w:delText>
          </w:r>
        </w:del>
      </w:ins>
      <w:del w:id="2576" w:author="손휘웅/HUIUNG SON" w:date="2020-12-07T08:22:00Z">
        <w:r w:rsidRPr="00192CC6" w:rsidDel="00C94FB6">
          <w:rPr>
            <w:rFonts w:eastAsiaTheme="minorHAnsi"/>
            <w:iCs/>
            <w:szCs w:val="20"/>
            <w:rPrChange w:id="257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ERP </w:delText>
        </w:r>
      </w:del>
      <w:del w:id="2578" w:author="손휘웅/HUIUNG SON" w:date="2020-12-07T08:23:00Z">
        <w:r w:rsidRPr="00192CC6" w:rsidDel="00C94FB6">
          <w:rPr>
            <w:rFonts w:eastAsiaTheme="minorHAnsi" w:hint="eastAsia"/>
            <w:iCs/>
            <w:szCs w:val="20"/>
            <w:rPrChange w:id="257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입고등록을</w:delText>
        </w:r>
        <w:r w:rsidRPr="00192CC6" w:rsidDel="00C94FB6">
          <w:rPr>
            <w:rFonts w:eastAsiaTheme="minorHAnsi"/>
            <w:iCs/>
            <w:szCs w:val="20"/>
            <w:rPrChange w:id="2580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C94FB6">
          <w:rPr>
            <w:rFonts w:eastAsiaTheme="minorHAnsi" w:hint="eastAsia"/>
            <w:iCs/>
            <w:szCs w:val="20"/>
            <w:rPrChange w:id="2581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실시</w:delText>
        </w:r>
      </w:del>
      <w:del w:id="2582" w:author="최성익" w:date="2020-11-13T09:21:00Z">
        <w:r w:rsidRPr="00192CC6" w:rsidDel="00B47C6C">
          <w:rPr>
            <w:rFonts w:eastAsiaTheme="minorHAnsi" w:hint="eastAsia"/>
            <w:iCs/>
            <w:szCs w:val="20"/>
            <w:rPrChange w:id="2583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하고</w:delText>
        </w:r>
        <w:r w:rsidRPr="00192CC6" w:rsidDel="00B47C6C">
          <w:rPr>
            <w:rFonts w:eastAsiaTheme="minorHAnsi"/>
            <w:iCs/>
            <w:szCs w:val="20"/>
            <w:rPrChange w:id="2584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Repair </w:delText>
        </w:r>
        <w:r w:rsidRPr="00192CC6" w:rsidDel="00B47C6C">
          <w:rPr>
            <w:rFonts w:eastAsiaTheme="minorHAnsi" w:hint="eastAsia"/>
            <w:iCs/>
            <w:szCs w:val="20"/>
            <w:rPrChange w:id="258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코드</w:delText>
        </w:r>
      </w:del>
      <w:ins w:id="2586" w:author="김경환(품질보증팀)/KYUNGHWAN KIM" w:date="2020-05-19T12:02:00Z">
        <w:del w:id="2587" w:author="최성익" w:date="2020-11-13T09:21:00Z">
          <w:r w:rsidR="00D33CB8" w:rsidRPr="00192CC6" w:rsidDel="00B47C6C">
            <w:rPr>
              <w:rFonts w:eastAsiaTheme="minorHAnsi"/>
              <w:iCs/>
              <w:szCs w:val="20"/>
              <w:rPrChange w:id="258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del w:id="2589" w:author="최성익" w:date="2020-11-13T09:21:00Z">
        <w:r w:rsidRPr="00192CC6" w:rsidDel="00B47C6C">
          <w:rPr>
            <w:rFonts w:eastAsiaTheme="minorHAnsi"/>
            <w:iCs/>
            <w:szCs w:val="20"/>
            <w:rPrChange w:id="2590" w:author="손휘웅/HUIUNG SON" w:date="2020-12-07T08:15:00Z">
              <w:rPr>
                <w:rFonts w:eastAsiaTheme="minorHAnsi"/>
                <w:szCs w:val="20"/>
              </w:rPr>
            </w:rPrChange>
          </w:rPr>
          <w:delText>(FBxxxxxxx</w:delText>
        </w:r>
      </w:del>
      <w:ins w:id="2591" w:author="김현기/HYUNKI KIM" w:date="2020-04-22T09:24:00Z">
        <w:del w:id="2592" w:author="최성익" w:date="2020-11-13T09:21:00Z">
          <w:r w:rsidR="00CC0A7D" w:rsidRPr="00192CC6" w:rsidDel="00B47C6C">
            <w:rPr>
              <w:rFonts w:eastAsiaTheme="minorHAnsi"/>
              <w:iCs/>
              <w:szCs w:val="20"/>
              <w:rPrChange w:id="259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xR</w:delText>
          </w:r>
        </w:del>
      </w:ins>
      <w:del w:id="2594" w:author="최성익" w:date="2020-11-13T09:21:00Z">
        <w:r w:rsidRPr="00192CC6" w:rsidDel="00B47C6C">
          <w:rPr>
            <w:rFonts w:eastAsiaTheme="minorHAnsi"/>
            <w:iCs/>
            <w:szCs w:val="20"/>
            <w:rPrChange w:id="2595" w:author="손휘웅/HUIUNG SON" w:date="2020-12-07T08:15:00Z">
              <w:rPr>
                <w:rFonts w:eastAsiaTheme="minorHAnsi"/>
                <w:szCs w:val="20"/>
              </w:rPr>
            </w:rPrChange>
          </w:rPr>
          <w:delText>)</w:delText>
        </w:r>
        <w:r w:rsidRPr="00192CC6" w:rsidDel="00B47C6C">
          <w:rPr>
            <w:rFonts w:eastAsiaTheme="minorHAnsi" w:hint="eastAsia"/>
            <w:iCs/>
            <w:szCs w:val="20"/>
            <w:rPrChange w:id="259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를</w:delText>
        </w:r>
        <w:r w:rsidRPr="00192CC6" w:rsidDel="00B47C6C">
          <w:rPr>
            <w:rFonts w:eastAsiaTheme="minorHAnsi"/>
            <w:iCs/>
            <w:szCs w:val="20"/>
            <w:rPrChange w:id="259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47C6C">
          <w:rPr>
            <w:rFonts w:eastAsiaTheme="minorHAnsi" w:hint="eastAsia"/>
            <w:iCs/>
            <w:szCs w:val="20"/>
            <w:rPrChange w:id="259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별도로</w:delText>
        </w:r>
        <w:r w:rsidRPr="00192CC6" w:rsidDel="00B47C6C">
          <w:rPr>
            <w:rFonts w:eastAsiaTheme="minorHAnsi"/>
            <w:iCs/>
            <w:szCs w:val="20"/>
            <w:rPrChange w:id="259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B47C6C">
          <w:rPr>
            <w:rFonts w:eastAsiaTheme="minorHAnsi" w:hint="eastAsia"/>
            <w:iCs/>
            <w:szCs w:val="20"/>
            <w:rPrChange w:id="260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생성</w:delText>
        </w:r>
      </w:del>
      <w:del w:id="2601" w:author="손휘웅/HUIUNG SON" w:date="2020-12-07T08:23:00Z">
        <w:r w:rsidRPr="00192CC6" w:rsidDel="00C94FB6">
          <w:rPr>
            <w:rFonts w:eastAsiaTheme="minorHAnsi" w:hint="eastAsia"/>
            <w:iCs/>
            <w:szCs w:val="20"/>
            <w:rPrChange w:id="260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한다</w:delText>
        </w:r>
        <w:r w:rsidRPr="00192CC6" w:rsidDel="00C94FB6">
          <w:rPr>
            <w:rFonts w:eastAsiaTheme="minorHAnsi"/>
            <w:iCs/>
            <w:szCs w:val="20"/>
            <w:rPrChange w:id="2603" w:author="손휘웅/HUIUNG SON" w:date="2020-12-07T08:15:00Z">
              <w:rPr>
                <w:rFonts w:eastAsiaTheme="minorHAnsi"/>
                <w:szCs w:val="20"/>
              </w:rPr>
            </w:rPrChange>
          </w:rPr>
          <w:delText>.</w:delText>
        </w:r>
      </w:del>
    </w:p>
    <w:p w14:paraId="27AAD574" w14:textId="77777777" w:rsidR="00265AA3" w:rsidRPr="00192CC6" w:rsidDel="00B03B98" w:rsidRDefault="00265AA3">
      <w:pPr>
        <w:rPr>
          <w:del w:id="2604" w:author="최성익" w:date="2020-11-13T09:44:00Z"/>
          <w:rFonts w:eastAsiaTheme="minorHAnsi"/>
          <w:iCs/>
          <w:szCs w:val="20"/>
          <w:rPrChange w:id="2605" w:author="손휘웅/HUIUNG SON" w:date="2020-12-07T08:15:00Z">
            <w:rPr>
              <w:del w:id="2606" w:author="최성익" w:date="2020-11-13T09:44:00Z"/>
              <w:rFonts w:eastAsiaTheme="minorHAnsi"/>
              <w:szCs w:val="20"/>
              <w:highlight w:val="yellow"/>
            </w:rPr>
          </w:rPrChange>
        </w:rPr>
        <w:pPrChange w:id="2607" w:author="최성익" w:date="2020-11-13T09:44:00Z">
          <w:pPr>
            <w:wordWrap/>
          </w:pPr>
        </w:pPrChange>
      </w:pPr>
      <w:r w:rsidRPr="0094520A">
        <w:rPr>
          <w:rFonts w:eastAsiaTheme="minorHAnsi"/>
          <w:iCs/>
          <w:szCs w:val="20"/>
        </w:rPr>
        <w:t xml:space="preserve">        </w:t>
      </w:r>
      <w:ins w:id="2608" w:author="손휘웅/HUIUNG SON" w:date="2020-12-07T08:20:00Z">
        <w:r w:rsidR="00666DFC" w:rsidRPr="00192CC6">
          <w:rPr>
            <w:rFonts w:eastAsiaTheme="minorHAnsi"/>
            <w:iCs/>
            <w:szCs w:val="20"/>
          </w:rPr>
          <w:t>5</w:t>
        </w:r>
      </w:ins>
      <w:del w:id="2609" w:author="손휘웅/HUIUNG SON" w:date="2020-12-07T08:20:00Z">
        <w:r w:rsidRPr="00192CC6" w:rsidDel="00666DFC">
          <w:rPr>
            <w:rFonts w:eastAsiaTheme="minorHAnsi"/>
            <w:iCs/>
            <w:szCs w:val="20"/>
            <w:rPrChange w:id="2610" w:author="손휘웅/HUIUNG SON" w:date="2020-12-07T08:15:00Z">
              <w:rPr>
                <w:rFonts w:eastAsiaTheme="minorHAnsi"/>
                <w:szCs w:val="20"/>
              </w:rPr>
            </w:rPrChange>
          </w:rPr>
          <w:delText>4</w:delText>
        </w:r>
      </w:del>
      <w:r w:rsidRPr="0094520A">
        <w:rPr>
          <w:rFonts w:eastAsiaTheme="minorHAnsi"/>
          <w:iCs/>
          <w:szCs w:val="20"/>
        </w:rPr>
        <w:t>) A/S</w:t>
      </w:r>
      <w:r w:rsidRPr="0094520A">
        <w:rPr>
          <w:rFonts w:eastAsiaTheme="minorHAnsi" w:hint="eastAsia"/>
          <w:iCs/>
          <w:szCs w:val="20"/>
        </w:rPr>
        <w:t>품은</w:t>
      </w:r>
      <w:r w:rsidRPr="0094520A">
        <w:rPr>
          <w:rFonts w:eastAsiaTheme="minorHAnsi"/>
          <w:iCs/>
          <w:szCs w:val="20"/>
        </w:rPr>
        <w:t xml:space="preserve"> </w:t>
      </w:r>
      <w:ins w:id="2611" w:author="최성익" w:date="2020-11-13T09:27:00Z">
        <w:r w:rsidR="009866A3" w:rsidRPr="0094520A">
          <w:rPr>
            <w:rFonts w:eastAsiaTheme="minorHAnsi"/>
            <w:iCs/>
            <w:szCs w:val="20"/>
          </w:rPr>
          <w:t>Min/Max</w:t>
        </w:r>
      </w:ins>
      <w:ins w:id="2612" w:author="손휘웅/HUIUNG SON" w:date="2020-12-07T08:24:00Z">
        <w:r w:rsidR="00C94FB6" w:rsidRPr="00192CC6">
          <w:rPr>
            <w:rFonts w:eastAsiaTheme="minorHAnsi"/>
            <w:iCs/>
            <w:szCs w:val="20"/>
          </w:rPr>
          <w:t xml:space="preserve"> </w:t>
        </w:r>
      </w:ins>
      <w:ins w:id="2613" w:author="최성익" w:date="2020-11-13T09:27:00Z">
        <w:del w:id="2614" w:author="손휘웅/HUIUNG SON" w:date="2020-12-07T08:24:00Z">
          <w:r w:rsidR="009866A3" w:rsidRPr="00192CC6" w:rsidDel="00C94FB6">
            <w:rPr>
              <w:rFonts w:eastAsiaTheme="minorHAnsi"/>
              <w:iCs/>
              <w:szCs w:val="20"/>
              <w:rPrChange w:id="261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안전재고 </w:delText>
          </w:r>
        </w:del>
      </w:ins>
      <w:del w:id="2616" w:author="최성익" w:date="2020-11-13T09:27:00Z">
        <w:r w:rsidRPr="00192CC6" w:rsidDel="009866A3">
          <w:rPr>
            <w:rFonts w:eastAsiaTheme="minorHAnsi" w:hint="eastAsia"/>
            <w:iCs/>
            <w:szCs w:val="20"/>
            <w:rPrChange w:id="261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최소재고</w:delText>
        </w:r>
        <w:r w:rsidRPr="00192CC6" w:rsidDel="009866A3">
          <w:rPr>
            <w:rFonts w:eastAsiaTheme="minorHAnsi"/>
            <w:iCs/>
            <w:szCs w:val="20"/>
            <w:rPrChange w:id="2618" w:author="손휘웅/HUIUNG SON" w:date="2020-12-07T08:15:00Z">
              <w:rPr>
                <w:rFonts w:eastAsiaTheme="minorHAnsi"/>
                <w:szCs w:val="20"/>
              </w:rPr>
            </w:rPrChange>
          </w:rPr>
          <w:delText>(=</w:delText>
        </w:r>
        <w:r w:rsidRPr="00192CC6" w:rsidDel="009866A3">
          <w:rPr>
            <w:rFonts w:eastAsiaTheme="minorHAnsi" w:hint="eastAsia"/>
            <w:iCs/>
            <w:szCs w:val="20"/>
            <w:rPrChange w:id="261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안전재고</w:delText>
        </w:r>
        <w:r w:rsidRPr="00192CC6" w:rsidDel="009866A3">
          <w:rPr>
            <w:rFonts w:eastAsiaTheme="minorHAnsi"/>
            <w:iCs/>
            <w:szCs w:val="20"/>
            <w:rPrChange w:id="2620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) </w:delText>
        </w:r>
        <w:r w:rsidRPr="00192CC6" w:rsidDel="009866A3">
          <w:rPr>
            <w:rFonts w:eastAsiaTheme="minorHAnsi" w:hint="eastAsia"/>
            <w:iCs/>
            <w:szCs w:val="20"/>
            <w:rPrChange w:id="2621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및</w:delText>
        </w:r>
        <w:r w:rsidRPr="00192CC6" w:rsidDel="009866A3">
          <w:rPr>
            <w:rFonts w:eastAsiaTheme="minorHAnsi"/>
            <w:iCs/>
            <w:szCs w:val="20"/>
            <w:rPrChange w:id="2622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최대재고 </w:delText>
        </w:r>
      </w:del>
      <w:r w:rsidRPr="0094520A">
        <w:rPr>
          <w:rFonts w:eastAsiaTheme="minorHAnsi"/>
          <w:iCs/>
          <w:szCs w:val="20"/>
        </w:rPr>
        <w:t xml:space="preserve">관리대상에서 제외한다.   </w:t>
      </w:r>
    </w:p>
    <w:p w14:paraId="5FCB82E7" w14:textId="77777777" w:rsidR="00B03B98" w:rsidRPr="00192CC6" w:rsidRDefault="00B03B98" w:rsidP="00265AA3">
      <w:pPr>
        <w:rPr>
          <w:ins w:id="2623" w:author="최성익" w:date="2020-11-13T13:01:00Z"/>
          <w:rFonts w:eastAsiaTheme="minorHAnsi"/>
          <w:iCs/>
          <w:szCs w:val="20"/>
          <w:rPrChange w:id="2624" w:author="손휘웅/HUIUNG SON" w:date="2020-12-07T08:15:00Z">
            <w:rPr>
              <w:ins w:id="2625" w:author="최성익" w:date="2020-11-13T13:01:00Z"/>
              <w:rFonts w:eastAsiaTheme="minorHAnsi"/>
              <w:szCs w:val="20"/>
              <w:highlight w:val="yellow"/>
            </w:rPr>
          </w:rPrChange>
        </w:rPr>
      </w:pPr>
      <w:ins w:id="2626" w:author="최성익" w:date="2020-11-13T13:01:00Z">
        <w:r w:rsidRPr="00192CC6">
          <w:rPr>
            <w:rFonts w:eastAsiaTheme="minorHAnsi"/>
            <w:iCs/>
            <w:szCs w:val="20"/>
            <w:rPrChange w:id="2627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</w:p>
    <w:p w14:paraId="1D69C7DD" w14:textId="77777777" w:rsidR="00B03B98" w:rsidRPr="0094520A" w:rsidRDefault="00B03B98" w:rsidP="00265AA3">
      <w:pPr>
        <w:rPr>
          <w:ins w:id="2628" w:author="최성익" w:date="2020-11-13T13:00:00Z"/>
          <w:rFonts w:eastAsiaTheme="minorHAnsi"/>
          <w:iCs/>
          <w:szCs w:val="20"/>
        </w:rPr>
      </w:pPr>
      <w:ins w:id="2629" w:author="최성익" w:date="2020-11-13T13:01:00Z">
        <w:r w:rsidRPr="00192CC6">
          <w:rPr>
            <w:rFonts w:eastAsiaTheme="minorHAnsi"/>
            <w:iCs/>
            <w:szCs w:val="20"/>
            <w:rPrChange w:id="2630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   </w:t>
        </w:r>
        <w:r w:rsidR="001038BD" w:rsidRPr="00192CC6">
          <w:rPr>
            <w:rFonts w:eastAsiaTheme="minorHAnsi"/>
            <w:iCs/>
            <w:szCs w:val="20"/>
            <w:rPrChange w:id="2631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5.2</w:t>
        </w:r>
        <w:r w:rsidRPr="00192CC6">
          <w:rPr>
            <w:rFonts w:eastAsiaTheme="minorHAnsi"/>
            <w:iCs/>
            <w:szCs w:val="20"/>
            <w:rPrChange w:id="2632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.</w:t>
        </w:r>
      </w:ins>
      <w:ins w:id="2633" w:author="손휘웅/HUIUNG SON" w:date="2020-12-07T08:14:00Z">
        <w:r w:rsidR="00666DFC" w:rsidRPr="00192CC6">
          <w:rPr>
            <w:rFonts w:eastAsiaTheme="minorHAnsi"/>
            <w:iCs/>
            <w:szCs w:val="20"/>
            <w:rPrChange w:id="2634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6</w:t>
        </w:r>
      </w:ins>
      <w:ins w:id="2635" w:author="최성익" w:date="2020-11-13T13:01:00Z">
        <w:del w:id="2636" w:author="손휘웅/HUIUNG SON" w:date="2020-12-07T08:14:00Z">
          <w:r w:rsidRPr="00192CC6" w:rsidDel="00666DFC">
            <w:rPr>
              <w:rFonts w:eastAsiaTheme="minorHAnsi"/>
              <w:iCs/>
              <w:szCs w:val="20"/>
              <w:rPrChange w:id="2637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7</w:delText>
          </w:r>
        </w:del>
        <w:r w:rsidRPr="00192CC6">
          <w:rPr>
            <w:rFonts w:eastAsiaTheme="minorHAnsi"/>
            <w:iCs/>
            <w:szCs w:val="20"/>
            <w:rPrChange w:id="263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5571C7" w:rsidRPr="00192CC6">
          <w:rPr>
            <w:rFonts w:eastAsiaTheme="minorHAnsi" w:hint="eastAsia"/>
            <w:iCs/>
            <w:szCs w:val="20"/>
            <w:rPrChange w:id="2639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부외</w:t>
        </w:r>
      </w:ins>
      <w:ins w:id="2640" w:author="최성익" w:date="2020-11-13T15:38:00Z">
        <w:r w:rsidR="005571C7" w:rsidRPr="00192CC6">
          <w:rPr>
            <w:rFonts w:eastAsiaTheme="minorHAnsi"/>
            <w:iCs/>
            <w:szCs w:val="20"/>
            <w:rPrChange w:id="2641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예비품</w:t>
        </w:r>
      </w:ins>
      <w:ins w:id="2642" w:author="최성익" w:date="2020-11-13T13:01:00Z">
        <w:r w:rsidRPr="00192CC6">
          <w:rPr>
            <w:rFonts w:eastAsiaTheme="minorHAnsi"/>
            <w:iCs/>
            <w:szCs w:val="20"/>
            <w:rPrChange w:id="2643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관리</w:t>
        </w:r>
      </w:ins>
    </w:p>
    <w:p w14:paraId="7E252AFE" w14:textId="77777777" w:rsidR="00265AA3" w:rsidRPr="0094520A" w:rsidRDefault="00B03B98">
      <w:pPr>
        <w:rPr>
          <w:rFonts w:eastAsiaTheme="minorHAnsi"/>
          <w:iCs/>
          <w:szCs w:val="20"/>
        </w:rPr>
        <w:pPrChange w:id="2644" w:author="최성익" w:date="2020-11-13T09:44:00Z">
          <w:pPr>
            <w:wordWrap/>
          </w:pPr>
        </w:pPrChange>
      </w:pPr>
      <w:ins w:id="2645" w:author="최성익" w:date="2020-11-13T13:01:00Z">
        <w:r w:rsidRPr="00192CC6">
          <w:rPr>
            <w:rFonts w:eastAsiaTheme="minorHAnsi"/>
            <w:iCs/>
            <w:szCs w:val="20"/>
            <w:rPrChange w:id="2646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       1) 설비</w:t>
        </w:r>
      </w:ins>
      <w:ins w:id="2647" w:author="최성익" w:date="2020-11-13T15:39:00Z">
        <w:r w:rsidR="005571C7" w:rsidRPr="00192CC6">
          <w:rPr>
            <w:rFonts w:eastAsiaTheme="minorHAnsi"/>
            <w:iCs/>
            <w:szCs w:val="20"/>
            <w:rPrChange w:id="264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649" w:author="최성익" w:date="2020-11-13T13:01:00Z">
        <w:r w:rsidRPr="00192CC6">
          <w:rPr>
            <w:rFonts w:eastAsiaTheme="minorHAnsi" w:hint="eastAsia"/>
            <w:iCs/>
            <w:szCs w:val="20"/>
            <w:rPrChange w:id="2650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입고</w:t>
        </w:r>
      </w:ins>
      <w:ins w:id="2651" w:author="손휘웅/HUIUNG SON" w:date="2020-12-07T08:24:00Z">
        <w:r w:rsidR="00C94FB6" w:rsidRPr="00192CC6">
          <w:rPr>
            <w:rFonts w:eastAsiaTheme="minorHAnsi" w:hint="eastAsia"/>
            <w:iCs/>
            <w:szCs w:val="20"/>
          </w:rPr>
          <w:t xml:space="preserve"> </w:t>
        </w:r>
      </w:ins>
      <w:ins w:id="2652" w:author="최성익" w:date="2020-11-13T13:01:00Z">
        <w:r w:rsidRPr="00192CC6">
          <w:rPr>
            <w:rFonts w:eastAsiaTheme="minorHAnsi" w:hint="eastAsia"/>
            <w:iCs/>
            <w:szCs w:val="20"/>
            <w:rPrChange w:id="2653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시</w:t>
        </w:r>
        <w:r w:rsidRPr="00192CC6">
          <w:rPr>
            <w:rFonts w:eastAsiaTheme="minorHAnsi"/>
            <w:iCs/>
            <w:szCs w:val="20"/>
            <w:rPrChange w:id="2654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655" w:author="최성익" w:date="2020-11-13T15:39:00Z">
        <w:r w:rsidR="005571C7" w:rsidRPr="00192CC6">
          <w:rPr>
            <w:rFonts w:eastAsiaTheme="minorHAnsi" w:hint="eastAsia"/>
            <w:iCs/>
            <w:szCs w:val="20"/>
            <w:rPrChange w:id="2656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설비</w:t>
        </w:r>
        <w:r w:rsidR="005571C7" w:rsidRPr="00192CC6">
          <w:rPr>
            <w:rFonts w:eastAsiaTheme="minorHAnsi"/>
            <w:iCs/>
            <w:szCs w:val="20"/>
            <w:rPrChange w:id="2657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658" w:author="최성익" w:date="2020-11-13T13:01:00Z">
        <w:r w:rsidRPr="00192CC6">
          <w:rPr>
            <w:rFonts w:eastAsiaTheme="minorHAnsi" w:hint="eastAsia"/>
            <w:iCs/>
            <w:szCs w:val="20"/>
            <w:rPrChange w:id="2659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제작사에서</w:t>
        </w:r>
        <w:r w:rsidRPr="00192CC6">
          <w:rPr>
            <w:rFonts w:eastAsiaTheme="minorHAnsi"/>
            <w:iCs/>
            <w:szCs w:val="20"/>
            <w:rPrChange w:id="2660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제공한 </w:t>
        </w:r>
        <w:r w:rsidRPr="00192CC6">
          <w:rPr>
            <w:rFonts w:eastAsiaTheme="minorHAnsi" w:hint="eastAsia"/>
            <w:iCs/>
            <w:szCs w:val="20"/>
            <w:rPrChange w:id="2661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예비품</w:t>
        </w:r>
        <w:r w:rsidRPr="00192CC6">
          <w:rPr>
            <w:rFonts w:eastAsiaTheme="minorHAnsi"/>
            <w:iCs/>
            <w:szCs w:val="20"/>
            <w:rPrChange w:id="2662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및 출처를 알</w:t>
        </w:r>
      </w:ins>
      <w:ins w:id="2663" w:author="손휘웅/HUIUNG SON" w:date="2020-12-07T08:24:00Z">
        <w:r w:rsidR="00C94FB6" w:rsidRPr="00192CC6">
          <w:rPr>
            <w:rFonts w:eastAsiaTheme="minorHAnsi" w:hint="eastAsia"/>
            <w:iCs/>
            <w:szCs w:val="20"/>
          </w:rPr>
          <w:t xml:space="preserve"> </w:t>
        </w:r>
      </w:ins>
      <w:ins w:id="2664" w:author="최성익" w:date="2020-11-13T13:01:00Z">
        <w:r w:rsidRPr="00192CC6">
          <w:rPr>
            <w:rFonts w:eastAsiaTheme="minorHAnsi" w:hint="eastAsia"/>
            <w:iCs/>
            <w:szCs w:val="20"/>
            <w:rPrChange w:id="2665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수</w:t>
        </w:r>
      </w:ins>
      <w:ins w:id="2666" w:author="최성익" w:date="2020-11-13T13:02:00Z">
        <w:r w:rsidRPr="00192CC6">
          <w:rPr>
            <w:rFonts w:eastAsiaTheme="minorHAnsi"/>
            <w:iCs/>
            <w:szCs w:val="20"/>
            <w:rPrChange w:id="2667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668" w:author="최성익" w:date="2020-11-13T13:01:00Z">
        <w:r w:rsidRPr="00192CC6">
          <w:rPr>
            <w:rFonts w:eastAsiaTheme="minorHAnsi" w:hint="eastAsia"/>
            <w:iCs/>
            <w:szCs w:val="20"/>
            <w:rPrChange w:id="2669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없는</w:t>
        </w:r>
        <w:r w:rsidRPr="00192CC6">
          <w:rPr>
            <w:rFonts w:eastAsiaTheme="minorHAnsi"/>
            <w:iCs/>
            <w:szCs w:val="20"/>
            <w:rPrChange w:id="2670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2671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예비품</w:t>
        </w:r>
      </w:ins>
      <w:ins w:id="2672" w:author="최성익" w:date="2020-11-13T13:02:00Z">
        <w:r w:rsidRPr="00192CC6">
          <w:rPr>
            <w:rFonts w:eastAsiaTheme="minorHAnsi" w:hint="eastAsia"/>
            <w:iCs/>
            <w:szCs w:val="20"/>
            <w:rPrChange w:id="2673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은</w:t>
        </w:r>
        <w:r w:rsidRPr="00192CC6">
          <w:rPr>
            <w:rFonts w:eastAsiaTheme="minorHAnsi"/>
            <w:iCs/>
            <w:szCs w:val="20"/>
            <w:rPrChange w:id="2674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2675" w:author="손휘웅/HUIUNG SON" w:date="2020-12-07T08:25:00Z">
        <w:r w:rsidR="00C94FB6" w:rsidRPr="00192CC6">
          <w:rPr>
            <w:rFonts w:eastAsiaTheme="minorHAnsi" w:hint="eastAsia"/>
            <w:iCs/>
            <w:szCs w:val="20"/>
          </w:rPr>
          <w:t>수량관리</w:t>
        </w:r>
      </w:ins>
      <w:ins w:id="2676" w:author="최성익" w:date="2020-11-13T13:02:00Z">
        <w:del w:id="2677" w:author="손휘웅/HUIUNG SON" w:date="2020-12-07T08:25:00Z">
          <w:r w:rsidRPr="00192CC6" w:rsidDel="00C94FB6">
            <w:rPr>
              <w:rFonts w:eastAsiaTheme="minorHAnsi" w:hint="eastAsia"/>
              <w:iCs/>
              <w:szCs w:val="20"/>
              <w:rPrChange w:id="2678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탈착품</w:delText>
          </w:r>
          <w:r w:rsidRPr="00192CC6" w:rsidDel="00C94FB6">
            <w:rPr>
              <w:rFonts w:eastAsiaTheme="minorHAnsi"/>
              <w:iCs/>
              <w:szCs w:val="20"/>
              <w:rPrChange w:id="2679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2680" w:author="손휘웅/HUIUNG SON" w:date="2020-12-07T08:25:00Z">
        <w:r w:rsidR="00C94FB6" w:rsidRPr="00192CC6">
          <w:rPr>
            <w:rFonts w:eastAsiaTheme="minorHAnsi" w:hint="eastAsia"/>
            <w:iCs/>
            <w:szCs w:val="20"/>
          </w:rPr>
          <w:t>품</w:t>
        </w:r>
      </w:ins>
      <w:ins w:id="2681" w:author="손휘웅/HUIUNG SON" w:date="2020-12-07T08:27:00Z">
        <w:r w:rsidR="00C94FB6" w:rsidRPr="00192CC6">
          <w:rPr>
            <w:rFonts w:eastAsiaTheme="minorHAnsi" w:hint="eastAsia"/>
            <w:iCs/>
            <w:szCs w:val="20"/>
          </w:rPr>
          <w:t xml:space="preserve">으로 </w:t>
        </w:r>
      </w:ins>
      <w:ins w:id="2682" w:author="손휘웅/HUIUNG SON" w:date="2020-12-07T08:28:00Z">
        <w:r w:rsidR="00C94FB6" w:rsidRPr="00192CC6">
          <w:rPr>
            <w:rFonts w:eastAsiaTheme="minorHAnsi" w:hint="eastAsia"/>
            <w:iCs/>
            <w:szCs w:val="20"/>
          </w:rPr>
          <w:t>관리한다.</w:t>
        </w:r>
      </w:ins>
      <w:ins w:id="2683" w:author="최성익" w:date="2020-11-13T13:02:00Z">
        <w:del w:id="2684" w:author="손휘웅/HUIUNG SON" w:date="2020-12-07T08:25:00Z">
          <w:r w:rsidRPr="00192CC6" w:rsidDel="00C94FB6">
            <w:rPr>
              <w:rFonts w:eastAsiaTheme="minorHAnsi" w:hint="eastAsia"/>
              <w:iCs/>
              <w:szCs w:val="20"/>
              <w:rPrChange w:id="2685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관리</w:delText>
          </w:r>
        </w:del>
        <w:del w:id="2686" w:author="손휘웅/HUIUNG SON" w:date="2020-12-07T08:27:00Z">
          <w:r w:rsidRPr="00192CC6" w:rsidDel="00C94FB6">
            <w:rPr>
              <w:rFonts w:eastAsiaTheme="minorHAnsi" w:hint="eastAsia"/>
              <w:iCs/>
              <w:szCs w:val="20"/>
              <w:rPrChange w:id="2687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에</w:delText>
          </w:r>
          <w:r w:rsidRPr="00192CC6" w:rsidDel="00C94FB6">
            <w:rPr>
              <w:rFonts w:eastAsiaTheme="minorHAnsi"/>
              <w:iCs/>
              <w:szCs w:val="20"/>
              <w:rPrChange w:id="2688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Pr="00192CC6" w:rsidDel="00C94FB6">
            <w:rPr>
              <w:rFonts w:eastAsiaTheme="minorHAnsi" w:hint="eastAsia"/>
              <w:iCs/>
              <w:szCs w:val="20"/>
              <w:rPrChange w:id="2689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준하여</w:delText>
          </w:r>
          <w:r w:rsidRPr="00192CC6" w:rsidDel="00C94FB6">
            <w:rPr>
              <w:rFonts w:eastAsiaTheme="minorHAnsi"/>
              <w:iCs/>
              <w:szCs w:val="20"/>
              <w:rPrChange w:id="2690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Pr="00192CC6" w:rsidDel="00C94FB6">
            <w:rPr>
              <w:rFonts w:eastAsiaTheme="minorHAnsi" w:hint="eastAsia"/>
              <w:iCs/>
              <w:szCs w:val="20"/>
              <w:rPrChange w:id="2691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관리한다</w:delText>
          </w:r>
          <w:r w:rsidRPr="00192CC6" w:rsidDel="00C94FB6">
            <w:rPr>
              <w:rFonts w:eastAsiaTheme="minorHAnsi"/>
              <w:iCs/>
              <w:szCs w:val="20"/>
              <w:rPrChange w:id="2692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.</w:delText>
          </w:r>
        </w:del>
      </w:ins>
    </w:p>
    <w:p w14:paraId="72EF5DF0" w14:textId="77777777" w:rsidR="00015937" w:rsidRPr="0094520A" w:rsidRDefault="00C95478" w:rsidP="00C95478">
      <w:pPr>
        <w:wordWrap/>
        <w:ind w:firstLineChars="200" w:firstLine="400"/>
        <w:rPr>
          <w:rFonts w:eastAsiaTheme="minorHAnsi"/>
          <w:iCs/>
          <w:szCs w:val="20"/>
        </w:rPr>
      </w:pPr>
      <w:r w:rsidRPr="0094520A">
        <w:rPr>
          <w:rFonts w:eastAsiaTheme="minorHAnsi"/>
          <w:iCs/>
          <w:szCs w:val="20"/>
        </w:rPr>
        <w:t>5</w:t>
      </w:r>
      <w:r w:rsidR="00015937" w:rsidRPr="0094520A">
        <w:rPr>
          <w:rFonts w:eastAsiaTheme="minorHAnsi"/>
          <w:iCs/>
          <w:szCs w:val="20"/>
        </w:rPr>
        <w:t>.</w:t>
      </w:r>
      <w:ins w:id="2693" w:author="최성익" w:date="2020-11-13T16:59:00Z">
        <w:r w:rsidR="001038BD" w:rsidRPr="00192CC6">
          <w:rPr>
            <w:rFonts w:eastAsiaTheme="minorHAnsi"/>
            <w:iCs/>
            <w:szCs w:val="20"/>
            <w:rPrChange w:id="2694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2</w:t>
        </w:r>
      </w:ins>
      <w:del w:id="2695" w:author="최성익" w:date="2020-11-13T16:59:00Z">
        <w:r w:rsidR="00015937" w:rsidRPr="00192CC6" w:rsidDel="001038BD">
          <w:rPr>
            <w:rFonts w:eastAsiaTheme="minorHAnsi"/>
            <w:iCs/>
            <w:szCs w:val="20"/>
            <w:rPrChange w:id="2696" w:author="손휘웅/HUIUNG SON" w:date="2020-12-07T08:15:00Z">
              <w:rPr>
                <w:rFonts w:eastAsiaTheme="minorHAnsi"/>
                <w:szCs w:val="20"/>
              </w:rPr>
            </w:rPrChange>
          </w:rPr>
          <w:delText>3</w:delText>
        </w:r>
      </w:del>
      <w:r w:rsidR="00015937" w:rsidRPr="0094520A">
        <w:rPr>
          <w:rFonts w:eastAsiaTheme="minorHAnsi"/>
          <w:iCs/>
          <w:szCs w:val="20"/>
        </w:rPr>
        <w:t>.</w:t>
      </w:r>
      <w:ins w:id="2697" w:author="손휘웅/HUIUNG SON" w:date="2020-12-07T08:14:00Z">
        <w:r w:rsidR="00666DFC" w:rsidRPr="00192CC6">
          <w:rPr>
            <w:rFonts w:eastAsiaTheme="minorHAnsi"/>
            <w:iCs/>
            <w:szCs w:val="20"/>
            <w:rPrChange w:id="269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7</w:t>
        </w:r>
      </w:ins>
      <w:ins w:id="2699" w:author="최성익" w:date="2020-11-13T16:59:00Z">
        <w:del w:id="2700" w:author="손휘웅/HUIUNG SON" w:date="2020-12-07T08:14:00Z">
          <w:r w:rsidR="001038BD" w:rsidRPr="00192CC6" w:rsidDel="00666DFC">
            <w:rPr>
              <w:rFonts w:eastAsiaTheme="minorHAnsi"/>
              <w:iCs/>
              <w:szCs w:val="20"/>
              <w:rPrChange w:id="2701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8</w:delText>
          </w:r>
        </w:del>
      </w:ins>
      <w:del w:id="2702" w:author="최성익" w:date="2020-11-13T09:46:00Z">
        <w:r w:rsidR="00265AA3" w:rsidRPr="00192CC6" w:rsidDel="000157CE">
          <w:rPr>
            <w:rFonts w:eastAsiaTheme="minorHAnsi"/>
            <w:iCs/>
            <w:szCs w:val="20"/>
            <w:rPrChange w:id="2703" w:author="손휘웅/HUIUNG SON" w:date="2020-12-07T08:15:00Z">
              <w:rPr>
                <w:rFonts w:eastAsiaTheme="minorHAnsi"/>
                <w:szCs w:val="20"/>
              </w:rPr>
            </w:rPrChange>
          </w:rPr>
          <w:delText>6</w:delText>
        </w:r>
      </w:del>
      <w:r w:rsidR="00015937" w:rsidRPr="0094520A">
        <w:rPr>
          <w:rFonts w:eastAsiaTheme="minorHAnsi"/>
          <w:iCs/>
          <w:szCs w:val="20"/>
        </w:rPr>
        <w:t xml:space="preserve"> </w:t>
      </w:r>
      <w:del w:id="2704" w:author="최성익" w:date="2020-11-13T09:44:00Z">
        <w:r w:rsidR="00A86981" w:rsidRPr="00192CC6" w:rsidDel="000157CE">
          <w:rPr>
            <w:rFonts w:eastAsiaTheme="minorHAnsi" w:hint="eastAsia"/>
            <w:iCs/>
            <w:szCs w:val="20"/>
            <w:rPrChange w:id="270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예비품</w:delText>
        </w:r>
        <w:r w:rsidR="00A86981" w:rsidRPr="00192CC6" w:rsidDel="000157CE">
          <w:rPr>
            <w:rFonts w:eastAsiaTheme="minorHAnsi"/>
            <w:iCs/>
            <w:szCs w:val="20"/>
            <w:rPrChange w:id="2706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="00015937" w:rsidRPr="00192CC6" w:rsidDel="000157CE">
          <w:rPr>
            <w:rFonts w:eastAsiaTheme="minorHAnsi" w:hint="eastAsia"/>
            <w:iCs/>
            <w:szCs w:val="20"/>
            <w:rPrChange w:id="270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재고관리</w:delText>
        </w:r>
      </w:del>
      <w:ins w:id="2708" w:author="최성익" w:date="2020-11-13T09:44:00Z">
        <w:r w:rsidR="000157CE" w:rsidRPr="00192CC6">
          <w:rPr>
            <w:rFonts w:eastAsiaTheme="minorHAnsi" w:hint="eastAsia"/>
            <w:iCs/>
            <w:szCs w:val="20"/>
            <w:rPrChange w:id="270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관리품</w:t>
        </w:r>
      </w:ins>
      <w:ins w:id="2710" w:author="손휘웅/HUIUNG SON" w:date="2020-12-07T08:29:00Z">
        <w:r w:rsidR="00C94FB6" w:rsidRPr="00192CC6">
          <w:rPr>
            <w:rFonts w:eastAsiaTheme="minorHAnsi" w:hint="eastAsia"/>
            <w:iCs/>
            <w:szCs w:val="20"/>
          </w:rPr>
          <w:t xml:space="preserve"> /</w:t>
        </w:r>
      </w:ins>
      <w:ins w:id="2711" w:author="최성익" w:date="2020-11-13T09:44:00Z">
        <w:r w:rsidR="000157CE" w:rsidRPr="0094520A">
          <w:rPr>
            <w:rFonts w:eastAsiaTheme="minorHAnsi"/>
            <w:iCs/>
            <w:szCs w:val="20"/>
          </w:rPr>
          <w:t xml:space="preserve"> </w:t>
        </w:r>
        <w:r w:rsidR="000157CE" w:rsidRPr="0094520A">
          <w:rPr>
            <w:rFonts w:eastAsiaTheme="minorHAnsi" w:hint="eastAsia"/>
            <w:iCs/>
            <w:szCs w:val="20"/>
          </w:rPr>
          <w:t>비관리품</w:t>
        </w:r>
        <w:r w:rsidR="000157CE" w:rsidRPr="0094520A">
          <w:rPr>
            <w:rFonts w:eastAsiaTheme="minorHAnsi"/>
            <w:iCs/>
            <w:szCs w:val="20"/>
          </w:rPr>
          <w:t xml:space="preserve"> </w:t>
        </w:r>
        <w:r w:rsidR="000157CE" w:rsidRPr="0094520A">
          <w:rPr>
            <w:rFonts w:eastAsiaTheme="minorHAnsi" w:hint="eastAsia"/>
            <w:iCs/>
            <w:szCs w:val="20"/>
          </w:rPr>
          <w:t>전환</w:t>
        </w:r>
      </w:ins>
    </w:p>
    <w:p w14:paraId="63F3B034" w14:textId="77777777" w:rsidR="009018AB" w:rsidRPr="00192CC6" w:rsidDel="00D80554" w:rsidRDefault="00015937" w:rsidP="00C95478">
      <w:pPr>
        <w:wordWrap/>
        <w:ind w:firstLineChars="400" w:firstLine="800"/>
        <w:rPr>
          <w:ins w:id="2712" w:author="김현기/HYUNKI KIM" w:date="2020-04-23T14:24:00Z"/>
          <w:del w:id="2713" w:author="최성익" w:date="2020-11-13T09:43:00Z"/>
          <w:rFonts w:eastAsiaTheme="minorHAnsi"/>
          <w:iCs/>
          <w:szCs w:val="20"/>
          <w:rPrChange w:id="2714" w:author="손휘웅/HUIUNG SON" w:date="2020-12-07T08:15:00Z">
            <w:rPr>
              <w:ins w:id="2715" w:author="김현기/HYUNKI KIM" w:date="2020-04-23T14:24:00Z"/>
              <w:del w:id="2716" w:author="최성익" w:date="2020-11-13T09:43:00Z"/>
              <w:rFonts w:eastAsiaTheme="minorHAnsi"/>
              <w:szCs w:val="20"/>
            </w:rPr>
          </w:rPrChange>
        </w:rPr>
      </w:pPr>
      <w:del w:id="2717" w:author="최성익" w:date="2020-11-13T09:43:00Z">
        <w:r w:rsidRPr="00192CC6" w:rsidDel="00D80554">
          <w:rPr>
            <w:rFonts w:eastAsiaTheme="minorHAnsi"/>
            <w:iCs/>
            <w:strike/>
            <w:szCs w:val="20"/>
            <w:rPrChange w:id="2718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1) </w:delText>
        </w:r>
        <w:r w:rsidRPr="00192CC6" w:rsidDel="00D80554">
          <w:rPr>
            <w:rFonts w:eastAsiaTheme="minorHAnsi" w:hint="eastAsia"/>
            <w:iCs/>
            <w:strike/>
            <w:szCs w:val="20"/>
            <w:rPrChange w:id="271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예비품</w:delText>
        </w:r>
        <w:r w:rsidRPr="00192CC6" w:rsidDel="00D80554">
          <w:rPr>
            <w:rFonts w:eastAsiaTheme="minorHAnsi"/>
            <w:iCs/>
            <w:strike/>
            <w:szCs w:val="20"/>
            <w:rPrChange w:id="2720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재고의 정확도를 유지하기 위해 보유하고 있는 </w:delText>
        </w:r>
        <w:r w:rsidRPr="00192CC6" w:rsidDel="00D80554">
          <w:rPr>
            <w:rFonts w:eastAsiaTheme="minorHAnsi" w:hint="eastAsia"/>
            <w:iCs/>
            <w:strike/>
            <w:szCs w:val="20"/>
            <w:rPrChange w:id="2721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예비품은</w:delText>
        </w:r>
        <w:r w:rsidRPr="00192CC6" w:rsidDel="00D80554">
          <w:rPr>
            <w:rFonts w:eastAsiaTheme="minorHAnsi"/>
            <w:iCs/>
            <w:strike/>
            <w:szCs w:val="20"/>
            <w:rPrChange w:id="2722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년 2회 재고조사를 실시한다. (</w:delText>
        </w:r>
        <w:r w:rsidRPr="00192CC6" w:rsidDel="00D80554">
          <w:rPr>
            <w:rFonts w:eastAsiaTheme="minorHAnsi" w:hint="eastAsia"/>
            <w:iCs/>
            <w:strike/>
            <w:szCs w:val="20"/>
            <w:rPrChange w:id="2723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상</w:delText>
        </w:r>
        <w:r w:rsidRPr="00192CC6" w:rsidDel="00D80554">
          <w:rPr>
            <w:rFonts w:eastAsiaTheme="minorHAnsi"/>
            <w:iCs/>
            <w:strike/>
            <w:szCs w:val="20"/>
            <w:rPrChange w:id="2724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Pr="00192CC6" w:rsidDel="00D80554">
          <w:rPr>
            <w:rFonts w:eastAsiaTheme="minorHAnsi" w:hint="eastAsia"/>
            <w:iCs/>
            <w:strike/>
            <w:szCs w:val="20"/>
            <w:rPrChange w:id="272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하반기</w:delText>
        </w:r>
        <w:r w:rsidRPr="00192CC6" w:rsidDel="00D80554">
          <w:rPr>
            <w:rFonts w:eastAsiaTheme="minorHAnsi"/>
            <w:iCs/>
            <w:strike/>
            <w:szCs w:val="20"/>
            <w:rPrChange w:id="2726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각 1</w:delText>
        </w:r>
        <w:r w:rsidRPr="00192CC6" w:rsidDel="00D80554">
          <w:rPr>
            <w:rFonts w:eastAsiaTheme="minorHAnsi" w:hint="eastAsia"/>
            <w:iCs/>
            <w:strike/>
            <w:szCs w:val="20"/>
            <w:rPrChange w:id="272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회</w:delText>
        </w:r>
        <w:r w:rsidRPr="00192CC6" w:rsidDel="00D80554">
          <w:rPr>
            <w:rFonts w:eastAsiaTheme="minorHAnsi"/>
            <w:iCs/>
            <w:strike/>
            <w:szCs w:val="20"/>
            <w:rPrChange w:id="2728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trike/>
            <w:szCs w:val="20"/>
            <w:rPrChange w:id="272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실시</w:delText>
        </w:r>
        <w:r w:rsidRPr="00192CC6" w:rsidDel="00D80554">
          <w:rPr>
            <w:rFonts w:eastAsiaTheme="minorHAnsi"/>
            <w:iCs/>
            <w:strike/>
            <w:szCs w:val="20"/>
            <w:rPrChange w:id="2730" w:author="손휘웅/HUIUNG SON" w:date="2020-12-07T08:15:00Z">
              <w:rPr>
                <w:rFonts w:eastAsiaTheme="minorHAnsi"/>
                <w:szCs w:val="20"/>
              </w:rPr>
            </w:rPrChange>
          </w:rPr>
          <w:delText>)</w:delText>
        </w:r>
      </w:del>
      <w:ins w:id="2731" w:author="김현기/HYUNKI KIM" w:date="2020-04-23T14:23:00Z">
        <w:del w:id="2732" w:author="최성익" w:date="2020-11-13T09:43:00Z">
          <w:r w:rsidR="009018AB" w:rsidRPr="00192CC6" w:rsidDel="00D80554">
            <w:rPr>
              <w:rFonts w:eastAsiaTheme="minorHAnsi"/>
              <w:iCs/>
              <w:szCs w:val="20"/>
              <w:rPrChange w:id="273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1)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34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예비품</w:delText>
          </w:r>
          <w:r w:rsidR="009018AB" w:rsidRPr="00192CC6" w:rsidDel="00D80554">
            <w:rPr>
              <w:rFonts w:eastAsiaTheme="minorHAnsi"/>
              <w:iCs/>
              <w:szCs w:val="20"/>
              <w:rPrChange w:id="273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재고의 정확도를 유지하기 </w:delText>
          </w:r>
        </w:del>
      </w:ins>
      <w:ins w:id="2736" w:author="김현기/HYUNKI KIM" w:date="2020-04-23T14:28:00Z">
        <w:del w:id="2737" w:author="최성익" w:date="2020-11-13T09:43:00Z">
          <w:r w:rsidR="009018AB" w:rsidRPr="00192CC6" w:rsidDel="00D80554">
            <w:rPr>
              <w:rFonts w:eastAsiaTheme="minorHAnsi" w:hint="eastAsia"/>
              <w:iCs/>
              <w:szCs w:val="20"/>
              <w:rPrChange w:id="2738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위</w:delText>
          </w:r>
        </w:del>
      </w:ins>
      <w:ins w:id="2739" w:author="김현기/HYUNKI KIM" w:date="2020-04-23T14:23:00Z">
        <w:del w:id="2740" w:author="최성익" w:date="2020-11-13T09:43:00Z">
          <w:r w:rsidR="009018AB" w:rsidRPr="00192CC6" w:rsidDel="00D80554">
            <w:rPr>
              <w:rFonts w:eastAsiaTheme="minorHAnsi" w:hint="eastAsia"/>
              <w:iCs/>
              <w:szCs w:val="20"/>
              <w:rPrChange w:id="274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해</w:delText>
          </w:r>
          <w:r w:rsidR="009018AB" w:rsidRPr="00192CC6" w:rsidDel="00D80554">
            <w:rPr>
              <w:rFonts w:eastAsiaTheme="minorHAnsi"/>
              <w:iCs/>
              <w:szCs w:val="20"/>
              <w:rPrChange w:id="274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보유하고 있는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4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예비품은</w:delText>
          </w:r>
          <w:r w:rsidR="009018AB" w:rsidRPr="00192CC6" w:rsidDel="00D80554">
            <w:rPr>
              <w:rFonts w:eastAsiaTheme="minorHAnsi"/>
              <w:iCs/>
              <w:szCs w:val="20"/>
              <w:rPrChange w:id="274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년</w:delText>
          </w:r>
        </w:del>
      </w:ins>
      <w:ins w:id="2745" w:author="김현기/HYUNKI KIM" w:date="2020-04-23T14:25:00Z">
        <w:del w:id="2746" w:author="최성익" w:date="2020-11-13T09:43:00Z">
          <w:r w:rsidR="009018AB" w:rsidRPr="00192CC6" w:rsidDel="00D80554">
            <w:rPr>
              <w:rFonts w:eastAsiaTheme="minorHAnsi"/>
              <w:iCs/>
              <w:szCs w:val="20"/>
              <w:rPrChange w:id="2747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2748" w:author="김현기/HYUNKI KIM" w:date="2020-04-23T14:23:00Z">
        <w:del w:id="2749" w:author="최성익" w:date="2020-11-13T09:43:00Z">
          <w:r w:rsidR="009018AB" w:rsidRPr="00192CC6" w:rsidDel="00D80554">
            <w:rPr>
              <w:rFonts w:eastAsiaTheme="minorHAnsi"/>
              <w:iCs/>
              <w:szCs w:val="20"/>
              <w:rPrChange w:id="275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2회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5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현물수량과</w:delText>
          </w:r>
          <w:r w:rsidR="009018AB" w:rsidRPr="00192CC6" w:rsidDel="00D80554">
            <w:rPr>
              <w:rFonts w:eastAsiaTheme="minorHAnsi"/>
              <w:iCs/>
              <w:szCs w:val="20"/>
              <w:rPrChange w:id="275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5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시스템</w:delText>
          </w:r>
          <w:r w:rsidR="009018AB" w:rsidRPr="00192CC6" w:rsidDel="00D80554">
            <w:rPr>
              <w:rFonts w:eastAsiaTheme="minorHAnsi"/>
              <w:iCs/>
              <w:szCs w:val="20"/>
              <w:rPrChange w:id="275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55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재고량이</w:delText>
          </w:r>
          <w:r w:rsidR="009018AB" w:rsidRPr="00192CC6" w:rsidDel="00D80554">
            <w:rPr>
              <w:rFonts w:eastAsiaTheme="minorHAnsi"/>
              <w:iCs/>
              <w:szCs w:val="20"/>
              <w:rPrChange w:id="275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57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일치</w:delText>
          </w:r>
          <w:r w:rsidR="009018AB" w:rsidRPr="00192CC6" w:rsidDel="00D80554">
            <w:rPr>
              <w:rFonts w:eastAsiaTheme="minorHAnsi"/>
              <w:iCs/>
              <w:szCs w:val="20"/>
              <w:rPrChange w:id="275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59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한지를</w:delText>
          </w:r>
          <w:r w:rsidR="009018AB" w:rsidRPr="00192CC6" w:rsidDel="00D80554">
            <w:rPr>
              <w:rFonts w:eastAsiaTheme="minorHAnsi"/>
              <w:iCs/>
              <w:szCs w:val="20"/>
              <w:rPrChange w:id="276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6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조사하여</w:delText>
          </w:r>
          <w:r w:rsidR="009018AB" w:rsidRPr="00192CC6" w:rsidDel="00D80554">
            <w:rPr>
              <w:rFonts w:eastAsiaTheme="minorHAnsi"/>
              <w:iCs/>
              <w:szCs w:val="20"/>
              <w:rPrChange w:id="276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, ‘SMILE QRP</w:delText>
          </w:r>
        </w:del>
      </w:ins>
      <w:ins w:id="2763" w:author="김경환(품질보증팀)/KYUNGHWAN KIM" w:date="2020-05-19T11:52:00Z">
        <w:del w:id="2764" w:author="최성익" w:date="2020-11-13T09:43:00Z">
          <w:r w:rsidR="00434C11" w:rsidRPr="00192CC6" w:rsidDel="00D80554">
            <w:rPr>
              <w:rFonts w:eastAsiaTheme="minorHAnsi"/>
              <w:iCs/>
              <w:szCs w:val="20"/>
              <w:rPrChange w:id="2765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766" w:author="김현기/HYUNKI KIM" w:date="2020-04-23T14:23:00Z">
        <w:del w:id="2767" w:author="최성익" w:date="2020-11-13T09:43:00Z">
          <w:r w:rsidR="009018AB" w:rsidRPr="00192CC6" w:rsidDel="00D80554">
            <w:rPr>
              <w:rFonts w:eastAsiaTheme="minorHAnsi"/>
              <w:iCs/>
              <w:szCs w:val="20"/>
              <w:rPrChange w:id="276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2769" w:author="김현기/HYUNKI KIM" w:date="2020-04-23T14:24:00Z">
        <w:del w:id="2770" w:author="최성익" w:date="2020-11-13T09:43:00Z">
          <w:r w:rsidR="009018AB" w:rsidRPr="00192CC6" w:rsidDel="00D80554">
            <w:rPr>
              <w:rFonts w:eastAsiaTheme="minorHAnsi" w:hint="eastAsia"/>
              <w:iCs/>
              <w:szCs w:val="20"/>
              <w:rPrChange w:id="277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="009018AB" w:rsidRPr="00192CC6" w:rsidDel="00D80554">
            <w:rPr>
              <w:rFonts w:eastAsiaTheme="minorHAnsi"/>
              <w:iCs/>
              <w:szCs w:val="20"/>
              <w:rPrChange w:id="277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9018AB" w:rsidRPr="00192CC6" w:rsidDel="00D80554">
            <w:rPr>
              <w:rFonts w:eastAsiaTheme="minorHAnsi" w:hint="eastAsia"/>
              <w:iCs/>
              <w:szCs w:val="20"/>
              <w:rPrChange w:id="277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재고실사</w:delText>
          </w:r>
        </w:del>
      </w:ins>
    </w:p>
    <w:p w14:paraId="16BBAA03" w14:textId="77777777" w:rsidR="009018AB" w:rsidRPr="00192CC6" w:rsidDel="00D80554" w:rsidRDefault="009018AB" w:rsidP="00C95478">
      <w:pPr>
        <w:wordWrap/>
        <w:ind w:firstLineChars="400" w:firstLine="800"/>
        <w:rPr>
          <w:del w:id="2774" w:author="최성익" w:date="2020-11-13T09:43:00Z"/>
          <w:rFonts w:eastAsiaTheme="minorHAnsi"/>
          <w:iCs/>
          <w:szCs w:val="20"/>
          <w:rPrChange w:id="2775" w:author="손휘웅/HUIUNG SON" w:date="2020-12-07T08:15:00Z">
            <w:rPr>
              <w:del w:id="2776" w:author="최성익" w:date="2020-11-13T09:43:00Z"/>
              <w:rFonts w:eastAsiaTheme="minorHAnsi"/>
              <w:szCs w:val="20"/>
            </w:rPr>
          </w:rPrChange>
        </w:rPr>
      </w:pPr>
      <w:ins w:id="2777" w:author="김현기/HYUNKI KIM" w:date="2020-04-23T14:24:00Z">
        <w:del w:id="2778" w:author="최성익" w:date="2020-11-13T09:43:00Z">
          <w:r w:rsidRPr="00192CC6" w:rsidDel="00D80554">
            <w:rPr>
              <w:rFonts w:eastAsiaTheme="minorHAnsi"/>
              <w:iCs/>
              <w:szCs w:val="20"/>
              <w:rPrChange w:id="277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  </w:delText>
          </w:r>
          <w:r w:rsidRPr="00192CC6" w:rsidDel="00D80554">
            <w:rPr>
              <w:rFonts w:eastAsiaTheme="minorHAnsi" w:hint="eastAsia"/>
              <w:iCs/>
              <w:szCs w:val="20"/>
              <w:rPrChange w:id="2780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등록</w:delText>
          </w:r>
          <w:r w:rsidRPr="00192CC6" w:rsidDel="00D80554">
            <w:rPr>
              <w:rFonts w:eastAsiaTheme="minorHAnsi"/>
              <w:iCs/>
              <w:szCs w:val="20"/>
              <w:rPrChange w:id="278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’</w:delText>
          </w:r>
          <w:r w:rsidRPr="00192CC6" w:rsidDel="00D80554">
            <w:rPr>
              <w:rFonts w:eastAsiaTheme="minorHAnsi" w:hint="eastAsia"/>
              <w:iCs/>
              <w:szCs w:val="20"/>
              <w:rPrChange w:id="2782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에서</w:delText>
          </w:r>
          <w:r w:rsidRPr="00192CC6" w:rsidDel="00D80554">
            <w:rPr>
              <w:rFonts w:eastAsiaTheme="minorHAnsi"/>
              <w:iCs/>
              <w:szCs w:val="20"/>
              <w:rPrChange w:id="278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실사 등록 후 최종적으로 팀장은 ‘SMILE QRP</w:delText>
          </w:r>
        </w:del>
      </w:ins>
      <w:ins w:id="2784" w:author="김경환(품질보증팀)/KYUNGHWAN KIM" w:date="2020-05-19T11:51:00Z">
        <w:del w:id="2785" w:author="최성익" w:date="2020-11-13T09:43:00Z">
          <w:r w:rsidR="00434C11" w:rsidRPr="00192CC6" w:rsidDel="00D80554">
            <w:rPr>
              <w:rFonts w:eastAsiaTheme="minorHAnsi"/>
              <w:iCs/>
              <w:szCs w:val="20"/>
              <w:rPrChange w:id="2786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787" w:author="김현기/HYUNKI KIM" w:date="2020-04-23T14:24:00Z">
        <w:del w:id="2788" w:author="최성익" w:date="2020-11-13T09:43:00Z">
          <w:r w:rsidRPr="00192CC6" w:rsidDel="00D80554">
            <w:rPr>
              <w:rFonts w:eastAsiaTheme="minorHAnsi"/>
              <w:iCs/>
              <w:szCs w:val="20"/>
              <w:rPrChange w:id="278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2790" w:author="김현기/HYUNKI KIM" w:date="2020-04-23T14:25:00Z">
        <w:del w:id="2791" w:author="최성익" w:date="2020-11-13T09:43:00Z">
          <w:r w:rsidRPr="00192CC6" w:rsidDel="00D80554">
            <w:rPr>
              <w:rFonts w:eastAsiaTheme="minorHAnsi" w:hint="eastAsia"/>
              <w:iCs/>
              <w:szCs w:val="20"/>
              <w:rPrChange w:id="2792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Pr="00192CC6" w:rsidDel="00D80554">
            <w:rPr>
              <w:rFonts w:eastAsiaTheme="minorHAnsi"/>
              <w:iCs/>
              <w:szCs w:val="20"/>
              <w:rPrChange w:id="279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794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재고실사</w:delText>
          </w:r>
          <w:r w:rsidRPr="00192CC6" w:rsidDel="00D80554">
            <w:rPr>
              <w:rFonts w:eastAsiaTheme="minorHAnsi"/>
              <w:iCs/>
              <w:szCs w:val="20"/>
              <w:rPrChange w:id="279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796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확인</w:delText>
          </w:r>
          <w:r w:rsidRPr="00192CC6" w:rsidDel="00D80554">
            <w:rPr>
              <w:rFonts w:eastAsiaTheme="minorHAnsi"/>
              <w:iCs/>
              <w:szCs w:val="20"/>
              <w:rPrChange w:id="2797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’</w:delText>
          </w:r>
        </w:del>
      </w:ins>
      <w:ins w:id="2798" w:author="김현기/HYUNKI KIM" w:date="2020-05-06T17:14:00Z">
        <w:del w:id="2799" w:author="최성익" w:date="2020-11-13T09:43:00Z">
          <w:r w:rsidR="00084863" w:rsidRPr="00192CC6" w:rsidDel="00D80554">
            <w:rPr>
              <w:rFonts w:eastAsiaTheme="minorHAnsi"/>
              <w:iCs/>
              <w:szCs w:val="20"/>
              <w:rPrChange w:id="2800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2801" w:author="김현기/HYUNKI KIM" w:date="2020-04-23T14:25:00Z">
        <w:del w:id="2802" w:author="최성익" w:date="2020-11-13T09:43:00Z">
          <w:r w:rsidRPr="00192CC6" w:rsidDel="00D80554">
            <w:rPr>
              <w:rFonts w:eastAsiaTheme="minorHAnsi" w:hint="eastAsia"/>
              <w:iCs/>
              <w:szCs w:val="20"/>
              <w:rPrChange w:id="280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에서</w:delText>
          </w:r>
          <w:r w:rsidRPr="00192CC6" w:rsidDel="00D80554">
            <w:rPr>
              <w:rFonts w:eastAsiaTheme="minorHAnsi"/>
              <w:iCs/>
              <w:szCs w:val="20"/>
              <w:rPrChange w:id="280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805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확인</w:delText>
          </w:r>
          <w:r w:rsidRPr="00192CC6" w:rsidDel="00D80554">
            <w:rPr>
              <w:rFonts w:eastAsiaTheme="minorHAnsi"/>
              <w:iCs/>
              <w:szCs w:val="20"/>
              <w:rPrChange w:id="280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807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처리한다</w:delText>
          </w:r>
          <w:r w:rsidRPr="00192CC6" w:rsidDel="00D80554">
            <w:rPr>
              <w:rFonts w:eastAsiaTheme="minorHAnsi"/>
              <w:iCs/>
              <w:szCs w:val="20"/>
              <w:rPrChange w:id="280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. (</w:delText>
          </w:r>
          <w:r w:rsidRPr="00192CC6" w:rsidDel="00D80554">
            <w:rPr>
              <w:rFonts w:eastAsiaTheme="minorHAnsi" w:hint="eastAsia"/>
              <w:iCs/>
              <w:szCs w:val="20"/>
              <w:rPrChange w:id="2809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상</w:delText>
          </w:r>
          <w:r w:rsidRPr="00192CC6" w:rsidDel="00D80554">
            <w:rPr>
              <w:rFonts w:eastAsiaTheme="minorHAnsi"/>
              <w:iCs/>
              <w:szCs w:val="20"/>
              <w:rPrChange w:id="281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, </w:delText>
          </w:r>
          <w:r w:rsidRPr="00192CC6" w:rsidDel="00D80554">
            <w:rPr>
              <w:rFonts w:eastAsiaTheme="minorHAnsi" w:hint="eastAsia"/>
              <w:iCs/>
              <w:szCs w:val="20"/>
              <w:rPrChange w:id="281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하반기</w:delText>
          </w:r>
          <w:r w:rsidRPr="00192CC6" w:rsidDel="00D80554">
            <w:rPr>
              <w:rFonts w:eastAsiaTheme="minorHAnsi"/>
              <w:iCs/>
              <w:szCs w:val="20"/>
              <w:rPrChange w:id="281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각 1</w:delText>
          </w:r>
          <w:r w:rsidRPr="00192CC6" w:rsidDel="00D80554">
            <w:rPr>
              <w:rFonts w:eastAsiaTheme="minorHAnsi" w:hint="eastAsia"/>
              <w:iCs/>
              <w:szCs w:val="20"/>
              <w:rPrChange w:id="281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회</w:delText>
          </w:r>
          <w:r w:rsidRPr="00192CC6" w:rsidDel="00D80554">
            <w:rPr>
              <w:rFonts w:eastAsiaTheme="minorHAnsi"/>
              <w:iCs/>
              <w:szCs w:val="20"/>
              <w:rPrChange w:id="281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815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실시</w:delText>
          </w:r>
          <w:r w:rsidRPr="00192CC6" w:rsidDel="00D80554">
            <w:rPr>
              <w:rFonts w:eastAsiaTheme="minorHAnsi"/>
              <w:iCs/>
              <w:szCs w:val="20"/>
              <w:rPrChange w:id="281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)</w:delText>
          </w:r>
        </w:del>
      </w:ins>
    </w:p>
    <w:p w14:paraId="3875F6E1" w14:textId="77777777" w:rsidR="00015937" w:rsidRPr="00192CC6" w:rsidDel="00D80554" w:rsidRDefault="00015937" w:rsidP="00C95478">
      <w:pPr>
        <w:wordWrap/>
        <w:rPr>
          <w:del w:id="2817" w:author="최성익" w:date="2020-11-13T09:43:00Z"/>
          <w:rFonts w:eastAsiaTheme="minorHAnsi"/>
          <w:iCs/>
          <w:szCs w:val="20"/>
          <w:rPrChange w:id="2818" w:author="손휘웅/HUIUNG SON" w:date="2020-12-07T08:15:00Z">
            <w:rPr>
              <w:del w:id="2819" w:author="최성익" w:date="2020-11-13T09:43:00Z"/>
              <w:rFonts w:eastAsiaTheme="minorHAnsi"/>
              <w:szCs w:val="20"/>
            </w:rPr>
          </w:rPrChange>
        </w:rPr>
      </w:pPr>
      <w:del w:id="2820" w:author="최성익" w:date="2020-11-13T09:43:00Z">
        <w:r w:rsidRPr="00192CC6" w:rsidDel="00D80554">
          <w:rPr>
            <w:rFonts w:eastAsiaTheme="minorHAnsi"/>
            <w:iCs/>
            <w:szCs w:val="20"/>
            <w:rPrChange w:id="2821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       2) </w:delText>
        </w:r>
        <w:r w:rsidRPr="00192CC6" w:rsidDel="00D80554">
          <w:rPr>
            <w:rFonts w:eastAsiaTheme="minorHAnsi" w:hint="eastAsia"/>
            <w:iCs/>
            <w:szCs w:val="20"/>
            <w:rPrChange w:id="282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어디에</w:delText>
        </w:r>
        <w:r w:rsidRPr="00192CC6" w:rsidDel="00D80554">
          <w:rPr>
            <w:rFonts w:eastAsiaTheme="minorHAnsi"/>
            <w:iCs/>
            <w:szCs w:val="20"/>
            <w:rPrChange w:id="2823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Pr="00192CC6" w:rsidDel="00D80554">
          <w:rPr>
            <w:rFonts w:eastAsiaTheme="minorHAnsi" w:hint="eastAsia"/>
            <w:iCs/>
            <w:szCs w:val="20"/>
            <w:rPrChange w:id="2824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무엇이</w:delText>
        </w:r>
        <w:r w:rsidRPr="00192CC6" w:rsidDel="00D80554">
          <w:rPr>
            <w:rFonts w:eastAsiaTheme="minorHAnsi"/>
            <w:iCs/>
            <w:szCs w:val="20"/>
            <w:rPrChange w:id="2825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Pr="00192CC6" w:rsidDel="00D80554">
          <w:rPr>
            <w:rFonts w:eastAsiaTheme="minorHAnsi" w:hint="eastAsia"/>
            <w:iCs/>
            <w:szCs w:val="20"/>
            <w:rPrChange w:id="282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얼마나</w:delText>
        </w:r>
        <w:r w:rsidRPr="00192CC6" w:rsidDel="00D80554">
          <w:rPr>
            <w:rFonts w:eastAsiaTheme="minorHAnsi"/>
            <w:iCs/>
            <w:szCs w:val="20"/>
            <w:rPrChange w:id="282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Pr="00192CC6" w:rsidDel="00D80554">
          <w:rPr>
            <w:rFonts w:eastAsiaTheme="minorHAnsi" w:hint="eastAsia"/>
            <w:iCs/>
            <w:szCs w:val="20"/>
            <w:rPrChange w:id="282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어떠한</w:delText>
        </w:r>
        <w:r w:rsidRPr="00192CC6" w:rsidDel="00D80554">
          <w:rPr>
            <w:rFonts w:eastAsiaTheme="minorHAnsi"/>
            <w:iCs/>
            <w:szCs w:val="20"/>
            <w:rPrChange w:id="282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83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형태로</w:delText>
        </w:r>
        <w:r w:rsidRPr="00192CC6" w:rsidDel="00D80554">
          <w:rPr>
            <w:rFonts w:eastAsiaTheme="minorHAnsi"/>
            <w:iCs/>
            <w:szCs w:val="20"/>
            <w:rPrChange w:id="2831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83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있는가를</w:delText>
        </w:r>
        <w:r w:rsidRPr="00192CC6" w:rsidDel="00D80554">
          <w:rPr>
            <w:rFonts w:eastAsiaTheme="minorHAnsi"/>
            <w:iCs/>
            <w:szCs w:val="20"/>
            <w:rPrChange w:id="2833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834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조사한다</w:delText>
        </w:r>
        <w:r w:rsidRPr="00192CC6" w:rsidDel="00D80554">
          <w:rPr>
            <w:rFonts w:eastAsiaTheme="minorHAnsi"/>
            <w:iCs/>
            <w:szCs w:val="20"/>
            <w:rPrChange w:id="2835" w:author="손휘웅/HUIUNG SON" w:date="2020-12-07T08:15:00Z">
              <w:rPr>
                <w:rFonts w:eastAsiaTheme="minorHAnsi"/>
                <w:szCs w:val="20"/>
              </w:rPr>
            </w:rPrChange>
          </w:rPr>
          <w:delText>. (</w:delText>
        </w:r>
        <w:r w:rsidRPr="00192CC6" w:rsidDel="00D80554">
          <w:rPr>
            <w:rFonts w:eastAsiaTheme="minorHAnsi" w:hint="eastAsia"/>
            <w:iCs/>
            <w:szCs w:val="20"/>
            <w:rPrChange w:id="283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품명</w:delText>
        </w:r>
        <w:r w:rsidRPr="00192CC6" w:rsidDel="00D80554">
          <w:rPr>
            <w:rFonts w:eastAsiaTheme="minorHAnsi"/>
            <w:iCs/>
            <w:szCs w:val="20"/>
            <w:rPrChange w:id="283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Pr="00192CC6" w:rsidDel="00D80554">
          <w:rPr>
            <w:rFonts w:eastAsiaTheme="minorHAnsi" w:hint="eastAsia"/>
            <w:iCs/>
            <w:szCs w:val="20"/>
            <w:rPrChange w:id="283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형식</w:delText>
        </w:r>
        <w:r w:rsidRPr="00192CC6" w:rsidDel="00D80554">
          <w:rPr>
            <w:rFonts w:eastAsiaTheme="minorHAnsi"/>
            <w:iCs/>
            <w:szCs w:val="20"/>
            <w:rPrChange w:id="283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MAKER, </w:delText>
        </w:r>
        <w:r w:rsidRPr="00192CC6" w:rsidDel="00D80554">
          <w:rPr>
            <w:rFonts w:eastAsiaTheme="minorHAnsi" w:hint="eastAsia"/>
            <w:iCs/>
            <w:szCs w:val="20"/>
            <w:rPrChange w:id="284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재고수량</w:delText>
        </w:r>
        <w:r w:rsidRPr="00192CC6" w:rsidDel="00D80554">
          <w:rPr>
            <w:rFonts w:eastAsiaTheme="minorHAnsi"/>
            <w:iCs/>
            <w:szCs w:val="20"/>
            <w:rPrChange w:id="2841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(신품/정비품/미정비품), </w:delText>
        </w:r>
        <w:r w:rsidRPr="00192CC6" w:rsidDel="00D80554">
          <w:rPr>
            <w:rFonts w:eastAsiaTheme="minorHAnsi" w:hint="eastAsia"/>
            <w:iCs/>
            <w:szCs w:val="20"/>
            <w:rPrChange w:id="284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보관장소</w:delText>
        </w:r>
        <w:r w:rsidRPr="00192CC6" w:rsidDel="00D80554">
          <w:rPr>
            <w:rFonts w:eastAsiaTheme="minorHAnsi"/>
            <w:iCs/>
            <w:szCs w:val="20"/>
            <w:rPrChange w:id="2843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, </w:delText>
        </w:r>
        <w:r w:rsidRPr="00192CC6" w:rsidDel="00D80554">
          <w:rPr>
            <w:rFonts w:eastAsiaTheme="minorHAnsi" w:hint="eastAsia"/>
            <w:iCs/>
            <w:szCs w:val="20"/>
            <w:rPrChange w:id="2844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단가</w:delText>
        </w:r>
        <w:r w:rsidRPr="00192CC6" w:rsidDel="00D80554">
          <w:rPr>
            <w:rFonts w:eastAsiaTheme="minorHAnsi"/>
            <w:iCs/>
            <w:szCs w:val="20"/>
            <w:rPrChange w:id="2845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84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등</w:delText>
        </w:r>
        <w:r w:rsidRPr="00192CC6" w:rsidDel="00D80554">
          <w:rPr>
            <w:rFonts w:eastAsiaTheme="minorHAnsi"/>
            <w:iCs/>
            <w:szCs w:val="20"/>
            <w:rPrChange w:id="2847" w:author="손휘웅/HUIUNG SON" w:date="2020-12-07T08:15:00Z">
              <w:rPr>
                <w:rFonts w:eastAsiaTheme="minorHAnsi"/>
                <w:szCs w:val="20"/>
              </w:rPr>
            </w:rPrChange>
          </w:rPr>
          <w:delText>)</w:delText>
        </w:r>
      </w:del>
    </w:p>
    <w:p w14:paraId="208CDBA6" w14:textId="77777777" w:rsidR="00015937" w:rsidRPr="00192CC6" w:rsidDel="00D80554" w:rsidRDefault="00015937" w:rsidP="00C95478">
      <w:pPr>
        <w:wordWrap/>
        <w:rPr>
          <w:del w:id="2848" w:author="최성익" w:date="2020-11-13T09:43:00Z"/>
          <w:rFonts w:eastAsiaTheme="minorHAnsi"/>
          <w:iCs/>
          <w:szCs w:val="20"/>
          <w:rPrChange w:id="2849" w:author="손휘웅/HUIUNG SON" w:date="2020-12-07T08:15:00Z">
            <w:rPr>
              <w:del w:id="2850" w:author="최성익" w:date="2020-11-13T09:43:00Z"/>
              <w:rFonts w:eastAsiaTheme="minorHAnsi"/>
              <w:szCs w:val="20"/>
            </w:rPr>
          </w:rPrChange>
        </w:rPr>
      </w:pPr>
      <w:del w:id="2851" w:author="최성익" w:date="2020-11-13T09:43:00Z">
        <w:r w:rsidRPr="00192CC6" w:rsidDel="00D80554">
          <w:rPr>
            <w:rFonts w:eastAsiaTheme="minorHAnsi"/>
            <w:iCs/>
            <w:szCs w:val="20"/>
            <w:rPrChange w:id="2852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       3) 예비품 LIST를 작성한다. (</w:delText>
        </w:r>
      </w:del>
      <w:ins w:id="2853" w:author="김현기/HYUNKI KIM" w:date="2020-04-22T09:28:00Z">
        <w:del w:id="2854" w:author="최성익" w:date="2020-11-13T09:43:00Z">
          <w:r w:rsidR="008D6D7B" w:rsidRPr="00192CC6" w:rsidDel="00D80554">
            <w:rPr>
              <w:rFonts w:eastAsiaTheme="minorHAnsi"/>
              <w:iCs/>
              <w:szCs w:val="20"/>
              <w:rPrChange w:id="285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SMILE QRP</w:delText>
          </w:r>
        </w:del>
      </w:ins>
      <w:ins w:id="2856" w:author="김경환(품질보증팀)/KYUNGHWAN KIM" w:date="2020-05-19T11:51:00Z">
        <w:del w:id="2857" w:author="최성익" w:date="2020-11-13T09:43:00Z">
          <w:r w:rsidR="00434C11" w:rsidRPr="00192CC6" w:rsidDel="00D80554">
            <w:rPr>
              <w:rFonts w:eastAsiaTheme="minorHAnsi"/>
              <w:iCs/>
              <w:szCs w:val="20"/>
              <w:rPrChange w:id="2858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859" w:author="김현기/HYUNKI KIM" w:date="2020-05-06T16:27:00Z">
        <w:del w:id="2860" w:author="최성익" w:date="2020-11-13T09:43:00Z">
          <w:r w:rsidR="00BD6DA4" w:rsidRPr="00192CC6" w:rsidDel="00D80554">
            <w:rPr>
              <w:rFonts w:eastAsiaTheme="minorHAnsi"/>
              <w:iCs/>
              <w:szCs w:val="20"/>
              <w:rPrChange w:id="2861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BD6DA4" w:rsidRPr="00192CC6" w:rsidDel="00D80554">
            <w:rPr>
              <w:rFonts w:eastAsiaTheme="minorHAnsi" w:hint="eastAsia"/>
              <w:iCs/>
              <w:szCs w:val="20"/>
              <w:rPrChange w:id="2862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보전자재재고현황</w:delText>
          </w:r>
          <w:r w:rsidR="00BD6DA4" w:rsidRPr="00192CC6" w:rsidDel="00D80554">
            <w:rPr>
              <w:rFonts w:eastAsiaTheme="minorHAnsi"/>
              <w:iCs/>
              <w:szCs w:val="20"/>
              <w:rPrChange w:id="2863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BD6DA4" w:rsidRPr="00192CC6" w:rsidDel="00D80554">
            <w:rPr>
              <w:rFonts w:eastAsiaTheme="minorHAnsi" w:hint="eastAsia"/>
              <w:iCs/>
              <w:szCs w:val="20"/>
              <w:rPrChange w:id="2864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에서</w:delText>
          </w:r>
        </w:del>
      </w:ins>
      <w:del w:id="2865" w:author="최성익" w:date="2020-11-13T09:43:00Z">
        <w:r w:rsidRPr="00192CC6" w:rsidDel="00D80554">
          <w:rPr>
            <w:rFonts w:eastAsiaTheme="minorHAnsi"/>
            <w:iCs/>
            <w:szCs w:val="20"/>
            <w:rPrChange w:id="2866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ERP </w:delText>
        </w:r>
        <w:r w:rsidRPr="00192CC6" w:rsidDel="00D80554">
          <w:rPr>
            <w:rFonts w:eastAsiaTheme="minorHAnsi" w:hint="eastAsia"/>
            <w:iCs/>
            <w:szCs w:val="20"/>
            <w:rPrChange w:id="286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예비품</w:delText>
        </w:r>
        <w:r w:rsidRPr="00192CC6" w:rsidDel="00D80554">
          <w:rPr>
            <w:rFonts w:eastAsiaTheme="minorHAnsi"/>
            <w:iCs/>
            <w:szCs w:val="20"/>
            <w:rPrChange w:id="2868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LIST </w:delText>
        </w:r>
        <w:r w:rsidRPr="00192CC6" w:rsidDel="00D80554">
          <w:rPr>
            <w:rFonts w:eastAsiaTheme="minorHAnsi" w:hint="eastAsia"/>
            <w:iCs/>
            <w:szCs w:val="20"/>
            <w:rPrChange w:id="286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엑셀</w:delText>
        </w:r>
        <w:r w:rsidRPr="00192CC6" w:rsidDel="00D80554">
          <w:rPr>
            <w:rFonts w:eastAsiaTheme="minorHAnsi"/>
            <w:iCs/>
            <w:szCs w:val="20"/>
            <w:rPrChange w:id="2870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871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출력</w:delText>
        </w:r>
        <w:r w:rsidRPr="00192CC6" w:rsidDel="00D80554">
          <w:rPr>
            <w:rFonts w:eastAsiaTheme="minorHAnsi"/>
            <w:iCs/>
            <w:szCs w:val="20"/>
            <w:rPrChange w:id="2872" w:author="손휘웅/HUIUNG SON" w:date="2020-12-07T08:15:00Z">
              <w:rPr>
                <w:rFonts w:eastAsiaTheme="minorHAnsi"/>
                <w:szCs w:val="20"/>
              </w:rPr>
            </w:rPrChange>
          </w:rPr>
          <w:delText>)</w:delText>
        </w:r>
      </w:del>
    </w:p>
    <w:p w14:paraId="56D334D6" w14:textId="77777777" w:rsidR="00015937" w:rsidRPr="00192CC6" w:rsidDel="00D80554" w:rsidRDefault="00015937" w:rsidP="00C95478">
      <w:pPr>
        <w:wordWrap/>
        <w:rPr>
          <w:del w:id="2873" w:author="최성익" w:date="2020-11-13T09:43:00Z"/>
          <w:rFonts w:eastAsiaTheme="minorHAnsi"/>
          <w:iCs/>
          <w:szCs w:val="20"/>
          <w:rPrChange w:id="2874" w:author="손휘웅/HUIUNG SON" w:date="2020-12-07T08:15:00Z">
            <w:rPr>
              <w:del w:id="2875" w:author="최성익" w:date="2020-11-13T09:43:00Z"/>
              <w:rFonts w:eastAsiaTheme="minorHAnsi"/>
              <w:szCs w:val="20"/>
            </w:rPr>
          </w:rPrChange>
        </w:rPr>
      </w:pPr>
      <w:del w:id="2876" w:author="최성익" w:date="2020-11-13T09:43:00Z">
        <w:r w:rsidRPr="00192CC6" w:rsidDel="00D80554">
          <w:rPr>
            <w:rFonts w:eastAsiaTheme="minorHAnsi"/>
            <w:iCs/>
            <w:szCs w:val="20"/>
            <w:rPrChange w:id="287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       4) 예비품 LIST에 의해 </w:delText>
        </w:r>
        <w:r w:rsidR="00F363A8" w:rsidRPr="00192CC6" w:rsidDel="00D80554">
          <w:rPr>
            <w:rFonts w:eastAsiaTheme="minorHAnsi" w:hint="eastAsia"/>
            <w:iCs/>
            <w:szCs w:val="20"/>
            <w:rPrChange w:id="287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해당</w:delText>
        </w:r>
        <w:r w:rsidR="00F363A8" w:rsidRPr="00192CC6" w:rsidDel="00D80554">
          <w:rPr>
            <w:rFonts w:eastAsiaTheme="minorHAnsi"/>
            <w:iCs/>
            <w:szCs w:val="20"/>
            <w:rPrChange w:id="287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</w:del>
      <w:ins w:id="2880" w:author="김현기/HYUNKI KIM" w:date="2020-05-06T16:28:00Z">
        <w:del w:id="2881" w:author="최성익" w:date="2020-11-13T09:43:00Z">
          <w:r w:rsidR="00BD6DA4" w:rsidRPr="00192CC6" w:rsidDel="00D80554">
            <w:rPr>
              <w:rFonts w:eastAsiaTheme="minorHAnsi"/>
              <w:iCs/>
              <w:szCs w:val="20"/>
              <w:rPrChange w:id="288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‘SMILE QRP</w:delText>
          </w:r>
        </w:del>
      </w:ins>
      <w:ins w:id="2883" w:author="김경환(품질보증팀)/KYUNGHWAN KIM" w:date="2020-05-19T11:51:00Z">
        <w:del w:id="2884" w:author="최성익" w:date="2020-11-13T09:43:00Z">
          <w:r w:rsidR="00434C11" w:rsidRPr="00192CC6" w:rsidDel="00D80554">
            <w:rPr>
              <w:rFonts w:eastAsiaTheme="minorHAnsi"/>
              <w:iCs/>
              <w:szCs w:val="20"/>
              <w:rPrChange w:id="2885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2886" w:author="김현기/HYUNKI KIM" w:date="2020-05-06T16:28:00Z">
        <w:del w:id="2887" w:author="최성익" w:date="2020-11-13T09:43:00Z">
          <w:r w:rsidR="00BD6DA4" w:rsidRPr="00192CC6" w:rsidDel="00D80554">
            <w:rPr>
              <w:rFonts w:eastAsiaTheme="minorHAnsi"/>
              <w:iCs/>
              <w:szCs w:val="20"/>
              <w:rPrChange w:id="288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BD6DA4" w:rsidRPr="00192CC6" w:rsidDel="00D80554">
            <w:rPr>
              <w:rFonts w:eastAsiaTheme="minorHAnsi" w:hint="eastAsia"/>
              <w:iCs/>
              <w:szCs w:val="20"/>
              <w:rPrChange w:id="2889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보전자재정보</w:delText>
          </w:r>
        </w:del>
      </w:ins>
      <w:ins w:id="2890" w:author="김현기/HYUNKI KIM" w:date="2020-05-06T16:29:00Z">
        <w:del w:id="2891" w:author="최성익" w:date="2020-11-13T09:43:00Z">
          <w:r w:rsidR="00BD6DA4" w:rsidRPr="00192CC6" w:rsidDel="00D80554">
            <w:rPr>
              <w:rFonts w:eastAsiaTheme="minorHAnsi"/>
              <w:iCs/>
              <w:szCs w:val="20"/>
              <w:rPrChange w:id="289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’ </w:delText>
          </w:r>
          <w:r w:rsidR="00BD6DA4" w:rsidRPr="00192CC6" w:rsidDel="00D80554">
            <w:rPr>
              <w:rFonts w:eastAsiaTheme="minorHAnsi" w:hint="eastAsia"/>
              <w:iCs/>
              <w:szCs w:val="20"/>
              <w:rPrChange w:id="289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에</w:delText>
          </w:r>
          <w:r w:rsidR="00BD6DA4" w:rsidRPr="00192CC6" w:rsidDel="00D80554">
            <w:rPr>
              <w:rFonts w:eastAsiaTheme="minorHAnsi"/>
              <w:iCs/>
              <w:szCs w:val="20"/>
              <w:rPrChange w:id="289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del w:id="2895" w:author="최성익" w:date="2020-11-13T09:43:00Z">
        <w:r w:rsidR="00F363A8" w:rsidRPr="00192CC6" w:rsidDel="00D80554">
          <w:rPr>
            <w:rFonts w:eastAsiaTheme="minorHAnsi" w:hint="eastAsia"/>
            <w:iCs/>
            <w:szCs w:val="20"/>
            <w:rPrChange w:id="289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공장별</w:delText>
        </w:r>
        <w:r w:rsidR="00F363A8" w:rsidRPr="00192CC6" w:rsidDel="00D80554">
          <w:rPr>
            <w:rFonts w:eastAsiaTheme="minorHAnsi"/>
            <w:iCs/>
            <w:szCs w:val="20"/>
            <w:rPrChange w:id="289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최소재고(=</w:delText>
        </w:r>
        <w:r w:rsidR="00F363A8" w:rsidRPr="00192CC6" w:rsidDel="00D80554">
          <w:rPr>
            <w:rFonts w:eastAsiaTheme="minorHAnsi" w:hint="eastAsia"/>
            <w:iCs/>
            <w:szCs w:val="20"/>
            <w:rPrChange w:id="289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안전재고</w:delText>
        </w:r>
        <w:r w:rsidR="00F363A8" w:rsidRPr="00192CC6" w:rsidDel="00D80554">
          <w:rPr>
            <w:rFonts w:eastAsiaTheme="minorHAnsi"/>
            <w:iCs/>
            <w:szCs w:val="20"/>
            <w:rPrChange w:id="289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) </w:delText>
        </w:r>
        <w:r w:rsidR="00F363A8" w:rsidRPr="00192CC6" w:rsidDel="00D80554">
          <w:rPr>
            <w:rFonts w:eastAsiaTheme="minorHAnsi" w:hint="eastAsia"/>
            <w:iCs/>
            <w:szCs w:val="20"/>
            <w:rPrChange w:id="290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수량을</w:delText>
        </w:r>
        <w:r w:rsidR="00F363A8" w:rsidRPr="00192CC6" w:rsidDel="00D80554">
          <w:rPr>
            <w:rFonts w:eastAsiaTheme="minorHAnsi"/>
            <w:iCs/>
            <w:szCs w:val="20"/>
            <w:rPrChange w:id="2901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90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설정한다</w:delText>
        </w:r>
        <w:r w:rsidRPr="00192CC6" w:rsidDel="00D80554">
          <w:rPr>
            <w:rFonts w:eastAsiaTheme="minorHAnsi"/>
            <w:iCs/>
            <w:szCs w:val="20"/>
            <w:rPrChange w:id="2903" w:author="손휘웅/HUIUNG SON" w:date="2020-12-07T08:15:00Z">
              <w:rPr>
                <w:rFonts w:eastAsiaTheme="minorHAnsi"/>
                <w:szCs w:val="20"/>
              </w:rPr>
            </w:rPrChange>
          </w:rPr>
          <w:delText>.</w:delText>
        </w:r>
      </w:del>
    </w:p>
    <w:p w14:paraId="7F9EE528" w14:textId="77777777" w:rsidR="00015937" w:rsidRPr="00192CC6" w:rsidDel="00D80554" w:rsidRDefault="00015937" w:rsidP="00C95478">
      <w:pPr>
        <w:wordWrap/>
        <w:rPr>
          <w:del w:id="2904" w:author="최성익" w:date="2020-11-13T09:43:00Z"/>
          <w:rFonts w:eastAsiaTheme="minorHAnsi"/>
          <w:iCs/>
          <w:szCs w:val="20"/>
          <w:rPrChange w:id="2905" w:author="손휘웅/HUIUNG SON" w:date="2020-12-07T08:15:00Z">
            <w:rPr>
              <w:del w:id="2906" w:author="최성익" w:date="2020-11-13T09:43:00Z"/>
              <w:rFonts w:eastAsiaTheme="minorHAnsi"/>
              <w:szCs w:val="20"/>
            </w:rPr>
          </w:rPrChange>
        </w:rPr>
      </w:pPr>
      <w:del w:id="2907" w:author="최성익" w:date="2020-11-13T09:43:00Z">
        <w:r w:rsidRPr="00192CC6" w:rsidDel="00D80554">
          <w:rPr>
            <w:rFonts w:eastAsiaTheme="minorHAnsi"/>
            <w:iCs/>
            <w:szCs w:val="20"/>
            <w:rPrChange w:id="2908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       5) 과다재고 품목을 조사한다.</w:delText>
        </w:r>
      </w:del>
    </w:p>
    <w:p w14:paraId="0DCA338F" w14:textId="77777777" w:rsidR="00094803" w:rsidRPr="00192CC6" w:rsidDel="00D80554" w:rsidRDefault="00015937" w:rsidP="00C95478">
      <w:pPr>
        <w:wordWrap/>
        <w:rPr>
          <w:del w:id="2909" w:author="최성익" w:date="2020-11-13T09:43:00Z"/>
          <w:rFonts w:eastAsiaTheme="minorHAnsi"/>
          <w:iCs/>
          <w:szCs w:val="20"/>
          <w:rPrChange w:id="2910" w:author="손휘웅/HUIUNG SON" w:date="2020-12-07T08:15:00Z">
            <w:rPr>
              <w:del w:id="2911" w:author="최성익" w:date="2020-11-13T09:43:00Z"/>
              <w:rFonts w:eastAsiaTheme="minorHAnsi"/>
              <w:szCs w:val="20"/>
            </w:rPr>
          </w:rPrChange>
        </w:rPr>
      </w:pPr>
      <w:del w:id="2912" w:author="최성익" w:date="2020-11-13T09:43:00Z">
        <w:r w:rsidRPr="00192CC6" w:rsidDel="00D80554">
          <w:rPr>
            <w:rFonts w:eastAsiaTheme="minorHAnsi"/>
            <w:iCs/>
            <w:szCs w:val="20"/>
            <w:rPrChange w:id="2913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       6) </w:delText>
        </w:r>
        <w:r w:rsidRPr="00192CC6" w:rsidDel="00D80554">
          <w:rPr>
            <w:rFonts w:eastAsiaTheme="minorHAnsi" w:hint="eastAsia"/>
            <w:iCs/>
            <w:szCs w:val="20"/>
            <w:rPrChange w:id="2914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불필요한</w:delText>
        </w:r>
        <w:r w:rsidRPr="00192CC6" w:rsidDel="00D80554">
          <w:rPr>
            <w:rFonts w:eastAsiaTheme="minorHAnsi"/>
            <w:iCs/>
            <w:szCs w:val="20"/>
            <w:rPrChange w:id="2915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91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예비품</w:delText>
        </w:r>
        <w:r w:rsidRPr="00192CC6" w:rsidDel="00D80554">
          <w:rPr>
            <w:rFonts w:eastAsiaTheme="minorHAnsi"/>
            <w:iCs/>
            <w:szCs w:val="20"/>
            <w:rPrChange w:id="291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LIST 후 처리. (</w:delText>
        </w:r>
        <w:r w:rsidRPr="00192CC6" w:rsidDel="00D80554">
          <w:rPr>
            <w:rFonts w:eastAsiaTheme="minorHAnsi" w:hint="eastAsia"/>
            <w:iCs/>
            <w:szCs w:val="20"/>
            <w:rPrChange w:id="291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자산처리</w:delText>
        </w:r>
        <w:r w:rsidRPr="00192CC6" w:rsidDel="00D80554">
          <w:rPr>
            <w:rFonts w:eastAsiaTheme="minorHAnsi"/>
            <w:iCs/>
            <w:szCs w:val="20"/>
            <w:rPrChange w:id="291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시 유관부서 확인 </w:delText>
        </w:r>
        <w:r w:rsidRPr="00192CC6" w:rsidDel="00D80554">
          <w:rPr>
            <w:rFonts w:ascii="바탕" w:eastAsiaTheme="minorHAnsi" w:hAnsi="바탕" w:cs="바탕"/>
            <w:iCs/>
            <w:szCs w:val="20"/>
            <w:rPrChange w:id="2920" w:author="손휘웅/HUIUNG SON" w:date="2020-12-07T08:15:00Z">
              <w:rPr>
                <w:rFonts w:ascii="바탕" w:eastAsiaTheme="minorHAnsi" w:hAnsi="바탕" w:cs="바탕"/>
                <w:szCs w:val="20"/>
              </w:rPr>
            </w:rPrChange>
          </w:rPr>
          <w:delText>必</w:delText>
        </w:r>
        <w:r w:rsidRPr="00192CC6" w:rsidDel="00D80554">
          <w:rPr>
            <w:rFonts w:eastAsiaTheme="minorHAnsi"/>
            <w:iCs/>
            <w:szCs w:val="20"/>
            <w:rPrChange w:id="2921" w:author="손휘웅/HUIUNG SON" w:date="2020-12-07T08:15:00Z">
              <w:rPr>
                <w:rFonts w:eastAsiaTheme="minorHAnsi"/>
                <w:szCs w:val="20"/>
              </w:rPr>
            </w:rPrChange>
          </w:rPr>
          <w:delText>)</w:delText>
        </w:r>
      </w:del>
    </w:p>
    <w:p w14:paraId="2128AA86" w14:textId="77777777" w:rsidR="008D6D7B" w:rsidRPr="00192CC6" w:rsidDel="00D80554" w:rsidRDefault="00094803">
      <w:pPr>
        <w:widowControl/>
        <w:wordWrap/>
        <w:autoSpaceDE/>
        <w:autoSpaceDN/>
        <w:jc w:val="left"/>
        <w:rPr>
          <w:del w:id="2922" w:author="최성익" w:date="2020-11-13T09:43:00Z"/>
          <w:rFonts w:eastAsiaTheme="minorHAnsi"/>
          <w:iCs/>
          <w:szCs w:val="20"/>
          <w:rPrChange w:id="2923" w:author="손휘웅/HUIUNG SON" w:date="2020-12-07T08:15:00Z">
            <w:rPr>
              <w:del w:id="2924" w:author="최성익" w:date="2020-11-13T09:43:00Z"/>
              <w:rFonts w:eastAsiaTheme="minorHAnsi"/>
              <w:szCs w:val="20"/>
            </w:rPr>
          </w:rPrChange>
        </w:rPr>
      </w:pPr>
      <w:del w:id="2925" w:author="최성익" w:date="2020-11-13T09:43:00Z">
        <w:r w:rsidRPr="00192CC6" w:rsidDel="00D80554">
          <w:rPr>
            <w:rFonts w:eastAsiaTheme="minorHAnsi"/>
            <w:iCs/>
            <w:szCs w:val="20"/>
            <w:rPrChange w:id="2926" w:author="손휘웅/HUIUNG SON" w:date="2020-12-07T08:15:00Z">
              <w:rPr>
                <w:rFonts w:eastAsiaTheme="minorHAnsi"/>
                <w:szCs w:val="20"/>
              </w:rPr>
            </w:rPrChange>
          </w:rPr>
          <w:br w:type="page"/>
        </w:r>
      </w:del>
    </w:p>
    <w:p w14:paraId="3022ABA6" w14:textId="77777777" w:rsidR="00015937" w:rsidRPr="00192CC6" w:rsidDel="00D80554" w:rsidRDefault="00015937">
      <w:pPr>
        <w:widowControl/>
        <w:wordWrap/>
        <w:autoSpaceDE/>
        <w:autoSpaceDN/>
        <w:jc w:val="left"/>
        <w:rPr>
          <w:del w:id="2927" w:author="최성익" w:date="2020-11-13T09:43:00Z"/>
          <w:rFonts w:eastAsiaTheme="minorHAnsi"/>
          <w:iCs/>
          <w:szCs w:val="20"/>
          <w:rPrChange w:id="2928" w:author="손휘웅/HUIUNG SON" w:date="2020-12-07T08:15:00Z">
            <w:rPr>
              <w:del w:id="2929" w:author="최성익" w:date="2020-11-13T09:43:00Z"/>
              <w:rFonts w:eastAsiaTheme="minorHAnsi"/>
              <w:szCs w:val="20"/>
            </w:rPr>
          </w:rPrChange>
        </w:rPr>
        <w:pPrChange w:id="2930" w:author="김현기/HYUNKI KIM" w:date="2020-04-22T09:32:00Z">
          <w:pPr>
            <w:wordWrap/>
          </w:pPr>
        </w:pPrChange>
      </w:pPr>
    </w:p>
    <w:p w14:paraId="3D1FD865" w14:textId="77777777" w:rsidR="00015937" w:rsidRPr="00192CC6" w:rsidDel="00D80554" w:rsidRDefault="00015937" w:rsidP="00C95478">
      <w:pPr>
        <w:wordWrap/>
        <w:rPr>
          <w:del w:id="2931" w:author="최성익" w:date="2020-11-13T09:43:00Z"/>
          <w:rFonts w:eastAsiaTheme="minorHAnsi"/>
          <w:iCs/>
          <w:szCs w:val="20"/>
          <w:rPrChange w:id="2932" w:author="손휘웅/HUIUNG SON" w:date="2020-12-07T08:15:00Z">
            <w:rPr>
              <w:del w:id="2933" w:author="최성익" w:date="2020-11-13T09:43:00Z"/>
              <w:rFonts w:eastAsiaTheme="minorHAnsi"/>
              <w:szCs w:val="20"/>
            </w:rPr>
          </w:rPrChange>
        </w:rPr>
      </w:pPr>
      <w:del w:id="2934" w:author="최성익" w:date="2020-11-13T09:43:00Z">
        <w:r w:rsidRPr="00192CC6" w:rsidDel="00D80554">
          <w:rPr>
            <w:rFonts w:eastAsiaTheme="minorHAnsi"/>
            <w:iCs/>
            <w:szCs w:val="20"/>
            <w:rPrChange w:id="2935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       7) </w:delText>
        </w:r>
        <w:r w:rsidRPr="00192CC6" w:rsidDel="00D80554">
          <w:rPr>
            <w:rFonts w:eastAsiaTheme="minorHAnsi" w:hint="eastAsia"/>
            <w:iCs/>
            <w:szCs w:val="20"/>
            <w:rPrChange w:id="293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현물과</w:delText>
        </w:r>
        <w:r w:rsidRPr="00192CC6" w:rsidDel="00D80554">
          <w:rPr>
            <w:rFonts w:eastAsiaTheme="minorHAnsi"/>
            <w:iCs/>
            <w:szCs w:val="20"/>
            <w:rPrChange w:id="2937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93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전산처리</w:delText>
        </w:r>
        <w:r w:rsidRPr="00192CC6" w:rsidDel="00D80554">
          <w:rPr>
            <w:rFonts w:eastAsiaTheme="minorHAnsi"/>
            <w:iCs/>
            <w:szCs w:val="20"/>
            <w:rPrChange w:id="2939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94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일치</w:delText>
        </w:r>
        <w:r w:rsidRPr="00192CC6" w:rsidDel="00D80554">
          <w:rPr>
            <w:rFonts w:eastAsiaTheme="minorHAnsi"/>
            <w:iCs/>
            <w:szCs w:val="20"/>
            <w:rPrChange w:id="2941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192CC6" w:rsidDel="00D80554">
          <w:rPr>
            <w:rFonts w:eastAsiaTheme="minorHAnsi" w:hint="eastAsia"/>
            <w:iCs/>
            <w:szCs w:val="20"/>
            <w:rPrChange w:id="294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delText>여부확인</w:delText>
        </w:r>
        <w:r w:rsidRPr="00192CC6" w:rsidDel="00D80554">
          <w:rPr>
            <w:rFonts w:eastAsiaTheme="minorHAnsi"/>
            <w:iCs/>
            <w:szCs w:val="20"/>
            <w:rPrChange w:id="2943" w:author="손휘웅/HUIUNG SON" w:date="2020-12-07T08:15:00Z">
              <w:rPr>
                <w:rFonts w:eastAsiaTheme="minorHAnsi"/>
                <w:szCs w:val="20"/>
              </w:rPr>
            </w:rPrChange>
          </w:rPr>
          <w:delText>.</w:delText>
        </w:r>
      </w:del>
    </w:p>
    <w:p w14:paraId="09BD7369" w14:textId="77777777" w:rsidR="00C31A94" w:rsidRPr="00192CC6" w:rsidDel="00D80554" w:rsidRDefault="00015937" w:rsidP="00C95478">
      <w:pPr>
        <w:wordWrap/>
        <w:rPr>
          <w:ins w:id="2944" w:author="김현기/HYUNKI KIM" w:date="2020-04-23T08:47:00Z"/>
          <w:del w:id="2945" w:author="최성익" w:date="2020-11-13T09:43:00Z"/>
          <w:rFonts w:eastAsiaTheme="minorHAnsi"/>
          <w:iCs/>
          <w:szCs w:val="20"/>
          <w:rPrChange w:id="2946" w:author="손휘웅/HUIUNG SON" w:date="2020-12-07T08:15:00Z">
            <w:rPr>
              <w:ins w:id="2947" w:author="김현기/HYUNKI KIM" w:date="2020-04-23T08:47:00Z"/>
              <w:del w:id="2948" w:author="최성익" w:date="2020-11-13T09:43:00Z"/>
              <w:rFonts w:eastAsiaTheme="minorHAnsi"/>
              <w:szCs w:val="20"/>
            </w:rPr>
          </w:rPrChange>
        </w:rPr>
      </w:pPr>
      <w:del w:id="2949" w:author="최성익" w:date="2020-11-13T09:43:00Z">
        <w:r w:rsidRPr="00192CC6" w:rsidDel="00D80554">
          <w:rPr>
            <w:rFonts w:eastAsiaTheme="minorHAnsi"/>
            <w:iCs/>
            <w:szCs w:val="20"/>
            <w:rPrChange w:id="2950" w:author="손휘웅/HUIUNG SON" w:date="2020-12-07T08:15:00Z">
              <w:rPr>
                <w:rFonts w:eastAsiaTheme="minorHAnsi"/>
                <w:szCs w:val="20"/>
              </w:rPr>
            </w:rPrChange>
          </w:rPr>
          <w:delText xml:space="preserve">        8) 보관창고 정리정돈 및 방청실시 여부확인.</w:delText>
        </w:r>
      </w:del>
    </w:p>
    <w:p w14:paraId="44013905" w14:textId="77777777" w:rsidR="004D29D7" w:rsidRPr="00192CC6" w:rsidDel="00D80554" w:rsidRDefault="004D29D7" w:rsidP="00C95478">
      <w:pPr>
        <w:wordWrap/>
        <w:rPr>
          <w:ins w:id="2951" w:author="김현기/HYUNKI KIM" w:date="2020-04-23T08:49:00Z"/>
          <w:del w:id="2952" w:author="최성익" w:date="2020-11-13T09:43:00Z"/>
          <w:rFonts w:eastAsiaTheme="minorHAnsi"/>
          <w:iCs/>
          <w:szCs w:val="20"/>
          <w:rPrChange w:id="2953" w:author="손휘웅/HUIUNG SON" w:date="2020-12-07T08:15:00Z">
            <w:rPr>
              <w:ins w:id="2954" w:author="김현기/HYUNKI KIM" w:date="2020-04-23T08:49:00Z"/>
              <w:del w:id="2955" w:author="최성익" w:date="2020-11-13T09:43:00Z"/>
              <w:rFonts w:eastAsiaTheme="minorHAnsi"/>
              <w:szCs w:val="20"/>
            </w:rPr>
          </w:rPrChange>
        </w:rPr>
      </w:pPr>
      <w:ins w:id="2956" w:author="김현기/HYUNKI KIM" w:date="2020-04-23T08:47:00Z">
        <w:del w:id="2957" w:author="최성익" w:date="2020-11-13T09:43:00Z">
          <w:r w:rsidRPr="00192CC6" w:rsidDel="00D80554">
            <w:rPr>
              <w:rFonts w:eastAsiaTheme="minorHAnsi"/>
              <w:iCs/>
              <w:szCs w:val="20"/>
              <w:rPrChange w:id="295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       </w:delText>
          </w:r>
        </w:del>
      </w:ins>
      <w:ins w:id="2959" w:author="김현기/HYUNKI KIM" w:date="2020-04-23T08:48:00Z">
        <w:del w:id="2960" w:author="최성익" w:date="2020-11-13T09:43:00Z">
          <w:r w:rsidRPr="00192CC6" w:rsidDel="00D80554">
            <w:rPr>
              <w:rFonts w:eastAsiaTheme="minorHAnsi"/>
              <w:iCs/>
              <w:szCs w:val="20"/>
              <w:rPrChange w:id="296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9) </w:delText>
          </w:r>
          <w:r w:rsidRPr="00192CC6" w:rsidDel="00D80554">
            <w:rPr>
              <w:rFonts w:eastAsiaTheme="minorHAnsi" w:hint="eastAsia"/>
              <w:iCs/>
              <w:szCs w:val="20"/>
              <w:rPrChange w:id="2962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사용빈도가</w:delText>
          </w:r>
          <w:r w:rsidRPr="00192CC6" w:rsidDel="00D80554">
            <w:rPr>
              <w:rFonts w:eastAsiaTheme="minorHAnsi"/>
              <w:iCs/>
              <w:szCs w:val="20"/>
              <w:rPrChange w:id="296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많은 품목 &lt;</w:delText>
          </w:r>
          <w:r w:rsidRPr="00192CC6" w:rsidDel="00D80554">
            <w:rPr>
              <w:rFonts w:eastAsiaTheme="minorHAnsi" w:hint="eastAsia"/>
              <w:iCs/>
              <w:szCs w:val="20"/>
              <w:rPrChange w:id="2964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부표</w:delText>
          </w:r>
          <w:r w:rsidRPr="00192CC6" w:rsidDel="00D80554">
            <w:rPr>
              <w:rFonts w:eastAsiaTheme="minorHAnsi"/>
              <w:iCs/>
              <w:szCs w:val="20"/>
              <w:rPrChange w:id="296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#3. </w:delText>
          </w:r>
          <w:r w:rsidRPr="00192CC6" w:rsidDel="00D80554">
            <w:rPr>
              <w:rFonts w:eastAsiaTheme="minorHAnsi" w:hint="eastAsia"/>
              <w:iCs/>
              <w:szCs w:val="20"/>
              <w:rPrChange w:id="2966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설비보전자재</w:delText>
          </w:r>
          <w:r w:rsidRPr="00192CC6" w:rsidDel="00D80554">
            <w:rPr>
              <w:rFonts w:eastAsiaTheme="minorHAnsi"/>
              <w:iCs/>
              <w:szCs w:val="20"/>
              <w:rPrChange w:id="2967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968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관리기준서</w:delText>
          </w:r>
          <w:r w:rsidRPr="00192CC6" w:rsidDel="00D80554">
            <w:rPr>
              <w:rFonts w:eastAsiaTheme="minorHAnsi"/>
              <w:iCs/>
              <w:szCs w:val="20"/>
              <w:rPrChange w:id="296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&gt; </w:delText>
          </w:r>
        </w:del>
      </w:ins>
      <w:ins w:id="2970" w:author="김현기/HYUNKI KIM" w:date="2020-04-23T08:49:00Z">
        <w:del w:id="2971" w:author="최성익" w:date="2020-11-13T09:43:00Z">
          <w:r w:rsidRPr="00192CC6" w:rsidDel="00D80554">
            <w:rPr>
              <w:rFonts w:eastAsiaTheme="minorHAnsi" w:hint="eastAsia"/>
              <w:iCs/>
              <w:szCs w:val="20"/>
              <w:rPrChange w:id="2972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참조하여</w:delText>
          </w:r>
          <w:r w:rsidRPr="00192CC6" w:rsidDel="00D80554">
            <w:rPr>
              <w:rFonts w:eastAsiaTheme="minorHAnsi"/>
              <w:iCs/>
              <w:szCs w:val="20"/>
              <w:rPrChange w:id="297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974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관리품으로</w:delText>
          </w:r>
          <w:r w:rsidRPr="00192CC6" w:rsidDel="00D80554">
            <w:rPr>
              <w:rFonts w:eastAsiaTheme="minorHAnsi"/>
              <w:iCs/>
              <w:szCs w:val="20"/>
              <w:rPrChange w:id="297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등록하여 사용 할 경우 </w:delText>
          </w:r>
        </w:del>
      </w:ins>
      <w:ins w:id="2976" w:author="김현기/HYUNKI KIM" w:date="2020-04-23T08:55:00Z">
        <w:del w:id="2977" w:author="최성익" w:date="2020-11-13T09:43:00Z">
          <w:r w:rsidRPr="00192CC6" w:rsidDel="00D80554">
            <w:rPr>
              <w:rFonts w:eastAsiaTheme="minorHAnsi"/>
              <w:iCs/>
              <w:szCs w:val="20"/>
              <w:rPrChange w:id="297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</w:delText>
          </w:r>
        </w:del>
      </w:ins>
      <w:ins w:id="2979" w:author="김경환(품질보증팀)/KYUNGHWAN KIM" w:date="2020-05-19T11:53:00Z">
        <w:del w:id="2980" w:author="최성익" w:date="2020-11-13T09:43:00Z">
          <w:r w:rsidR="00434C11" w:rsidRPr="00192CC6" w:rsidDel="00D80554">
            <w:rPr>
              <w:rFonts w:eastAsiaTheme="minorHAnsi"/>
              <w:iCs/>
              <w:szCs w:val="20"/>
              <w:rPrChange w:id="2981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ERP_</w:delText>
          </w:r>
        </w:del>
      </w:ins>
      <w:ins w:id="2982" w:author="김현기/HYUNKI KIM" w:date="2020-04-23T08:49:00Z">
        <w:del w:id="2983" w:author="최성익" w:date="2020-11-13T09:43:00Z">
          <w:r w:rsidRPr="00192CC6" w:rsidDel="00D80554">
            <w:rPr>
              <w:rFonts w:eastAsiaTheme="minorHAnsi"/>
              <w:iCs/>
              <w:szCs w:val="20"/>
              <w:rPrChange w:id="298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SAP </w:delText>
          </w:r>
          <w:r w:rsidRPr="00192CC6" w:rsidDel="00D80554">
            <w:rPr>
              <w:rFonts w:eastAsiaTheme="minorHAnsi" w:hint="eastAsia"/>
              <w:iCs/>
              <w:szCs w:val="20"/>
              <w:rPrChange w:id="2985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일반자재</w:delText>
          </w:r>
          <w:r w:rsidRPr="00192CC6" w:rsidDel="00D80554">
            <w:rPr>
              <w:rFonts w:eastAsiaTheme="minorHAnsi"/>
              <w:iCs/>
              <w:szCs w:val="20"/>
              <w:rPrChange w:id="298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987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재고관리</w:delText>
          </w:r>
          <w:r w:rsidRPr="00192CC6" w:rsidDel="00D80554">
            <w:rPr>
              <w:rFonts w:eastAsiaTheme="minorHAnsi"/>
              <w:iCs/>
              <w:szCs w:val="20"/>
              <w:rPrChange w:id="298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989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자재정의</w:delText>
          </w:r>
          <w:r w:rsidRPr="00192CC6" w:rsidDel="00D80554">
            <w:rPr>
              <w:rFonts w:eastAsiaTheme="minorHAnsi"/>
              <w:iCs/>
              <w:szCs w:val="20"/>
              <w:rPrChange w:id="299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99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및</w:delText>
          </w:r>
          <w:r w:rsidRPr="00192CC6" w:rsidDel="00D80554">
            <w:rPr>
              <w:rFonts w:eastAsiaTheme="minorHAnsi"/>
              <w:iCs/>
              <w:szCs w:val="20"/>
              <w:rPrChange w:id="299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299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전송</w:delText>
          </w:r>
        </w:del>
      </w:ins>
      <w:ins w:id="2994" w:author="김현기/HYUNKI KIM" w:date="2020-04-23T08:55:00Z">
        <w:del w:id="2995" w:author="최성익" w:date="2020-11-13T09:43:00Z">
          <w:r w:rsidRPr="00192CC6" w:rsidDel="00D80554">
            <w:rPr>
              <w:rFonts w:eastAsiaTheme="minorHAnsi"/>
              <w:iCs/>
              <w:szCs w:val="20"/>
              <w:rPrChange w:id="299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’</w:delText>
          </w:r>
        </w:del>
      </w:ins>
      <w:ins w:id="2997" w:author="김현기/HYUNKI KIM" w:date="2020-05-06T17:13:00Z">
        <w:del w:id="2998" w:author="최성익" w:date="2020-11-13T09:43:00Z">
          <w:r w:rsidR="00084863" w:rsidRPr="00192CC6" w:rsidDel="00D80554">
            <w:rPr>
              <w:rFonts w:eastAsiaTheme="minorHAnsi"/>
              <w:iCs/>
              <w:szCs w:val="20"/>
              <w:rPrChange w:id="2999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3000" w:author="김현기/HYUNKI KIM" w:date="2020-04-23T08:49:00Z">
        <w:del w:id="3001" w:author="최성익" w:date="2020-11-13T09:43:00Z">
          <w:r w:rsidRPr="00192CC6" w:rsidDel="00D80554">
            <w:rPr>
              <w:rFonts w:eastAsiaTheme="minorHAnsi" w:hint="eastAsia"/>
              <w:iCs/>
              <w:szCs w:val="20"/>
              <w:rPrChange w:id="3002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에서</w:delText>
          </w:r>
        </w:del>
      </w:ins>
    </w:p>
    <w:p w14:paraId="7DF53F4B" w14:textId="77777777" w:rsidR="00C23022" w:rsidRPr="00666DFC" w:rsidRDefault="004D29D7">
      <w:pPr>
        <w:wordWrap/>
        <w:ind w:firstLineChars="400" w:firstLine="800"/>
        <w:rPr>
          <w:ins w:id="3003" w:author="김현기/HYUNKI KIM" w:date="2020-04-23T08:50:00Z"/>
          <w:rFonts w:eastAsiaTheme="minorHAnsi"/>
          <w:i/>
          <w:color w:val="0000FF"/>
          <w:szCs w:val="20"/>
          <w:rPrChange w:id="3004" w:author="손휘웅/HUIUNG SON" w:date="2020-12-07T08:15:00Z">
            <w:rPr>
              <w:ins w:id="3005" w:author="김현기/HYUNKI KIM" w:date="2020-04-23T08:50:00Z"/>
              <w:rFonts w:eastAsiaTheme="minorHAnsi"/>
              <w:szCs w:val="20"/>
            </w:rPr>
          </w:rPrChange>
        </w:rPr>
        <w:pPrChange w:id="3006" w:author="최성익" w:date="2020-11-13T09:43:00Z">
          <w:pPr>
            <w:wordWrap/>
          </w:pPr>
        </w:pPrChange>
      </w:pPr>
      <w:ins w:id="3007" w:author="김현기/HYUNKI KIM" w:date="2020-04-23T08:49:00Z">
        <w:del w:id="3008" w:author="최성익" w:date="2020-11-13T09:43:00Z">
          <w:r w:rsidRPr="00192CC6" w:rsidDel="00D80554">
            <w:rPr>
              <w:rFonts w:eastAsiaTheme="minorHAnsi"/>
              <w:iCs/>
              <w:szCs w:val="20"/>
              <w:rPrChange w:id="300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          </w:delText>
          </w:r>
          <w:r w:rsidRPr="00192CC6" w:rsidDel="00D80554">
            <w:rPr>
              <w:rFonts w:eastAsiaTheme="minorHAnsi" w:hint="eastAsia"/>
              <w:iCs/>
              <w:szCs w:val="20"/>
              <w:rPrChange w:id="3010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재</w:delText>
          </w:r>
        </w:del>
      </w:ins>
      <w:ins w:id="3011" w:author="김현기/HYUNKI KIM" w:date="2020-04-23T08:50:00Z">
        <w:del w:id="3012" w:author="최성익" w:date="2020-11-13T09:43:00Z">
          <w:r w:rsidRPr="00192CC6" w:rsidDel="00D80554">
            <w:rPr>
              <w:rFonts w:eastAsiaTheme="minorHAnsi" w:hint="eastAsia"/>
              <w:iCs/>
              <w:szCs w:val="20"/>
              <w:rPrChange w:id="301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고관리</w:delText>
          </w:r>
          <w:r w:rsidRPr="00192CC6" w:rsidDel="00D80554">
            <w:rPr>
              <w:rFonts w:eastAsiaTheme="minorHAnsi"/>
              <w:iCs/>
              <w:szCs w:val="20"/>
              <w:rPrChange w:id="301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3015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유</w:delText>
          </w:r>
          <w:r w:rsidRPr="00192CC6" w:rsidDel="00D80554">
            <w:rPr>
              <w:rFonts w:eastAsiaTheme="minorHAnsi"/>
              <w:iCs/>
              <w:szCs w:val="20"/>
              <w:rPrChange w:id="301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/무 </w:delText>
          </w:r>
          <w:r w:rsidRPr="00192CC6" w:rsidDel="00D80554">
            <w:rPr>
              <w:rFonts w:eastAsiaTheme="minorHAnsi" w:hint="eastAsia"/>
              <w:iCs/>
              <w:szCs w:val="20"/>
              <w:rPrChange w:id="3017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등록</w:delText>
          </w:r>
          <w:r w:rsidRPr="00192CC6" w:rsidDel="00D80554">
            <w:rPr>
              <w:rFonts w:eastAsiaTheme="minorHAnsi"/>
              <w:iCs/>
              <w:szCs w:val="20"/>
              <w:rPrChange w:id="301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3019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및</w:delText>
          </w:r>
          <w:r w:rsidRPr="00192CC6" w:rsidDel="00D80554">
            <w:rPr>
              <w:rFonts w:eastAsiaTheme="minorHAnsi"/>
              <w:iCs/>
              <w:szCs w:val="20"/>
              <w:rPrChange w:id="302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302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변경하여</w:delText>
          </w:r>
          <w:r w:rsidRPr="00192CC6" w:rsidDel="00D80554">
            <w:rPr>
              <w:rFonts w:eastAsiaTheme="minorHAnsi"/>
              <w:iCs/>
              <w:szCs w:val="20"/>
              <w:rPrChange w:id="302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D80554">
            <w:rPr>
              <w:rFonts w:eastAsiaTheme="minorHAnsi" w:hint="eastAsia"/>
              <w:iCs/>
              <w:szCs w:val="20"/>
              <w:rPrChange w:id="302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관리한다</w:delText>
          </w:r>
        </w:del>
      </w:ins>
      <w:ins w:id="3024" w:author="김현기/HYUNKI KIM" w:date="2020-04-23T16:30:00Z">
        <w:del w:id="3025" w:author="최성익" w:date="2020-11-13T09:43:00Z">
          <w:r w:rsidR="003C5BB7" w:rsidRPr="00192CC6" w:rsidDel="00D80554">
            <w:rPr>
              <w:rFonts w:eastAsiaTheme="minorHAnsi"/>
              <w:iCs/>
              <w:szCs w:val="20"/>
              <w:rPrChange w:id="3026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.</w:delText>
          </w:r>
        </w:del>
      </w:ins>
      <w:ins w:id="3027" w:author="최성익" w:date="2020-11-12T12:17:00Z">
        <w:r w:rsidR="00C23022" w:rsidRPr="00192CC6">
          <w:rPr>
            <w:rFonts w:eastAsiaTheme="minorHAnsi"/>
            <w:iCs/>
            <w:szCs w:val="20"/>
          </w:rPr>
          <w:t>1</w:t>
        </w:r>
      </w:ins>
      <w:ins w:id="3028" w:author="최성익" w:date="2020-11-12T12:18:00Z">
        <w:r w:rsidR="00C23022" w:rsidRPr="00192CC6">
          <w:rPr>
            <w:rFonts w:eastAsiaTheme="minorHAnsi"/>
            <w:iCs/>
            <w:szCs w:val="20"/>
          </w:rPr>
          <w:t xml:space="preserve">) </w:t>
        </w:r>
        <w:r w:rsidR="00C23022" w:rsidRPr="00192CC6">
          <w:rPr>
            <w:rFonts w:eastAsiaTheme="minorHAnsi" w:hint="eastAsia"/>
            <w:iCs/>
            <w:szCs w:val="20"/>
          </w:rPr>
          <w:t>관리품에서</w:t>
        </w:r>
        <w:r w:rsidR="00C23022" w:rsidRPr="00192CC6">
          <w:rPr>
            <w:rFonts w:eastAsiaTheme="minorHAnsi"/>
            <w:iCs/>
            <w:szCs w:val="20"/>
          </w:rPr>
          <w:t xml:space="preserve"> </w:t>
        </w:r>
        <w:r w:rsidR="00C23022" w:rsidRPr="00192CC6">
          <w:rPr>
            <w:rFonts w:eastAsiaTheme="minorHAnsi" w:hint="eastAsia"/>
            <w:iCs/>
            <w:szCs w:val="20"/>
          </w:rPr>
          <w:t>비관리품</w:t>
        </w:r>
        <w:r w:rsidR="00C23022" w:rsidRPr="00192CC6">
          <w:rPr>
            <w:rFonts w:eastAsiaTheme="minorHAnsi"/>
            <w:iCs/>
            <w:szCs w:val="20"/>
          </w:rPr>
          <w:t xml:space="preserve"> </w:t>
        </w:r>
      </w:ins>
      <w:ins w:id="3029" w:author="최성익" w:date="2020-11-13T09:44:00Z">
        <w:r w:rsidR="000157CE" w:rsidRPr="0094520A">
          <w:rPr>
            <w:rFonts w:eastAsiaTheme="minorHAnsi" w:hint="eastAsia"/>
            <w:iCs/>
            <w:szCs w:val="20"/>
          </w:rPr>
          <w:t>전</w:t>
        </w:r>
      </w:ins>
      <w:ins w:id="3030" w:author="최성익" w:date="2020-11-12T12:18:00Z">
        <w:r w:rsidR="00C23022" w:rsidRPr="00192CC6">
          <w:rPr>
            <w:rFonts w:eastAsiaTheme="minorHAnsi"/>
            <w:iCs/>
            <w:szCs w:val="20"/>
          </w:rPr>
          <w:t>환</w:t>
        </w:r>
        <w:r w:rsidR="00C23022" w:rsidRPr="00192CC6">
          <w:rPr>
            <w:rFonts w:eastAsiaTheme="minorHAnsi" w:hint="eastAsia"/>
            <w:iCs/>
            <w:szCs w:val="20"/>
          </w:rPr>
          <w:t>은</w:t>
        </w:r>
        <w:r w:rsidR="00C23022" w:rsidRPr="00192CC6">
          <w:rPr>
            <w:rFonts w:eastAsiaTheme="minorHAnsi"/>
            <w:iCs/>
            <w:szCs w:val="20"/>
          </w:rPr>
          <w:t xml:space="preserve"> </w:t>
        </w:r>
        <w:r w:rsidR="00C23022" w:rsidRPr="00192CC6">
          <w:rPr>
            <w:rFonts w:eastAsiaTheme="minorHAnsi" w:hint="eastAsia"/>
            <w:iCs/>
            <w:szCs w:val="20"/>
          </w:rPr>
          <w:t>사양</w:t>
        </w:r>
        <w:r w:rsidR="00C23022" w:rsidRPr="00192CC6">
          <w:rPr>
            <w:rFonts w:eastAsiaTheme="minorHAnsi"/>
            <w:iCs/>
            <w:szCs w:val="20"/>
          </w:rPr>
          <w:t xml:space="preserve"> Off</w:t>
        </w:r>
      </w:ins>
      <w:ins w:id="3031" w:author="손휘웅/HUIUNG SON" w:date="2020-12-07T08:30:00Z">
        <w:r w:rsidR="00C94FB6" w:rsidRPr="00192CC6">
          <w:rPr>
            <w:rFonts w:eastAsiaTheme="minorHAnsi"/>
            <w:iCs/>
            <w:szCs w:val="20"/>
          </w:rPr>
          <w:t>(=</w:t>
        </w:r>
        <w:r w:rsidR="00C94FB6" w:rsidRPr="00192CC6">
          <w:rPr>
            <w:rFonts w:eastAsiaTheme="minorHAnsi" w:hint="eastAsia"/>
            <w:iCs/>
            <w:szCs w:val="20"/>
          </w:rPr>
          <w:t>단종)</w:t>
        </w:r>
      </w:ins>
      <w:ins w:id="3032" w:author="손휘웅/HUIUNG SON" w:date="2020-12-07T08:29:00Z">
        <w:r w:rsidR="00C94FB6" w:rsidRPr="00192CC6">
          <w:rPr>
            <w:rFonts w:eastAsiaTheme="minorHAnsi"/>
            <w:iCs/>
            <w:szCs w:val="20"/>
          </w:rPr>
          <w:t xml:space="preserve"> </w:t>
        </w:r>
        <w:r w:rsidR="00C94FB6" w:rsidRPr="00192CC6">
          <w:rPr>
            <w:rFonts w:eastAsiaTheme="minorHAnsi" w:hint="eastAsia"/>
            <w:iCs/>
            <w:szCs w:val="20"/>
          </w:rPr>
          <w:t xml:space="preserve">또는 </w:t>
        </w:r>
      </w:ins>
      <w:ins w:id="3033" w:author="손휘웅/HUIUNG SON" w:date="2020-12-07T08:30:00Z">
        <w:r w:rsidR="00C94FB6" w:rsidRPr="00192CC6">
          <w:rPr>
            <w:rFonts w:eastAsiaTheme="minorHAnsi" w:hint="eastAsia"/>
            <w:iCs/>
            <w:szCs w:val="20"/>
          </w:rPr>
          <w:t xml:space="preserve">직전 </w:t>
        </w:r>
      </w:ins>
      <w:ins w:id="3034" w:author="최성익" w:date="2020-11-12T12:18:00Z">
        <w:del w:id="3035" w:author="손휘웅/HUIUNG SON" w:date="2020-12-07T08:29:00Z">
          <w:r w:rsidR="00C23022" w:rsidRPr="00192CC6" w:rsidDel="00C94FB6">
            <w:rPr>
              <w:rFonts w:eastAsiaTheme="minorHAnsi"/>
              <w:iCs/>
              <w:szCs w:val="20"/>
            </w:rPr>
            <w:delText xml:space="preserve">, </w:delText>
          </w:r>
        </w:del>
      </w:ins>
      <w:ins w:id="3036" w:author="최성익" w:date="2020-11-13T09:46:00Z">
        <w:r w:rsidR="000157CE" w:rsidRPr="00192CC6">
          <w:rPr>
            <w:rFonts w:eastAsiaTheme="minorHAnsi"/>
            <w:iCs/>
            <w:szCs w:val="20"/>
            <w:rPrChange w:id="3037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2</w:t>
        </w:r>
      </w:ins>
      <w:ins w:id="3038" w:author="최성익" w:date="2020-11-12T12:18:00Z">
        <w:r w:rsidR="00C23022" w:rsidRPr="00192CC6">
          <w:rPr>
            <w:rFonts w:eastAsiaTheme="minorHAnsi"/>
            <w:iCs/>
            <w:szCs w:val="20"/>
          </w:rPr>
          <w:t>년간 사용이력</w:t>
        </w:r>
      </w:ins>
      <w:ins w:id="3039" w:author="최성익" w:date="2020-11-13T09:47:00Z">
        <w:r w:rsidR="000157CE" w:rsidRPr="00192CC6">
          <w:rPr>
            <w:rFonts w:eastAsiaTheme="minorHAnsi" w:hint="eastAsia"/>
            <w:iCs/>
            <w:szCs w:val="20"/>
            <w:rPrChange w:id="3040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이</w:t>
        </w:r>
      </w:ins>
      <w:ins w:id="3041" w:author="최성익" w:date="2020-11-12T12:18:00Z">
        <w:r w:rsidR="00C23022" w:rsidRPr="00192CC6">
          <w:rPr>
            <w:rFonts w:eastAsiaTheme="minorHAnsi"/>
            <w:iCs/>
            <w:szCs w:val="20"/>
          </w:rPr>
          <w:t xml:space="preserve"> </w:t>
        </w:r>
        <w:r w:rsidR="000157CE" w:rsidRPr="00192CC6">
          <w:rPr>
            <w:rFonts w:eastAsiaTheme="minorHAnsi"/>
            <w:iCs/>
            <w:szCs w:val="20"/>
            <w:rPrChange w:id="3042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없</w:t>
        </w:r>
      </w:ins>
      <w:ins w:id="3043" w:author="최성익" w:date="2020-11-13T09:47:00Z">
        <w:r w:rsidR="000157CE" w:rsidRPr="00192CC6">
          <w:rPr>
            <w:rFonts w:eastAsiaTheme="minorHAnsi" w:hint="eastAsia"/>
            <w:iCs/>
            <w:szCs w:val="20"/>
            <w:rPrChange w:id="3044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고</w:t>
        </w:r>
      </w:ins>
      <w:ins w:id="3045" w:author="최성익" w:date="2020-11-12T12:18:00Z">
        <w:r w:rsidR="00C23022" w:rsidRPr="00192CC6">
          <w:rPr>
            <w:rFonts w:eastAsiaTheme="minorHAnsi"/>
            <w:iCs/>
            <w:szCs w:val="20"/>
          </w:rPr>
          <w:t xml:space="preserve"> 향후 사용계획</w:t>
        </w:r>
      </w:ins>
      <w:ins w:id="3046" w:author="손휘웅/HUIUNG SON" w:date="2020-12-07T08:29:00Z">
        <w:r w:rsidR="00C94FB6" w:rsidRPr="00192CC6">
          <w:rPr>
            <w:rFonts w:eastAsiaTheme="minorHAnsi" w:hint="eastAsia"/>
            <w:iCs/>
            <w:szCs w:val="20"/>
          </w:rPr>
          <w:t>이</w:t>
        </w:r>
      </w:ins>
      <w:ins w:id="3047" w:author="최성익" w:date="2020-11-12T12:18:00Z">
        <w:r w:rsidR="00C23022" w:rsidRPr="00192CC6">
          <w:rPr>
            <w:rFonts w:eastAsiaTheme="minorHAnsi"/>
            <w:iCs/>
            <w:szCs w:val="20"/>
          </w:rPr>
          <w:t xml:space="preserve"> 없</w:t>
        </w:r>
      </w:ins>
      <w:ins w:id="3048" w:author="최성익" w:date="2020-11-13T15:22:00Z">
        <w:r w:rsidR="00BE583C" w:rsidRPr="00192CC6">
          <w:rPr>
            <w:rFonts w:eastAsiaTheme="minorHAnsi" w:hint="eastAsia"/>
            <w:iCs/>
            <w:szCs w:val="20"/>
            <w:rPrChange w:id="3049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을</w:t>
        </w:r>
      </w:ins>
      <w:ins w:id="3050" w:author="손휘웅/HUIUNG SON" w:date="2020-12-07T08:30:00Z">
        <w:r w:rsidR="00C94FB6" w:rsidRPr="00192CC6">
          <w:rPr>
            <w:rFonts w:eastAsiaTheme="minorHAnsi" w:hint="eastAsia"/>
            <w:iCs/>
            <w:szCs w:val="20"/>
          </w:rPr>
          <w:t xml:space="preserve"> </w:t>
        </w:r>
      </w:ins>
      <w:ins w:id="3051" w:author="손휘웅/HUIUNG SON" w:date="2020-12-07T08:29:00Z">
        <w:r w:rsidR="00C94FB6" w:rsidRPr="00192CC6">
          <w:rPr>
            <w:rFonts w:eastAsiaTheme="minorHAnsi" w:hint="eastAsia"/>
            <w:iCs/>
            <w:szCs w:val="20"/>
          </w:rPr>
          <w:t>경우 변경이 가능하다.</w:t>
        </w:r>
      </w:ins>
      <w:ins w:id="3052" w:author="최성익" w:date="2020-11-13T15:22:00Z">
        <w:del w:id="3053" w:author="손휘웅/HUIUNG SON" w:date="2020-12-07T08:29:00Z">
          <w:r w:rsidR="00BE583C" w:rsidRPr="00192CC6" w:rsidDel="00C94FB6">
            <w:rPr>
              <w:rFonts w:eastAsiaTheme="minorHAnsi" w:hint="eastAsia"/>
              <w:iCs/>
              <w:szCs w:val="20"/>
              <w:rPrChange w:id="3054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때</w:delText>
          </w:r>
        </w:del>
      </w:ins>
      <w:ins w:id="3055" w:author="최성익" w:date="2020-11-12T12:18:00Z">
        <w:r w:rsidR="00C23022" w:rsidRPr="00192CC6">
          <w:rPr>
            <w:rFonts w:eastAsiaTheme="minorHAnsi"/>
            <w:iCs/>
            <w:szCs w:val="20"/>
          </w:rPr>
          <w:t>,</w:t>
        </w:r>
      </w:ins>
    </w:p>
    <w:p w14:paraId="448A0F37" w14:textId="77777777" w:rsidR="004D29D7" w:rsidRPr="00192CC6" w:rsidRDefault="004D29D7" w:rsidP="00C95478">
      <w:pPr>
        <w:wordWrap/>
        <w:rPr>
          <w:ins w:id="3056" w:author="최성익/SEONGIK CHOI" w:date="2020-11-14T08:06:00Z"/>
          <w:rFonts w:eastAsiaTheme="minorHAnsi"/>
          <w:iCs/>
          <w:szCs w:val="20"/>
          <w:rPrChange w:id="3057" w:author="손휘웅/HUIUNG SON" w:date="2020-12-07T08:15:00Z">
            <w:rPr>
              <w:ins w:id="3058" w:author="최성익/SEONGIK CHOI" w:date="2020-11-14T08:06:00Z"/>
              <w:rFonts w:eastAsiaTheme="minorHAnsi"/>
              <w:szCs w:val="20"/>
              <w:highlight w:val="yellow"/>
            </w:rPr>
          </w:rPrChange>
        </w:rPr>
      </w:pPr>
      <w:ins w:id="3059" w:author="김현기/HYUNKI KIM" w:date="2020-04-23T08:50:00Z">
        <w:r w:rsidRPr="0094520A">
          <w:rPr>
            <w:rFonts w:eastAsiaTheme="minorHAnsi"/>
            <w:iCs/>
            <w:szCs w:val="20"/>
          </w:rPr>
          <w:lastRenderedPageBreak/>
          <w:t xml:space="preserve">        </w:t>
        </w:r>
        <w:del w:id="3060" w:author="최성익" w:date="2020-11-13T09:43:00Z">
          <w:r w:rsidRPr="00192CC6" w:rsidDel="000157CE">
            <w:rPr>
              <w:rFonts w:eastAsiaTheme="minorHAnsi"/>
              <w:iCs/>
              <w:szCs w:val="20"/>
              <w:rPrChange w:id="306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10</w:delText>
          </w:r>
        </w:del>
      </w:ins>
      <w:ins w:id="3062" w:author="손휘웅/HUIUNG SON" w:date="2020-12-07T08:32:00Z">
        <w:r w:rsidR="00091069" w:rsidRPr="00192CC6">
          <w:rPr>
            <w:rFonts w:eastAsiaTheme="minorHAnsi"/>
            <w:iCs/>
            <w:szCs w:val="20"/>
          </w:rPr>
          <w:t xml:space="preserve">  - </w:t>
        </w:r>
        <w:r w:rsidR="00091069" w:rsidRPr="00192CC6">
          <w:rPr>
            <w:rFonts w:eastAsiaTheme="minorHAnsi" w:hint="eastAsia"/>
            <w:iCs/>
            <w:szCs w:val="20"/>
          </w:rPr>
          <w:t xml:space="preserve">기존재고 전량소진 시 </w:t>
        </w:r>
        <w:r w:rsidR="00091069" w:rsidRPr="00192CC6">
          <w:rPr>
            <w:rFonts w:eastAsiaTheme="minorHAnsi"/>
            <w:iCs/>
            <w:szCs w:val="20"/>
          </w:rPr>
          <w:t xml:space="preserve">: </w:t>
        </w:r>
      </w:ins>
      <w:ins w:id="3063" w:author="최성익" w:date="2020-11-13T09:43:00Z">
        <w:del w:id="3064" w:author="손휘웅/HUIUNG SON" w:date="2020-12-07T08:32:00Z">
          <w:r w:rsidR="000157CE" w:rsidRPr="00192CC6" w:rsidDel="00091069">
            <w:rPr>
              <w:rFonts w:eastAsiaTheme="minorHAnsi"/>
              <w:iCs/>
              <w:szCs w:val="20"/>
              <w:rPrChange w:id="306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2</w:delText>
          </w:r>
        </w:del>
      </w:ins>
      <w:ins w:id="3066" w:author="김현기/HYUNKI KIM" w:date="2020-04-23T08:50:00Z">
        <w:del w:id="3067" w:author="손휘웅/HUIUNG SON" w:date="2020-12-07T08:32:00Z">
          <w:r w:rsidRPr="00192CC6" w:rsidDel="00091069">
            <w:rPr>
              <w:rFonts w:eastAsiaTheme="minorHAnsi"/>
              <w:iCs/>
              <w:szCs w:val="20"/>
              <w:rPrChange w:id="306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) </w:delText>
          </w:r>
        </w:del>
        <w:del w:id="3069" w:author="손휘웅/HUIUNG SON" w:date="2020-12-07T08:33:00Z">
          <w:r w:rsidRPr="00192CC6" w:rsidDel="00091069">
            <w:rPr>
              <w:rFonts w:eastAsiaTheme="minorHAnsi" w:hint="eastAsia"/>
              <w:iCs/>
              <w:szCs w:val="20"/>
              <w:rPrChange w:id="3070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관리품에서</w:delText>
          </w:r>
          <w:r w:rsidRPr="00192CC6" w:rsidDel="00091069">
            <w:rPr>
              <w:rFonts w:eastAsiaTheme="minorHAnsi"/>
              <w:iCs/>
              <w:szCs w:val="20"/>
              <w:rPrChange w:id="307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3072" w:author="최성익" w:date="2020-11-13T09:45:00Z">
        <w:del w:id="3073" w:author="손휘웅/HUIUNG SON" w:date="2020-12-07T08:33:00Z">
          <w:r w:rsidR="000157CE" w:rsidRPr="00192CC6" w:rsidDel="00091069">
            <w:rPr>
              <w:rFonts w:eastAsiaTheme="minorHAnsi" w:hint="eastAsia"/>
              <w:iCs/>
              <w:szCs w:val="20"/>
              <w:rPrChange w:id="3074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비관리품</w:delText>
          </w:r>
          <w:r w:rsidR="000157CE" w:rsidRPr="00192CC6" w:rsidDel="00091069">
            <w:rPr>
              <w:rFonts w:eastAsiaTheme="minorHAnsi"/>
              <w:iCs/>
              <w:szCs w:val="20"/>
              <w:rPrChange w:id="307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0157CE" w:rsidRPr="00192CC6" w:rsidDel="00091069">
            <w:rPr>
              <w:rFonts w:eastAsiaTheme="minorHAnsi" w:hint="eastAsia"/>
              <w:iCs/>
              <w:szCs w:val="20"/>
              <w:rPrChange w:id="3076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전</w:delText>
          </w:r>
          <w:r w:rsidR="000157CE" w:rsidRPr="00192CC6" w:rsidDel="00091069">
            <w:rPr>
              <w:rFonts w:eastAsiaTheme="minorHAnsi"/>
              <w:iCs/>
              <w:szCs w:val="20"/>
              <w:rPrChange w:id="3077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환</w:delText>
          </w:r>
          <w:r w:rsidR="000157CE" w:rsidRPr="00192CC6" w:rsidDel="00091069">
            <w:rPr>
              <w:rFonts w:eastAsiaTheme="minorHAnsi" w:hint="eastAsia"/>
              <w:iCs/>
              <w:szCs w:val="20"/>
              <w:rPrChange w:id="3078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은</w:delText>
          </w:r>
          <w:r w:rsidR="000157CE" w:rsidRPr="00192CC6" w:rsidDel="00091069">
            <w:rPr>
              <w:rFonts w:eastAsiaTheme="minorHAnsi"/>
              <w:iCs/>
              <w:szCs w:val="20"/>
              <w:rPrChange w:id="307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3080" w:author="김현기/HYUNKI KIM" w:date="2020-04-23T08:50:00Z">
        <w:del w:id="3081" w:author="손휘웅/HUIUNG SON" w:date="2020-12-07T08:33:00Z">
          <w:r w:rsidRPr="00192CC6" w:rsidDel="00091069">
            <w:rPr>
              <w:rFonts w:eastAsiaTheme="minorHAnsi" w:hint="eastAsia"/>
              <w:iCs/>
              <w:szCs w:val="20"/>
              <w:rPrChange w:id="3082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비관</w:delText>
          </w:r>
        </w:del>
      </w:ins>
      <w:ins w:id="3083" w:author="김현기/HYUNKI KIM" w:date="2020-04-23T08:51:00Z">
        <w:del w:id="3084" w:author="손휘웅/HUIUNG SON" w:date="2020-12-07T08:33:00Z">
          <w:r w:rsidRPr="00192CC6" w:rsidDel="00091069">
            <w:rPr>
              <w:rFonts w:eastAsiaTheme="minorHAnsi" w:hint="eastAsia"/>
              <w:iCs/>
              <w:szCs w:val="20"/>
              <w:rPrChange w:id="3085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리품으로</w:delText>
          </w:r>
          <w:r w:rsidRPr="00192CC6" w:rsidDel="00091069">
            <w:rPr>
              <w:rFonts w:eastAsiaTheme="minorHAnsi"/>
              <w:iCs/>
              <w:szCs w:val="20"/>
              <w:rPrChange w:id="308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변환 할 경우</w:delText>
          </w:r>
          <w:r w:rsidR="00E063E5" w:rsidRPr="00192CC6" w:rsidDel="00091069">
            <w:rPr>
              <w:rFonts w:eastAsiaTheme="minorHAnsi"/>
              <w:iCs/>
              <w:szCs w:val="20"/>
              <w:rPrChange w:id="3087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3088" w:author="김현기/HYUNKI KIM" w:date="2020-04-23T10:34:00Z">
        <w:del w:id="3089" w:author="손휘웅/HUIUNG SON" w:date="2020-12-07T08:33:00Z">
          <w:r w:rsidR="00E063E5" w:rsidRPr="00192CC6" w:rsidDel="00091069">
            <w:rPr>
              <w:rFonts w:eastAsiaTheme="minorHAnsi" w:hint="eastAsia"/>
              <w:iCs/>
              <w:szCs w:val="20"/>
              <w:rPrChange w:id="3090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반드시</w:delText>
          </w:r>
          <w:r w:rsidR="00E063E5" w:rsidRPr="00192CC6" w:rsidDel="00091069">
            <w:rPr>
              <w:rFonts w:eastAsiaTheme="minorHAnsi"/>
              <w:iCs/>
              <w:szCs w:val="20"/>
              <w:rPrChange w:id="3091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3092" w:author="김현기/HYUNKI KIM" w:date="2020-04-23T08:51:00Z">
        <w:del w:id="3093" w:author="손휘웅/HUIUNG SON" w:date="2020-12-07T08:33:00Z">
          <w:r w:rsidRPr="00192CC6" w:rsidDel="00091069">
            <w:rPr>
              <w:rFonts w:eastAsiaTheme="minorHAnsi"/>
              <w:iCs/>
              <w:szCs w:val="20"/>
              <w:rPrChange w:id="309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기존재고를 </w:delText>
          </w:r>
        </w:del>
      </w:ins>
      <w:ins w:id="3095" w:author="김현기/HYUNKI KIM" w:date="2020-04-23T08:54:00Z">
        <w:del w:id="3096" w:author="손휘웅/HUIUNG SON" w:date="2020-12-07T08:33:00Z">
          <w:r w:rsidRPr="00192CC6" w:rsidDel="00091069">
            <w:rPr>
              <w:rFonts w:eastAsiaTheme="minorHAnsi" w:hint="eastAsia"/>
              <w:iCs/>
              <w:szCs w:val="20"/>
              <w:rPrChange w:id="3097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모두</w:delText>
          </w:r>
          <w:r w:rsidRPr="00192CC6" w:rsidDel="00091069">
            <w:rPr>
              <w:rFonts w:eastAsiaTheme="minorHAnsi"/>
              <w:iCs/>
              <w:szCs w:val="20"/>
              <w:rPrChange w:id="309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소진 후</w:delText>
          </w:r>
          <w:r w:rsidR="00E063E5" w:rsidRPr="00192CC6" w:rsidDel="00091069">
            <w:rPr>
              <w:rFonts w:eastAsiaTheme="minorHAnsi"/>
              <w:iCs/>
              <w:szCs w:val="20"/>
              <w:rPrChange w:id="3099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3100" w:author="김현기/HYUNKI KIM" w:date="2020-04-23T08:55:00Z">
        <w:del w:id="3101" w:author="손휘웅/HUIUNG SON" w:date="2020-12-07T08:33:00Z">
          <w:r w:rsidRPr="00192CC6" w:rsidDel="00091069">
            <w:rPr>
              <w:rFonts w:eastAsiaTheme="minorHAnsi"/>
              <w:iCs/>
              <w:szCs w:val="20"/>
              <w:rPrChange w:id="310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</w:delText>
          </w:r>
        </w:del>
      </w:ins>
      <w:ins w:id="3103" w:author="김현기/HYUNKI KIM" w:date="2020-04-23T08:54:00Z">
        <w:r w:rsidRPr="00192CC6">
          <w:rPr>
            <w:rFonts w:eastAsiaTheme="minorHAnsi"/>
            <w:iCs/>
            <w:szCs w:val="20"/>
            <w:rPrChange w:id="3104" w:author="손휘웅/HUIUNG SON" w:date="2020-12-07T08:15:00Z">
              <w:rPr>
                <w:rFonts w:eastAsiaTheme="minorHAnsi"/>
                <w:szCs w:val="20"/>
              </w:rPr>
            </w:rPrChange>
          </w:rPr>
          <w:t>SAP</w:t>
        </w:r>
      </w:ins>
      <w:ins w:id="3105" w:author="손휘웅/HUIUNG SON" w:date="2020-12-07T08:38:00Z">
        <w:r w:rsidR="00091069" w:rsidRPr="00192CC6">
          <w:rPr>
            <w:rFonts w:eastAsiaTheme="minorHAnsi"/>
            <w:iCs/>
            <w:szCs w:val="20"/>
          </w:rPr>
          <w:t>_</w:t>
        </w:r>
      </w:ins>
      <w:ins w:id="3106" w:author="김현기/HYUNKI KIM" w:date="2020-04-23T08:54:00Z">
        <w:del w:id="3107" w:author="손휘웅/HUIUNG SON" w:date="2020-12-07T08:38:00Z">
          <w:r w:rsidRPr="00192CC6" w:rsidDel="00091069">
            <w:rPr>
              <w:rFonts w:eastAsiaTheme="minorHAnsi"/>
              <w:iCs/>
              <w:szCs w:val="20"/>
              <w:rPrChange w:id="310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  <w:r w:rsidRPr="00192CC6">
          <w:rPr>
            <w:rFonts w:eastAsiaTheme="minorHAnsi" w:hint="eastAsia"/>
            <w:iCs/>
            <w:szCs w:val="20"/>
            <w:rPrChange w:id="310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일반자재</w:t>
        </w:r>
        <w:r w:rsidRPr="00192CC6">
          <w:rPr>
            <w:rFonts w:eastAsiaTheme="minorHAnsi"/>
            <w:iCs/>
            <w:szCs w:val="20"/>
            <w:rPrChange w:id="3110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3111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재고관리</w:t>
        </w:r>
        <w:r w:rsidRPr="00192CC6">
          <w:rPr>
            <w:rFonts w:eastAsiaTheme="minorHAnsi"/>
            <w:iCs/>
            <w:szCs w:val="20"/>
            <w:rPrChange w:id="3112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3113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자재정의</w:t>
        </w:r>
        <w:r w:rsidRPr="00192CC6">
          <w:rPr>
            <w:rFonts w:eastAsiaTheme="minorHAnsi"/>
            <w:iCs/>
            <w:szCs w:val="20"/>
            <w:rPrChange w:id="3114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311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및</w:t>
        </w:r>
        <w:r w:rsidRPr="00192CC6">
          <w:rPr>
            <w:rFonts w:eastAsiaTheme="minorHAnsi"/>
            <w:iCs/>
            <w:szCs w:val="20"/>
            <w:rPrChange w:id="3116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311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전송</w:t>
        </w:r>
      </w:ins>
      <w:ins w:id="3118" w:author="김현기/HYUNKI KIM" w:date="2020-04-23T08:55:00Z">
        <w:del w:id="3119" w:author="손휘웅/HUIUNG SON" w:date="2020-12-07T08:33:00Z">
          <w:r w:rsidRPr="00192CC6" w:rsidDel="00091069">
            <w:rPr>
              <w:rFonts w:eastAsiaTheme="minorHAnsi"/>
              <w:iCs/>
              <w:szCs w:val="20"/>
              <w:rPrChange w:id="312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’</w:delText>
          </w:r>
        </w:del>
      </w:ins>
      <w:ins w:id="3121" w:author="김현기/HYUNKI KIM" w:date="2020-05-06T17:13:00Z">
        <w:r w:rsidR="00084863" w:rsidRPr="00192CC6">
          <w:rPr>
            <w:rFonts w:eastAsiaTheme="minorHAnsi"/>
            <w:iCs/>
            <w:szCs w:val="20"/>
            <w:rPrChange w:id="3122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 xml:space="preserve"> </w:t>
        </w:r>
      </w:ins>
      <w:ins w:id="3123" w:author="김현기/HYUNKI KIM" w:date="2020-04-23T08:54:00Z">
        <w:r w:rsidRPr="0094520A">
          <w:rPr>
            <w:rFonts w:eastAsiaTheme="minorHAnsi" w:hint="eastAsia"/>
            <w:iCs/>
            <w:szCs w:val="20"/>
          </w:rPr>
          <w:t>에서</w:t>
        </w:r>
        <w:r w:rsidRPr="0094520A">
          <w:rPr>
            <w:rFonts w:eastAsiaTheme="minorHAnsi"/>
            <w:iCs/>
            <w:szCs w:val="20"/>
          </w:rPr>
          <w:t xml:space="preserve"> </w:t>
        </w:r>
      </w:ins>
      <w:ins w:id="3124" w:author="손휘웅/HUIUNG SON" w:date="2020-12-07T08:33:00Z">
        <w:r w:rsidR="00091069" w:rsidRPr="00192CC6">
          <w:rPr>
            <w:rFonts w:eastAsiaTheme="minorHAnsi" w:hint="eastAsia"/>
            <w:iCs/>
            <w:szCs w:val="20"/>
          </w:rPr>
          <w:t xml:space="preserve">정보 </w:t>
        </w:r>
      </w:ins>
      <w:ins w:id="3125" w:author="김현기/HYUNKI KIM" w:date="2020-04-23T08:54:00Z">
        <w:r w:rsidRPr="0094520A">
          <w:rPr>
            <w:rFonts w:eastAsiaTheme="minorHAnsi" w:hint="eastAsia"/>
            <w:iCs/>
            <w:szCs w:val="20"/>
          </w:rPr>
          <w:t>변경</w:t>
        </w:r>
      </w:ins>
      <w:ins w:id="3126" w:author="손휘웅/HUIUNG SON" w:date="2020-12-07T08:37:00Z">
        <w:r w:rsidR="00091069" w:rsidRPr="00192CC6">
          <w:rPr>
            <w:rFonts w:eastAsiaTheme="minorHAnsi" w:hint="eastAsia"/>
            <w:iCs/>
            <w:szCs w:val="20"/>
          </w:rPr>
          <w:t>을 진행한다.</w:t>
        </w:r>
      </w:ins>
      <w:ins w:id="3127" w:author="김현기/HYUNKI KIM" w:date="2020-04-23T08:54:00Z">
        <w:del w:id="3128" w:author="손휘웅/HUIUNG SON" w:date="2020-12-07T08:33:00Z">
          <w:r w:rsidRPr="00192CC6" w:rsidDel="00091069">
            <w:rPr>
              <w:rFonts w:eastAsiaTheme="minorHAnsi" w:hint="eastAsia"/>
              <w:iCs/>
              <w:szCs w:val="20"/>
              <w:rPrChange w:id="3129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한다</w:delText>
          </w:r>
        </w:del>
      </w:ins>
      <w:ins w:id="3130" w:author="김현기/HYUNKI KIM" w:date="2020-04-23T10:29:00Z">
        <w:r w:rsidR="00E063E5" w:rsidRPr="00192CC6">
          <w:rPr>
            <w:rFonts w:eastAsiaTheme="minorHAnsi"/>
            <w:iCs/>
            <w:szCs w:val="20"/>
            <w:rPrChange w:id="3131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>.</w:t>
        </w:r>
      </w:ins>
    </w:p>
    <w:p w14:paraId="7F768B44" w14:textId="77777777" w:rsidR="00091069" w:rsidRPr="00192CC6" w:rsidRDefault="00091069">
      <w:pPr>
        <w:wordWrap/>
        <w:ind w:firstLine="1000"/>
        <w:rPr>
          <w:ins w:id="3132" w:author="손휘웅/HUIUNG SON" w:date="2020-12-07T08:31:00Z"/>
          <w:rFonts w:eastAsiaTheme="minorHAnsi"/>
          <w:iCs/>
          <w:szCs w:val="20"/>
          <w:rPrChange w:id="3133" w:author="손휘웅/HUIUNG SON" w:date="2020-12-07T08:33:00Z">
            <w:rPr>
              <w:ins w:id="3134" w:author="손휘웅/HUIUNG SON" w:date="2020-12-07T08:31:00Z"/>
            </w:rPr>
          </w:rPrChange>
        </w:rPr>
        <w:pPrChange w:id="3135" w:author="손휘웅/HUIUNG SON" w:date="2020-12-07T08:33:00Z">
          <w:pPr>
            <w:wordWrap/>
          </w:pPr>
        </w:pPrChange>
      </w:pPr>
      <w:ins w:id="3136" w:author="손휘웅/HUIUNG SON" w:date="2020-12-07T08:33:00Z">
        <w:r w:rsidRPr="00192CC6">
          <w:rPr>
            <w:rFonts w:eastAsiaTheme="minorHAnsi"/>
            <w:iCs/>
            <w:szCs w:val="20"/>
          </w:rPr>
          <w:t xml:space="preserve">- </w:t>
        </w:r>
      </w:ins>
      <w:ins w:id="3137" w:author="최성익/SEONGIK CHOI" w:date="2020-11-14T08:06:00Z">
        <w:del w:id="3138" w:author="손휘웅/HUIUNG SON" w:date="2020-12-07T08:33:00Z">
          <w:r w:rsidR="008B71B6" w:rsidRPr="00192CC6" w:rsidDel="00091069">
            <w:rPr>
              <w:rFonts w:eastAsiaTheme="minorHAnsi"/>
              <w:iCs/>
              <w:szCs w:val="20"/>
              <w:rPrChange w:id="3139" w:author="손휘웅/HUIUNG SON" w:date="2020-12-07T08:3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   </w:delText>
          </w:r>
        </w:del>
      </w:ins>
      <w:ins w:id="3140" w:author="손휘웅/HUIUNG SON" w:date="2020-12-07T08:33:00Z">
        <w:r w:rsidRPr="00192CC6">
          <w:rPr>
            <w:rFonts w:eastAsiaTheme="minorHAnsi" w:hint="eastAsia"/>
            <w:iCs/>
            <w:szCs w:val="20"/>
            <w:rPrChange w:id="3141" w:author="손휘웅/HUIUNG SON" w:date="2020-12-07T08:33:00Z">
              <w:rPr>
                <w:rFonts w:hint="eastAsia"/>
              </w:rPr>
            </w:rPrChange>
          </w:rPr>
          <w:t>기존재고</w:t>
        </w:r>
        <w:r w:rsidRPr="00192CC6">
          <w:rPr>
            <w:rFonts w:eastAsiaTheme="minorHAnsi"/>
            <w:iCs/>
            <w:szCs w:val="20"/>
            <w:rPrChange w:id="3142" w:author="손휘웅/HUIUNG SON" w:date="2020-12-07T08:33:00Z">
              <w:rPr/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3143" w:author="손휘웅/HUIUNG SON" w:date="2020-12-07T08:33:00Z">
              <w:rPr>
                <w:rFonts w:hint="eastAsia"/>
              </w:rPr>
            </w:rPrChange>
          </w:rPr>
          <w:t>미소진</w:t>
        </w:r>
        <w:r w:rsidRPr="00192CC6">
          <w:rPr>
            <w:rFonts w:eastAsiaTheme="minorHAnsi"/>
            <w:iCs/>
            <w:szCs w:val="20"/>
            <w:rPrChange w:id="3144" w:author="손휘웅/HUIUNG SON" w:date="2020-12-07T08:33:00Z">
              <w:rPr/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3145" w:author="손휘웅/HUIUNG SON" w:date="2020-12-07T08:33:00Z">
              <w:rPr>
                <w:rFonts w:hint="eastAsia"/>
              </w:rPr>
            </w:rPrChange>
          </w:rPr>
          <w:t>시</w:t>
        </w:r>
        <w:r w:rsidRPr="00192CC6">
          <w:rPr>
            <w:rFonts w:eastAsiaTheme="minorHAnsi"/>
            <w:iCs/>
            <w:szCs w:val="20"/>
            <w:rPrChange w:id="3146" w:author="손휘웅/HUIUNG SON" w:date="2020-12-07T08:33:00Z">
              <w:rPr/>
            </w:rPrChange>
          </w:rPr>
          <w:t xml:space="preserve"> :</w:t>
        </w:r>
      </w:ins>
      <w:ins w:id="3147" w:author="손휘웅/HUIUNG SON" w:date="2020-12-07T08:34:00Z">
        <w:r w:rsidRPr="00192CC6">
          <w:rPr>
            <w:rFonts w:eastAsiaTheme="minorHAnsi"/>
            <w:iCs/>
            <w:szCs w:val="20"/>
          </w:rPr>
          <w:t xml:space="preserve"> </w:t>
        </w:r>
      </w:ins>
      <w:ins w:id="3148" w:author="손휘웅/HUIUNG SON" w:date="2020-12-07T08:35:00Z">
        <w:r w:rsidRPr="00192CC6">
          <w:rPr>
            <w:rFonts w:eastAsiaTheme="minorHAnsi" w:hint="eastAsia"/>
            <w:iCs/>
            <w:szCs w:val="20"/>
          </w:rPr>
          <w:t xml:space="preserve">전산상 </w:t>
        </w:r>
      </w:ins>
      <w:ins w:id="3149" w:author="손휘웅/HUIUNG SON" w:date="2020-12-07T08:36:00Z">
        <w:r w:rsidRPr="00192CC6">
          <w:rPr>
            <w:rFonts w:eastAsiaTheme="minorHAnsi" w:hint="eastAsia"/>
            <w:iCs/>
            <w:szCs w:val="20"/>
          </w:rPr>
          <w:t>전환</w:t>
        </w:r>
      </w:ins>
      <w:ins w:id="3150" w:author="손휘웅/HUIUNG SON" w:date="2020-12-07T08:35:00Z">
        <w:r w:rsidRPr="00192CC6">
          <w:rPr>
            <w:rFonts w:eastAsiaTheme="minorHAnsi" w:hint="eastAsia"/>
            <w:iCs/>
            <w:szCs w:val="20"/>
          </w:rPr>
          <w:t xml:space="preserve">이 불가하므로, </w:t>
        </w:r>
      </w:ins>
      <w:ins w:id="3151" w:author="손휘웅/HUIUNG SON" w:date="2020-12-07T08:34:00Z">
        <w:r w:rsidRPr="00192CC6">
          <w:rPr>
            <w:rFonts w:eastAsiaTheme="minorHAnsi" w:hint="eastAsia"/>
            <w:iCs/>
            <w:szCs w:val="20"/>
          </w:rPr>
          <w:t xml:space="preserve">비관리품 식별 </w:t>
        </w:r>
        <w:r w:rsidRPr="00192CC6">
          <w:rPr>
            <w:rFonts w:eastAsiaTheme="minorHAnsi"/>
            <w:iCs/>
            <w:szCs w:val="20"/>
          </w:rPr>
          <w:t>Tag (=</w:t>
        </w:r>
        <w:r w:rsidRPr="00192CC6">
          <w:rPr>
            <w:rFonts w:eastAsiaTheme="minorHAnsi" w:hint="eastAsia"/>
            <w:iCs/>
            <w:szCs w:val="20"/>
          </w:rPr>
          <w:t>흰색)를 부착하</w:t>
        </w:r>
      </w:ins>
      <w:ins w:id="3152" w:author="손휘웅/HUIUNG SON" w:date="2020-12-07T08:35:00Z">
        <w:r w:rsidRPr="00192CC6">
          <w:rPr>
            <w:rFonts w:eastAsiaTheme="minorHAnsi" w:hint="eastAsia"/>
            <w:iCs/>
            <w:szCs w:val="20"/>
          </w:rPr>
          <w:t xml:space="preserve">여 </w:t>
        </w:r>
      </w:ins>
      <w:ins w:id="3153" w:author="손휘웅/HUIUNG SON" w:date="2020-12-07T08:36:00Z">
        <w:r w:rsidRPr="00192CC6">
          <w:rPr>
            <w:rFonts w:eastAsiaTheme="minorHAnsi" w:hint="eastAsia"/>
            <w:iCs/>
            <w:szCs w:val="20"/>
          </w:rPr>
          <w:t>관리하고,</w:t>
        </w:r>
        <w:r w:rsidRPr="00192CC6">
          <w:rPr>
            <w:rFonts w:eastAsiaTheme="minorHAnsi"/>
            <w:iCs/>
            <w:szCs w:val="20"/>
          </w:rPr>
          <w:t xml:space="preserve"> </w:t>
        </w:r>
        <w:r w:rsidRPr="00192CC6">
          <w:rPr>
            <w:rFonts w:eastAsiaTheme="minorHAnsi" w:hint="eastAsia"/>
            <w:iCs/>
            <w:szCs w:val="20"/>
          </w:rPr>
          <w:t xml:space="preserve">재고 소진 후 </w:t>
        </w:r>
      </w:ins>
      <w:ins w:id="3154" w:author="손휘웅/HUIUNG SON" w:date="2020-12-07T08:37:00Z">
        <w:r w:rsidRPr="00192CC6">
          <w:rPr>
            <w:rFonts w:eastAsiaTheme="minorHAnsi" w:hint="eastAsia"/>
            <w:iCs/>
            <w:szCs w:val="20"/>
          </w:rPr>
          <w:t>정보 변경을 진행한다.</w:t>
        </w:r>
      </w:ins>
      <w:ins w:id="3155" w:author="손휘웅/HUIUNG SON" w:date="2020-12-07T08:34:00Z">
        <w:r w:rsidRPr="00192CC6">
          <w:rPr>
            <w:rFonts w:eastAsiaTheme="minorHAnsi"/>
            <w:iCs/>
            <w:szCs w:val="20"/>
          </w:rPr>
          <w:t xml:space="preserve"> </w:t>
        </w:r>
      </w:ins>
      <w:ins w:id="3156" w:author="손휘웅/HUIUNG SON" w:date="2020-12-07T08:33:00Z">
        <w:r w:rsidRPr="00192CC6">
          <w:rPr>
            <w:rFonts w:eastAsiaTheme="minorHAnsi"/>
            <w:iCs/>
            <w:szCs w:val="20"/>
            <w:rPrChange w:id="3157" w:author="손휘웅/HUIUNG SON" w:date="2020-12-07T08:33:00Z">
              <w:rPr/>
            </w:rPrChange>
          </w:rPr>
          <w:t xml:space="preserve"> </w:t>
        </w:r>
      </w:ins>
      <w:ins w:id="3158" w:author="최성익/SEONGIK CHOI" w:date="2020-11-14T08:06:00Z">
        <w:del w:id="3159" w:author="손휘웅/HUIUNG SON" w:date="2020-12-07T08:33:00Z">
          <w:r w:rsidR="008B71B6" w:rsidRPr="00192CC6" w:rsidDel="00091069">
            <w:rPr>
              <w:rFonts w:eastAsiaTheme="minorHAnsi"/>
              <w:iCs/>
              <w:szCs w:val="20"/>
              <w:rPrChange w:id="3160" w:author="손휘웅/HUIUNG SON" w:date="2020-12-07T08:3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   3) </w:delText>
          </w:r>
          <w:r w:rsidR="008B71B6" w:rsidRPr="00192CC6" w:rsidDel="00091069">
            <w:rPr>
              <w:rFonts w:eastAsiaTheme="minorHAnsi" w:hint="eastAsia"/>
              <w:iCs/>
              <w:szCs w:val="20"/>
              <w:rPrChange w:id="3161" w:author="손휘웅/HUIUNG SON" w:date="2020-12-07T08:3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비관리품</w:delText>
          </w:r>
          <w:r w:rsidR="008B71B6" w:rsidRPr="00192CC6" w:rsidDel="00091069">
            <w:rPr>
              <w:rFonts w:eastAsiaTheme="minorHAnsi"/>
              <w:iCs/>
              <w:szCs w:val="20"/>
              <w:rPrChange w:id="3162" w:author="손휘웅/HUIUNG SON" w:date="2020-12-07T08:33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8B71B6" w:rsidRPr="00192CC6" w:rsidDel="00091069">
            <w:rPr>
              <w:rFonts w:eastAsiaTheme="minorHAnsi" w:hint="eastAsia"/>
              <w:iCs/>
              <w:szCs w:val="20"/>
              <w:rPrChange w:id="3163" w:author="손휘웅/HUIUNG SON" w:date="2020-12-07T08:3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전환</w:delText>
          </w:r>
        </w:del>
      </w:ins>
      <w:ins w:id="3164" w:author="최성익/SEONGIK CHOI" w:date="2020-11-14T08:08:00Z">
        <w:del w:id="3165" w:author="손휘웅/HUIUNG SON" w:date="2020-12-07T08:33:00Z">
          <w:r w:rsidR="008B71B6" w:rsidRPr="00192CC6" w:rsidDel="00091069">
            <w:rPr>
              <w:rFonts w:eastAsiaTheme="minorHAnsi" w:hint="eastAsia"/>
              <w:iCs/>
              <w:szCs w:val="20"/>
              <w:rPrChange w:id="3166" w:author="손휘웅/HUIUNG SON" w:date="2020-12-07T08:33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후</w:delText>
          </w:r>
        </w:del>
      </w:ins>
      <w:ins w:id="3167" w:author="손휘웅/HUIUNG SON" w:date="2020-12-07T08:32:00Z">
        <w:r w:rsidRPr="00192CC6">
          <w:rPr>
            <w:rFonts w:eastAsiaTheme="minorHAnsi"/>
            <w:iCs/>
            <w:szCs w:val="20"/>
            <w:rPrChange w:id="3168" w:author="손휘웅/HUIUNG SON" w:date="2020-12-07T08:33:00Z">
              <w:rPr/>
            </w:rPrChange>
          </w:rPr>
          <w:t xml:space="preserve"> </w:t>
        </w:r>
      </w:ins>
      <w:ins w:id="3169" w:author="최성익/SEONGIK CHOI" w:date="2020-11-14T08:08:00Z">
        <w:r w:rsidR="008B71B6" w:rsidRPr="00192CC6">
          <w:rPr>
            <w:rFonts w:eastAsiaTheme="minorHAnsi"/>
            <w:iCs/>
            <w:szCs w:val="20"/>
            <w:rPrChange w:id="3170" w:author="손휘웅/HUIUNG SON" w:date="2020-12-07T08:33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</w:p>
    <w:p w14:paraId="01C9AB30" w14:textId="77777777" w:rsidR="008B71B6" w:rsidRPr="00192CC6" w:rsidDel="00091069" w:rsidRDefault="00091069" w:rsidP="00C95478">
      <w:pPr>
        <w:wordWrap/>
        <w:rPr>
          <w:ins w:id="3171" w:author="김현기/HYUNKI KIM" w:date="2020-04-23T08:56:00Z"/>
          <w:del w:id="3172" w:author="손휘웅/HUIUNG SON" w:date="2020-12-07T08:31:00Z"/>
          <w:rFonts w:eastAsiaTheme="minorHAnsi"/>
          <w:iCs/>
          <w:szCs w:val="20"/>
          <w:rPrChange w:id="3173" w:author="손휘웅/HUIUNG SON" w:date="2020-12-07T08:15:00Z">
            <w:rPr>
              <w:ins w:id="3174" w:author="김현기/HYUNKI KIM" w:date="2020-04-23T08:56:00Z"/>
              <w:del w:id="3175" w:author="손휘웅/HUIUNG SON" w:date="2020-12-07T08:31:00Z"/>
              <w:rFonts w:eastAsiaTheme="minorHAnsi"/>
              <w:szCs w:val="20"/>
            </w:rPr>
          </w:rPrChange>
        </w:rPr>
      </w:pPr>
      <w:ins w:id="3176" w:author="손휘웅/HUIUNG SON" w:date="2020-12-07T08:31:00Z">
        <w:r w:rsidRPr="00192CC6">
          <w:rPr>
            <w:rFonts w:eastAsiaTheme="minorHAnsi"/>
            <w:iCs/>
            <w:szCs w:val="20"/>
          </w:rPr>
          <w:t xml:space="preserve">        </w:t>
        </w:r>
      </w:ins>
      <w:ins w:id="3177" w:author="최성익/SEONGIK CHOI" w:date="2020-11-14T08:08:00Z">
        <w:del w:id="3178" w:author="손휘웅/HUIUNG SON" w:date="2020-12-07T08:31:00Z">
          <w:r w:rsidR="008B71B6" w:rsidRPr="00192CC6" w:rsidDel="00091069">
            <w:rPr>
              <w:rFonts w:eastAsiaTheme="minorHAnsi" w:hint="eastAsia"/>
              <w:iCs/>
              <w:szCs w:val="20"/>
              <w:rPrChange w:id="3179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불용품</w:delText>
          </w:r>
        </w:del>
      </w:ins>
      <w:ins w:id="3180" w:author="최성익/SEONGIK CHOI" w:date="2020-11-14T08:11:00Z">
        <w:del w:id="3181" w:author="손휘웅/HUIUNG SON" w:date="2020-12-07T08:31:00Z">
          <w:r w:rsidR="008B71B6" w:rsidRPr="00192CC6" w:rsidDel="00091069">
            <w:rPr>
              <w:rFonts w:eastAsiaTheme="minorHAnsi"/>
              <w:iCs/>
              <w:szCs w:val="20"/>
              <w:rPrChange w:id="3182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3183" w:author="최성익/SEONGIK CHOI" w:date="2020-11-14T08:42:00Z">
        <w:del w:id="3184" w:author="손휘웅/HUIUNG SON" w:date="2020-12-07T08:31:00Z">
          <w:r w:rsidR="00701360" w:rsidRPr="00192CC6" w:rsidDel="00091069">
            <w:rPr>
              <w:rFonts w:eastAsiaTheme="minorHAnsi" w:hint="eastAsia"/>
              <w:iCs/>
              <w:szCs w:val="20"/>
              <w:rPrChange w:id="3185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관리</w:delText>
          </w:r>
          <w:r w:rsidR="00701360" w:rsidRPr="00192CC6" w:rsidDel="00091069">
            <w:rPr>
              <w:rFonts w:eastAsiaTheme="minorHAnsi"/>
              <w:iCs/>
              <w:szCs w:val="20"/>
              <w:rPrChange w:id="3186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3187" w:author="최성익/SEONGIK CHOI" w:date="2020-11-14T08:11:00Z">
        <w:del w:id="3188" w:author="손휘웅/HUIUNG SON" w:date="2020-12-07T08:31:00Z">
          <w:r w:rsidR="008B71B6" w:rsidRPr="00192CC6" w:rsidDel="00091069">
            <w:rPr>
              <w:rFonts w:eastAsiaTheme="minorHAnsi" w:hint="eastAsia"/>
              <w:iCs/>
              <w:szCs w:val="20"/>
              <w:rPrChange w:id="3189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기준에</w:delText>
          </w:r>
          <w:r w:rsidR="008B71B6" w:rsidRPr="00192CC6" w:rsidDel="00091069">
            <w:rPr>
              <w:rFonts w:eastAsiaTheme="minorHAnsi"/>
              <w:iCs/>
              <w:szCs w:val="20"/>
              <w:rPrChange w:id="3190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따라 </w:delText>
          </w:r>
        </w:del>
      </w:ins>
      <w:ins w:id="3191" w:author="최성익/SEONGIK CHOI" w:date="2020-11-14T08:08:00Z">
        <w:del w:id="3192" w:author="손휘웅/HUIUNG SON" w:date="2020-12-07T08:31:00Z">
          <w:r w:rsidR="008B71B6" w:rsidRPr="00192CC6" w:rsidDel="00091069">
            <w:rPr>
              <w:rFonts w:eastAsiaTheme="minorHAnsi" w:hint="eastAsia"/>
              <w:iCs/>
              <w:szCs w:val="20"/>
              <w:rPrChange w:id="3193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처리</w:delText>
          </w:r>
        </w:del>
      </w:ins>
      <w:ins w:id="3194" w:author="최성익/SEONGIK CHOI" w:date="2020-11-14T08:12:00Z">
        <w:del w:id="3195" w:author="손휘웅/HUIUNG SON" w:date="2020-12-07T08:31:00Z">
          <w:r w:rsidR="008B71B6" w:rsidRPr="00192CC6" w:rsidDel="00091069">
            <w:rPr>
              <w:rFonts w:eastAsiaTheme="minorHAnsi" w:hint="eastAsia"/>
              <w:iCs/>
              <w:szCs w:val="20"/>
              <w:rPrChange w:id="3196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를</w:delText>
          </w:r>
          <w:r w:rsidR="008B71B6" w:rsidRPr="00192CC6" w:rsidDel="00091069">
            <w:rPr>
              <w:rFonts w:eastAsiaTheme="minorHAnsi"/>
              <w:iCs/>
              <w:szCs w:val="20"/>
              <w:rPrChange w:id="3197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</w:del>
      </w:ins>
      <w:ins w:id="3198" w:author="최성익/SEONGIK CHOI" w:date="2020-11-14T08:08:00Z">
        <w:del w:id="3199" w:author="손휘웅/HUIUNG SON" w:date="2020-12-07T08:31:00Z">
          <w:r w:rsidR="008B71B6" w:rsidRPr="00192CC6" w:rsidDel="00091069">
            <w:rPr>
              <w:rFonts w:eastAsiaTheme="minorHAnsi" w:hint="eastAsia"/>
              <w:iCs/>
              <w:szCs w:val="20"/>
              <w:rPrChange w:id="3200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할</w:delText>
          </w:r>
          <w:r w:rsidR="008B71B6" w:rsidRPr="00192CC6" w:rsidDel="00091069">
            <w:rPr>
              <w:rFonts w:eastAsiaTheme="minorHAnsi"/>
              <w:iCs/>
              <w:szCs w:val="20"/>
              <w:rPrChange w:id="3201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8B71B6" w:rsidRPr="00192CC6" w:rsidDel="00091069">
            <w:rPr>
              <w:rFonts w:eastAsiaTheme="minorHAnsi" w:hint="eastAsia"/>
              <w:iCs/>
              <w:szCs w:val="20"/>
              <w:rPrChange w:id="3202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수</w:delText>
          </w:r>
          <w:r w:rsidR="008B71B6" w:rsidRPr="00192CC6" w:rsidDel="00091069">
            <w:rPr>
              <w:rFonts w:eastAsiaTheme="minorHAnsi"/>
              <w:iCs/>
              <w:szCs w:val="20"/>
              <w:rPrChange w:id="3203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8B71B6" w:rsidRPr="00192CC6" w:rsidDel="00091069">
            <w:rPr>
              <w:rFonts w:eastAsiaTheme="minorHAnsi" w:hint="eastAsia"/>
              <w:iCs/>
              <w:szCs w:val="20"/>
              <w:rPrChange w:id="3204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있다</w:delText>
          </w:r>
          <w:r w:rsidR="008B71B6" w:rsidRPr="00192CC6" w:rsidDel="00091069">
            <w:rPr>
              <w:rFonts w:eastAsiaTheme="minorHAnsi"/>
              <w:iCs/>
              <w:szCs w:val="20"/>
              <w:rPrChange w:id="3205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.</w:delText>
          </w:r>
        </w:del>
      </w:ins>
      <w:ins w:id="3206" w:author="최성익/SEONGIK CHOI" w:date="2020-11-14T08:47:00Z">
        <w:del w:id="3207" w:author="손휘웅/HUIUNG SON" w:date="2020-12-07T08:31:00Z">
          <w:r w:rsidR="00701360" w:rsidRPr="00192CC6" w:rsidDel="00091069">
            <w:rPr>
              <w:rFonts w:eastAsiaTheme="minorHAnsi"/>
              <w:iCs/>
              <w:szCs w:val="20"/>
              <w:rPrChange w:id="3208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</w:delText>
          </w:r>
          <w:r w:rsidR="00701360" w:rsidRPr="00192CC6" w:rsidDel="00091069">
            <w:rPr>
              <w:rFonts w:eastAsiaTheme="minorHAnsi" w:hint="eastAsia"/>
              <w:iCs/>
              <w:szCs w:val="20"/>
              <w:u w:val="single"/>
              <w:rPrChange w:id="3209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불용품</w:delText>
          </w:r>
          <w:r w:rsidR="00701360" w:rsidRPr="00192CC6" w:rsidDel="00091069">
            <w:rPr>
              <w:rFonts w:eastAsiaTheme="minorHAnsi"/>
              <w:iCs/>
              <w:szCs w:val="20"/>
              <w:u w:val="single"/>
              <w:rPrChange w:id="3210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처리후 QRP </w:delText>
          </w:r>
          <w:r w:rsidR="00701360" w:rsidRPr="00192CC6" w:rsidDel="00091069">
            <w:rPr>
              <w:rFonts w:eastAsiaTheme="minorHAnsi" w:hint="eastAsia"/>
              <w:iCs/>
              <w:szCs w:val="20"/>
              <w:u w:val="single"/>
              <w:rPrChange w:id="3211" w:author="손휘웅/HUIUNG SON" w:date="2020-12-07T08:15:00Z">
                <w:rPr>
                  <w:rFonts w:eastAsiaTheme="minorHAnsi" w:hint="eastAsia"/>
                  <w:szCs w:val="20"/>
                  <w:highlight w:val="yellow"/>
                </w:rPr>
              </w:rPrChange>
            </w:rPr>
            <w:delText>출고</w:delText>
          </w:r>
          <w:r w:rsidR="00701360" w:rsidRPr="00192CC6" w:rsidDel="00091069">
            <w:rPr>
              <w:rFonts w:eastAsiaTheme="minorHAnsi"/>
              <w:iCs/>
              <w:szCs w:val="20"/>
              <w:u w:val="single"/>
              <w:rPrChange w:id="3212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 xml:space="preserve"> ?</w:delText>
          </w:r>
        </w:del>
      </w:ins>
    </w:p>
    <w:p w14:paraId="30B9111A" w14:textId="77777777" w:rsidR="004D29D7" w:rsidRPr="00192CC6" w:rsidRDefault="004D29D7" w:rsidP="00C95478">
      <w:pPr>
        <w:wordWrap/>
        <w:rPr>
          <w:ins w:id="3213" w:author="손휘웅/HUIUNG SON" w:date="2020-12-07T08:39:00Z"/>
          <w:rFonts w:eastAsiaTheme="minorHAnsi"/>
          <w:iCs/>
          <w:szCs w:val="20"/>
        </w:rPr>
      </w:pPr>
      <w:ins w:id="3214" w:author="김현기/HYUNKI KIM" w:date="2020-04-23T08:56:00Z">
        <w:del w:id="3215" w:author="손휘웅/HUIUNG SON" w:date="2020-12-07T08:31:00Z">
          <w:r w:rsidRPr="00192CC6" w:rsidDel="00091069">
            <w:rPr>
              <w:rFonts w:eastAsiaTheme="minorHAnsi"/>
              <w:iCs/>
              <w:szCs w:val="20"/>
              <w:rPrChange w:id="321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       </w:delText>
          </w:r>
        </w:del>
      </w:ins>
      <w:ins w:id="3217" w:author="손휘웅/HUIUNG SON" w:date="2020-12-07T08:31:00Z">
        <w:r w:rsidR="00091069" w:rsidRPr="00192CC6">
          <w:rPr>
            <w:rFonts w:eastAsiaTheme="minorHAnsi"/>
            <w:iCs/>
            <w:szCs w:val="20"/>
          </w:rPr>
          <w:t>2</w:t>
        </w:r>
      </w:ins>
      <w:ins w:id="3218" w:author="최성익" w:date="2020-11-13T09:45:00Z">
        <w:del w:id="3219" w:author="손휘웅/HUIUNG SON" w:date="2020-12-07T08:31:00Z">
          <w:r w:rsidR="000157CE" w:rsidRPr="00192CC6" w:rsidDel="00091069">
            <w:rPr>
              <w:rFonts w:eastAsiaTheme="minorHAnsi"/>
              <w:iCs/>
              <w:szCs w:val="20"/>
              <w:rPrChange w:id="322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3</w:delText>
          </w:r>
        </w:del>
      </w:ins>
      <w:ins w:id="3221" w:author="김현기/HYUNKI KIM" w:date="2020-04-23T08:56:00Z">
        <w:del w:id="3222" w:author="최성익" w:date="2020-11-13T09:45:00Z">
          <w:r w:rsidRPr="00192CC6" w:rsidDel="000157CE">
            <w:rPr>
              <w:rFonts w:eastAsiaTheme="minorHAnsi"/>
              <w:iCs/>
              <w:szCs w:val="20"/>
              <w:rPrChange w:id="322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11</w:delText>
          </w:r>
        </w:del>
        <w:r w:rsidRPr="00192CC6">
          <w:rPr>
            <w:rFonts w:eastAsiaTheme="minorHAnsi"/>
            <w:iCs/>
            <w:szCs w:val="20"/>
            <w:rPrChange w:id="3224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) 비관리품에서 </w:t>
        </w:r>
      </w:ins>
      <w:ins w:id="3225" w:author="최성익" w:date="2020-11-13T09:45:00Z">
        <w:r w:rsidR="000157CE" w:rsidRPr="00192CC6">
          <w:rPr>
            <w:rFonts w:eastAsiaTheme="minorHAnsi" w:hint="eastAsia"/>
            <w:iCs/>
            <w:szCs w:val="20"/>
            <w:rPrChange w:id="3226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관리품</w:t>
        </w:r>
        <w:r w:rsidR="000157CE" w:rsidRPr="00192CC6">
          <w:rPr>
            <w:rFonts w:eastAsiaTheme="minorHAnsi"/>
            <w:iCs/>
            <w:szCs w:val="20"/>
            <w:rPrChange w:id="3227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="000157CE" w:rsidRPr="00192CC6">
          <w:rPr>
            <w:rFonts w:eastAsiaTheme="minorHAnsi" w:hint="eastAsia"/>
            <w:iCs/>
            <w:szCs w:val="20"/>
            <w:rPrChange w:id="3228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전</w:t>
        </w:r>
        <w:r w:rsidR="000157CE" w:rsidRPr="00192CC6">
          <w:rPr>
            <w:rFonts w:eastAsiaTheme="minorHAnsi"/>
            <w:iCs/>
            <w:szCs w:val="20"/>
            <w:rPrChange w:id="3229" w:author="손휘웅/HUIUNG SON" w:date="2020-12-07T08:15:00Z">
              <w:rPr>
                <w:rFonts w:eastAsiaTheme="minorHAnsi"/>
                <w:szCs w:val="20"/>
              </w:rPr>
            </w:rPrChange>
          </w:rPr>
          <w:t>환</w:t>
        </w:r>
        <w:r w:rsidR="000157CE" w:rsidRPr="00192CC6">
          <w:rPr>
            <w:rFonts w:eastAsiaTheme="minorHAnsi" w:hint="eastAsia"/>
            <w:iCs/>
            <w:szCs w:val="20"/>
            <w:rPrChange w:id="3230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은</w:t>
        </w:r>
        <w:r w:rsidR="000157CE" w:rsidRPr="00192CC6">
          <w:rPr>
            <w:rFonts w:eastAsiaTheme="minorHAnsi"/>
            <w:iCs/>
            <w:szCs w:val="20"/>
            <w:rPrChange w:id="3231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3232" w:author="김현기/HYUNKI KIM" w:date="2020-04-23T08:56:00Z">
        <w:del w:id="3233" w:author="최성익" w:date="2020-11-13T09:45:00Z">
          <w:r w:rsidRPr="00192CC6" w:rsidDel="000157CE">
            <w:rPr>
              <w:rFonts w:eastAsiaTheme="minorHAnsi" w:hint="eastAsia"/>
              <w:iCs/>
              <w:szCs w:val="20"/>
              <w:rPrChange w:id="3234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관리품으로</w:delText>
          </w:r>
          <w:r w:rsidRPr="00192CC6" w:rsidDel="000157CE">
            <w:rPr>
              <w:rFonts w:eastAsiaTheme="minorHAnsi"/>
              <w:iCs/>
              <w:szCs w:val="20"/>
              <w:rPrChange w:id="323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변환 할 경우</w:delText>
          </w:r>
        </w:del>
        <w:del w:id="3236" w:author="손휘웅/HUIUNG SON" w:date="2020-12-07T08:38:00Z">
          <w:r w:rsidRPr="00192CC6" w:rsidDel="00091069">
            <w:rPr>
              <w:rFonts w:eastAsiaTheme="minorHAnsi"/>
              <w:iCs/>
              <w:szCs w:val="20"/>
              <w:rPrChange w:id="3237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3238" w:author="김현기/HYUNKI KIM" w:date="2020-04-23T09:03:00Z">
        <w:del w:id="3239" w:author="손휘웅/HUIUNG SON" w:date="2020-12-07T08:38:00Z">
          <w:r w:rsidR="00C537E3" w:rsidRPr="00192CC6" w:rsidDel="00091069">
            <w:rPr>
              <w:rFonts w:eastAsiaTheme="minorHAnsi"/>
              <w:iCs/>
              <w:szCs w:val="20"/>
              <w:rPrChange w:id="324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</w:delText>
          </w:r>
        </w:del>
      </w:ins>
      <w:ins w:id="3241" w:author="김현기/HYUNKI KIM" w:date="2020-04-23T08:56:00Z">
        <w:del w:id="3242" w:author="손휘웅/HUIUNG SON" w:date="2020-12-07T08:38:00Z">
          <w:r w:rsidRPr="00192CC6" w:rsidDel="00091069">
            <w:rPr>
              <w:rFonts w:eastAsiaTheme="minorHAnsi"/>
              <w:iCs/>
              <w:szCs w:val="20"/>
              <w:rPrChange w:id="3243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L</w:delText>
          </w:r>
        </w:del>
      </w:ins>
      <w:ins w:id="3244" w:author="김현기/HYUNKI KIM" w:date="2020-04-24T08:10:00Z">
        <w:del w:id="3245" w:author="손휘웅/HUIUNG SON" w:date="2020-12-07T08:38:00Z">
          <w:r w:rsidR="00DA64B1" w:rsidRPr="00192CC6" w:rsidDel="00091069">
            <w:rPr>
              <w:rFonts w:eastAsiaTheme="minorHAnsi"/>
              <w:iCs/>
              <w:szCs w:val="20"/>
              <w:rPrChange w:id="3246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egacy </w:delText>
          </w:r>
        </w:del>
      </w:ins>
      <w:ins w:id="3247" w:author="김현기/HYUNKI KIM" w:date="2020-04-23T08:56:00Z">
        <w:del w:id="3248" w:author="손휘웅/HUIUNG SON" w:date="2020-12-07T08:38:00Z">
          <w:r w:rsidRPr="00192CC6" w:rsidDel="00091069">
            <w:rPr>
              <w:rFonts w:eastAsiaTheme="minorHAnsi"/>
              <w:iCs/>
              <w:szCs w:val="20"/>
              <w:rPrChange w:id="324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ERP</w:delText>
          </w:r>
        </w:del>
      </w:ins>
      <w:ins w:id="3250" w:author="김경환(품질보증팀)/KYUNGHWAN KIM" w:date="2020-05-19T11:53:00Z">
        <w:del w:id="3251" w:author="손휘웅/HUIUNG SON" w:date="2020-12-07T08:38:00Z">
          <w:r w:rsidR="00434C11" w:rsidRPr="00192CC6" w:rsidDel="00091069">
            <w:rPr>
              <w:rFonts w:eastAsiaTheme="minorHAnsi"/>
              <w:iCs/>
              <w:szCs w:val="20"/>
              <w:rPrChange w:id="3252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3253" w:author="김현기/HYUNKI KIM" w:date="2020-04-23T09:02:00Z">
        <w:del w:id="3254" w:author="손휘웅/HUIUNG SON" w:date="2020-12-07T08:38:00Z">
          <w:r w:rsidR="00C537E3" w:rsidRPr="00192CC6" w:rsidDel="00091069">
            <w:rPr>
              <w:rFonts w:eastAsiaTheme="minorHAnsi"/>
              <w:iCs/>
              <w:szCs w:val="20"/>
              <w:rPrChange w:id="325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일반자재 구매요청</w:delText>
          </w:r>
        </w:del>
      </w:ins>
      <w:ins w:id="3256" w:author="김현기/HYUNKI KIM" w:date="2020-04-23T09:03:00Z">
        <w:del w:id="3257" w:author="손휘웅/HUIUNG SON" w:date="2020-12-07T08:38:00Z">
          <w:r w:rsidR="00C537E3" w:rsidRPr="00192CC6" w:rsidDel="00091069">
            <w:rPr>
              <w:rFonts w:eastAsiaTheme="minorHAnsi"/>
              <w:iCs/>
              <w:szCs w:val="20"/>
              <w:rPrChange w:id="325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’</w:delText>
          </w:r>
        </w:del>
      </w:ins>
      <w:ins w:id="3259" w:author="김현기/HYUNKI KIM" w:date="2020-04-23T09:02:00Z">
        <w:del w:id="3260" w:author="손휘웅/HUIUNG SON" w:date="2020-12-07T08:38:00Z">
          <w:r w:rsidR="00C537E3" w:rsidRPr="00192CC6" w:rsidDel="00091069">
            <w:rPr>
              <w:rFonts w:eastAsiaTheme="minorHAnsi"/>
              <w:iCs/>
              <w:szCs w:val="20"/>
              <w:rPrChange w:id="326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하기전 </w:delText>
          </w:r>
        </w:del>
      </w:ins>
      <w:ins w:id="3262" w:author="김현기/HYUNKI KIM" w:date="2020-04-23T09:04:00Z">
        <w:del w:id="3263" w:author="최성익" w:date="2020-11-13T09:51:00Z">
          <w:r w:rsidR="00C537E3" w:rsidRPr="00192CC6" w:rsidDel="000157CE">
            <w:rPr>
              <w:rFonts w:eastAsiaTheme="minorHAnsi" w:hint="eastAsia"/>
              <w:iCs/>
              <w:szCs w:val="20"/>
              <w:rPrChange w:id="3264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반드시</w:delText>
          </w:r>
          <w:r w:rsidR="00C537E3" w:rsidRPr="00192CC6" w:rsidDel="000157CE">
            <w:rPr>
              <w:rFonts w:eastAsiaTheme="minorHAnsi"/>
              <w:iCs/>
              <w:szCs w:val="20"/>
              <w:rPrChange w:id="3265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3266" w:author="김현기/HYUNKI KIM" w:date="2020-04-23T09:03:00Z">
        <w:del w:id="3267" w:author="손휘웅/HUIUNG SON" w:date="2020-12-07T08:38:00Z">
          <w:r w:rsidR="00C537E3" w:rsidRPr="00192CC6" w:rsidDel="00091069">
            <w:rPr>
              <w:rFonts w:eastAsiaTheme="minorHAnsi"/>
              <w:iCs/>
              <w:szCs w:val="20"/>
              <w:rPrChange w:id="326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</w:delText>
          </w:r>
        </w:del>
      </w:ins>
      <w:ins w:id="3269" w:author="손휘웅/HUIUNG SON" w:date="2020-12-07T08:38:00Z">
        <w:r w:rsidR="00091069" w:rsidRPr="00192CC6">
          <w:rPr>
            <w:rFonts w:eastAsiaTheme="minorHAnsi"/>
            <w:iCs/>
            <w:szCs w:val="20"/>
          </w:rPr>
          <w:t>SAP</w:t>
        </w:r>
      </w:ins>
      <w:ins w:id="3270" w:author="김경환(품질보증팀)/KYUNGHWAN KIM" w:date="2020-05-19T11:53:00Z">
        <w:del w:id="3271" w:author="손휘웅/HUIUNG SON" w:date="2020-12-07T08:38:00Z">
          <w:r w:rsidR="00434C11" w:rsidRPr="00192CC6" w:rsidDel="00091069">
            <w:rPr>
              <w:rFonts w:eastAsiaTheme="minorHAnsi"/>
              <w:iCs/>
              <w:szCs w:val="20"/>
              <w:rPrChange w:id="3272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ERP</w:delText>
          </w:r>
        </w:del>
        <w:r w:rsidR="00434C11" w:rsidRPr="00192CC6">
          <w:rPr>
            <w:rFonts w:eastAsiaTheme="minorHAnsi"/>
            <w:iCs/>
            <w:szCs w:val="20"/>
            <w:rPrChange w:id="3273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>_</w:t>
        </w:r>
      </w:ins>
      <w:ins w:id="3274" w:author="김현기/HYUNKI KIM" w:date="2020-04-23T09:03:00Z">
        <w:del w:id="3275" w:author="김경환(품질보증팀)/KYUNGHWAN KIM" w:date="2020-05-19T11:53:00Z">
          <w:r w:rsidR="00C537E3" w:rsidRPr="00192CC6" w:rsidDel="00434C11">
            <w:rPr>
              <w:rFonts w:eastAsiaTheme="minorHAnsi"/>
              <w:iCs/>
              <w:szCs w:val="20"/>
              <w:rPrChange w:id="327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SAP </w:delText>
          </w:r>
        </w:del>
        <w:r w:rsidR="00C537E3" w:rsidRPr="00192CC6">
          <w:rPr>
            <w:rFonts w:eastAsiaTheme="minorHAnsi" w:hint="eastAsia"/>
            <w:iCs/>
            <w:szCs w:val="20"/>
            <w:rPrChange w:id="327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일반자재</w:t>
        </w:r>
        <w:r w:rsidR="00C537E3" w:rsidRPr="00192CC6">
          <w:rPr>
            <w:rFonts w:eastAsiaTheme="minorHAnsi"/>
            <w:iCs/>
            <w:szCs w:val="20"/>
            <w:rPrChange w:id="3278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="00C537E3" w:rsidRPr="00192CC6">
          <w:rPr>
            <w:rFonts w:eastAsiaTheme="minorHAnsi" w:hint="eastAsia"/>
            <w:iCs/>
            <w:szCs w:val="20"/>
            <w:rPrChange w:id="3279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재고관리</w:t>
        </w:r>
        <w:r w:rsidR="00C537E3" w:rsidRPr="00192CC6">
          <w:rPr>
            <w:rFonts w:eastAsiaTheme="minorHAnsi"/>
            <w:iCs/>
            <w:szCs w:val="20"/>
            <w:rPrChange w:id="3280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="00C537E3" w:rsidRPr="00192CC6">
          <w:rPr>
            <w:rFonts w:eastAsiaTheme="minorHAnsi" w:hint="eastAsia"/>
            <w:iCs/>
            <w:szCs w:val="20"/>
            <w:rPrChange w:id="3281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자재정의</w:t>
        </w:r>
        <w:r w:rsidR="00C537E3" w:rsidRPr="00192CC6">
          <w:rPr>
            <w:rFonts w:eastAsiaTheme="minorHAnsi"/>
            <w:iCs/>
            <w:szCs w:val="20"/>
            <w:rPrChange w:id="3282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="00C537E3" w:rsidRPr="00192CC6">
          <w:rPr>
            <w:rFonts w:eastAsiaTheme="minorHAnsi" w:hint="eastAsia"/>
            <w:iCs/>
            <w:szCs w:val="20"/>
            <w:rPrChange w:id="3283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및</w:t>
        </w:r>
        <w:r w:rsidR="00C537E3" w:rsidRPr="00192CC6">
          <w:rPr>
            <w:rFonts w:eastAsiaTheme="minorHAnsi"/>
            <w:iCs/>
            <w:szCs w:val="20"/>
            <w:rPrChange w:id="3284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="00C537E3" w:rsidRPr="00192CC6">
          <w:rPr>
            <w:rFonts w:eastAsiaTheme="minorHAnsi" w:hint="eastAsia"/>
            <w:iCs/>
            <w:szCs w:val="20"/>
            <w:rPrChange w:id="328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전송</w:t>
        </w:r>
        <w:del w:id="3286" w:author="손휘웅/HUIUNG SON" w:date="2020-12-07T08:38:00Z">
          <w:r w:rsidR="00C537E3" w:rsidRPr="00192CC6" w:rsidDel="00091069">
            <w:rPr>
              <w:rFonts w:eastAsiaTheme="minorHAnsi"/>
              <w:iCs/>
              <w:szCs w:val="20"/>
              <w:rPrChange w:id="3287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’</w:delText>
          </w:r>
        </w:del>
      </w:ins>
      <w:ins w:id="3288" w:author="김현기/HYUNKI KIM" w:date="2020-05-06T17:13:00Z">
        <w:r w:rsidR="00084863" w:rsidRPr="00192CC6">
          <w:rPr>
            <w:rFonts w:eastAsiaTheme="minorHAnsi"/>
            <w:iCs/>
            <w:szCs w:val="20"/>
            <w:rPrChange w:id="3289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 xml:space="preserve"> </w:t>
        </w:r>
      </w:ins>
      <w:ins w:id="3290" w:author="김현기/HYUNKI KIM" w:date="2020-04-23T09:03:00Z">
        <w:r w:rsidR="00C537E3" w:rsidRPr="0094520A">
          <w:rPr>
            <w:rFonts w:eastAsiaTheme="minorHAnsi" w:hint="eastAsia"/>
            <w:iCs/>
            <w:szCs w:val="20"/>
          </w:rPr>
          <w:t>에서</w:t>
        </w:r>
        <w:r w:rsidR="00C537E3" w:rsidRPr="0094520A">
          <w:rPr>
            <w:rFonts w:eastAsiaTheme="minorHAnsi"/>
            <w:iCs/>
            <w:szCs w:val="20"/>
          </w:rPr>
          <w:t xml:space="preserve"> </w:t>
        </w:r>
        <w:r w:rsidR="00C537E3" w:rsidRPr="0094520A">
          <w:rPr>
            <w:rFonts w:eastAsiaTheme="minorHAnsi" w:hint="eastAsia"/>
            <w:iCs/>
            <w:szCs w:val="20"/>
          </w:rPr>
          <w:t>변경한다</w:t>
        </w:r>
      </w:ins>
      <w:ins w:id="3291" w:author="김현기/HYUNKI KIM" w:date="2020-04-23T10:29:00Z">
        <w:r w:rsidR="00E063E5" w:rsidRPr="00192CC6">
          <w:rPr>
            <w:rFonts w:eastAsiaTheme="minorHAnsi"/>
            <w:iCs/>
            <w:szCs w:val="20"/>
            <w:rPrChange w:id="3292" w:author="손휘웅/HUIUNG SON" w:date="2020-12-07T08:15:00Z">
              <w:rPr>
                <w:rFonts w:eastAsiaTheme="minorHAnsi"/>
                <w:color w:val="0000FF"/>
                <w:szCs w:val="20"/>
              </w:rPr>
            </w:rPrChange>
          </w:rPr>
          <w:t>.</w:t>
        </w:r>
      </w:ins>
    </w:p>
    <w:p w14:paraId="46D1E2EC" w14:textId="77777777" w:rsidR="00091069" w:rsidRPr="00192CC6" w:rsidRDefault="00091069" w:rsidP="00C95478">
      <w:pPr>
        <w:wordWrap/>
        <w:rPr>
          <w:ins w:id="3293" w:author="김현기/HYUNKI KIM" w:date="2020-05-07T09:48:00Z"/>
          <w:rFonts w:eastAsiaTheme="minorHAnsi"/>
          <w:iCs/>
          <w:szCs w:val="20"/>
          <w:rPrChange w:id="3294" w:author="손휘웅/HUIUNG SON" w:date="2020-12-07T08:15:00Z">
            <w:rPr>
              <w:ins w:id="3295" w:author="김현기/HYUNKI KIM" w:date="2020-05-07T09:48:00Z"/>
              <w:rFonts w:eastAsiaTheme="minorHAnsi"/>
              <w:color w:val="0000FF"/>
              <w:szCs w:val="20"/>
            </w:rPr>
          </w:rPrChange>
        </w:rPr>
      </w:pPr>
      <w:ins w:id="3296" w:author="손휘웅/HUIUNG SON" w:date="2020-12-07T08:39:00Z">
        <w:r w:rsidRPr="00192CC6">
          <w:rPr>
            <w:rFonts w:eastAsiaTheme="minorHAnsi"/>
            <w:iCs/>
            <w:szCs w:val="20"/>
          </w:rPr>
          <w:t xml:space="preserve">          - </w:t>
        </w:r>
      </w:ins>
      <w:ins w:id="3297" w:author="손휘웅/HUIUNG SON" w:date="2020-12-07T08:40:00Z">
        <w:r w:rsidRPr="00192CC6">
          <w:rPr>
            <w:rFonts w:eastAsiaTheme="minorHAnsi" w:hint="eastAsia"/>
            <w:iCs/>
            <w:szCs w:val="20"/>
          </w:rPr>
          <w:t xml:space="preserve">기존 비관리품 </w:t>
        </w:r>
      </w:ins>
      <w:ins w:id="3298" w:author="손휘웅/HUIUNG SON" w:date="2020-12-07T08:39:00Z">
        <w:r w:rsidRPr="00192CC6">
          <w:rPr>
            <w:rFonts w:eastAsiaTheme="minorHAnsi" w:hint="eastAsia"/>
            <w:iCs/>
            <w:szCs w:val="20"/>
          </w:rPr>
          <w:t xml:space="preserve">재고가 </w:t>
        </w:r>
      </w:ins>
      <w:ins w:id="3299" w:author="손휘웅/HUIUNG SON" w:date="2020-12-07T08:40:00Z">
        <w:r w:rsidRPr="00192CC6">
          <w:rPr>
            <w:rFonts w:eastAsiaTheme="minorHAnsi" w:hint="eastAsia"/>
            <w:iCs/>
            <w:szCs w:val="20"/>
          </w:rPr>
          <w:t>남</w:t>
        </w:r>
      </w:ins>
      <w:ins w:id="3300" w:author="손휘웅/HUIUNG SON" w:date="2020-12-07T08:41:00Z">
        <w:r w:rsidR="00DB26F7" w:rsidRPr="00192CC6">
          <w:rPr>
            <w:rFonts w:eastAsiaTheme="minorHAnsi" w:hint="eastAsia"/>
            <w:iCs/>
            <w:szCs w:val="20"/>
          </w:rPr>
          <w:t>은 상태에서 관리품으로 전환할 경우</w:t>
        </w:r>
      </w:ins>
      <w:ins w:id="3301" w:author="손휘웅/HUIUNG SON" w:date="2020-12-07T08:42:00Z">
        <w:r w:rsidR="00DB26F7" w:rsidRPr="00192CC6">
          <w:rPr>
            <w:rFonts w:eastAsiaTheme="minorHAnsi" w:hint="eastAsia"/>
            <w:iCs/>
            <w:szCs w:val="20"/>
          </w:rPr>
          <w:t>,</w:t>
        </w:r>
      </w:ins>
      <w:ins w:id="3302" w:author="손휘웅/HUIUNG SON" w:date="2020-12-07T08:39:00Z">
        <w:r w:rsidRPr="00192CC6">
          <w:rPr>
            <w:rFonts w:eastAsiaTheme="minorHAnsi" w:hint="eastAsia"/>
            <w:iCs/>
            <w:szCs w:val="20"/>
          </w:rPr>
          <w:t xml:space="preserve"> </w:t>
        </w:r>
      </w:ins>
      <w:ins w:id="3303" w:author="손휘웅/HUIUNG SON" w:date="2020-12-07T08:42:00Z">
        <w:r w:rsidR="00DB26F7" w:rsidRPr="00192CC6">
          <w:rPr>
            <w:rFonts w:eastAsiaTheme="minorHAnsi" w:hint="eastAsia"/>
            <w:iCs/>
            <w:szCs w:val="20"/>
          </w:rPr>
          <w:t xml:space="preserve">잔량은 </w:t>
        </w:r>
      </w:ins>
      <w:ins w:id="3304" w:author="손휘웅/HUIUNG SON" w:date="2020-12-07T08:40:00Z">
        <w:r w:rsidRPr="00192CC6">
          <w:rPr>
            <w:rFonts w:eastAsiaTheme="minorHAnsi" w:hint="eastAsia"/>
            <w:iCs/>
            <w:szCs w:val="20"/>
          </w:rPr>
          <w:t>수량관리품으로 수량 등록</w:t>
        </w:r>
      </w:ins>
      <w:ins w:id="3305" w:author="손휘웅/HUIUNG SON" w:date="2020-12-07T08:41:00Z">
        <w:r w:rsidRPr="00192CC6">
          <w:rPr>
            <w:rFonts w:eastAsiaTheme="minorHAnsi" w:hint="eastAsia"/>
            <w:iCs/>
            <w:szCs w:val="20"/>
          </w:rPr>
          <w:t xml:space="preserve">하여 </w:t>
        </w:r>
        <w:r w:rsidR="00DB26F7" w:rsidRPr="00192CC6">
          <w:rPr>
            <w:rFonts w:eastAsiaTheme="minorHAnsi" w:hint="eastAsia"/>
            <w:iCs/>
            <w:szCs w:val="20"/>
          </w:rPr>
          <w:t>사용할 수 있다.</w:t>
        </w:r>
      </w:ins>
      <w:ins w:id="3306" w:author="손휘웅/HUIUNG SON" w:date="2020-12-07T08:40:00Z">
        <w:r w:rsidRPr="00192CC6">
          <w:rPr>
            <w:rFonts w:eastAsiaTheme="minorHAnsi" w:hint="eastAsia"/>
            <w:iCs/>
            <w:szCs w:val="20"/>
          </w:rPr>
          <w:t xml:space="preserve"> </w:t>
        </w:r>
      </w:ins>
    </w:p>
    <w:p w14:paraId="7CFB455B" w14:textId="77777777" w:rsidR="00F81BB1" w:rsidRPr="0094520A" w:rsidDel="00F81BB1" w:rsidRDefault="00F81BB1" w:rsidP="00C95478">
      <w:pPr>
        <w:wordWrap/>
        <w:rPr>
          <w:del w:id="3307" w:author="김현기/HYUNKI KIM" w:date="2020-05-07T09:48:00Z"/>
          <w:rFonts w:eastAsiaTheme="minorHAnsi"/>
          <w:iCs/>
          <w:szCs w:val="20"/>
        </w:rPr>
      </w:pPr>
    </w:p>
    <w:p w14:paraId="4EA0BB27" w14:textId="77777777" w:rsidR="0030029B" w:rsidRPr="0094520A" w:rsidDel="00D33CB8" w:rsidRDefault="0030029B">
      <w:pPr>
        <w:widowControl/>
        <w:wordWrap/>
        <w:autoSpaceDE/>
        <w:autoSpaceDN/>
        <w:jc w:val="left"/>
        <w:rPr>
          <w:ins w:id="3308" w:author="김현기/HYUNKI KIM" w:date="2020-04-23T14:34:00Z"/>
          <w:del w:id="3309" w:author="김경환(품질보증팀)/KYUNGHWAN KIM" w:date="2020-05-19T12:04:00Z"/>
          <w:rFonts w:eastAsiaTheme="minorHAnsi"/>
          <w:iCs/>
          <w:szCs w:val="20"/>
        </w:rPr>
      </w:pPr>
    </w:p>
    <w:p w14:paraId="0738B431" w14:textId="77777777" w:rsidR="0030029B" w:rsidRPr="00192CC6" w:rsidRDefault="0030029B">
      <w:pPr>
        <w:widowControl/>
        <w:wordWrap/>
        <w:autoSpaceDE/>
        <w:autoSpaceDN/>
        <w:jc w:val="left"/>
        <w:rPr>
          <w:ins w:id="3310" w:author="김현기/HYUNKI KIM" w:date="2020-04-23T14:40:00Z"/>
          <w:rFonts w:eastAsiaTheme="minorHAnsi"/>
          <w:iCs/>
          <w:szCs w:val="20"/>
          <w:rPrChange w:id="3311" w:author="손휘웅/HUIUNG SON" w:date="2020-12-07T08:15:00Z">
            <w:rPr>
              <w:ins w:id="3312" w:author="김현기/HYUNKI KIM" w:date="2020-04-23T14:40:00Z"/>
              <w:rFonts w:eastAsiaTheme="minorHAnsi"/>
              <w:szCs w:val="20"/>
            </w:rPr>
          </w:rPrChange>
        </w:rPr>
      </w:pPr>
      <w:ins w:id="3313" w:author="김현기/HYUNKI KIM" w:date="2020-04-23T14:33:00Z">
        <w:r w:rsidRPr="0094520A">
          <w:rPr>
            <w:rFonts w:eastAsiaTheme="minorHAnsi"/>
            <w:iCs/>
            <w:szCs w:val="20"/>
          </w:rPr>
          <w:t xml:space="preserve"> </w:t>
        </w:r>
      </w:ins>
      <w:ins w:id="3314" w:author="김현기/HYUNKI KIM" w:date="2020-04-23T14:35:00Z">
        <w:r w:rsidRPr="0094520A">
          <w:rPr>
            <w:rFonts w:eastAsiaTheme="minorHAnsi"/>
            <w:iCs/>
            <w:szCs w:val="20"/>
          </w:rPr>
          <w:t xml:space="preserve">  </w:t>
        </w:r>
      </w:ins>
      <w:ins w:id="3315" w:author="김현기/HYUNKI KIM" w:date="2020-04-23T14:33:00Z">
        <w:r w:rsidRPr="00192CC6">
          <w:rPr>
            <w:rFonts w:eastAsiaTheme="minorHAnsi"/>
            <w:iCs/>
            <w:szCs w:val="20"/>
            <w:rPrChange w:id="3316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5.</w:t>
        </w:r>
      </w:ins>
      <w:ins w:id="3317" w:author="최성익" w:date="2020-11-13T17:00:00Z">
        <w:r w:rsidR="001038BD" w:rsidRPr="00192CC6">
          <w:rPr>
            <w:rFonts w:eastAsiaTheme="minorHAnsi"/>
            <w:iCs/>
            <w:szCs w:val="20"/>
            <w:rPrChange w:id="331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2</w:t>
        </w:r>
      </w:ins>
      <w:ins w:id="3319" w:author="김현기/HYUNKI KIM" w:date="2020-04-23T14:33:00Z">
        <w:del w:id="3320" w:author="최성익" w:date="2020-11-13T17:00:00Z">
          <w:r w:rsidRPr="00192CC6" w:rsidDel="001038BD">
            <w:rPr>
              <w:rFonts w:eastAsiaTheme="minorHAnsi"/>
              <w:iCs/>
              <w:szCs w:val="20"/>
              <w:rPrChange w:id="3321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3</w:delText>
          </w:r>
        </w:del>
        <w:r w:rsidRPr="00192CC6">
          <w:rPr>
            <w:rFonts w:eastAsiaTheme="minorHAnsi"/>
            <w:iCs/>
            <w:szCs w:val="20"/>
            <w:rPrChange w:id="3322" w:author="손휘웅/HUIUNG SON" w:date="2020-12-07T08:15:00Z">
              <w:rPr>
                <w:rFonts w:eastAsiaTheme="minorHAnsi"/>
                <w:szCs w:val="20"/>
              </w:rPr>
            </w:rPrChange>
          </w:rPr>
          <w:t>.</w:t>
        </w:r>
      </w:ins>
      <w:ins w:id="3323" w:author="손휘웅/HUIUNG SON" w:date="2020-12-07T08:42:00Z">
        <w:r w:rsidR="00DB26F7" w:rsidRPr="00192CC6">
          <w:rPr>
            <w:rFonts w:eastAsiaTheme="minorHAnsi"/>
            <w:iCs/>
            <w:szCs w:val="20"/>
          </w:rPr>
          <w:t>8</w:t>
        </w:r>
      </w:ins>
      <w:ins w:id="3324" w:author="최성익" w:date="2020-11-13T17:00:00Z">
        <w:del w:id="3325" w:author="손휘웅/HUIUNG SON" w:date="2020-12-07T08:42:00Z">
          <w:r w:rsidR="001038BD" w:rsidRPr="00192CC6" w:rsidDel="00DB26F7">
            <w:rPr>
              <w:rFonts w:eastAsiaTheme="minorHAnsi"/>
              <w:iCs/>
              <w:szCs w:val="20"/>
              <w:rPrChange w:id="3326" w:author="손휘웅/HUIUNG SON" w:date="2020-12-07T08:15:00Z">
                <w:rPr>
                  <w:rFonts w:eastAsiaTheme="minorHAnsi"/>
                  <w:szCs w:val="20"/>
                  <w:highlight w:val="yellow"/>
                </w:rPr>
              </w:rPrChange>
            </w:rPr>
            <w:delText>9</w:delText>
          </w:r>
        </w:del>
      </w:ins>
      <w:ins w:id="3327" w:author="김현기/HYUNKI KIM" w:date="2020-04-23T14:33:00Z">
        <w:del w:id="3328" w:author="최성익" w:date="2020-11-13T09:46:00Z">
          <w:r w:rsidRPr="00192CC6" w:rsidDel="000157CE">
            <w:rPr>
              <w:rFonts w:eastAsiaTheme="minorHAnsi"/>
              <w:iCs/>
              <w:szCs w:val="20"/>
              <w:rPrChange w:id="332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7</w:delText>
          </w:r>
        </w:del>
        <w:r w:rsidRPr="00192CC6">
          <w:rPr>
            <w:rFonts w:eastAsiaTheme="minorHAnsi"/>
            <w:iCs/>
            <w:szCs w:val="20"/>
            <w:rPrChange w:id="3330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3331" w:author="김현기/HYUNKI KIM" w:date="2020-04-23T14:40:00Z">
        <w:r w:rsidRPr="00192CC6">
          <w:rPr>
            <w:rFonts w:eastAsiaTheme="minorHAnsi" w:hint="eastAsia"/>
            <w:iCs/>
            <w:szCs w:val="20"/>
            <w:rPrChange w:id="3332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보전자재</w:t>
        </w:r>
        <w:r w:rsidRPr="00192CC6">
          <w:rPr>
            <w:rFonts w:eastAsiaTheme="minorHAnsi"/>
            <w:iCs/>
            <w:szCs w:val="20"/>
            <w:rPrChange w:id="3333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</w:ins>
      <w:ins w:id="3334" w:author="김현기/HYUNKI KIM" w:date="2020-04-23T14:34:00Z">
        <w:r w:rsidRPr="00192CC6">
          <w:rPr>
            <w:rFonts w:eastAsiaTheme="minorHAnsi" w:hint="eastAsia"/>
            <w:iCs/>
            <w:szCs w:val="20"/>
            <w:rPrChange w:id="3335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사업장간</w:t>
        </w:r>
        <w:r w:rsidRPr="00192CC6">
          <w:rPr>
            <w:rFonts w:eastAsiaTheme="minorHAnsi"/>
            <w:iCs/>
            <w:szCs w:val="20"/>
            <w:rPrChange w:id="3336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</w:t>
        </w:r>
        <w:r w:rsidRPr="00192CC6">
          <w:rPr>
            <w:rFonts w:eastAsiaTheme="minorHAnsi" w:hint="eastAsia"/>
            <w:iCs/>
            <w:szCs w:val="20"/>
            <w:rPrChange w:id="3337" w:author="손휘웅/HUIUNG SON" w:date="2020-12-07T08:15:00Z">
              <w:rPr>
                <w:rFonts w:eastAsiaTheme="minorHAnsi" w:hint="eastAsia"/>
                <w:szCs w:val="20"/>
              </w:rPr>
            </w:rPrChange>
          </w:rPr>
          <w:t>이동</w:t>
        </w:r>
      </w:ins>
    </w:p>
    <w:p w14:paraId="25657A4B" w14:textId="77777777" w:rsidR="0030029B" w:rsidRPr="00192CC6" w:rsidDel="00BE583C" w:rsidRDefault="0030029B">
      <w:pPr>
        <w:widowControl/>
        <w:wordWrap/>
        <w:autoSpaceDE/>
        <w:autoSpaceDN/>
        <w:jc w:val="left"/>
        <w:rPr>
          <w:ins w:id="3338" w:author="김현기/HYUNKI KIM" w:date="2020-04-23T14:42:00Z"/>
          <w:del w:id="3339" w:author="최성익" w:date="2020-11-13T15:24:00Z"/>
          <w:rFonts w:eastAsiaTheme="minorHAnsi"/>
          <w:iCs/>
          <w:szCs w:val="20"/>
          <w:rPrChange w:id="3340" w:author="손휘웅/HUIUNG SON" w:date="2020-12-07T08:15:00Z">
            <w:rPr>
              <w:ins w:id="3341" w:author="김현기/HYUNKI KIM" w:date="2020-04-23T14:42:00Z"/>
              <w:del w:id="3342" w:author="최성익" w:date="2020-11-13T15:24:00Z"/>
              <w:rFonts w:eastAsiaTheme="minorHAnsi"/>
              <w:szCs w:val="20"/>
            </w:rPr>
          </w:rPrChange>
        </w:rPr>
      </w:pPr>
      <w:ins w:id="3343" w:author="김현기/HYUNKI KIM" w:date="2020-04-23T14:40:00Z">
        <w:r w:rsidRPr="00192CC6">
          <w:rPr>
            <w:rFonts w:eastAsiaTheme="minorHAnsi"/>
            <w:iCs/>
            <w:szCs w:val="20"/>
            <w:rPrChange w:id="3344" w:author="손휘웅/HUIUNG SON" w:date="2020-12-07T08:15:00Z">
              <w:rPr>
                <w:rFonts w:eastAsiaTheme="minorHAnsi"/>
                <w:szCs w:val="20"/>
              </w:rPr>
            </w:rPrChange>
          </w:rPr>
          <w:t xml:space="preserve">        1) </w:t>
        </w:r>
      </w:ins>
      <w:ins w:id="3345" w:author="최성익" w:date="2020-11-13T15:24:00Z">
        <w:r w:rsidR="00BE583C" w:rsidRPr="00192CC6">
          <w:rPr>
            <w:rFonts w:eastAsiaTheme="minorHAnsi" w:hint="eastAsia"/>
            <w:iCs/>
            <w:szCs w:val="20"/>
            <w:rPrChange w:id="3346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법인</w:t>
        </w:r>
        <w:r w:rsidR="00BE583C" w:rsidRPr="00192CC6">
          <w:rPr>
            <w:rFonts w:eastAsiaTheme="minorHAnsi"/>
            <w:iCs/>
            <w:szCs w:val="20"/>
            <w:rPrChange w:id="3347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48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대</w:t>
        </w:r>
        <w:r w:rsidR="00BE583C" w:rsidRPr="00192CC6">
          <w:rPr>
            <w:rFonts w:eastAsiaTheme="minorHAnsi"/>
            <w:iCs/>
            <w:szCs w:val="20"/>
            <w:rPrChange w:id="3349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50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법인은</w:t>
        </w:r>
        <w:r w:rsidR="00BE583C" w:rsidRPr="00192CC6">
          <w:rPr>
            <w:rFonts w:eastAsiaTheme="minorHAnsi"/>
            <w:iCs/>
            <w:szCs w:val="20"/>
            <w:rPrChange w:id="3351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52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자재</w:t>
        </w:r>
        <w:r w:rsidR="00BE583C" w:rsidRPr="00192CC6">
          <w:rPr>
            <w:rFonts w:eastAsiaTheme="minorHAnsi"/>
            <w:iCs/>
            <w:szCs w:val="20"/>
            <w:rPrChange w:id="3353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54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이동이</w:t>
        </w:r>
        <w:r w:rsidR="00BE583C" w:rsidRPr="00192CC6">
          <w:rPr>
            <w:rFonts w:eastAsiaTheme="minorHAnsi"/>
            <w:iCs/>
            <w:szCs w:val="20"/>
            <w:rPrChange w:id="3355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56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불가</w:t>
        </w:r>
        <w:r w:rsidR="00BE583C" w:rsidRPr="00192CC6">
          <w:rPr>
            <w:rFonts w:eastAsiaTheme="minorHAnsi"/>
            <w:iCs/>
            <w:szCs w:val="20"/>
            <w:rPrChange w:id="3357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58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하며</w:t>
        </w:r>
        <w:r w:rsidR="00BE583C" w:rsidRPr="00192CC6">
          <w:rPr>
            <w:rFonts w:eastAsiaTheme="minorHAnsi"/>
            <w:iCs/>
            <w:szCs w:val="20"/>
            <w:rPrChange w:id="3359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, </w:t>
        </w:r>
        <w:r w:rsidR="00BE583C" w:rsidRPr="00192CC6">
          <w:rPr>
            <w:rFonts w:eastAsiaTheme="minorHAnsi" w:hint="eastAsia"/>
            <w:iCs/>
            <w:szCs w:val="20"/>
            <w:rPrChange w:id="3360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동일법인내</w:t>
        </w:r>
        <w:r w:rsidR="00BE583C" w:rsidRPr="00192CC6">
          <w:rPr>
            <w:rFonts w:eastAsiaTheme="minorHAnsi"/>
            <w:iCs/>
            <w:szCs w:val="20"/>
            <w:rPrChange w:id="3361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사업장</w:t>
        </w:r>
        <w:r w:rsidR="00BE583C" w:rsidRPr="00192CC6">
          <w:rPr>
            <w:rFonts w:eastAsiaTheme="minorHAnsi" w:hint="eastAsia"/>
            <w:iCs/>
            <w:szCs w:val="20"/>
            <w:rPrChange w:id="3362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에</w:t>
        </w:r>
        <w:r w:rsidR="00BE583C" w:rsidRPr="00192CC6">
          <w:rPr>
            <w:rFonts w:eastAsiaTheme="minorHAnsi"/>
            <w:iCs/>
            <w:szCs w:val="20"/>
            <w:rPrChange w:id="3363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한해서 </w:t>
        </w:r>
      </w:ins>
      <w:ins w:id="3364" w:author="최성익" w:date="2020-11-13T15:25:00Z">
        <w:r w:rsidR="00BE583C" w:rsidRPr="00192CC6">
          <w:rPr>
            <w:rFonts w:eastAsiaTheme="minorHAnsi" w:hint="eastAsia"/>
            <w:iCs/>
            <w:szCs w:val="20"/>
            <w:rPrChange w:id="3365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인수</w:t>
        </w:r>
        <w:r w:rsidR="00BE583C" w:rsidRPr="00192CC6">
          <w:rPr>
            <w:rFonts w:eastAsiaTheme="minorHAnsi"/>
            <w:iCs/>
            <w:szCs w:val="20"/>
            <w:rPrChange w:id="3366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/인계 </w:t>
        </w:r>
      </w:ins>
      <w:ins w:id="3367" w:author="최성익" w:date="2020-11-13T15:24:00Z">
        <w:r w:rsidR="00BE583C" w:rsidRPr="00192CC6">
          <w:rPr>
            <w:rFonts w:eastAsiaTheme="minorHAnsi" w:hint="eastAsia"/>
            <w:iCs/>
            <w:szCs w:val="20"/>
            <w:rPrChange w:id="3368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팀장</w:t>
        </w:r>
        <w:r w:rsidR="00BE583C" w:rsidRPr="00192CC6">
          <w:rPr>
            <w:rFonts w:eastAsiaTheme="minorHAnsi"/>
            <w:iCs/>
            <w:szCs w:val="20"/>
            <w:rPrChange w:id="3369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70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승인</w:t>
        </w:r>
      </w:ins>
      <w:ins w:id="3371" w:author="손휘웅/HUIUNG SON" w:date="2020-12-07T08:42:00Z">
        <w:r w:rsidR="00DB26F7" w:rsidRPr="00192CC6">
          <w:rPr>
            <w:rFonts w:eastAsiaTheme="minorHAnsi" w:hint="eastAsia"/>
            <w:iCs/>
            <w:szCs w:val="20"/>
          </w:rPr>
          <w:t xml:space="preserve"> </w:t>
        </w:r>
      </w:ins>
      <w:ins w:id="3372" w:author="최성익" w:date="2020-11-13T15:24:00Z">
        <w:r w:rsidR="00BE583C" w:rsidRPr="00192CC6">
          <w:rPr>
            <w:rFonts w:eastAsiaTheme="minorHAnsi" w:hint="eastAsia"/>
            <w:iCs/>
            <w:szCs w:val="20"/>
            <w:rPrChange w:id="3373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시</w:t>
        </w:r>
        <w:r w:rsidR="00BE583C" w:rsidRPr="00192CC6">
          <w:rPr>
            <w:rFonts w:eastAsiaTheme="minorHAnsi"/>
            <w:iCs/>
            <w:szCs w:val="20"/>
            <w:rPrChange w:id="3374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75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자재이동이</w:t>
        </w:r>
        <w:r w:rsidR="00BE583C" w:rsidRPr="00192CC6">
          <w:rPr>
            <w:rFonts w:eastAsiaTheme="minorHAnsi"/>
            <w:iCs/>
            <w:szCs w:val="20"/>
            <w:rPrChange w:id="3376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377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가능하다</w:t>
        </w:r>
        <w:r w:rsidR="00BE583C" w:rsidRPr="00192CC6">
          <w:rPr>
            <w:rFonts w:eastAsiaTheme="minorHAnsi"/>
            <w:iCs/>
            <w:szCs w:val="20"/>
            <w:rPrChange w:id="337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</w:ins>
      <w:ins w:id="3379" w:author="김현기/HYUNKI KIM" w:date="2020-04-23T14:40:00Z">
        <w:del w:id="3380" w:author="최성익" w:date="2020-11-13T15:24:00Z">
          <w:r w:rsidRPr="00192CC6" w:rsidDel="00BE583C">
            <w:rPr>
              <w:rFonts w:eastAsiaTheme="minorHAnsi" w:hint="eastAsia"/>
              <w:iCs/>
              <w:szCs w:val="20"/>
              <w:rPrChange w:id="338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보전자재의</w:delText>
          </w:r>
          <w:r w:rsidRPr="00192CC6" w:rsidDel="00BE583C">
            <w:rPr>
              <w:rFonts w:eastAsiaTheme="minorHAnsi"/>
              <w:iCs/>
              <w:szCs w:val="20"/>
              <w:rPrChange w:id="338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이동</w:delText>
          </w:r>
        </w:del>
        <w:del w:id="3383" w:author="최성익" w:date="2020-11-13T09:23:00Z">
          <w:r w:rsidRPr="00192CC6" w:rsidDel="009866A3">
            <w:rPr>
              <w:rFonts w:eastAsiaTheme="minorHAnsi"/>
              <w:iCs/>
              <w:szCs w:val="20"/>
              <w:rPrChange w:id="338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절차를</w:delText>
          </w:r>
        </w:del>
        <w:del w:id="3385" w:author="최성익" w:date="2020-11-13T15:24:00Z">
          <w:r w:rsidRPr="00192CC6" w:rsidDel="00BE583C">
            <w:rPr>
              <w:rFonts w:eastAsiaTheme="minorHAnsi"/>
              <w:iCs/>
              <w:szCs w:val="20"/>
              <w:rPrChange w:id="3386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3387" w:author="김현기/HYUNKI KIM" w:date="2020-04-23T14:41:00Z">
        <w:del w:id="3388" w:author="최성익" w:date="2020-11-13T15:24:00Z">
          <w:r w:rsidRPr="00192CC6" w:rsidDel="00BE583C">
            <w:rPr>
              <w:rFonts w:eastAsiaTheme="minorHAnsi"/>
              <w:iCs/>
              <w:szCs w:val="20"/>
              <w:rPrChange w:id="3389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‘SMILE QRP</w:delText>
          </w:r>
        </w:del>
      </w:ins>
      <w:ins w:id="3390" w:author="김경환(품질보증팀)/KYUNGHWAN KIM" w:date="2020-05-19T11:54:00Z">
        <w:del w:id="3391" w:author="최성익" w:date="2020-11-13T15:23:00Z">
          <w:r w:rsidR="00434C11" w:rsidRPr="00192CC6" w:rsidDel="00BE583C">
            <w:rPr>
              <w:rFonts w:eastAsiaTheme="minorHAnsi"/>
              <w:iCs/>
              <w:szCs w:val="20"/>
              <w:rPrChange w:id="3392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3393" w:author="김현기/HYUNKI KIM" w:date="2020-04-23T14:41:00Z">
        <w:del w:id="3394" w:author="최성익" w:date="2020-11-13T15:24:00Z">
          <w:r w:rsidRPr="00192CC6" w:rsidDel="00BE583C">
            <w:rPr>
              <w:rFonts w:eastAsiaTheme="minorHAnsi"/>
              <w:iCs/>
              <w:szCs w:val="20"/>
              <w:rPrChange w:id="3395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3396" w:author="김현기/HYUNKI KIM" w:date="2020-05-06T16:31:00Z">
        <w:del w:id="3397" w:author="최성익" w:date="2020-11-13T15:23:00Z">
          <w:r w:rsidR="00BD6DA4" w:rsidRPr="00192CC6" w:rsidDel="00BE583C">
            <w:rPr>
              <w:rFonts w:eastAsiaTheme="minorHAnsi" w:hint="eastAsia"/>
              <w:iCs/>
              <w:szCs w:val="20"/>
              <w:rPrChange w:id="3398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사업장간</w:delText>
          </w:r>
          <w:r w:rsidR="00BD6DA4" w:rsidRPr="00192CC6" w:rsidDel="00BE583C">
            <w:rPr>
              <w:rFonts w:eastAsiaTheme="minorHAnsi"/>
              <w:iCs/>
              <w:szCs w:val="20"/>
              <w:rPrChange w:id="3399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BD6DA4" w:rsidRPr="00192CC6" w:rsidDel="00BE583C">
            <w:rPr>
              <w:rFonts w:eastAsiaTheme="minorHAnsi" w:hint="eastAsia"/>
              <w:iCs/>
              <w:szCs w:val="20"/>
              <w:rPrChange w:id="3400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이동등록</w:delText>
          </w:r>
          <w:r w:rsidR="00BD6DA4" w:rsidRPr="00192CC6" w:rsidDel="00BE583C">
            <w:rPr>
              <w:rFonts w:eastAsiaTheme="minorHAnsi"/>
              <w:iCs/>
              <w:szCs w:val="20"/>
              <w:rPrChange w:id="3401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’ </w:delText>
          </w:r>
        </w:del>
        <w:del w:id="3402" w:author="최성익" w:date="2020-11-13T15:24:00Z">
          <w:r w:rsidR="00BD6DA4" w:rsidRPr="00192CC6" w:rsidDel="00BE583C">
            <w:rPr>
              <w:rFonts w:eastAsiaTheme="minorHAnsi" w:hint="eastAsia"/>
              <w:iCs/>
              <w:szCs w:val="20"/>
              <w:rPrChange w:id="3403" w:author="손휘웅/HUIUNG SON" w:date="2020-12-07T08:1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에</w:delText>
          </w:r>
          <w:r w:rsidR="00BD6DA4" w:rsidRPr="00192CC6" w:rsidDel="00BE583C">
            <w:rPr>
              <w:rFonts w:eastAsiaTheme="minorHAnsi"/>
              <w:iCs/>
              <w:szCs w:val="20"/>
              <w:rPrChange w:id="3404" w:author="손휘웅/HUIUNG SON" w:date="2020-12-07T08:1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3405" w:author="김현기/HYUNKI KIM" w:date="2020-04-23T14:41:00Z">
        <w:del w:id="3406" w:author="최성익" w:date="2020-11-13T15:24:00Z">
          <w:r w:rsidRPr="00192CC6" w:rsidDel="00BE583C">
            <w:rPr>
              <w:rFonts w:eastAsiaTheme="minorHAnsi" w:hint="eastAsia"/>
              <w:iCs/>
              <w:szCs w:val="20"/>
              <w:rPrChange w:id="3407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시스템으로</w:delText>
          </w:r>
          <w:r w:rsidRPr="00192CC6" w:rsidDel="00BE583C">
            <w:rPr>
              <w:rFonts w:eastAsiaTheme="minorHAnsi"/>
              <w:iCs/>
              <w:szCs w:val="20"/>
              <w:rPrChange w:id="3408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관리하여 자재관리의 정확도 및 투명성 </w:delText>
          </w:r>
        </w:del>
      </w:ins>
      <w:ins w:id="3409" w:author="김현기/HYUNKI KIM" w:date="2020-04-23T14:42:00Z">
        <w:del w:id="3410" w:author="최성익" w:date="2020-11-13T15:24:00Z">
          <w:r w:rsidRPr="00192CC6" w:rsidDel="00BE583C">
            <w:rPr>
              <w:rFonts w:eastAsiaTheme="minorHAnsi" w:hint="eastAsia"/>
              <w:iCs/>
              <w:szCs w:val="20"/>
              <w:rPrChange w:id="3411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있게</w:delText>
          </w:r>
          <w:r w:rsidRPr="00192CC6" w:rsidDel="00BE583C">
            <w:rPr>
              <w:rFonts w:eastAsiaTheme="minorHAnsi"/>
              <w:iCs/>
              <w:szCs w:val="20"/>
              <w:rPrChange w:id="3412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BE583C">
            <w:rPr>
              <w:rFonts w:eastAsiaTheme="minorHAnsi" w:hint="eastAsia"/>
              <w:iCs/>
              <w:szCs w:val="20"/>
              <w:rPrChange w:id="3413" w:author="손휘웅/HUIUNG SON" w:date="2020-12-07T08:15:00Z">
                <w:rPr>
                  <w:rFonts w:eastAsiaTheme="minorHAnsi" w:hint="eastAsia"/>
                  <w:szCs w:val="20"/>
                </w:rPr>
              </w:rPrChange>
            </w:rPr>
            <w:delText>관리한다</w:delText>
          </w:r>
          <w:r w:rsidRPr="00192CC6" w:rsidDel="00BE583C">
            <w:rPr>
              <w:rFonts w:eastAsiaTheme="minorHAnsi"/>
              <w:iCs/>
              <w:szCs w:val="20"/>
              <w:rPrChange w:id="3414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>.</w:delText>
          </w:r>
        </w:del>
      </w:ins>
    </w:p>
    <w:p w14:paraId="41115574" w14:textId="77777777" w:rsidR="00BE583C" w:rsidRPr="00192CC6" w:rsidRDefault="0030029B">
      <w:pPr>
        <w:widowControl/>
        <w:wordWrap/>
        <w:autoSpaceDE/>
        <w:autoSpaceDN/>
        <w:jc w:val="left"/>
        <w:rPr>
          <w:ins w:id="3415" w:author="최성익" w:date="2020-11-13T15:24:00Z"/>
          <w:rFonts w:eastAsiaTheme="minorHAnsi"/>
          <w:iCs/>
          <w:szCs w:val="20"/>
          <w:rPrChange w:id="3416" w:author="손휘웅/HUIUNG SON" w:date="2020-12-07T08:15:00Z">
            <w:rPr>
              <w:ins w:id="3417" w:author="최성익" w:date="2020-11-13T15:24:00Z"/>
              <w:rFonts w:eastAsiaTheme="minorHAnsi"/>
              <w:szCs w:val="20"/>
              <w:highlight w:val="yellow"/>
            </w:rPr>
          </w:rPrChange>
        </w:rPr>
      </w:pPr>
      <w:ins w:id="3418" w:author="김현기/HYUNKI KIM" w:date="2020-04-23T14:42:00Z">
        <w:del w:id="3419" w:author="최성익" w:date="2020-11-13T15:24:00Z">
          <w:r w:rsidRPr="00192CC6" w:rsidDel="00BE583C">
            <w:rPr>
              <w:rFonts w:eastAsiaTheme="minorHAnsi"/>
              <w:iCs/>
              <w:szCs w:val="20"/>
              <w:rPrChange w:id="3420" w:author="손휘웅/HUIUNG SON" w:date="2020-12-07T08:15:00Z">
                <w:rPr>
                  <w:rFonts w:eastAsiaTheme="minorHAnsi"/>
                  <w:szCs w:val="20"/>
                </w:rPr>
              </w:rPrChange>
            </w:rPr>
            <w:delText xml:space="preserve">        </w:delText>
          </w:r>
        </w:del>
      </w:ins>
    </w:p>
    <w:p w14:paraId="5108248C" w14:textId="77777777" w:rsidR="00BE583C" w:rsidRPr="00192CC6" w:rsidRDefault="0030029B">
      <w:pPr>
        <w:widowControl/>
        <w:wordWrap/>
        <w:autoSpaceDE/>
        <w:autoSpaceDN/>
        <w:ind w:firstLineChars="400" w:firstLine="800"/>
        <w:jc w:val="left"/>
        <w:rPr>
          <w:ins w:id="3421" w:author="최성익" w:date="2020-11-13T15:24:00Z"/>
          <w:rFonts w:eastAsiaTheme="minorHAnsi"/>
          <w:iCs/>
          <w:szCs w:val="20"/>
          <w:rPrChange w:id="3422" w:author="손휘웅/HUIUNG SON" w:date="2020-12-07T08:15:00Z">
            <w:rPr>
              <w:ins w:id="3423" w:author="최성익" w:date="2020-11-13T15:24:00Z"/>
              <w:rFonts w:eastAsiaTheme="minorHAnsi"/>
              <w:szCs w:val="20"/>
              <w:highlight w:val="yellow"/>
            </w:rPr>
          </w:rPrChange>
        </w:rPr>
        <w:pPrChange w:id="3424" w:author="최성익" w:date="2020-11-13T15:24:00Z">
          <w:pPr>
            <w:widowControl/>
            <w:wordWrap/>
            <w:autoSpaceDE/>
            <w:autoSpaceDN/>
            <w:jc w:val="left"/>
          </w:pPr>
        </w:pPrChange>
      </w:pPr>
      <w:ins w:id="3425" w:author="김현기/HYUNKI KIM" w:date="2020-04-23T14:42:00Z">
        <w:r w:rsidRPr="0094520A">
          <w:rPr>
            <w:rFonts w:eastAsiaTheme="minorHAnsi"/>
            <w:iCs/>
            <w:szCs w:val="20"/>
          </w:rPr>
          <w:t xml:space="preserve">2) </w:t>
        </w:r>
      </w:ins>
      <w:ins w:id="3426" w:author="최성익" w:date="2020-11-13T15:24:00Z">
        <w:r w:rsidR="00BE583C" w:rsidRPr="00192CC6">
          <w:rPr>
            <w:rFonts w:eastAsiaTheme="minorHAnsi" w:hint="eastAsia"/>
            <w:iCs/>
            <w:szCs w:val="20"/>
            <w:rPrChange w:id="3427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보전자재</w:t>
        </w:r>
        <w:r w:rsidR="00BE583C" w:rsidRPr="00192CC6">
          <w:rPr>
            <w:rFonts w:eastAsiaTheme="minorHAnsi"/>
            <w:iCs/>
            <w:szCs w:val="20"/>
            <w:rPrChange w:id="342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429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사업장간</w:t>
        </w:r>
        <w:r w:rsidR="00BE583C" w:rsidRPr="00192CC6">
          <w:rPr>
            <w:rFonts w:eastAsiaTheme="minorHAnsi"/>
            <w:iCs/>
            <w:szCs w:val="20"/>
            <w:rPrChange w:id="3430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이동</w:t>
        </w:r>
        <w:r w:rsidR="00BE583C" w:rsidRPr="00192CC6">
          <w:rPr>
            <w:rFonts w:eastAsiaTheme="minorHAnsi" w:hint="eastAsia"/>
            <w:iCs/>
            <w:szCs w:val="20"/>
            <w:rPrChange w:id="3431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은</w:t>
        </w:r>
        <w:r w:rsidR="00BE583C" w:rsidRPr="00192CC6">
          <w:rPr>
            <w:rFonts w:eastAsiaTheme="minorHAnsi"/>
            <w:iCs/>
            <w:szCs w:val="20"/>
            <w:rPrChange w:id="3432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‘</w:t>
        </w:r>
      </w:ins>
      <w:ins w:id="3433" w:author="최성익" w:date="2020-11-13T16:30:00Z">
        <w:r w:rsidR="00585726" w:rsidRPr="00192CC6">
          <w:rPr>
            <w:rFonts w:eastAsiaTheme="minorHAnsi"/>
            <w:iCs/>
            <w:szCs w:val="20"/>
            <w:rPrChange w:id="3434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QRP</w:t>
        </w:r>
      </w:ins>
      <w:ins w:id="3435" w:author="최성익" w:date="2020-11-13T15:24:00Z">
        <w:r w:rsidR="00BE583C" w:rsidRPr="00192CC6">
          <w:rPr>
            <w:rFonts w:eastAsiaTheme="minorHAnsi"/>
            <w:iCs/>
            <w:szCs w:val="20"/>
            <w:rPrChange w:id="3436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’ </w:t>
        </w:r>
        <w:r w:rsidR="00BE583C" w:rsidRPr="00192CC6">
          <w:rPr>
            <w:rFonts w:eastAsiaTheme="minorHAnsi" w:hint="eastAsia"/>
            <w:iCs/>
            <w:szCs w:val="20"/>
            <w:rPrChange w:id="3437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에</w:t>
        </w:r>
        <w:r w:rsidR="00BE583C" w:rsidRPr="00192CC6">
          <w:rPr>
            <w:rFonts w:eastAsiaTheme="minorHAnsi"/>
            <w:iCs/>
            <w:szCs w:val="20"/>
            <w:rPrChange w:id="3438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439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등록</w:t>
        </w:r>
      </w:ins>
      <w:ins w:id="3440" w:author="최성익" w:date="2020-11-13T15:25:00Z">
        <w:r w:rsidR="00BE583C" w:rsidRPr="00192CC6">
          <w:rPr>
            <w:rFonts w:eastAsiaTheme="minorHAnsi"/>
            <w:iCs/>
            <w:szCs w:val="20"/>
            <w:rPrChange w:id="3441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,</w:t>
        </w:r>
      </w:ins>
      <w:ins w:id="3442" w:author="최성익" w:date="2020-11-13T15:24:00Z">
        <w:r w:rsidR="00BE583C" w:rsidRPr="00192CC6">
          <w:rPr>
            <w:rFonts w:eastAsiaTheme="minorHAnsi"/>
            <w:iCs/>
            <w:szCs w:val="20"/>
            <w:rPrChange w:id="3443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시스템으로 관리하여 자재관리의 정확도 및 투명성 </w:t>
        </w:r>
        <w:r w:rsidR="00BE583C" w:rsidRPr="00192CC6">
          <w:rPr>
            <w:rFonts w:eastAsiaTheme="minorHAnsi" w:hint="eastAsia"/>
            <w:iCs/>
            <w:szCs w:val="20"/>
            <w:rPrChange w:id="3444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있게</w:t>
        </w:r>
        <w:r w:rsidR="00BE583C" w:rsidRPr="00192CC6">
          <w:rPr>
            <w:rFonts w:eastAsiaTheme="minorHAnsi"/>
            <w:iCs/>
            <w:szCs w:val="20"/>
            <w:rPrChange w:id="3445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 xml:space="preserve"> </w:t>
        </w:r>
        <w:r w:rsidR="00BE583C" w:rsidRPr="00192CC6">
          <w:rPr>
            <w:rFonts w:eastAsiaTheme="minorHAnsi" w:hint="eastAsia"/>
            <w:iCs/>
            <w:szCs w:val="20"/>
            <w:rPrChange w:id="3446" w:author="손휘웅/HUIUNG SON" w:date="2020-12-07T08:15:00Z">
              <w:rPr>
                <w:rFonts w:eastAsiaTheme="minorHAnsi" w:hint="eastAsia"/>
                <w:szCs w:val="20"/>
                <w:highlight w:val="yellow"/>
              </w:rPr>
            </w:rPrChange>
          </w:rPr>
          <w:t>관리한다</w:t>
        </w:r>
        <w:r w:rsidR="00BE583C" w:rsidRPr="00192CC6">
          <w:rPr>
            <w:rFonts w:eastAsiaTheme="minorHAnsi"/>
            <w:iCs/>
            <w:szCs w:val="20"/>
            <w:rPrChange w:id="3447" w:author="손휘웅/HUIUNG SON" w:date="2020-12-07T08:15:00Z">
              <w:rPr>
                <w:rFonts w:eastAsiaTheme="minorHAnsi"/>
                <w:szCs w:val="20"/>
                <w:highlight w:val="yellow"/>
              </w:rPr>
            </w:rPrChange>
          </w:rPr>
          <w:t>.</w:t>
        </w:r>
      </w:ins>
    </w:p>
    <w:p w14:paraId="406EEDCB" w14:textId="77777777" w:rsidR="009E0017" w:rsidRPr="00192CC6" w:rsidRDefault="0030029B">
      <w:pPr>
        <w:widowControl/>
        <w:wordWrap/>
        <w:autoSpaceDE/>
        <w:autoSpaceDN/>
        <w:jc w:val="left"/>
        <w:rPr>
          <w:ins w:id="3448" w:author="손휘웅/HUIUNG SON" w:date="2020-12-07T13:15:00Z"/>
          <w:rFonts w:eastAsiaTheme="minorHAnsi"/>
          <w:iCs/>
          <w:szCs w:val="20"/>
        </w:rPr>
        <w:pPrChange w:id="3449" w:author="손휘웅/HUIUNG SON" w:date="2020-12-07T13:15:00Z">
          <w:pPr>
            <w:wordWrap/>
          </w:pPr>
        </w:pPrChange>
      </w:pPr>
      <w:ins w:id="3450" w:author="김현기/HYUNKI KIM" w:date="2020-04-23T14:42:00Z">
        <w:del w:id="3451" w:author="최성익" w:date="2020-11-13T15:24:00Z"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52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법인</w:delText>
          </w:r>
          <w:r w:rsidRPr="00192CC6" w:rsidDel="00BE583C">
            <w:rPr>
              <w:rFonts w:eastAsiaTheme="minorHAnsi"/>
              <w:iCs/>
              <w:szCs w:val="20"/>
              <w:highlight w:val="yellow"/>
              <w:rPrChange w:id="3453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54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대</w:delText>
          </w:r>
          <w:r w:rsidRPr="00192CC6" w:rsidDel="00BE583C">
            <w:rPr>
              <w:rFonts w:eastAsiaTheme="minorHAnsi"/>
              <w:iCs/>
              <w:szCs w:val="20"/>
              <w:highlight w:val="yellow"/>
              <w:rPrChange w:id="3455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56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법인은</w:delText>
          </w:r>
          <w:r w:rsidRPr="00192CC6" w:rsidDel="00BE583C">
            <w:rPr>
              <w:rFonts w:eastAsiaTheme="minorHAnsi"/>
              <w:iCs/>
              <w:szCs w:val="20"/>
              <w:highlight w:val="yellow"/>
              <w:rPrChange w:id="3457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58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자재이동</w:delText>
          </w:r>
          <w:r w:rsidRPr="00192CC6" w:rsidDel="00BE583C">
            <w:rPr>
              <w:rFonts w:eastAsiaTheme="minorHAnsi"/>
              <w:iCs/>
              <w:szCs w:val="20"/>
              <w:highlight w:val="yellow"/>
              <w:rPrChange w:id="3459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60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불가</w:delText>
          </w:r>
          <w:r w:rsidRPr="00192CC6" w:rsidDel="00BE583C">
            <w:rPr>
              <w:rFonts w:eastAsiaTheme="minorHAnsi"/>
              <w:iCs/>
              <w:szCs w:val="20"/>
              <w:highlight w:val="yellow"/>
              <w:rPrChange w:id="3461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62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하</w:delText>
          </w:r>
        </w:del>
        <w:del w:id="3463" w:author="최성익" w:date="2020-11-13T09:25:00Z">
          <w:r w:rsidRPr="00192CC6" w:rsidDel="009866A3">
            <w:rPr>
              <w:rFonts w:eastAsiaTheme="minorHAnsi" w:hint="eastAsia"/>
              <w:iCs/>
              <w:szCs w:val="20"/>
              <w:highlight w:val="yellow"/>
              <w:rPrChange w:id="3464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므로</w:delText>
          </w:r>
          <w:r w:rsidRPr="00192CC6" w:rsidDel="009866A3">
            <w:rPr>
              <w:rFonts w:eastAsiaTheme="minorHAnsi"/>
              <w:iCs/>
              <w:szCs w:val="20"/>
              <w:highlight w:val="yellow"/>
              <w:rPrChange w:id="3465" w:author="최성익" w:date="2020-11-13T09:46:00Z">
                <w:rPr>
                  <w:rFonts w:eastAsiaTheme="minorHAnsi"/>
                  <w:szCs w:val="20"/>
                </w:rPr>
              </w:rPrChange>
            </w:rPr>
            <w:delText>,</w:delText>
          </w:r>
        </w:del>
        <w:del w:id="3466" w:author="최성익" w:date="2020-11-13T15:24:00Z">
          <w:r w:rsidRPr="00192CC6" w:rsidDel="00BE583C">
            <w:rPr>
              <w:rFonts w:eastAsiaTheme="minorHAnsi"/>
              <w:iCs/>
              <w:szCs w:val="20"/>
              <w:highlight w:val="yellow"/>
              <w:rPrChange w:id="3467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68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동일법인내</w:delText>
          </w:r>
          <w:r w:rsidRPr="00192CC6" w:rsidDel="00BE583C">
            <w:rPr>
              <w:rFonts w:eastAsiaTheme="minorHAnsi"/>
              <w:iCs/>
              <w:szCs w:val="20"/>
              <w:highlight w:val="yellow"/>
              <w:rPrChange w:id="3469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사업장</w:delText>
          </w:r>
        </w:del>
        <w:del w:id="3470" w:author="최성익" w:date="2020-11-13T09:23:00Z">
          <w:r w:rsidRPr="00192CC6" w:rsidDel="009866A3">
            <w:rPr>
              <w:rFonts w:eastAsiaTheme="minorHAnsi" w:hint="eastAsia"/>
              <w:iCs/>
              <w:szCs w:val="20"/>
              <w:highlight w:val="yellow"/>
              <w:rPrChange w:id="3471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은</w:delText>
          </w:r>
        </w:del>
        <w:del w:id="3472" w:author="최성익" w:date="2020-11-13T09:25:00Z">
          <w:r w:rsidRPr="00192CC6" w:rsidDel="009866A3">
            <w:rPr>
              <w:rFonts w:eastAsiaTheme="minorHAnsi"/>
              <w:iCs/>
              <w:szCs w:val="20"/>
              <w:highlight w:val="yellow"/>
              <w:rPrChange w:id="3473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9866A3">
            <w:rPr>
              <w:rFonts w:eastAsiaTheme="minorHAnsi" w:hint="eastAsia"/>
              <w:iCs/>
              <w:szCs w:val="20"/>
              <w:highlight w:val="yellow"/>
              <w:rPrChange w:id="3474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재고관리품</w:delText>
          </w:r>
        </w:del>
        <w:del w:id="3475" w:author="최성익" w:date="2020-11-13T15:24:00Z"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76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에</w:delText>
          </w:r>
          <w:r w:rsidRPr="00192CC6" w:rsidDel="00BE583C">
            <w:rPr>
              <w:rFonts w:eastAsiaTheme="minorHAnsi"/>
              <w:iCs/>
              <w:szCs w:val="20"/>
              <w:highlight w:val="yellow"/>
              <w:rPrChange w:id="3477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한해서 </w:delText>
          </w:r>
        </w:del>
      </w:ins>
      <w:ins w:id="3478" w:author="김현기/HYUNKI KIM" w:date="2020-04-23T14:43:00Z">
        <w:del w:id="3479" w:author="최성익" w:date="2020-11-13T15:24:00Z"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80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자재이동이</w:delText>
          </w:r>
          <w:r w:rsidRPr="00192CC6" w:rsidDel="00BE583C">
            <w:rPr>
              <w:rFonts w:eastAsiaTheme="minorHAnsi"/>
              <w:iCs/>
              <w:szCs w:val="20"/>
              <w:highlight w:val="yellow"/>
              <w:rPrChange w:id="3481" w:author="최성익" w:date="2020-11-13T09:46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192CC6" w:rsidDel="00BE583C">
            <w:rPr>
              <w:rFonts w:eastAsiaTheme="minorHAnsi" w:hint="eastAsia"/>
              <w:iCs/>
              <w:szCs w:val="20"/>
              <w:highlight w:val="yellow"/>
              <w:rPrChange w:id="3482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delText>가능</w:delText>
          </w:r>
        </w:del>
      </w:ins>
    </w:p>
    <w:p w14:paraId="7AA563E7" w14:textId="77777777" w:rsidR="00CC15A3" w:rsidRPr="00192CC6" w:rsidRDefault="00CC15A3" w:rsidP="00CC15A3">
      <w:pPr>
        <w:wordWrap/>
        <w:rPr>
          <w:ins w:id="3483" w:author="최성익" w:date="2020-11-12T13:48:00Z"/>
          <w:rFonts w:eastAsiaTheme="minorHAnsi"/>
          <w:iCs/>
          <w:szCs w:val="20"/>
        </w:rPr>
      </w:pPr>
      <w:ins w:id="3484" w:author="최성익" w:date="2020-11-12T13:48:00Z">
        <w:r w:rsidRPr="00192CC6">
          <w:rPr>
            <w:rFonts w:eastAsiaTheme="minorHAnsi"/>
            <w:iCs/>
            <w:szCs w:val="20"/>
          </w:rPr>
          <w:t>&lt;</w:t>
        </w:r>
        <w:r w:rsidRPr="00192CC6">
          <w:rPr>
            <w:rFonts w:eastAsiaTheme="minorHAnsi" w:hint="eastAsia"/>
            <w:iCs/>
            <w:szCs w:val="20"/>
          </w:rPr>
          <w:t>부표</w:t>
        </w:r>
        <w:r w:rsidRPr="00192CC6">
          <w:rPr>
            <w:rFonts w:eastAsiaTheme="minorHAnsi"/>
            <w:iCs/>
            <w:szCs w:val="20"/>
          </w:rPr>
          <w:t>#</w:t>
        </w:r>
      </w:ins>
      <w:r w:rsidRPr="00192CC6">
        <w:rPr>
          <w:rFonts w:eastAsiaTheme="minorHAnsi"/>
          <w:iCs/>
          <w:szCs w:val="20"/>
        </w:rPr>
        <w:t>2</w:t>
      </w:r>
      <w:ins w:id="3485" w:author="최성익" w:date="2020-11-12T13:48:00Z">
        <w:del w:id="3486" w:author="손휘웅/HUIUNG SON" w:date="2020-12-07T14:25:00Z">
          <w:r w:rsidRPr="00192CC6" w:rsidDel="00E34501">
            <w:rPr>
              <w:rFonts w:eastAsiaTheme="minorHAnsi"/>
              <w:iCs/>
              <w:szCs w:val="20"/>
            </w:rPr>
            <w:delText>2</w:delText>
          </w:r>
        </w:del>
        <w:r w:rsidRPr="00192CC6">
          <w:rPr>
            <w:rFonts w:eastAsiaTheme="minorHAnsi"/>
            <w:iCs/>
            <w:szCs w:val="20"/>
          </w:rPr>
          <w:t xml:space="preserve">. 설비 </w:t>
        </w:r>
        <w:r w:rsidRPr="00192CC6">
          <w:rPr>
            <w:rFonts w:eastAsiaTheme="minorHAnsi" w:hint="eastAsia"/>
            <w:iCs/>
            <w:szCs w:val="20"/>
          </w:rPr>
          <w:t>예비품</w:t>
        </w:r>
        <w:r w:rsidRPr="00192CC6">
          <w:rPr>
            <w:rFonts w:eastAsiaTheme="minorHAnsi"/>
            <w:iCs/>
            <w:szCs w:val="20"/>
          </w:rPr>
          <w:t xml:space="preserve"> 관리 업무 R&amp;R </w:t>
        </w:r>
        <w:r w:rsidRPr="00192CC6">
          <w:rPr>
            <w:rFonts w:eastAsiaTheme="minorHAnsi" w:hint="eastAsia"/>
            <w:iCs/>
            <w:szCs w:val="20"/>
          </w:rPr>
          <w:t>요약</w:t>
        </w:r>
        <w:r w:rsidRPr="00192CC6">
          <w:rPr>
            <w:rFonts w:eastAsiaTheme="minorHAnsi"/>
            <w:iCs/>
            <w:szCs w:val="20"/>
          </w:rPr>
          <w:t>&gt;</w:t>
        </w:r>
      </w:ins>
    </w:p>
    <w:tbl>
      <w:tblPr>
        <w:tblStyle w:val="a6"/>
        <w:tblW w:w="0" w:type="auto"/>
        <w:tblInd w:w="137" w:type="dxa"/>
        <w:tblLook w:val="04A0" w:firstRow="1" w:lastRow="0" w:firstColumn="1" w:lastColumn="0" w:noHBand="0" w:noVBand="1"/>
      </w:tblPr>
      <w:tblGrid>
        <w:gridCol w:w="4431"/>
        <w:gridCol w:w="1115"/>
        <w:gridCol w:w="802"/>
        <w:gridCol w:w="1206"/>
        <w:gridCol w:w="1229"/>
      </w:tblGrid>
      <w:tr w:rsidR="00192CC6" w:rsidRPr="00192CC6" w14:paraId="5823473A" w14:textId="77777777" w:rsidTr="00303577">
        <w:trPr>
          <w:trHeight w:val="296"/>
          <w:ins w:id="3487" w:author="최성익" w:date="2020-11-12T13:48:00Z"/>
        </w:trPr>
        <w:tc>
          <w:tcPr>
            <w:tcW w:w="4431" w:type="dxa"/>
            <w:shd w:val="clear" w:color="auto" w:fill="FFFF00"/>
          </w:tcPr>
          <w:p w14:paraId="35F688FC" w14:textId="77777777" w:rsidR="00CC15A3" w:rsidRPr="00192CC6" w:rsidRDefault="00CC15A3" w:rsidP="00303577">
            <w:pPr>
              <w:wordWrap/>
              <w:jc w:val="center"/>
              <w:rPr>
                <w:ins w:id="3488" w:author="최성익" w:date="2020-11-12T13:48:00Z"/>
                <w:rFonts w:eastAsiaTheme="minorHAnsi"/>
                <w:b/>
                <w:iCs/>
                <w:szCs w:val="20"/>
              </w:rPr>
            </w:pPr>
            <w:ins w:id="3489" w:author="최성익" w:date="2020-11-12T13:48:00Z">
              <w:r w:rsidRPr="00192CC6">
                <w:rPr>
                  <w:rFonts w:eastAsiaTheme="minorHAnsi" w:hint="eastAsia"/>
                  <w:b/>
                  <w:iCs/>
                  <w:szCs w:val="20"/>
                </w:rPr>
                <w:t>업무내용</w:t>
              </w:r>
            </w:ins>
          </w:p>
        </w:tc>
        <w:tc>
          <w:tcPr>
            <w:tcW w:w="1115" w:type="dxa"/>
            <w:shd w:val="clear" w:color="auto" w:fill="FFFF00"/>
          </w:tcPr>
          <w:p w14:paraId="4DF1ECF5" w14:textId="77777777" w:rsidR="00CC15A3" w:rsidRPr="00192CC6" w:rsidRDefault="00CC15A3" w:rsidP="00303577">
            <w:pPr>
              <w:wordWrap/>
              <w:jc w:val="center"/>
              <w:rPr>
                <w:ins w:id="3490" w:author="최성익" w:date="2020-11-12T13:48:00Z"/>
                <w:rFonts w:eastAsiaTheme="minorHAnsi"/>
                <w:b/>
                <w:iCs/>
                <w:szCs w:val="20"/>
              </w:rPr>
            </w:pPr>
            <w:ins w:id="3491" w:author="최성익" w:date="2020-11-12T13:48:00Z">
              <w:r w:rsidRPr="00192CC6">
                <w:rPr>
                  <w:rFonts w:eastAsiaTheme="minorHAnsi" w:hint="eastAsia"/>
                  <w:b/>
                  <w:iCs/>
                  <w:szCs w:val="20"/>
                </w:rPr>
                <w:t>설비개선</w:t>
              </w:r>
            </w:ins>
          </w:p>
        </w:tc>
        <w:tc>
          <w:tcPr>
            <w:tcW w:w="802" w:type="dxa"/>
            <w:shd w:val="clear" w:color="auto" w:fill="FFFF00"/>
          </w:tcPr>
          <w:p w14:paraId="551C62CC" w14:textId="77777777" w:rsidR="00CC15A3" w:rsidRPr="00192CC6" w:rsidRDefault="00CC15A3" w:rsidP="00303577">
            <w:pPr>
              <w:wordWrap/>
              <w:jc w:val="center"/>
              <w:rPr>
                <w:ins w:id="3492" w:author="최성익" w:date="2020-11-12T13:48:00Z"/>
                <w:rFonts w:eastAsiaTheme="minorHAnsi"/>
                <w:b/>
                <w:iCs/>
                <w:szCs w:val="20"/>
              </w:rPr>
            </w:pPr>
            <w:ins w:id="3493" w:author="최성익" w:date="2020-11-12T13:48:00Z">
              <w:r w:rsidRPr="00192CC6">
                <w:rPr>
                  <w:rFonts w:eastAsiaTheme="minorHAnsi" w:hint="eastAsia"/>
                  <w:b/>
                  <w:iCs/>
                  <w:szCs w:val="20"/>
                </w:rPr>
                <w:t>구매</w:t>
              </w:r>
            </w:ins>
          </w:p>
        </w:tc>
        <w:tc>
          <w:tcPr>
            <w:tcW w:w="1206" w:type="dxa"/>
            <w:shd w:val="clear" w:color="auto" w:fill="FFFF00"/>
          </w:tcPr>
          <w:p w14:paraId="3D070640" w14:textId="77777777" w:rsidR="00CC15A3" w:rsidRPr="00192CC6" w:rsidRDefault="00CC15A3" w:rsidP="00303577">
            <w:pPr>
              <w:wordWrap/>
              <w:jc w:val="center"/>
              <w:rPr>
                <w:ins w:id="3494" w:author="최성익" w:date="2020-11-12T13:48:00Z"/>
                <w:rFonts w:eastAsiaTheme="minorHAnsi"/>
                <w:b/>
                <w:iCs/>
                <w:szCs w:val="20"/>
              </w:rPr>
            </w:pPr>
            <w:ins w:id="3495" w:author="최성익" w:date="2020-11-12T13:48:00Z">
              <w:r w:rsidRPr="00192CC6">
                <w:rPr>
                  <w:rFonts w:eastAsiaTheme="minorHAnsi" w:hint="eastAsia"/>
                  <w:b/>
                  <w:iCs/>
                  <w:szCs w:val="20"/>
                </w:rPr>
                <w:t>생산기술</w:t>
              </w:r>
            </w:ins>
          </w:p>
        </w:tc>
        <w:tc>
          <w:tcPr>
            <w:tcW w:w="1229" w:type="dxa"/>
            <w:shd w:val="clear" w:color="auto" w:fill="FFFF00"/>
          </w:tcPr>
          <w:p w14:paraId="51878C6E" w14:textId="77777777" w:rsidR="00CC15A3" w:rsidRPr="00192CC6" w:rsidRDefault="00CC15A3" w:rsidP="00303577">
            <w:pPr>
              <w:wordWrap/>
              <w:jc w:val="center"/>
              <w:rPr>
                <w:ins w:id="3496" w:author="최성익" w:date="2020-11-12T13:48:00Z"/>
                <w:rFonts w:eastAsiaTheme="minorHAnsi"/>
                <w:b/>
                <w:iCs/>
                <w:szCs w:val="20"/>
              </w:rPr>
            </w:pPr>
            <w:ins w:id="3497" w:author="최성익" w:date="2020-11-12T13:48:00Z">
              <w:r w:rsidRPr="00192CC6">
                <w:rPr>
                  <w:rFonts w:eastAsiaTheme="minorHAnsi" w:hint="eastAsia"/>
                  <w:b/>
                  <w:iCs/>
                  <w:szCs w:val="20"/>
                </w:rPr>
                <w:t>비고</w:t>
              </w:r>
            </w:ins>
          </w:p>
        </w:tc>
      </w:tr>
      <w:tr w:rsidR="00192CC6" w:rsidRPr="00192CC6" w14:paraId="0834B63C" w14:textId="77777777" w:rsidTr="00303577">
        <w:trPr>
          <w:trHeight w:val="283"/>
          <w:ins w:id="3498" w:author="최성익" w:date="2020-11-12T13:48:00Z"/>
        </w:trPr>
        <w:tc>
          <w:tcPr>
            <w:tcW w:w="4431" w:type="dxa"/>
          </w:tcPr>
          <w:p w14:paraId="5C707228" w14:textId="77777777" w:rsidR="00CC15A3" w:rsidRPr="00192CC6" w:rsidRDefault="00CC15A3" w:rsidP="00303577">
            <w:pPr>
              <w:wordWrap/>
              <w:rPr>
                <w:ins w:id="3499" w:author="최성익" w:date="2020-11-12T13:48:00Z"/>
                <w:rFonts w:eastAsiaTheme="minorHAnsi"/>
                <w:iCs/>
                <w:noProof/>
                <w:szCs w:val="20"/>
              </w:rPr>
            </w:pPr>
            <w:ins w:id="3500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예비품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관리기준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재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개정</w:t>
              </w:r>
            </w:ins>
          </w:p>
        </w:tc>
        <w:tc>
          <w:tcPr>
            <w:tcW w:w="1115" w:type="dxa"/>
          </w:tcPr>
          <w:p w14:paraId="60D84C8F" w14:textId="77777777" w:rsidR="00CC15A3" w:rsidRPr="00192CC6" w:rsidRDefault="00CC15A3" w:rsidP="00303577">
            <w:pPr>
              <w:wordWrap/>
              <w:jc w:val="center"/>
              <w:rPr>
                <w:ins w:id="3501" w:author="최성익" w:date="2020-11-12T13:48:00Z"/>
                <w:rFonts w:eastAsiaTheme="minorHAnsi"/>
                <w:iCs/>
                <w:noProof/>
                <w:szCs w:val="20"/>
              </w:rPr>
            </w:pPr>
            <w:ins w:id="3502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◎</w:t>
              </w:r>
            </w:ins>
          </w:p>
        </w:tc>
        <w:tc>
          <w:tcPr>
            <w:tcW w:w="802" w:type="dxa"/>
          </w:tcPr>
          <w:p w14:paraId="64FDF698" w14:textId="77777777" w:rsidR="00CC15A3" w:rsidRPr="00192CC6" w:rsidRDefault="00CC15A3" w:rsidP="00303577">
            <w:pPr>
              <w:wordWrap/>
              <w:jc w:val="center"/>
              <w:rPr>
                <w:ins w:id="3503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06" w:type="dxa"/>
          </w:tcPr>
          <w:p w14:paraId="7DEA0D97" w14:textId="77777777" w:rsidR="00CC15A3" w:rsidRPr="00192CC6" w:rsidRDefault="00CC15A3" w:rsidP="00303577">
            <w:pPr>
              <w:wordWrap/>
              <w:jc w:val="center"/>
              <w:rPr>
                <w:ins w:id="3504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29" w:type="dxa"/>
            <w:vMerge w:val="restart"/>
          </w:tcPr>
          <w:p w14:paraId="17185B09" w14:textId="77777777" w:rsidR="00CC15A3" w:rsidRPr="00192CC6" w:rsidRDefault="00CC15A3" w:rsidP="00303577">
            <w:pPr>
              <w:wordWrap/>
              <w:jc w:val="left"/>
              <w:rPr>
                <w:ins w:id="3505" w:author="최성익" w:date="2020-11-12T13:48:00Z"/>
                <w:rFonts w:eastAsiaTheme="minorHAnsi"/>
                <w:iCs/>
                <w:noProof/>
                <w:szCs w:val="20"/>
              </w:rPr>
            </w:pPr>
            <w:ins w:id="3506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◎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MAIN</w:t>
              </w:r>
            </w:ins>
          </w:p>
          <w:p w14:paraId="1C692171" w14:textId="77777777" w:rsidR="00CC15A3" w:rsidRPr="00192CC6" w:rsidRDefault="00CC15A3" w:rsidP="00303577">
            <w:pPr>
              <w:wordWrap/>
              <w:rPr>
                <w:ins w:id="3507" w:author="최성익" w:date="2020-11-12T13:48:00Z"/>
                <w:rFonts w:eastAsiaTheme="minorHAnsi"/>
                <w:iCs/>
                <w:szCs w:val="20"/>
              </w:rPr>
            </w:pPr>
            <w:ins w:id="3508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○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SUB</w:t>
              </w:r>
            </w:ins>
          </w:p>
        </w:tc>
      </w:tr>
      <w:tr w:rsidR="00192CC6" w:rsidRPr="00192CC6" w14:paraId="5D46BB3A" w14:textId="77777777" w:rsidTr="00303577">
        <w:trPr>
          <w:trHeight w:val="296"/>
          <w:ins w:id="3509" w:author="최성익" w:date="2020-11-12T13:48:00Z"/>
        </w:trPr>
        <w:tc>
          <w:tcPr>
            <w:tcW w:w="4431" w:type="dxa"/>
          </w:tcPr>
          <w:p w14:paraId="693FC887" w14:textId="77777777" w:rsidR="00CC15A3" w:rsidRPr="00192CC6" w:rsidRDefault="00CC15A3" w:rsidP="00303577">
            <w:pPr>
              <w:wordWrap/>
              <w:rPr>
                <w:ins w:id="3510" w:author="최성익" w:date="2020-11-12T13:48:00Z"/>
                <w:rFonts w:eastAsiaTheme="minorHAnsi"/>
                <w:iCs/>
                <w:noProof/>
                <w:szCs w:val="20"/>
              </w:rPr>
            </w:pPr>
            <w:ins w:id="3511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사용부품의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사양통일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표준화</w:t>
              </w:r>
            </w:ins>
          </w:p>
        </w:tc>
        <w:tc>
          <w:tcPr>
            <w:tcW w:w="1115" w:type="dxa"/>
          </w:tcPr>
          <w:p w14:paraId="4EFCCDBE" w14:textId="77777777" w:rsidR="00CC15A3" w:rsidRPr="00192CC6" w:rsidRDefault="00CC15A3" w:rsidP="00303577">
            <w:pPr>
              <w:wordWrap/>
              <w:jc w:val="center"/>
              <w:rPr>
                <w:ins w:id="3512" w:author="최성익" w:date="2020-11-12T13:48:00Z"/>
                <w:rFonts w:eastAsiaTheme="minorHAnsi"/>
                <w:iCs/>
                <w:noProof/>
                <w:szCs w:val="20"/>
              </w:rPr>
            </w:pPr>
            <w:ins w:id="3513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◎</w:t>
              </w:r>
            </w:ins>
          </w:p>
        </w:tc>
        <w:tc>
          <w:tcPr>
            <w:tcW w:w="802" w:type="dxa"/>
          </w:tcPr>
          <w:p w14:paraId="536DBEAD" w14:textId="77777777" w:rsidR="00CC15A3" w:rsidRPr="00192CC6" w:rsidRDefault="00CC15A3" w:rsidP="00303577">
            <w:pPr>
              <w:wordWrap/>
              <w:jc w:val="center"/>
              <w:rPr>
                <w:ins w:id="3514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06" w:type="dxa"/>
          </w:tcPr>
          <w:p w14:paraId="3438C5B8" w14:textId="77777777" w:rsidR="00CC15A3" w:rsidRPr="00192CC6" w:rsidRDefault="00CC15A3" w:rsidP="00303577">
            <w:pPr>
              <w:wordWrap/>
              <w:jc w:val="center"/>
              <w:rPr>
                <w:ins w:id="3515" w:author="최성익" w:date="2020-11-12T13:48:00Z"/>
                <w:rFonts w:eastAsiaTheme="minorHAnsi"/>
                <w:iCs/>
                <w:noProof/>
                <w:szCs w:val="20"/>
              </w:rPr>
            </w:pPr>
            <w:ins w:id="3516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○</w:t>
              </w:r>
            </w:ins>
          </w:p>
        </w:tc>
        <w:tc>
          <w:tcPr>
            <w:tcW w:w="1229" w:type="dxa"/>
            <w:vMerge/>
          </w:tcPr>
          <w:p w14:paraId="0105F9A4" w14:textId="77777777" w:rsidR="00CC15A3" w:rsidRPr="00192CC6" w:rsidRDefault="00CC15A3" w:rsidP="00303577">
            <w:pPr>
              <w:wordWrap/>
              <w:rPr>
                <w:ins w:id="3517" w:author="최성익" w:date="2020-11-12T13:48:00Z"/>
                <w:rFonts w:eastAsiaTheme="minorHAnsi"/>
                <w:iCs/>
                <w:szCs w:val="20"/>
              </w:rPr>
            </w:pPr>
          </w:p>
        </w:tc>
      </w:tr>
      <w:tr w:rsidR="00192CC6" w:rsidRPr="00192CC6" w14:paraId="4B5B4B50" w14:textId="77777777" w:rsidTr="00303577">
        <w:trPr>
          <w:trHeight w:val="296"/>
          <w:ins w:id="3518" w:author="최성익" w:date="2020-11-12T13:48:00Z"/>
        </w:trPr>
        <w:tc>
          <w:tcPr>
            <w:tcW w:w="4431" w:type="dxa"/>
          </w:tcPr>
          <w:p w14:paraId="7D89982E" w14:textId="77777777" w:rsidR="00CC15A3" w:rsidRPr="00192CC6" w:rsidRDefault="00CC15A3" w:rsidP="00303577">
            <w:pPr>
              <w:wordWrap/>
              <w:rPr>
                <w:ins w:id="3519" w:author="최성익" w:date="2020-11-12T13:48:00Z"/>
                <w:rFonts w:eastAsiaTheme="minorHAnsi"/>
                <w:iCs/>
                <w:noProof/>
                <w:szCs w:val="20"/>
              </w:rPr>
            </w:pPr>
            <w:ins w:id="3520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설비신설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개선에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따른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예비품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선정</w:t>
              </w:r>
            </w:ins>
          </w:p>
        </w:tc>
        <w:tc>
          <w:tcPr>
            <w:tcW w:w="1115" w:type="dxa"/>
          </w:tcPr>
          <w:p w14:paraId="22A00889" w14:textId="77777777" w:rsidR="00CC15A3" w:rsidRPr="00192CC6" w:rsidRDefault="00CC15A3" w:rsidP="00303577">
            <w:pPr>
              <w:wordWrap/>
              <w:jc w:val="center"/>
              <w:rPr>
                <w:ins w:id="3521" w:author="최성익" w:date="2020-11-12T13:48:00Z"/>
                <w:rFonts w:eastAsiaTheme="minorHAnsi"/>
                <w:iCs/>
                <w:noProof/>
                <w:szCs w:val="20"/>
              </w:rPr>
            </w:pPr>
            <w:ins w:id="3522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◎</w:t>
              </w:r>
            </w:ins>
          </w:p>
        </w:tc>
        <w:tc>
          <w:tcPr>
            <w:tcW w:w="802" w:type="dxa"/>
          </w:tcPr>
          <w:p w14:paraId="707431EE" w14:textId="77777777" w:rsidR="00CC15A3" w:rsidRPr="00192CC6" w:rsidRDefault="00CC15A3" w:rsidP="00303577">
            <w:pPr>
              <w:wordWrap/>
              <w:jc w:val="center"/>
              <w:rPr>
                <w:ins w:id="3523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06" w:type="dxa"/>
          </w:tcPr>
          <w:p w14:paraId="34AC6036" w14:textId="77777777" w:rsidR="00CC15A3" w:rsidRPr="00192CC6" w:rsidRDefault="00CC15A3" w:rsidP="00303577">
            <w:pPr>
              <w:wordWrap/>
              <w:jc w:val="center"/>
              <w:rPr>
                <w:ins w:id="3524" w:author="최성익" w:date="2020-11-12T13:48:00Z"/>
                <w:rFonts w:eastAsiaTheme="minorHAnsi"/>
                <w:iCs/>
                <w:noProof/>
                <w:szCs w:val="20"/>
              </w:rPr>
            </w:pPr>
            <w:ins w:id="3525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○</w:t>
              </w:r>
            </w:ins>
          </w:p>
        </w:tc>
        <w:tc>
          <w:tcPr>
            <w:tcW w:w="1229" w:type="dxa"/>
            <w:vMerge/>
          </w:tcPr>
          <w:p w14:paraId="53F3CF0F" w14:textId="77777777" w:rsidR="00CC15A3" w:rsidRPr="00192CC6" w:rsidRDefault="00CC15A3" w:rsidP="00303577">
            <w:pPr>
              <w:wordWrap/>
              <w:rPr>
                <w:ins w:id="3526" w:author="최성익" w:date="2020-11-12T13:48:00Z"/>
                <w:rFonts w:eastAsiaTheme="minorHAnsi"/>
                <w:iCs/>
                <w:szCs w:val="20"/>
              </w:rPr>
            </w:pPr>
          </w:p>
        </w:tc>
      </w:tr>
      <w:tr w:rsidR="00192CC6" w:rsidRPr="00192CC6" w14:paraId="101DD978" w14:textId="77777777" w:rsidTr="00303577">
        <w:trPr>
          <w:trHeight w:val="296"/>
          <w:ins w:id="3527" w:author="최성익" w:date="2020-11-12T13:48:00Z"/>
        </w:trPr>
        <w:tc>
          <w:tcPr>
            <w:tcW w:w="4431" w:type="dxa"/>
          </w:tcPr>
          <w:p w14:paraId="0865263D" w14:textId="77777777" w:rsidR="00CC15A3" w:rsidRPr="00192CC6" w:rsidRDefault="00CC15A3" w:rsidP="00303577">
            <w:pPr>
              <w:wordWrap/>
              <w:rPr>
                <w:ins w:id="3528" w:author="최성익" w:date="2020-11-12T13:48:00Z"/>
                <w:rFonts w:eastAsiaTheme="minorHAnsi"/>
                <w:iCs/>
                <w:noProof/>
                <w:szCs w:val="20"/>
              </w:rPr>
            </w:pPr>
            <w:ins w:id="3529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재고조사</w:t>
              </w:r>
            </w:ins>
          </w:p>
        </w:tc>
        <w:tc>
          <w:tcPr>
            <w:tcW w:w="1115" w:type="dxa"/>
          </w:tcPr>
          <w:p w14:paraId="2B78B466" w14:textId="77777777" w:rsidR="00CC15A3" w:rsidRPr="00192CC6" w:rsidRDefault="00CC15A3" w:rsidP="00303577">
            <w:pPr>
              <w:wordWrap/>
              <w:jc w:val="center"/>
              <w:rPr>
                <w:ins w:id="3530" w:author="최성익" w:date="2020-11-12T13:48:00Z"/>
                <w:rFonts w:eastAsiaTheme="minorHAnsi"/>
                <w:iCs/>
                <w:noProof/>
                <w:szCs w:val="20"/>
              </w:rPr>
            </w:pPr>
            <w:ins w:id="3531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◎</w:t>
              </w:r>
            </w:ins>
          </w:p>
        </w:tc>
        <w:tc>
          <w:tcPr>
            <w:tcW w:w="802" w:type="dxa"/>
          </w:tcPr>
          <w:p w14:paraId="50AD7669" w14:textId="77777777" w:rsidR="00CC15A3" w:rsidRPr="00192CC6" w:rsidRDefault="00CC15A3" w:rsidP="00303577">
            <w:pPr>
              <w:wordWrap/>
              <w:jc w:val="center"/>
              <w:rPr>
                <w:ins w:id="3532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06" w:type="dxa"/>
          </w:tcPr>
          <w:p w14:paraId="29A46D51" w14:textId="77777777" w:rsidR="00CC15A3" w:rsidRPr="00192CC6" w:rsidRDefault="00CC15A3" w:rsidP="00303577">
            <w:pPr>
              <w:wordWrap/>
              <w:jc w:val="center"/>
              <w:rPr>
                <w:ins w:id="3533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29" w:type="dxa"/>
            <w:vMerge/>
          </w:tcPr>
          <w:p w14:paraId="240287BB" w14:textId="77777777" w:rsidR="00CC15A3" w:rsidRPr="00192CC6" w:rsidRDefault="00CC15A3" w:rsidP="00303577">
            <w:pPr>
              <w:wordWrap/>
              <w:rPr>
                <w:ins w:id="3534" w:author="최성익" w:date="2020-11-12T13:48:00Z"/>
                <w:rFonts w:eastAsiaTheme="minorHAnsi"/>
                <w:iCs/>
                <w:szCs w:val="20"/>
              </w:rPr>
            </w:pPr>
          </w:p>
        </w:tc>
      </w:tr>
      <w:tr w:rsidR="00192CC6" w:rsidRPr="00192CC6" w14:paraId="3EA471E7" w14:textId="77777777" w:rsidTr="00303577">
        <w:trPr>
          <w:trHeight w:val="283"/>
          <w:ins w:id="3535" w:author="최성익" w:date="2020-11-12T13:48:00Z"/>
        </w:trPr>
        <w:tc>
          <w:tcPr>
            <w:tcW w:w="4431" w:type="dxa"/>
          </w:tcPr>
          <w:p w14:paraId="642C7D79" w14:textId="77777777" w:rsidR="00CC15A3" w:rsidRPr="00192CC6" w:rsidRDefault="00CC15A3" w:rsidP="00303577">
            <w:pPr>
              <w:wordWrap/>
              <w:rPr>
                <w:ins w:id="3536" w:author="최성익" w:date="2020-11-12T13:48:00Z"/>
                <w:rFonts w:eastAsiaTheme="minorHAnsi"/>
                <w:iCs/>
                <w:noProof/>
                <w:szCs w:val="20"/>
              </w:rPr>
            </w:pPr>
            <w:ins w:id="3537" w:author="최성익" w:date="2020-11-13T12:21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 xml:space="preserve">Min / Max 수량 </w:t>
              </w:r>
            </w:ins>
            <w:ins w:id="3538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조정</w:t>
              </w:r>
            </w:ins>
          </w:p>
        </w:tc>
        <w:tc>
          <w:tcPr>
            <w:tcW w:w="1115" w:type="dxa"/>
          </w:tcPr>
          <w:p w14:paraId="19D68398" w14:textId="77777777" w:rsidR="00CC15A3" w:rsidRPr="00192CC6" w:rsidRDefault="00CC15A3" w:rsidP="00303577">
            <w:pPr>
              <w:wordWrap/>
              <w:jc w:val="center"/>
              <w:rPr>
                <w:ins w:id="3539" w:author="최성익" w:date="2020-11-12T13:48:00Z"/>
                <w:rFonts w:eastAsiaTheme="minorHAnsi"/>
                <w:iCs/>
                <w:noProof/>
                <w:szCs w:val="20"/>
              </w:rPr>
            </w:pPr>
            <w:ins w:id="3540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◎</w:t>
              </w:r>
            </w:ins>
          </w:p>
        </w:tc>
        <w:tc>
          <w:tcPr>
            <w:tcW w:w="802" w:type="dxa"/>
          </w:tcPr>
          <w:p w14:paraId="558322A1" w14:textId="77777777" w:rsidR="00CC15A3" w:rsidRPr="00192CC6" w:rsidRDefault="00CC15A3" w:rsidP="00303577">
            <w:pPr>
              <w:wordWrap/>
              <w:jc w:val="center"/>
              <w:rPr>
                <w:ins w:id="3541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06" w:type="dxa"/>
          </w:tcPr>
          <w:p w14:paraId="22D44E1C" w14:textId="77777777" w:rsidR="00CC15A3" w:rsidRPr="00192CC6" w:rsidRDefault="00CC15A3" w:rsidP="00303577">
            <w:pPr>
              <w:wordWrap/>
              <w:jc w:val="center"/>
              <w:rPr>
                <w:ins w:id="3542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29" w:type="dxa"/>
            <w:vMerge/>
          </w:tcPr>
          <w:p w14:paraId="45C556EC" w14:textId="77777777" w:rsidR="00CC15A3" w:rsidRPr="00192CC6" w:rsidRDefault="00CC15A3" w:rsidP="00303577">
            <w:pPr>
              <w:wordWrap/>
              <w:rPr>
                <w:ins w:id="3543" w:author="최성익" w:date="2020-11-12T13:48:00Z"/>
                <w:rFonts w:eastAsiaTheme="minorHAnsi"/>
                <w:iCs/>
                <w:szCs w:val="20"/>
              </w:rPr>
            </w:pPr>
          </w:p>
        </w:tc>
      </w:tr>
      <w:tr w:rsidR="00192CC6" w:rsidRPr="00192CC6" w14:paraId="02169614" w14:textId="77777777" w:rsidTr="00303577">
        <w:trPr>
          <w:trHeight w:val="167"/>
          <w:ins w:id="3544" w:author="최성익" w:date="2020-11-12T13:48:00Z"/>
        </w:trPr>
        <w:tc>
          <w:tcPr>
            <w:tcW w:w="4431" w:type="dxa"/>
          </w:tcPr>
          <w:p w14:paraId="45B28069" w14:textId="77777777" w:rsidR="00CC15A3" w:rsidRPr="00192CC6" w:rsidRDefault="00CC15A3" w:rsidP="00303577">
            <w:pPr>
              <w:wordWrap/>
              <w:rPr>
                <w:ins w:id="3545" w:author="최성익" w:date="2020-11-12T13:48:00Z"/>
                <w:rFonts w:eastAsiaTheme="minorHAnsi"/>
                <w:iCs/>
                <w:noProof/>
                <w:szCs w:val="20"/>
                <w:rPrChange w:id="3546" w:author="최성익" w:date="2020-11-13T07:43:00Z">
                  <w:rPr>
                    <w:ins w:id="3547" w:author="최성익" w:date="2020-11-12T13:48:00Z"/>
                    <w:rFonts w:eastAsiaTheme="minorHAnsi"/>
                    <w:i/>
                    <w:noProof/>
                    <w:color w:val="0000FF"/>
                    <w:szCs w:val="20"/>
                  </w:rPr>
                </w:rPrChange>
              </w:rPr>
            </w:pPr>
            <w:ins w:id="3548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  <w:rPrChange w:id="3549" w:author="최성익" w:date="2020-11-13T07:43:00Z">
                    <w:rPr>
                      <w:rFonts w:eastAsiaTheme="minorHAnsi" w:hint="eastAsia"/>
                      <w:i/>
                      <w:noProof/>
                      <w:color w:val="0000FF"/>
                      <w:szCs w:val="20"/>
                    </w:rPr>
                  </w:rPrChange>
                </w:rPr>
                <w:t>일반자재</w:t>
              </w:r>
              <w:r w:rsidRPr="00192CC6">
                <w:rPr>
                  <w:rFonts w:eastAsiaTheme="minorHAnsi"/>
                  <w:iCs/>
                  <w:noProof/>
                  <w:szCs w:val="20"/>
                  <w:rPrChange w:id="3550" w:author="최성익" w:date="2020-11-13T07:43:00Z">
                    <w:rPr>
                      <w:rFonts w:eastAsiaTheme="minorHAnsi"/>
                      <w:i/>
                      <w:noProof/>
                      <w:color w:val="0000FF"/>
                      <w:szCs w:val="20"/>
                    </w:rPr>
                  </w:rPrChange>
                </w:rPr>
                <w:t>(설비보전자재)마스터생성(품명,품번)</w:t>
              </w:r>
            </w:ins>
          </w:p>
        </w:tc>
        <w:tc>
          <w:tcPr>
            <w:tcW w:w="1115" w:type="dxa"/>
          </w:tcPr>
          <w:p w14:paraId="6BF51FA6" w14:textId="77777777" w:rsidR="00CC15A3" w:rsidRPr="00192CC6" w:rsidRDefault="00CC15A3" w:rsidP="00303577">
            <w:pPr>
              <w:wordWrap/>
              <w:jc w:val="center"/>
              <w:rPr>
                <w:ins w:id="3551" w:author="최성익" w:date="2020-11-12T13:48:00Z"/>
                <w:rFonts w:eastAsiaTheme="minorHAnsi"/>
                <w:iCs/>
                <w:noProof/>
                <w:szCs w:val="20"/>
                <w:rPrChange w:id="3552" w:author="최성익" w:date="2020-11-13T07:43:00Z">
                  <w:rPr>
                    <w:ins w:id="3553" w:author="최성익" w:date="2020-11-12T13:48:00Z"/>
                    <w:rFonts w:eastAsiaTheme="minorHAnsi"/>
                    <w:i/>
                    <w:noProof/>
                    <w:color w:val="0000FF"/>
                    <w:szCs w:val="20"/>
                  </w:rPr>
                </w:rPrChange>
              </w:rPr>
            </w:pPr>
            <w:ins w:id="3554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  <w:rPrChange w:id="3555" w:author="최성익" w:date="2020-11-13T07:43:00Z">
                    <w:rPr>
                      <w:rFonts w:eastAsiaTheme="minorHAnsi" w:hint="eastAsia"/>
                      <w:i/>
                      <w:noProof/>
                      <w:color w:val="0000FF"/>
                      <w:szCs w:val="20"/>
                    </w:rPr>
                  </w:rPrChange>
                </w:rPr>
                <w:t>◎</w:t>
              </w:r>
            </w:ins>
          </w:p>
        </w:tc>
        <w:tc>
          <w:tcPr>
            <w:tcW w:w="802" w:type="dxa"/>
          </w:tcPr>
          <w:p w14:paraId="35CC0589" w14:textId="77777777" w:rsidR="00CC15A3" w:rsidRPr="00192CC6" w:rsidRDefault="00CC15A3" w:rsidP="00303577">
            <w:pPr>
              <w:wordWrap/>
              <w:jc w:val="center"/>
              <w:rPr>
                <w:ins w:id="3556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06" w:type="dxa"/>
          </w:tcPr>
          <w:p w14:paraId="6EFD37B3" w14:textId="77777777" w:rsidR="00CC15A3" w:rsidRPr="00192CC6" w:rsidRDefault="00CC15A3" w:rsidP="00303577">
            <w:pPr>
              <w:wordWrap/>
              <w:jc w:val="center"/>
              <w:rPr>
                <w:ins w:id="3557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29" w:type="dxa"/>
            <w:vMerge/>
          </w:tcPr>
          <w:p w14:paraId="034ED38E" w14:textId="77777777" w:rsidR="00CC15A3" w:rsidRPr="00192CC6" w:rsidRDefault="00CC15A3" w:rsidP="00303577">
            <w:pPr>
              <w:wordWrap/>
              <w:rPr>
                <w:ins w:id="3558" w:author="최성익" w:date="2020-11-12T13:48:00Z"/>
                <w:rFonts w:eastAsiaTheme="minorHAnsi"/>
                <w:iCs/>
                <w:szCs w:val="20"/>
              </w:rPr>
            </w:pPr>
          </w:p>
        </w:tc>
      </w:tr>
      <w:tr w:rsidR="00192CC6" w:rsidRPr="00192CC6" w14:paraId="412E16C5" w14:textId="77777777" w:rsidTr="00303577">
        <w:trPr>
          <w:trHeight w:val="167"/>
          <w:ins w:id="3559" w:author="최성익" w:date="2020-11-12T13:48:00Z"/>
        </w:trPr>
        <w:tc>
          <w:tcPr>
            <w:tcW w:w="4431" w:type="dxa"/>
          </w:tcPr>
          <w:p w14:paraId="3788262E" w14:textId="77777777" w:rsidR="00CC15A3" w:rsidRPr="00192CC6" w:rsidRDefault="00CC15A3" w:rsidP="00303577">
            <w:pPr>
              <w:wordWrap/>
              <w:rPr>
                <w:ins w:id="3560" w:author="최성익" w:date="2020-11-12T13:48:00Z"/>
                <w:rFonts w:eastAsiaTheme="minorHAnsi"/>
                <w:iCs/>
                <w:noProof/>
                <w:szCs w:val="20"/>
              </w:rPr>
            </w:pPr>
            <w:ins w:id="3561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적정가격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설정</w:t>
              </w:r>
            </w:ins>
          </w:p>
        </w:tc>
        <w:tc>
          <w:tcPr>
            <w:tcW w:w="1115" w:type="dxa"/>
          </w:tcPr>
          <w:p w14:paraId="7D2D83ED" w14:textId="77777777" w:rsidR="00CC15A3" w:rsidRPr="00192CC6" w:rsidRDefault="00CC15A3" w:rsidP="00303577">
            <w:pPr>
              <w:wordWrap/>
              <w:jc w:val="center"/>
              <w:rPr>
                <w:ins w:id="3562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802" w:type="dxa"/>
          </w:tcPr>
          <w:p w14:paraId="562B0FC3" w14:textId="77777777" w:rsidR="00CC15A3" w:rsidRPr="00192CC6" w:rsidRDefault="00CC15A3" w:rsidP="00303577">
            <w:pPr>
              <w:wordWrap/>
              <w:jc w:val="center"/>
              <w:rPr>
                <w:ins w:id="3563" w:author="최성익" w:date="2020-11-12T13:48:00Z"/>
                <w:rFonts w:eastAsiaTheme="minorHAnsi"/>
                <w:iCs/>
                <w:noProof/>
                <w:szCs w:val="20"/>
              </w:rPr>
            </w:pPr>
            <w:ins w:id="3564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◎</w:t>
              </w:r>
            </w:ins>
          </w:p>
        </w:tc>
        <w:tc>
          <w:tcPr>
            <w:tcW w:w="1206" w:type="dxa"/>
          </w:tcPr>
          <w:p w14:paraId="4D087EA3" w14:textId="77777777" w:rsidR="00CC15A3" w:rsidRPr="00192CC6" w:rsidRDefault="00CC15A3" w:rsidP="00303577">
            <w:pPr>
              <w:wordWrap/>
              <w:jc w:val="center"/>
              <w:rPr>
                <w:ins w:id="3565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29" w:type="dxa"/>
            <w:vMerge/>
          </w:tcPr>
          <w:p w14:paraId="59EF020A" w14:textId="77777777" w:rsidR="00CC15A3" w:rsidRPr="00192CC6" w:rsidRDefault="00CC15A3" w:rsidP="00303577">
            <w:pPr>
              <w:wordWrap/>
              <w:rPr>
                <w:ins w:id="3566" w:author="최성익" w:date="2020-11-12T13:48:00Z"/>
                <w:rFonts w:eastAsiaTheme="minorHAnsi"/>
                <w:iCs/>
                <w:szCs w:val="20"/>
              </w:rPr>
            </w:pPr>
          </w:p>
        </w:tc>
      </w:tr>
      <w:tr w:rsidR="00192CC6" w:rsidRPr="00192CC6" w14:paraId="2A9345DC" w14:textId="77777777" w:rsidTr="00303577">
        <w:trPr>
          <w:trHeight w:val="104"/>
          <w:ins w:id="3567" w:author="최성익" w:date="2020-11-12T13:48:00Z"/>
        </w:trPr>
        <w:tc>
          <w:tcPr>
            <w:tcW w:w="4431" w:type="dxa"/>
          </w:tcPr>
          <w:p w14:paraId="202C54F1" w14:textId="77777777" w:rsidR="00CC15A3" w:rsidRPr="00192CC6" w:rsidRDefault="00CC15A3" w:rsidP="00303577">
            <w:pPr>
              <w:wordWrap/>
              <w:rPr>
                <w:ins w:id="3568" w:author="최성익" w:date="2020-11-12T13:48:00Z"/>
                <w:rFonts w:eastAsiaTheme="minorHAnsi"/>
                <w:iCs/>
                <w:noProof/>
                <w:szCs w:val="20"/>
              </w:rPr>
            </w:pPr>
            <w:ins w:id="3569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납기준수의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확보</w:t>
              </w:r>
              <w:r w:rsidRPr="00192CC6">
                <w:rPr>
                  <w:rFonts w:eastAsiaTheme="minorHAnsi"/>
                  <w:iCs/>
                  <w:noProof/>
                  <w:szCs w:val="20"/>
                </w:rPr>
                <w:t xml:space="preserve">, </w:t>
              </w:r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최적화</w:t>
              </w:r>
            </w:ins>
          </w:p>
        </w:tc>
        <w:tc>
          <w:tcPr>
            <w:tcW w:w="1115" w:type="dxa"/>
          </w:tcPr>
          <w:p w14:paraId="5FC35F11" w14:textId="77777777" w:rsidR="00CC15A3" w:rsidRPr="00192CC6" w:rsidRDefault="00CC15A3" w:rsidP="00303577">
            <w:pPr>
              <w:wordWrap/>
              <w:jc w:val="center"/>
              <w:rPr>
                <w:ins w:id="3570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802" w:type="dxa"/>
          </w:tcPr>
          <w:p w14:paraId="6522EDE2" w14:textId="77777777" w:rsidR="00CC15A3" w:rsidRPr="00192CC6" w:rsidRDefault="00CC15A3" w:rsidP="00303577">
            <w:pPr>
              <w:wordWrap/>
              <w:jc w:val="center"/>
              <w:rPr>
                <w:ins w:id="3571" w:author="최성익" w:date="2020-11-12T13:48:00Z"/>
                <w:rFonts w:eastAsiaTheme="minorHAnsi"/>
                <w:iCs/>
                <w:noProof/>
                <w:szCs w:val="20"/>
              </w:rPr>
            </w:pPr>
            <w:ins w:id="3572" w:author="최성익" w:date="2020-11-12T13:48:00Z">
              <w:r w:rsidRPr="00192CC6">
                <w:rPr>
                  <w:rFonts w:eastAsiaTheme="minorHAnsi" w:hint="eastAsia"/>
                  <w:iCs/>
                  <w:noProof/>
                  <w:szCs w:val="20"/>
                </w:rPr>
                <w:t>◎</w:t>
              </w:r>
            </w:ins>
          </w:p>
        </w:tc>
        <w:tc>
          <w:tcPr>
            <w:tcW w:w="1206" w:type="dxa"/>
          </w:tcPr>
          <w:p w14:paraId="080CE7B9" w14:textId="77777777" w:rsidR="00CC15A3" w:rsidRPr="00192CC6" w:rsidRDefault="00CC15A3" w:rsidP="00303577">
            <w:pPr>
              <w:wordWrap/>
              <w:jc w:val="center"/>
              <w:rPr>
                <w:ins w:id="3573" w:author="최성익" w:date="2020-11-12T13:48:00Z"/>
                <w:rFonts w:eastAsiaTheme="minorHAnsi"/>
                <w:iCs/>
                <w:noProof/>
                <w:szCs w:val="20"/>
              </w:rPr>
            </w:pPr>
          </w:p>
        </w:tc>
        <w:tc>
          <w:tcPr>
            <w:tcW w:w="1229" w:type="dxa"/>
            <w:vMerge/>
          </w:tcPr>
          <w:p w14:paraId="722257E8" w14:textId="77777777" w:rsidR="00CC15A3" w:rsidRPr="00192CC6" w:rsidRDefault="00CC15A3" w:rsidP="00303577">
            <w:pPr>
              <w:wordWrap/>
              <w:rPr>
                <w:ins w:id="3574" w:author="최성익" w:date="2020-11-12T13:48:00Z"/>
                <w:rFonts w:eastAsiaTheme="minorHAnsi"/>
                <w:iCs/>
                <w:szCs w:val="20"/>
              </w:rPr>
            </w:pPr>
          </w:p>
        </w:tc>
      </w:tr>
    </w:tbl>
    <w:p w14:paraId="6EEBD605" w14:textId="77777777" w:rsidR="00CC15A3" w:rsidRPr="00192CC6" w:rsidRDefault="00CC15A3" w:rsidP="00CC15A3">
      <w:pPr>
        <w:wordWrap/>
        <w:rPr>
          <w:rFonts w:eastAsiaTheme="minorHAnsi"/>
          <w:iCs/>
          <w:szCs w:val="20"/>
        </w:rPr>
      </w:pPr>
    </w:p>
    <w:p w14:paraId="687E7A7F" w14:textId="77777777" w:rsidR="00EB4021" w:rsidRPr="00192CC6" w:rsidRDefault="00EB4021" w:rsidP="00216AE3">
      <w:pPr>
        <w:widowControl/>
        <w:wordWrap/>
        <w:autoSpaceDE/>
        <w:autoSpaceDN/>
        <w:jc w:val="left"/>
        <w:rPr>
          <w:rFonts w:eastAsiaTheme="minorHAnsi"/>
          <w:iCs/>
          <w:szCs w:val="20"/>
          <w:highlight w:val="yellow"/>
        </w:rPr>
      </w:pPr>
    </w:p>
    <w:p w14:paraId="572E3D91" w14:textId="77777777" w:rsidR="00216AE3" w:rsidRDefault="00216AE3" w:rsidP="00216AE3">
      <w:pPr>
        <w:widowControl/>
        <w:wordWrap/>
        <w:autoSpaceDE/>
        <w:autoSpaceDN/>
        <w:jc w:val="left"/>
        <w:rPr>
          <w:rFonts w:eastAsiaTheme="minorHAnsi"/>
          <w:szCs w:val="20"/>
          <w:highlight w:val="yellow"/>
        </w:rPr>
      </w:pPr>
    </w:p>
    <w:p w14:paraId="23FCBEF1" w14:textId="77777777" w:rsidR="00216AE3" w:rsidRDefault="00216AE3" w:rsidP="00216AE3">
      <w:pPr>
        <w:widowControl/>
        <w:wordWrap/>
        <w:autoSpaceDE/>
        <w:autoSpaceDN/>
        <w:jc w:val="left"/>
        <w:rPr>
          <w:rFonts w:eastAsiaTheme="minorHAnsi"/>
          <w:szCs w:val="20"/>
          <w:highlight w:val="yellow"/>
        </w:rPr>
      </w:pPr>
    </w:p>
    <w:p w14:paraId="3235E02B" w14:textId="77777777" w:rsidR="00216AE3" w:rsidRDefault="00216AE3" w:rsidP="00216AE3">
      <w:pPr>
        <w:widowControl/>
        <w:wordWrap/>
        <w:autoSpaceDE/>
        <w:autoSpaceDN/>
        <w:jc w:val="left"/>
        <w:rPr>
          <w:rFonts w:eastAsiaTheme="minorHAnsi"/>
          <w:szCs w:val="20"/>
          <w:highlight w:val="yellow"/>
        </w:rPr>
      </w:pPr>
    </w:p>
    <w:p w14:paraId="57E5A970" w14:textId="77777777" w:rsidR="0030029B" w:rsidRPr="00E50440" w:rsidDel="009E0017" w:rsidRDefault="0030029B">
      <w:pPr>
        <w:widowControl/>
        <w:wordWrap/>
        <w:autoSpaceDE/>
        <w:autoSpaceDN/>
        <w:ind w:firstLineChars="400" w:firstLine="800"/>
        <w:jc w:val="left"/>
        <w:rPr>
          <w:ins w:id="3575" w:author="김현기/HYUNKI KIM" w:date="2020-04-23T14:43:00Z"/>
          <w:del w:id="3576" w:author="손휘웅/HUIUNG SON" w:date="2020-12-07T13:15:00Z"/>
          <w:rFonts w:eastAsiaTheme="minorHAnsi"/>
          <w:szCs w:val="20"/>
        </w:rPr>
        <w:pPrChange w:id="3577" w:author="손휘웅/HUIUNG SON" w:date="2020-12-07T13:15:00Z">
          <w:pPr>
            <w:widowControl/>
            <w:wordWrap/>
            <w:autoSpaceDE/>
            <w:autoSpaceDN/>
            <w:jc w:val="left"/>
          </w:pPr>
        </w:pPrChange>
      </w:pPr>
      <w:ins w:id="3578" w:author="김현기/HYUNKI KIM" w:date="2020-04-23T14:43:00Z">
        <w:del w:id="3579" w:author="최성익" w:date="2020-11-13T15:24:00Z">
          <w:r w:rsidRPr="000157CE" w:rsidDel="00BE583C">
            <w:rPr>
              <w:rFonts w:eastAsiaTheme="minorHAnsi" w:hint="eastAsia"/>
              <w:szCs w:val="20"/>
              <w:highlight w:val="yellow"/>
              <w:rPrChange w:id="3580" w:author="최성익" w:date="2020-11-13T09:46:00Z">
                <w:rPr>
                  <w:rFonts w:eastAsiaTheme="minorHAnsi" w:hint="eastAsia"/>
                  <w:szCs w:val="20"/>
                </w:rPr>
              </w:rPrChange>
            </w:rPr>
            <w:lastRenderedPageBreak/>
            <w:delText>하다</w:delText>
          </w:r>
        </w:del>
        <w:del w:id="3581" w:author="손휘웅/HUIUNG SON" w:date="2020-12-07T13:15:00Z">
          <w:r w:rsidRPr="000157CE" w:rsidDel="009E0017">
            <w:rPr>
              <w:rFonts w:eastAsiaTheme="minorHAnsi"/>
              <w:szCs w:val="20"/>
              <w:highlight w:val="yellow"/>
              <w:rPrChange w:id="3582" w:author="최성익" w:date="2020-11-13T09:46:00Z">
                <w:rPr>
                  <w:rFonts w:eastAsiaTheme="minorHAnsi"/>
                  <w:szCs w:val="20"/>
                </w:rPr>
              </w:rPrChange>
            </w:rPr>
            <w:delText>.</w:delText>
          </w:r>
        </w:del>
      </w:ins>
    </w:p>
    <w:p w14:paraId="20A20308" w14:textId="77777777" w:rsidR="002941ED" w:rsidDel="009E0017" w:rsidRDefault="00732B3D">
      <w:pPr>
        <w:widowControl/>
        <w:wordWrap/>
        <w:autoSpaceDE/>
        <w:autoSpaceDN/>
        <w:jc w:val="left"/>
        <w:rPr>
          <w:ins w:id="3583" w:author="최성익" w:date="2020-11-13T09:57:00Z"/>
          <w:del w:id="3584" w:author="손휘웅/HUIUNG SON" w:date="2020-12-07T13:15:00Z"/>
          <w:rFonts w:eastAsiaTheme="minorHAnsi"/>
          <w:szCs w:val="20"/>
        </w:rPr>
      </w:pPr>
      <w:ins w:id="3585" w:author="김현기/HYUNKI KIM" w:date="2020-04-23T14:44:00Z">
        <w:del w:id="3586" w:author="손휘웅/HUIUNG SON" w:date="2020-12-07T13:15:00Z">
          <w:r w:rsidRPr="00E50440" w:rsidDel="009E0017">
            <w:rPr>
              <w:rFonts w:eastAsiaTheme="minorHAnsi"/>
              <w:szCs w:val="20"/>
            </w:rPr>
            <w:delText xml:space="preserve">        </w:delText>
          </w:r>
        </w:del>
      </w:ins>
    </w:p>
    <w:p w14:paraId="025B1F7A" w14:textId="77777777" w:rsidR="002941ED" w:rsidDel="009E0017" w:rsidRDefault="002941ED">
      <w:pPr>
        <w:widowControl/>
        <w:wordWrap/>
        <w:autoSpaceDE/>
        <w:autoSpaceDN/>
        <w:jc w:val="left"/>
        <w:rPr>
          <w:ins w:id="3587" w:author="최성익" w:date="2020-11-13T09:57:00Z"/>
          <w:del w:id="3588" w:author="손휘웅/HUIUNG SON" w:date="2020-12-07T13:15:00Z"/>
          <w:rFonts w:eastAsiaTheme="minorHAnsi"/>
          <w:szCs w:val="20"/>
        </w:rPr>
      </w:pPr>
      <w:ins w:id="3589" w:author="최성익" w:date="2020-11-13T09:57:00Z">
        <w:del w:id="3590" w:author="손휘웅/HUIUNG SON" w:date="2020-12-07T13:15:00Z">
          <w:r w:rsidDel="009E0017">
            <w:rPr>
              <w:rFonts w:eastAsiaTheme="minorHAnsi"/>
              <w:szCs w:val="20"/>
            </w:rPr>
            <w:br w:type="page"/>
          </w:r>
        </w:del>
      </w:ins>
    </w:p>
    <w:p w14:paraId="7CD34F6D" w14:textId="77777777" w:rsidR="00BD6DA4" w:rsidRPr="00E50440" w:rsidDel="009866A3" w:rsidRDefault="00732B3D">
      <w:pPr>
        <w:widowControl/>
        <w:wordWrap/>
        <w:autoSpaceDE/>
        <w:autoSpaceDN/>
        <w:jc w:val="left"/>
        <w:rPr>
          <w:ins w:id="3591" w:author="김현기/HYUNKI KIM" w:date="2020-05-06T16:33:00Z"/>
          <w:del w:id="3592" w:author="최성익" w:date="2020-11-13T09:24:00Z"/>
          <w:rFonts w:eastAsiaTheme="minorHAnsi"/>
          <w:szCs w:val="20"/>
          <w:rPrChange w:id="3593" w:author="최성익" w:date="2020-11-13T07:45:00Z">
            <w:rPr>
              <w:ins w:id="3594" w:author="김현기/HYUNKI KIM" w:date="2020-05-06T16:33:00Z"/>
              <w:del w:id="3595" w:author="최성익" w:date="2020-11-13T09:24:00Z"/>
              <w:rFonts w:eastAsiaTheme="minorHAnsi"/>
              <w:color w:val="0000FF"/>
              <w:szCs w:val="20"/>
            </w:rPr>
          </w:rPrChange>
        </w:rPr>
      </w:pPr>
      <w:ins w:id="3596" w:author="김현기/HYUNKI KIM" w:date="2020-04-23T14:44:00Z">
        <w:del w:id="3597" w:author="최성익" w:date="2020-11-13T09:24:00Z">
          <w:r w:rsidRPr="00E50440" w:rsidDel="009866A3">
            <w:rPr>
              <w:rFonts w:eastAsiaTheme="minorHAnsi"/>
              <w:szCs w:val="20"/>
            </w:rPr>
            <w:delText xml:space="preserve">3) </w:delText>
          </w:r>
        </w:del>
      </w:ins>
      <w:ins w:id="3598" w:author="김현기/HYUNKI KIM" w:date="2020-04-23T14:45:00Z">
        <w:del w:id="3599" w:author="최성익" w:date="2020-11-13T09:24:00Z">
          <w:r w:rsidRPr="00E50440" w:rsidDel="009866A3">
            <w:rPr>
              <w:rFonts w:eastAsiaTheme="minorHAnsi" w:hint="eastAsia"/>
              <w:szCs w:val="20"/>
            </w:rPr>
            <w:delText>긴급</w:delText>
          </w:r>
          <w:r w:rsidRPr="00E50440" w:rsidDel="009866A3">
            <w:rPr>
              <w:rFonts w:eastAsiaTheme="minorHAnsi"/>
              <w:szCs w:val="20"/>
            </w:rPr>
            <w:delText xml:space="preserve"> 및 필요한 자재가 발생 할 경우 </w:delText>
          </w:r>
        </w:del>
      </w:ins>
      <w:ins w:id="3600" w:author="김현기/HYUNKI KIM" w:date="2020-04-23T14:46:00Z">
        <w:del w:id="3601" w:author="최성익" w:date="2020-11-13T09:24:00Z">
          <w:r w:rsidRPr="00E50440" w:rsidDel="009866A3">
            <w:rPr>
              <w:rFonts w:eastAsiaTheme="minorHAnsi" w:hint="eastAsia"/>
              <w:szCs w:val="20"/>
            </w:rPr>
            <w:delText>동일법인내</w:delText>
          </w:r>
          <w:r w:rsidRPr="00E50440" w:rsidDel="009866A3">
            <w:rPr>
              <w:rFonts w:eastAsiaTheme="minorHAnsi"/>
              <w:szCs w:val="20"/>
            </w:rPr>
            <w:delText xml:space="preserve"> 사업장 </w:delText>
          </w:r>
        </w:del>
      </w:ins>
      <w:ins w:id="3602" w:author="김현기/HYUNKI KIM" w:date="2020-04-23T14:48:00Z">
        <w:del w:id="3603" w:author="최성익" w:date="2020-11-13T09:24:00Z">
          <w:r w:rsidR="00BD6DA4" w:rsidRPr="00E50440" w:rsidDel="009866A3">
            <w:rPr>
              <w:rFonts w:eastAsiaTheme="minorHAnsi"/>
              <w:szCs w:val="20"/>
              <w:rPrChange w:id="3604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‘SMILE QRP</w:delText>
          </w:r>
        </w:del>
      </w:ins>
      <w:ins w:id="3605" w:author="김경환(품질보증팀)/KYUNGHWAN KIM" w:date="2020-05-19T11:54:00Z">
        <w:del w:id="3606" w:author="최성익" w:date="2020-11-13T09:24:00Z">
          <w:r w:rsidR="00434C11" w:rsidRPr="00E50440" w:rsidDel="009866A3">
            <w:rPr>
              <w:rFonts w:eastAsiaTheme="minorHAnsi"/>
              <w:szCs w:val="20"/>
              <w:rPrChange w:id="3607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3608" w:author="김현기/HYUNKI KIM" w:date="2020-05-06T16:32:00Z">
        <w:del w:id="3609" w:author="최성익" w:date="2020-11-13T09:24:00Z">
          <w:r w:rsidR="00BD6DA4" w:rsidRPr="00E50440" w:rsidDel="009866A3">
            <w:rPr>
              <w:rFonts w:eastAsiaTheme="minorHAnsi" w:hint="eastAsia"/>
              <w:szCs w:val="20"/>
              <w:rPrChange w:id="3610" w:author="최성익" w:date="2020-11-13T07:4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보전자재재고현황</w:delText>
          </w:r>
          <w:r w:rsidR="00BD6DA4" w:rsidRPr="00E50440" w:rsidDel="009866A3">
            <w:rPr>
              <w:rFonts w:eastAsiaTheme="minorHAnsi"/>
              <w:szCs w:val="20"/>
              <w:rPrChange w:id="3611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’ </w:delText>
          </w:r>
        </w:del>
      </w:ins>
      <w:ins w:id="3612" w:author="김현기/HYUNKI KIM" w:date="2020-04-23T15:04:00Z">
        <w:del w:id="3613" w:author="최성익" w:date="2020-11-13T09:24:00Z">
          <w:r w:rsidR="00EF3F81" w:rsidRPr="00E50440" w:rsidDel="009866A3">
            <w:rPr>
              <w:rFonts w:eastAsiaTheme="minorHAnsi" w:hint="eastAsia"/>
              <w:szCs w:val="20"/>
            </w:rPr>
            <w:delText>에서</w:delText>
          </w:r>
        </w:del>
      </w:ins>
      <w:ins w:id="3614" w:author="김현기/HYUNKI KIM" w:date="2020-04-23T14:48:00Z">
        <w:del w:id="3615" w:author="최성익" w:date="2020-11-13T09:24:00Z">
          <w:r w:rsidRPr="00E50440" w:rsidDel="009866A3">
            <w:rPr>
              <w:rFonts w:eastAsiaTheme="minorHAnsi"/>
              <w:szCs w:val="20"/>
            </w:rPr>
            <w:delText xml:space="preserve"> </w:delText>
          </w:r>
        </w:del>
      </w:ins>
      <w:ins w:id="3616" w:author="김현기/HYUNKI KIM" w:date="2020-04-23T14:46:00Z">
        <w:del w:id="3617" w:author="최성익" w:date="2020-11-13T09:24:00Z">
          <w:r w:rsidRPr="00E50440" w:rsidDel="009866A3">
            <w:rPr>
              <w:rFonts w:eastAsiaTheme="minorHAnsi" w:hint="eastAsia"/>
              <w:szCs w:val="20"/>
            </w:rPr>
            <w:delText>재고</w:delText>
          </w:r>
          <w:r w:rsidRPr="00E50440" w:rsidDel="009866A3">
            <w:rPr>
              <w:rFonts w:eastAsiaTheme="minorHAnsi"/>
              <w:szCs w:val="20"/>
            </w:rPr>
            <w:delText xml:space="preserve"> 확인하여 </w:delText>
          </w:r>
        </w:del>
      </w:ins>
      <w:ins w:id="3618" w:author="김현기/HYUNKI KIM" w:date="2020-04-23T14:47:00Z">
        <w:del w:id="3619" w:author="최성익" w:date="2020-11-13T09:24:00Z">
          <w:r w:rsidRPr="00E50440" w:rsidDel="009866A3">
            <w:rPr>
              <w:rFonts w:eastAsiaTheme="minorHAnsi" w:hint="eastAsia"/>
              <w:szCs w:val="20"/>
            </w:rPr>
            <w:delText>필요한</w:delText>
          </w:r>
          <w:r w:rsidRPr="00E50440" w:rsidDel="009866A3">
            <w:rPr>
              <w:rFonts w:eastAsiaTheme="minorHAnsi"/>
              <w:szCs w:val="20"/>
            </w:rPr>
            <w:delText xml:space="preserve"> </w:delText>
          </w:r>
          <w:r w:rsidRPr="00E50440" w:rsidDel="009866A3">
            <w:rPr>
              <w:rFonts w:eastAsiaTheme="minorHAnsi" w:hint="eastAsia"/>
              <w:szCs w:val="20"/>
            </w:rPr>
            <w:delText>자재가</w:delText>
          </w:r>
          <w:r w:rsidRPr="00E50440" w:rsidDel="009866A3">
            <w:rPr>
              <w:rFonts w:eastAsiaTheme="minorHAnsi"/>
              <w:szCs w:val="20"/>
            </w:rPr>
            <w:delText xml:space="preserve"> </w:delText>
          </w:r>
          <w:r w:rsidRPr="00E50440" w:rsidDel="009866A3">
            <w:rPr>
              <w:rFonts w:eastAsiaTheme="minorHAnsi" w:hint="eastAsia"/>
              <w:szCs w:val="20"/>
            </w:rPr>
            <w:delText>있을</w:delText>
          </w:r>
          <w:r w:rsidRPr="00E50440" w:rsidDel="009866A3">
            <w:rPr>
              <w:rFonts w:eastAsiaTheme="minorHAnsi"/>
              <w:szCs w:val="20"/>
            </w:rPr>
            <w:delText xml:space="preserve"> </w:delText>
          </w:r>
          <w:r w:rsidRPr="00E50440" w:rsidDel="009866A3">
            <w:rPr>
              <w:rFonts w:eastAsiaTheme="minorHAnsi" w:hint="eastAsia"/>
              <w:szCs w:val="20"/>
            </w:rPr>
            <w:delText>경우</w:delText>
          </w:r>
          <w:r w:rsidRPr="00E50440" w:rsidDel="009866A3">
            <w:rPr>
              <w:rFonts w:eastAsiaTheme="minorHAnsi"/>
              <w:szCs w:val="20"/>
            </w:rPr>
            <w:delText xml:space="preserve"> </w:delText>
          </w:r>
          <w:r w:rsidRPr="00E50440" w:rsidDel="009866A3">
            <w:rPr>
              <w:rFonts w:eastAsiaTheme="minorHAnsi" w:hint="eastAsia"/>
              <w:szCs w:val="20"/>
            </w:rPr>
            <w:delText>인수사업장</w:delText>
          </w:r>
        </w:del>
      </w:ins>
      <w:ins w:id="3620" w:author="김현기/HYUNKI KIM" w:date="2020-04-23T14:53:00Z">
        <w:del w:id="3621" w:author="최성익" w:date="2020-11-13T09:24:00Z">
          <w:r w:rsidR="000675B7" w:rsidRPr="00E50440" w:rsidDel="009866A3">
            <w:rPr>
              <w:rFonts w:eastAsiaTheme="minorHAnsi" w:hint="eastAsia"/>
              <w:szCs w:val="20"/>
            </w:rPr>
            <w:delText>은</w:delText>
          </w:r>
        </w:del>
      </w:ins>
      <w:ins w:id="3622" w:author="김현기/HYUNKI KIM" w:date="2020-04-23T14:48:00Z">
        <w:del w:id="3623" w:author="최성익" w:date="2020-11-13T09:24:00Z">
          <w:r w:rsidR="000675B7" w:rsidRPr="00E50440" w:rsidDel="009866A3">
            <w:rPr>
              <w:rFonts w:eastAsiaTheme="minorHAnsi"/>
              <w:szCs w:val="20"/>
            </w:rPr>
            <w:delText xml:space="preserve"> </w:delText>
          </w:r>
        </w:del>
      </w:ins>
      <w:ins w:id="3624" w:author="김현기/HYUNKI KIM" w:date="2020-04-23T14:59:00Z">
        <w:del w:id="3625" w:author="최성익" w:date="2020-11-13T09:24:00Z">
          <w:r w:rsidR="000675B7" w:rsidRPr="00E50440" w:rsidDel="009866A3">
            <w:rPr>
              <w:rFonts w:eastAsiaTheme="minorHAnsi" w:hint="eastAsia"/>
              <w:szCs w:val="20"/>
            </w:rPr>
            <w:delText>목적과</w:delText>
          </w:r>
        </w:del>
      </w:ins>
    </w:p>
    <w:p w14:paraId="519B0D13" w14:textId="77777777" w:rsidR="000675B7" w:rsidRPr="00E50440" w:rsidDel="009866A3" w:rsidRDefault="00BD6DA4">
      <w:pPr>
        <w:widowControl/>
        <w:wordWrap/>
        <w:autoSpaceDE/>
        <w:autoSpaceDN/>
        <w:jc w:val="left"/>
        <w:rPr>
          <w:ins w:id="3626" w:author="김현기/HYUNKI KIM" w:date="2020-04-23T14:49:00Z"/>
          <w:del w:id="3627" w:author="최성익" w:date="2020-11-13T09:24:00Z"/>
          <w:rFonts w:eastAsiaTheme="minorHAnsi"/>
          <w:szCs w:val="20"/>
        </w:rPr>
      </w:pPr>
      <w:ins w:id="3628" w:author="김현기/HYUNKI KIM" w:date="2020-05-06T16:33:00Z">
        <w:del w:id="3629" w:author="최성익" w:date="2020-11-13T09:24:00Z">
          <w:r w:rsidRPr="00E50440" w:rsidDel="009866A3">
            <w:rPr>
              <w:rFonts w:eastAsiaTheme="minorHAnsi"/>
              <w:szCs w:val="20"/>
              <w:rPrChange w:id="3630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          타당성을 기재한 품의 상신을 통하여 결재를 득한 후 인계사업장에 메일 전송 요청한다.</w:delText>
          </w:r>
        </w:del>
      </w:ins>
    </w:p>
    <w:p w14:paraId="445161DA" w14:textId="77777777" w:rsidR="00EF3F81" w:rsidRPr="00E50440" w:rsidDel="00B47C6C" w:rsidRDefault="00732B3D">
      <w:pPr>
        <w:widowControl/>
        <w:wordWrap/>
        <w:autoSpaceDE/>
        <w:autoSpaceDN/>
        <w:jc w:val="left"/>
        <w:rPr>
          <w:ins w:id="3631" w:author="김현기/HYUNKI KIM" w:date="2020-04-23T15:13:00Z"/>
          <w:del w:id="3632" w:author="최성익" w:date="2020-11-13T09:22:00Z"/>
          <w:rFonts w:eastAsiaTheme="minorHAnsi"/>
          <w:szCs w:val="20"/>
        </w:rPr>
      </w:pPr>
      <w:ins w:id="3633" w:author="김현기/HYUNKI KIM" w:date="2020-04-23T14:49:00Z">
        <w:del w:id="3634" w:author="최성익" w:date="2020-11-13T09:24:00Z">
          <w:r w:rsidRPr="00E50440" w:rsidDel="009866A3">
            <w:rPr>
              <w:rFonts w:eastAsiaTheme="minorHAnsi"/>
              <w:szCs w:val="20"/>
            </w:rPr>
            <w:delText xml:space="preserve">        4) </w:delText>
          </w:r>
        </w:del>
      </w:ins>
      <w:ins w:id="3635" w:author="김현기/HYUNKI KIM" w:date="2020-04-23T14:52:00Z">
        <w:del w:id="3636" w:author="최성익" w:date="2020-11-13T09:24:00Z">
          <w:r w:rsidRPr="00E50440" w:rsidDel="009866A3">
            <w:rPr>
              <w:rFonts w:eastAsiaTheme="minorHAnsi" w:hint="eastAsia"/>
              <w:szCs w:val="20"/>
            </w:rPr>
            <w:delText>동일법인내</w:delText>
          </w:r>
          <w:r w:rsidRPr="00E50440" w:rsidDel="009866A3">
            <w:rPr>
              <w:rFonts w:eastAsiaTheme="minorHAnsi"/>
              <w:szCs w:val="20"/>
            </w:rPr>
            <w:delText xml:space="preserve"> </w:delText>
          </w:r>
          <w:r w:rsidRPr="00E50440" w:rsidDel="009866A3">
            <w:rPr>
              <w:rFonts w:eastAsiaTheme="minorHAnsi" w:hint="eastAsia"/>
              <w:szCs w:val="20"/>
            </w:rPr>
            <w:delText>인계</w:delText>
          </w:r>
        </w:del>
      </w:ins>
      <w:ins w:id="3637" w:author="김현기/HYUNKI KIM" w:date="2020-04-23T14:57:00Z">
        <w:del w:id="3638" w:author="최성익" w:date="2020-11-13T09:24:00Z">
          <w:r w:rsidR="000675B7" w:rsidRPr="00E50440" w:rsidDel="009866A3">
            <w:rPr>
              <w:rFonts w:eastAsiaTheme="minorHAnsi" w:hint="eastAsia"/>
              <w:szCs w:val="20"/>
            </w:rPr>
            <w:delText>사업장은</w:delText>
          </w:r>
          <w:r w:rsidR="00EF3F81" w:rsidRPr="00E50440" w:rsidDel="009866A3">
            <w:rPr>
              <w:rFonts w:eastAsiaTheme="minorHAnsi"/>
              <w:szCs w:val="20"/>
            </w:rPr>
            <w:delText xml:space="preserve"> </w:delText>
          </w:r>
          <w:r w:rsidR="000675B7" w:rsidRPr="00E50440" w:rsidDel="009866A3">
            <w:rPr>
              <w:rFonts w:eastAsiaTheme="minorHAnsi" w:hint="eastAsia"/>
              <w:szCs w:val="20"/>
            </w:rPr>
            <w:delText>메일</w:delText>
          </w:r>
          <w:r w:rsidR="000675B7" w:rsidRPr="00E50440" w:rsidDel="009866A3">
            <w:rPr>
              <w:rFonts w:eastAsiaTheme="minorHAnsi"/>
              <w:szCs w:val="20"/>
            </w:rPr>
            <w:delText xml:space="preserve"> 확인 후 팀장에게 </w:delText>
          </w:r>
        </w:del>
      </w:ins>
      <w:ins w:id="3639" w:author="김현기/HYUNKI KIM" w:date="2020-04-23T15:06:00Z">
        <w:del w:id="3640" w:author="최성익" w:date="2020-11-13T09:24:00Z">
          <w:r w:rsidR="00EF3F81" w:rsidRPr="00E50440" w:rsidDel="009866A3">
            <w:rPr>
              <w:rFonts w:eastAsiaTheme="minorHAnsi" w:hint="eastAsia"/>
              <w:szCs w:val="20"/>
            </w:rPr>
            <w:delText>보고하여</w:delText>
          </w:r>
          <w:r w:rsidR="00EF3F81" w:rsidRPr="00E50440" w:rsidDel="009866A3">
            <w:rPr>
              <w:rFonts w:eastAsiaTheme="minorHAnsi"/>
              <w:szCs w:val="20"/>
            </w:rPr>
            <w:delText xml:space="preserve"> ‘SMILE QRP</w:delText>
          </w:r>
        </w:del>
      </w:ins>
      <w:ins w:id="3641" w:author="김경환(품질보증팀)/KYUNGHWAN KIM" w:date="2020-05-19T11:55:00Z">
        <w:del w:id="3642" w:author="최성익" w:date="2020-11-13T09:24:00Z">
          <w:r w:rsidR="00434C11" w:rsidRPr="00E50440" w:rsidDel="009866A3">
            <w:rPr>
              <w:rFonts w:eastAsiaTheme="minorHAnsi"/>
              <w:szCs w:val="20"/>
              <w:rPrChange w:id="3643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3644" w:author="김현기/HYUNKI KIM" w:date="2020-04-23T15:08:00Z">
        <w:del w:id="3645" w:author="최성익" w:date="2020-11-13T09:24:00Z">
          <w:r w:rsidR="00EF3F81" w:rsidRPr="00E50440" w:rsidDel="009866A3">
            <w:rPr>
              <w:rFonts w:eastAsiaTheme="minorHAnsi" w:hint="eastAsia"/>
              <w:szCs w:val="20"/>
            </w:rPr>
            <w:delText>사업</w:delText>
          </w:r>
        </w:del>
      </w:ins>
      <w:ins w:id="3646" w:author="김현기/HYUNKI KIM" w:date="2020-04-23T15:07:00Z">
        <w:del w:id="3647" w:author="최성익" w:date="2020-11-13T09:24:00Z">
          <w:r w:rsidR="00EF3F81" w:rsidRPr="00E50440" w:rsidDel="009866A3">
            <w:rPr>
              <w:rFonts w:eastAsiaTheme="minorHAnsi" w:hint="eastAsia"/>
              <w:szCs w:val="20"/>
            </w:rPr>
            <w:delText>장간</w:delText>
          </w:r>
          <w:r w:rsidR="00EF3F81" w:rsidRPr="00E50440" w:rsidDel="009866A3">
            <w:rPr>
              <w:rFonts w:eastAsiaTheme="minorHAnsi"/>
              <w:szCs w:val="20"/>
            </w:rPr>
            <w:delText xml:space="preserve"> </w:delText>
          </w:r>
          <w:r w:rsidR="00EF3F81" w:rsidRPr="00E50440" w:rsidDel="009866A3">
            <w:rPr>
              <w:rFonts w:eastAsiaTheme="minorHAnsi" w:hint="eastAsia"/>
              <w:szCs w:val="20"/>
            </w:rPr>
            <w:delText>이동등록</w:delText>
          </w:r>
          <w:r w:rsidR="00EF3F81" w:rsidRPr="00E50440" w:rsidDel="009866A3">
            <w:rPr>
              <w:rFonts w:eastAsiaTheme="minorHAnsi"/>
              <w:szCs w:val="20"/>
            </w:rPr>
            <w:delText>’</w:delText>
          </w:r>
          <w:r w:rsidR="00EF3F81" w:rsidRPr="00E50440" w:rsidDel="009866A3">
            <w:rPr>
              <w:rFonts w:eastAsiaTheme="minorHAnsi" w:hint="eastAsia"/>
              <w:szCs w:val="20"/>
            </w:rPr>
            <w:delText>에서</w:delText>
          </w:r>
        </w:del>
      </w:ins>
      <w:ins w:id="3648" w:author="김현기/HYUNKI KIM" w:date="2020-04-23T15:08:00Z">
        <w:del w:id="3649" w:author="최성익" w:date="2020-11-13T09:24:00Z">
          <w:r w:rsidR="00EF3F81" w:rsidRPr="00E50440" w:rsidDel="009866A3">
            <w:rPr>
              <w:rFonts w:eastAsiaTheme="minorHAnsi"/>
              <w:szCs w:val="20"/>
            </w:rPr>
            <w:delText xml:space="preserve"> </w:delText>
          </w:r>
        </w:del>
      </w:ins>
      <w:ins w:id="3650" w:author="김현기/HYUNKI KIM" w:date="2020-04-23T15:10:00Z">
        <w:del w:id="3651" w:author="최성익" w:date="2020-11-13T09:24:00Z">
          <w:r w:rsidR="00EF3F81" w:rsidRPr="00E50440" w:rsidDel="009866A3">
            <w:rPr>
              <w:rFonts w:eastAsiaTheme="minorHAnsi" w:hint="eastAsia"/>
              <w:szCs w:val="20"/>
            </w:rPr>
            <w:delText>사유</w:delText>
          </w:r>
          <w:r w:rsidR="00EF3F81" w:rsidRPr="00E50440" w:rsidDel="009866A3">
            <w:rPr>
              <w:rFonts w:eastAsiaTheme="minorHAnsi"/>
              <w:szCs w:val="20"/>
            </w:rPr>
            <w:delText xml:space="preserve"> 작성 및 </w:delText>
          </w:r>
        </w:del>
      </w:ins>
      <w:ins w:id="3652" w:author="김현기/HYUNKI KIM" w:date="2020-04-23T15:08:00Z">
        <w:del w:id="3653" w:author="최성익" w:date="2020-11-13T09:24:00Z">
          <w:r w:rsidR="00EF3F81" w:rsidRPr="00E50440" w:rsidDel="009866A3">
            <w:rPr>
              <w:rFonts w:eastAsiaTheme="minorHAnsi" w:hint="eastAsia"/>
              <w:szCs w:val="20"/>
            </w:rPr>
            <w:delText>이동요청서</w:delText>
          </w:r>
          <w:r w:rsidR="00EF3F81" w:rsidRPr="00E50440" w:rsidDel="009866A3">
            <w:rPr>
              <w:rFonts w:eastAsiaTheme="minorHAnsi"/>
              <w:szCs w:val="20"/>
            </w:rPr>
            <w:delText xml:space="preserve"> </w:delText>
          </w:r>
        </w:del>
      </w:ins>
      <w:ins w:id="3654" w:author="김현기/HYUNKI KIM" w:date="2020-04-23T15:09:00Z">
        <w:del w:id="3655" w:author="최성익" w:date="2020-11-13T09:24:00Z">
          <w:r w:rsidR="00EF3F81" w:rsidRPr="00E50440" w:rsidDel="009866A3">
            <w:rPr>
              <w:rFonts w:eastAsiaTheme="minorHAnsi" w:hint="eastAsia"/>
              <w:szCs w:val="20"/>
            </w:rPr>
            <w:delText>등록</w:delText>
          </w:r>
        </w:del>
      </w:ins>
      <w:ins w:id="3656" w:author="김현기/HYUNKI KIM" w:date="2020-04-23T15:08:00Z">
        <w:del w:id="3657" w:author="최성익" w:date="2020-11-13T09:24:00Z">
          <w:r w:rsidR="00EF3F81" w:rsidRPr="00E50440" w:rsidDel="009866A3">
            <w:rPr>
              <w:rFonts w:eastAsiaTheme="minorHAnsi"/>
              <w:szCs w:val="20"/>
            </w:rPr>
            <w:delText xml:space="preserve"> </w:delText>
          </w:r>
        </w:del>
      </w:ins>
      <w:ins w:id="3658" w:author="김현기/HYUNKI KIM" w:date="2020-04-23T15:09:00Z">
        <w:del w:id="3659" w:author="최성익" w:date="2020-11-13T09:22:00Z">
          <w:r w:rsidR="00EF3F81" w:rsidRPr="00E50440" w:rsidDel="00B47C6C">
            <w:rPr>
              <w:rFonts w:eastAsiaTheme="minorHAnsi" w:hint="eastAsia"/>
              <w:szCs w:val="20"/>
            </w:rPr>
            <w:delText>후</w:delText>
          </w:r>
          <w:r w:rsidR="00EF3F81" w:rsidRPr="00E50440" w:rsidDel="00B47C6C">
            <w:rPr>
              <w:rFonts w:eastAsiaTheme="minorHAnsi"/>
              <w:szCs w:val="20"/>
            </w:rPr>
            <w:delText xml:space="preserve"> 최종적으로 팀장은 </w:delText>
          </w:r>
        </w:del>
      </w:ins>
    </w:p>
    <w:p w14:paraId="0123BAC5" w14:textId="77777777" w:rsidR="00EF3F81" w:rsidRPr="00E50440" w:rsidDel="009866A3" w:rsidRDefault="00EF3F81">
      <w:pPr>
        <w:widowControl/>
        <w:wordWrap/>
        <w:autoSpaceDE/>
        <w:autoSpaceDN/>
        <w:jc w:val="left"/>
        <w:rPr>
          <w:ins w:id="3660" w:author="김현기/HYUNKI KIM" w:date="2020-04-23T15:14:00Z"/>
          <w:del w:id="3661" w:author="최성익" w:date="2020-11-13T09:24:00Z"/>
          <w:rFonts w:eastAsiaTheme="minorHAnsi"/>
          <w:szCs w:val="20"/>
        </w:rPr>
      </w:pPr>
      <w:ins w:id="3662" w:author="김현기/HYUNKI KIM" w:date="2020-04-23T15:13:00Z">
        <w:del w:id="3663" w:author="최성익" w:date="2020-11-13T09:22:00Z">
          <w:r w:rsidRPr="00E50440" w:rsidDel="00B47C6C">
            <w:rPr>
              <w:rFonts w:eastAsiaTheme="minorHAnsi"/>
              <w:szCs w:val="20"/>
            </w:rPr>
            <w:delText xml:space="preserve">           ‘SMILE QRP</w:delText>
          </w:r>
        </w:del>
      </w:ins>
      <w:ins w:id="3664" w:author="김경환(품질보증팀)/KYUNGHWAN KIM" w:date="2020-05-19T11:55:00Z">
        <w:del w:id="3665" w:author="최성익" w:date="2020-11-13T09:22:00Z">
          <w:r w:rsidR="00434C11" w:rsidRPr="00E50440" w:rsidDel="00B47C6C">
            <w:rPr>
              <w:rFonts w:eastAsiaTheme="minorHAnsi"/>
              <w:szCs w:val="20"/>
              <w:rPrChange w:id="3666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3667" w:author="김현기/HYUNKI KIM" w:date="2020-04-23T15:13:00Z">
        <w:del w:id="3668" w:author="최성익" w:date="2020-11-13T09:22:00Z">
          <w:r w:rsidRPr="00E50440" w:rsidDel="00B47C6C">
            <w:rPr>
              <w:rFonts w:eastAsiaTheme="minorHAnsi"/>
              <w:szCs w:val="20"/>
            </w:rPr>
            <w:delText xml:space="preserve"> </w:delText>
          </w:r>
          <w:r w:rsidRPr="00E50440" w:rsidDel="00B47C6C">
            <w:rPr>
              <w:rFonts w:eastAsiaTheme="minorHAnsi" w:hint="eastAsia"/>
              <w:szCs w:val="20"/>
            </w:rPr>
            <w:delText>사업장간</w:delText>
          </w:r>
          <w:r w:rsidRPr="00E50440" w:rsidDel="00B47C6C">
            <w:rPr>
              <w:rFonts w:eastAsiaTheme="minorHAnsi"/>
              <w:szCs w:val="20"/>
            </w:rPr>
            <w:delText xml:space="preserve"> </w:delText>
          </w:r>
          <w:r w:rsidRPr="00E50440" w:rsidDel="00B47C6C">
            <w:rPr>
              <w:rFonts w:eastAsiaTheme="minorHAnsi" w:hint="eastAsia"/>
              <w:szCs w:val="20"/>
            </w:rPr>
            <w:delText>이동확인</w:delText>
          </w:r>
          <w:r w:rsidRPr="00E50440" w:rsidDel="00B47C6C">
            <w:rPr>
              <w:rFonts w:eastAsiaTheme="minorHAnsi"/>
              <w:szCs w:val="20"/>
            </w:rPr>
            <w:delText>’</w:delText>
          </w:r>
        </w:del>
      </w:ins>
      <w:ins w:id="3669" w:author="김현기/HYUNKI KIM" w:date="2020-05-06T17:13:00Z">
        <w:del w:id="3670" w:author="최성익" w:date="2020-11-13T09:22:00Z">
          <w:r w:rsidR="00084863" w:rsidRPr="00E50440" w:rsidDel="00B47C6C">
            <w:rPr>
              <w:rFonts w:eastAsiaTheme="minorHAnsi"/>
              <w:szCs w:val="20"/>
              <w:rPrChange w:id="3671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3672" w:author="김현기/HYUNKI KIM" w:date="2020-04-23T15:13:00Z">
        <w:del w:id="3673" w:author="최성익" w:date="2020-11-13T09:22:00Z">
          <w:r w:rsidRPr="00E50440" w:rsidDel="00B47C6C">
            <w:rPr>
              <w:rFonts w:eastAsiaTheme="minorHAnsi" w:hint="eastAsia"/>
              <w:szCs w:val="20"/>
            </w:rPr>
            <w:delText>에서</w:delText>
          </w:r>
          <w:r w:rsidRPr="00E50440" w:rsidDel="00B47C6C">
            <w:rPr>
              <w:rFonts w:eastAsiaTheme="minorHAnsi"/>
              <w:szCs w:val="20"/>
            </w:rPr>
            <w:delText xml:space="preserve"> </w:delText>
          </w:r>
          <w:r w:rsidR="00DB243C" w:rsidRPr="00E50440" w:rsidDel="00B47C6C">
            <w:rPr>
              <w:rFonts w:eastAsiaTheme="minorHAnsi" w:hint="eastAsia"/>
              <w:szCs w:val="20"/>
            </w:rPr>
            <w:delText>확인</w:delText>
          </w:r>
          <w:r w:rsidR="00DB243C" w:rsidRPr="00E50440" w:rsidDel="00B47C6C">
            <w:rPr>
              <w:rFonts w:eastAsiaTheme="minorHAnsi"/>
              <w:szCs w:val="20"/>
            </w:rPr>
            <w:delText xml:space="preserve"> </w:delText>
          </w:r>
          <w:r w:rsidR="00DB243C" w:rsidRPr="00E50440" w:rsidDel="00B47C6C">
            <w:rPr>
              <w:rFonts w:eastAsiaTheme="minorHAnsi" w:hint="eastAsia"/>
              <w:szCs w:val="20"/>
            </w:rPr>
            <w:delText>처리한다</w:delText>
          </w:r>
        </w:del>
      </w:ins>
      <w:ins w:id="3674" w:author="김현기/HYUNKI KIM" w:date="2020-04-23T15:48:00Z">
        <w:del w:id="3675" w:author="최성익" w:date="2020-11-13T09:24:00Z">
          <w:r w:rsidR="00BD39D3" w:rsidRPr="00E50440" w:rsidDel="009866A3">
            <w:rPr>
              <w:rFonts w:eastAsiaTheme="minorHAnsi"/>
              <w:szCs w:val="20"/>
            </w:rPr>
            <w:delText>.</w:delText>
          </w:r>
        </w:del>
      </w:ins>
    </w:p>
    <w:p w14:paraId="52C0D17C" w14:textId="77777777" w:rsidR="00DB243C" w:rsidRPr="00E50440" w:rsidDel="009866A3" w:rsidRDefault="00DB243C">
      <w:pPr>
        <w:widowControl/>
        <w:wordWrap/>
        <w:autoSpaceDE/>
        <w:autoSpaceDN/>
        <w:jc w:val="left"/>
        <w:rPr>
          <w:ins w:id="3676" w:author="김현기/HYUNKI KIM" w:date="2020-04-23T15:09:00Z"/>
          <w:del w:id="3677" w:author="최성익" w:date="2020-11-13T09:24:00Z"/>
          <w:rFonts w:eastAsiaTheme="minorHAnsi"/>
          <w:szCs w:val="20"/>
        </w:rPr>
      </w:pPr>
      <w:ins w:id="3678" w:author="김현기/HYUNKI KIM" w:date="2020-04-23T15:14:00Z">
        <w:del w:id="3679" w:author="최성익" w:date="2020-11-13T09:24:00Z">
          <w:r w:rsidRPr="00E50440" w:rsidDel="009866A3">
            <w:rPr>
              <w:rFonts w:eastAsiaTheme="minorHAnsi"/>
              <w:szCs w:val="20"/>
            </w:rPr>
            <w:delText xml:space="preserve">        5) 동일법인내 인수사업장은</w:delText>
          </w:r>
          <w:r w:rsidR="00BD39D3" w:rsidRPr="00E50440" w:rsidDel="009866A3">
            <w:rPr>
              <w:rFonts w:eastAsiaTheme="minorHAnsi"/>
              <w:szCs w:val="20"/>
            </w:rPr>
            <w:delText xml:space="preserve"> </w:delText>
          </w:r>
        </w:del>
      </w:ins>
      <w:ins w:id="3680" w:author="김현기/HYUNKI KIM" w:date="2020-04-23T15:45:00Z">
        <w:del w:id="3681" w:author="최성익" w:date="2020-11-13T09:24:00Z">
          <w:r w:rsidR="00BD39D3" w:rsidRPr="00E50440" w:rsidDel="009866A3">
            <w:rPr>
              <w:rFonts w:eastAsiaTheme="minorHAnsi" w:hint="eastAsia"/>
              <w:szCs w:val="20"/>
            </w:rPr>
            <w:delText>자재</w:delText>
          </w:r>
          <w:r w:rsidR="00BD39D3" w:rsidRPr="00E50440" w:rsidDel="009866A3">
            <w:rPr>
              <w:rFonts w:eastAsiaTheme="minorHAnsi"/>
              <w:szCs w:val="20"/>
            </w:rPr>
            <w:delText xml:space="preserve"> 인수 후 ‘SMILE QRP</w:delText>
          </w:r>
        </w:del>
      </w:ins>
      <w:ins w:id="3682" w:author="김경환(품질보증팀)/KYUNGHWAN KIM" w:date="2020-05-19T11:57:00Z">
        <w:del w:id="3683" w:author="최성익" w:date="2020-11-13T09:24:00Z">
          <w:r w:rsidR="00D33CB8" w:rsidRPr="00E50440" w:rsidDel="009866A3">
            <w:rPr>
              <w:rFonts w:eastAsiaTheme="minorHAnsi"/>
              <w:szCs w:val="20"/>
              <w:rPrChange w:id="3684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>_</w:delText>
          </w:r>
        </w:del>
      </w:ins>
      <w:ins w:id="3685" w:author="김현기/HYUNKI KIM" w:date="2020-04-23T15:45:00Z">
        <w:del w:id="3686" w:author="최성익" w:date="2020-11-13T09:24:00Z">
          <w:r w:rsidR="00BD39D3" w:rsidRPr="00E50440" w:rsidDel="009866A3">
            <w:rPr>
              <w:rFonts w:eastAsiaTheme="minorHAnsi"/>
              <w:szCs w:val="20"/>
            </w:rPr>
            <w:delText xml:space="preserve"> </w:delText>
          </w:r>
          <w:r w:rsidR="00BD39D3" w:rsidRPr="00E50440" w:rsidDel="009866A3">
            <w:rPr>
              <w:rFonts w:eastAsiaTheme="minorHAnsi" w:hint="eastAsia"/>
              <w:szCs w:val="20"/>
            </w:rPr>
            <w:delText>보전</w:delText>
          </w:r>
        </w:del>
      </w:ins>
      <w:ins w:id="3687" w:author="김현기/HYUNKI KIM" w:date="2020-04-23T15:46:00Z">
        <w:del w:id="3688" w:author="최성익" w:date="2020-11-13T09:24:00Z">
          <w:r w:rsidR="00BD39D3" w:rsidRPr="00E50440" w:rsidDel="009866A3">
            <w:rPr>
              <w:rFonts w:eastAsiaTheme="minorHAnsi" w:hint="eastAsia"/>
              <w:szCs w:val="20"/>
            </w:rPr>
            <w:delText>자재</w:delText>
          </w:r>
          <w:r w:rsidR="00BD39D3" w:rsidRPr="00E50440" w:rsidDel="009866A3">
            <w:rPr>
              <w:rFonts w:eastAsiaTheme="minorHAnsi"/>
              <w:szCs w:val="20"/>
            </w:rPr>
            <w:delText xml:space="preserve"> </w:delText>
          </w:r>
          <w:r w:rsidR="00BD39D3" w:rsidRPr="00E50440" w:rsidDel="009866A3">
            <w:rPr>
              <w:rFonts w:eastAsiaTheme="minorHAnsi" w:hint="eastAsia"/>
              <w:szCs w:val="20"/>
            </w:rPr>
            <w:delText>입고</w:delText>
          </w:r>
        </w:del>
      </w:ins>
      <w:ins w:id="3689" w:author="김현기/HYUNKI KIM" w:date="2020-05-06T16:50:00Z">
        <w:del w:id="3690" w:author="최성익" w:date="2020-11-13T09:24:00Z">
          <w:r w:rsidR="00776332" w:rsidRPr="00E50440" w:rsidDel="009866A3">
            <w:rPr>
              <w:rFonts w:eastAsiaTheme="minorHAnsi" w:hint="eastAsia"/>
              <w:szCs w:val="20"/>
              <w:rPrChange w:id="3691" w:author="최성익" w:date="2020-11-13T07:4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조회</w:delText>
          </w:r>
        </w:del>
      </w:ins>
      <w:ins w:id="3692" w:author="김현기/HYUNKI KIM" w:date="2020-04-23T15:46:00Z">
        <w:del w:id="3693" w:author="최성익" w:date="2020-11-13T09:24:00Z">
          <w:r w:rsidR="00BD39D3" w:rsidRPr="00E50440" w:rsidDel="009866A3">
            <w:rPr>
              <w:rFonts w:eastAsiaTheme="minorHAnsi"/>
              <w:szCs w:val="20"/>
            </w:rPr>
            <w:delText>’</w:delText>
          </w:r>
        </w:del>
      </w:ins>
      <w:ins w:id="3694" w:author="김현기/HYUNKI KIM" w:date="2020-05-06T16:50:00Z">
        <w:del w:id="3695" w:author="최성익" w:date="2020-11-13T09:24:00Z">
          <w:r w:rsidR="00776332" w:rsidRPr="00E50440" w:rsidDel="009866A3">
            <w:rPr>
              <w:rFonts w:eastAsiaTheme="minorHAnsi"/>
              <w:szCs w:val="20"/>
              <w:rPrChange w:id="3696" w:author="최성익" w:date="2020-11-13T07:4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3697" w:author="김현기/HYUNKI KIM" w:date="2020-04-23T15:46:00Z">
        <w:del w:id="3698" w:author="최성익" w:date="2020-11-13T09:24:00Z">
          <w:r w:rsidR="00BD39D3" w:rsidRPr="00E50440" w:rsidDel="009866A3">
            <w:rPr>
              <w:rFonts w:eastAsiaTheme="minorHAnsi" w:hint="eastAsia"/>
              <w:szCs w:val="20"/>
            </w:rPr>
            <w:delText>에서</w:delText>
          </w:r>
          <w:r w:rsidR="00BD39D3" w:rsidRPr="00E50440" w:rsidDel="009866A3">
            <w:rPr>
              <w:rFonts w:eastAsiaTheme="minorHAnsi"/>
              <w:szCs w:val="20"/>
            </w:rPr>
            <w:delText xml:space="preserve"> </w:delText>
          </w:r>
          <w:r w:rsidR="00BD39D3" w:rsidRPr="00E50440" w:rsidDel="009866A3">
            <w:rPr>
              <w:rFonts w:eastAsiaTheme="minorHAnsi" w:hint="eastAsia"/>
              <w:szCs w:val="20"/>
            </w:rPr>
            <w:delText>확인한다</w:delText>
          </w:r>
        </w:del>
      </w:ins>
      <w:ins w:id="3699" w:author="김현기/HYUNKI KIM" w:date="2020-04-23T15:48:00Z">
        <w:del w:id="3700" w:author="최성익" w:date="2020-11-13T09:24:00Z">
          <w:r w:rsidR="00BD39D3" w:rsidRPr="00E50440" w:rsidDel="009866A3">
            <w:rPr>
              <w:rFonts w:eastAsiaTheme="minorHAnsi"/>
              <w:szCs w:val="20"/>
            </w:rPr>
            <w:delText>.</w:delText>
          </w:r>
        </w:del>
      </w:ins>
    </w:p>
    <w:p w14:paraId="4A316B8C" w14:textId="77777777" w:rsidR="0030029B" w:rsidRPr="00E50440" w:rsidDel="004D20B8" w:rsidRDefault="00EF3F81">
      <w:pPr>
        <w:widowControl/>
        <w:wordWrap/>
        <w:autoSpaceDE/>
        <w:autoSpaceDN/>
        <w:jc w:val="left"/>
        <w:rPr>
          <w:del w:id="3701" w:author="최성익" w:date="2020-10-08T09:52:00Z"/>
          <w:rFonts w:eastAsiaTheme="minorHAnsi"/>
          <w:szCs w:val="20"/>
        </w:rPr>
      </w:pPr>
      <w:ins w:id="3702" w:author="김현기/HYUNKI KIM" w:date="2020-04-23T15:09:00Z">
        <w:del w:id="3703" w:author="최성익" w:date="2020-11-13T09:24:00Z">
          <w:r w:rsidRPr="00E50440" w:rsidDel="009866A3">
            <w:rPr>
              <w:rFonts w:eastAsiaTheme="minorHAnsi"/>
              <w:szCs w:val="20"/>
            </w:rPr>
            <w:delText xml:space="preserve"> </w:delText>
          </w:r>
        </w:del>
      </w:ins>
      <w:del w:id="3704" w:author="최성익" w:date="2020-10-08T09:52:00Z">
        <w:r w:rsidR="005979FA" w:rsidRPr="00E50440" w:rsidDel="004D20B8">
          <w:rPr>
            <w:rFonts w:eastAsiaTheme="minorHAnsi"/>
            <w:szCs w:val="20"/>
          </w:rPr>
          <w:br w:type="page"/>
        </w:r>
      </w:del>
    </w:p>
    <w:p w14:paraId="64F7B592" w14:textId="77777777" w:rsidR="00C37504" w:rsidRDefault="00E34501">
      <w:pPr>
        <w:widowControl/>
        <w:wordWrap/>
        <w:autoSpaceDE/>
        <w:autoSpaceDN/>
        <w:jc w:val="left"/>
        <w:rPr>
          <w:rFonts w:eastAsiaTheme="minorHAnsi"/>
          <w:szCs w:val="20"/>
        </w:rPr>
        <w:pPrChange w:id="3705" w:author="손휘웅/HUIUNG SON" w:date="2020-12-07T14:25:00Z">
          <w:pPr>
            <w:wordWrap/>
          </w:pPr>
        </w:pPrChange>
      </w:pPr>
      <w:ins w:id="3706" w:author="손휘웅/HUIUNG SON" w:date="2020-12-07T14:25:00Z">
        <w:r w:rsidRPr="00E34501">
          <w:rPr>
            <w:rFonts w:eastAsiaTheme="minorHAnsi"/>
            <w:szCs w:val="20"/>
          </w:rPr>
          <w:t>6.</w:t>
        </w:r>
        <w:r>
          <w:rPr>
            <w:rFonts w:eastAsiaTheme="minorHAnsi"/>
            <w:szCs w:val="20"/>
          </w:rPr>
          <w:t xml:space="preserve"> </w:t>
        </w:r>
      </w:ins>
      <w:del w:id="3707" w:author="손휘웅/HUIUNG SON" w:date="2020-12-07T14:25:00Z">
        <w:r w:rsidR="00C95478" w:rsidRPr="00E34501" w:rsidDel="00E34501">
          <w:rPr>
            <w:rFonts w:eastAsiaTheme="minorHAnsi"/>
            <w:szCs w:val="20"/>
            <w:rPrChange w:id="3708" w:author="손휘웅/HUIUNG SON" w:date="2020-12-07T14:25:00Z">
              <w:rPr/>
            </w:rPrChange>
          </w:rPr>
          <w:delText>6</w:delText>
        </w:r>
        <w:r w:rsidR="00C37504" w:rsidRPr="00E34501" w:rsidDel="00E34501">
          <w:rPr>
            <w:rFonts w:eastAsiaTheme="minorHAnsi"/>
            <w:szCs w:val="20"/>
            <w:rPrChange w:id="3709" w:author="손휘웅/HUIUNG SON" w:date="2020-12-07T14:25:00Z">
              <w:rPr/>
            </w:rPrChange>
          </w:rPr>
          <w:delText xml:space="preserve">. </w:delText>
        </w:r>
      </w:del>
      <w:r w:rsidR="00C37504" w:rsidRPr="00E34501">
        <w:rPr>
          <w:rFonts w:eastAsiaTheme="minorHAnsi" w:hint="eastAsia"/>
          <w:szCs w:val="20"/>
          <w:rPrChange w:id="3710" w:author="손휘웅/HUIUNG SON" w:date="2020-12-07T14:25:00Z">
            <w:rPr>
              <w:rFonts w:hint="eastAsia"/>
            </w:rPr>
          </w:rPrChange>
        </w:rPr>
        <w:t>서식</w:t>
      </w:r>
      <w:r w:rsidR="00C37504" w:rsidRPr="00E34501">
        <w:rPr>
          <w:rFonts w:eastAsiaTheme="minorHAnsi"/>
          <w:szCs w:val="20"/>
          <w:rPrChange w:id="3711" w:author="손휘웅/HUIUNG SON" w:date="2020-12-07T14:25:00Z">
            <w:rPr/>
          </w:rPrChange>
        </w:rPr>
        <w:t>/양식</w:t>
      </w:r>
      <w:ins w:id="3712" w:author="손휘웅/HUIUNG SON" w:date="2020-12-07T14:37:00Z">
        <w:r w:rsidR="00EB4021">
          <w:rPr>
            <w:rFonts w:eastAsiaTheme="minorHAnsi" w:hint="eastAsia"/>
            <w:szCs w:val="20"/>
          </w:rPr>
          <w:t xml:space="preserve"> </w:t>
        </w:r>
      </w:ins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216AE3" w14:paraId="26646B2B" w14:textId="77777777" w:rsidTr="00216AE3">
        <w:tc>
          <w:tcPr>
            <w:tcW w:w="7694" w:type="dxa"/>
          </w:tcPr>
          <w:p w14:paraId="0DFD8878" w14:textId="77777777" w:rsidR="00216AE3" w:rsidRPr="00192CC6" w:rsidRDefault="00216AE3" w:rsidP="00216AE3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</w:rPr>
            </w:pPr>
            <w:ins w:id="3713" w:author="손휘웅/HUIUNG SON" w:date="2020-12-07T14:18:00Z">
              <w:r w:rsidRPr="00192CC6">
                <w:rPr>
                  <w:rFonts w:eastAsiaTheme="minorHAnsi" w:hint="eastAsia"/>
                  <w:szCs w:val="20"/>
                  <w:rPrChange w:id="3714" w:author="손휘웅/HUIUNG SON" w:date="2020-12-07T14:35:00Z">
                    <w:rPr>
                      <w:rFonts w:eastAsiaTheme="minorHAnsi" w:hint="eastAsia"/>
                      <w:szCs w:val="20"/>
                      <w:highlight w:val="green"/>
                    </w:rPr>
                  </w:rPrChange>
                </w:rPr>
                <w:t>비관리품</w:t>
              </w:r>
              <w:r w:rsidRPr="00192CC6">
                <w:rPr>
                  <w:rFonts w:eastAsiaTheme="minorHAnsi"/>
                  <w:szCs w:val="20"/>
                  <w:rPrChange w:id="3715" w:author="손휘웅/HUIUNG SON" w:date="2020-12-07T14:35:00Z">
                    <w:rPr>
                      <w:rFonts w:eastAsiaTheme="minorHAnsi"/>
                      <w:szCs w:val="20"/>
                      <w:highlight w:val="green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szCs w:val="20"/>
                  <w:rPrChange w:id="3716" w:author="손휘웅/HUIUNG SON" w:date="2020-12-07T14:35:00Z">
                    <w:rPr>
                      <w:rFonts w:eastAsiaTheme="minorHAnsi" w:hint="eastAsia"/>
                      <w:szCs w:val="20"/>
                      <w:highlight w:val="green"/>
                    </w:rPr>
                  </w:rPrChange>
                </w:rPr>
                <w:t>및</w:t>
              </w:r>
              <w:r w:rsidRPr="00192CC6">
                <w:rPr>
                  <w:rFonts w:eastAsiaTheme="minorHAnsi"/>
                  <w:szCs w:val="20"/>
                  <w:rPrChange w:id="3717" w:author="손휘웅/HUIUNG SON" w:date="2020-12-07T14:35:00Z">
                    <w:rPr>
                      <w:rFonts w:eastAsiaTheme="minorHAnsi"/>
                      <w:szCs w:val="20"/>
                      <w:highlight w:val="green"/>
                    </w:rPr>
                  </w:rPrChange>
                </w:rPr>
                <w:t xml:space="preserve"> </w:t>
              </w:r>
              <w:r w:rsidRPr="00192CC6">
                <w:rPr>
                  <w:rFonts w:eastAsiaTheme="minorHAnsi" w:hint="eastAsia"/>
                  <w:szCs w:val="20"/>
                  <w:rPrChange w:id="3718" w:author="손휘웅/HUIUNG SON" w:date="2020-12-07T14:35:00Z">
                    <w:rPr>
                      <w:rFonts w:eastAsiaTheme="minorHAnsi" w:hint="eastAsia"/>
                      <w:szCs w:val="20"/>
                      <w:highlight w:val="green"/>
                    </w:rPr>
                  </w:rPrChange>
                </w:rPr>
                <w:t>소모품</w:t>
              </w:r>
            </w:ins>
            <w:del w:id="3719" w:author="손휘웅/HUIUNG SON" w:date="2020-12-07T14:18:00Z">
              <w:r w:rsidRPr="00192CC6" w:rsidDel="00E34501">
                <w:rPr>
                  <w:rFonts w:eastAsiaTheme="minorHAnsi" w:hint="eastAsia"/>
                  <w:szCs w:val="20"/>
                </w:rPr>
                <w:delText>소모품</w:delText>
              </w:r>
            </w:del>
            <w:r w:rsidRPr="00192CC6">
              <w:rPr>
                <w:rFonts w:eastAsiaTheme="minorHAnsi"/>
                <w:szCs w:val="20"/>
              </w:rPr>
              <w:t xml:space="preserve"> </w:t>
            </w:r>
            <w:r w:rsidRPr="00192CC6">
              <w:rPr>
                <w:rFonts w:eastAsiaTheme="minorHAnsi" w:hint="eastAsia"/>
                <w:szCs w:val="20"/>
              </w:rPr>
              <w:t>출고대</w:t>
            </w:r>
            <w:ins w:id="3720" w:author="손휘웅/HUIUNG SON" w:date="2020-12-07T14:22:00Z">
              <w:r w:rsidRPr="00192CC6">
                <w:rPr>
                  <w:rFonts w:eastAsiaTheme="minorHAnsi" w:hint="eastAsia"/>
                  <w:szCs w:val="20"/>
                </w:rPr>
                <w:t>장</w:t>
              </w:r>
            </w:ins>
          </w:p>
        </w:tc>
        <w:tc>
          <w:tcPr>
            <w:tcW w:w="7694" w:type="dxa"/>
          </w:tcPr>
          <w:p w14:paraId="526922AF" w14:textId="77777777" w:rsidR="00216AE3" w:rsidRPr="00192CC6" w:rsidRDefault="00216AE3" w:rsidP="00216AE3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</w:rPr>
            </w:pPr>
            <w:ins w:id="3721" w:author="최성익" w:date="2020-11-12T13:49:00Z">
              <w:r w:rsidRPr="00192CC6">
                <w:rPr>
                  <w:rFonts w:eastAsiaTheme="minorHAnsi" w:hint="eastAsia"/>
                  <w:szCs w:val="20"/>
                </w:rPr>
                <w:t>설비보전자재</w:t>
              </w:r>
              <w:r w:rsidRPr="00192CC6">
                <w:rPr>
                  <w:rFonts w:eastAsiaTheme="minorHAnsi"/>
                  <w:szCs w:val="20"/>
                </w:rPr>
                <w:t xml:space="preserve"> </w:t>
              </w:r>
            </w:ins>
            <w:ins w:id="3722" w:author="손휘웅/HUIUNG SON" w:date="2020-12-07T14:27:00Z">
              <w:r w:rsidRPr="00192CC6">
                <w:rPr>
                  <w:rFonts w:eastAsiaTheme="minorHAnsi" w:hint="eastAsia"/>
                  <w:szCs w:val="20"/>
                </w:rPr>
                <w:t>수량</w:t>
              </w:r>
            </w:ins>
            <w:ins w:id="3723" w:author="최성익" w:date="2020-11-12T13:49:00Z">
              <w:r w:rsidRPr="00192CC6">
                <w:rPr>
                  <w:rFonts w:eastAsiaTheme="minorHAnsi" w:hint="eastAsia"/>
                  <w:szCs w:val="20"/>
                </w:rPr>
                <w:t>관리기준서</w:t>
              </w:r>
            </w:ins>
          </w:p>
        </w:tc>
      </w:tr>
      <w:tr w:rsidR="00216AE3" w14:paraId="4F0AC8A9" w14:textId="77777777" w:rsidTr="00216AE3">
        <w:tc>
          <w:tcPr>
            <w:tcW w:w="7694" w:type="dxa"/>
          </w:tcPr>
          <w:p w14:paraId="7570110E" w14:textId="77777777" w:rsidR="00216AE3" w:rsidRDefault="00216AE3" w:rsidP="00216AE3">
            <w:pPr>
              <w:widowControl/>
              <w:wordWrap/>
              <w:autoSpaceDE/>
              <w:autoSpaceDN/>
              <w:jc w:val="left"/>
              <w:rPr>
                <w:rFonts w:eastAsiaTheme="minorHAnsi"/>
                <w:szCs w:val="20"/>
              </w:rPr>
            </w:pPr>
            <w:ins w:id="3724" w:author="손휘웅/HUIUNG SON" w:date="2020-12-07T14:35:00Z">
              <w:r>
                <w:rPr>
                  <w:noProof/>
                </w:rPr>
                <w:drawing>
                  <wp:inline distT="0" distB="0" distL="0" distR="0" wp14:anchorId="7F2F4496" wp14:editId="5367245B">
                    <wp:extent cx="4691310" cy="3038475"/>
                    <wp:effectExtent l="0" t="0" r="0" b="0"/>
                    <wp:docPr id="40" name="그림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712075" cy="305192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7694" w:type="dxa"/>
          </w:tcPr>
          <w:p w14:paraId="674B4E61" w14:textId="77777777" w:rsidR="00216AE3" w:rsidRDefault="00216AE3" w:rsidP="00216AE3">
            <w:pPr>
              <w:widowControl/>
              <w:wordWrap/>
              <w:autoSpaceDE/>
              <w:autoSpaceDN/>
              <w:jc w:val="left"/>
              <w:rPr>
                <w:rFonts w:eastAsiaTheme="minorHAnsi"/>
                <w:szCs w:val="20"/>
              </w:rPr>
            </w:pPr>
            <w:ins w:id="3725" w:author="손휘웅/HUIUNG SON" w:date="2020-12-07T14:43:00Z">
              <w:r>
                <w:rPr>
                  <w:noProof/>
                </w:rPr>
                <w:drawing>
                  <wp:inline distT="0" distB="0" distL="0" distR="0" wp14:anchorId="36EA8642" wp14:editId="5E2D6B97">
                    <wp:extent cx="3925559" cy="3886200"/>
                    <wp:effectExtent l="0" t="0" r="0" b="0"/>
                    <wp:docPr id="42" name="그림 4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28362" cy="38889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216AE3" w14:paraId="6B77A33D" w14:textId="77777777" w:rsidTr="00216AE3">
        <w:tc>
          <w:tcPr>
            <w:tcW w:w="7694" w:type="dxa"/>
          </w:tcPr>
          <w:p w14:paraId="6BC0EB09" w14:textId="3AD57F0A" w:rsidR="00216AE3" w:rsidRDefault="002B38B9" w:rsidP="00216AE3">
            <w:pPr>
              <w:widowControl/>
              <w:wordWrap/>
              <w:autoSpaceDE/>
              <w:autoSpaceDN/>
              <w:jc w:val="left"/>
              <w:rPr>
                <w:noProof/>
              </w:rPr>
            </w:pPr>
            <w:r>
              <w:rPr>
                <w:noProof/>
              </w:rPr>
              <w:object w:dxaOrig="1538" w:dyaOrig="1053" w14:anchorId="2B7773DB">
                <v:shape id="_x0000_i1059" type="#_x0000_t75" style="width:77.25pt;height:52.5pt" o:ole="">
                  <v:imagedata r:id="rId20" o:title=""/>
                </v:shape>
                <o:OLEObject Type="Embed" ProgID="Excel.Sheet.12" ShapeID="_x0000_i1059" DrawAspect="Icon" ObjectID="_1747651093" r:id="rId21"/>
              </w:object>
            </w:r>
          </w:p>
        </w:tc>
        <w:tc>
          <w:tcPr>
            <w:tcW w:w="7694" w:type="dxa"/>
          </w:tcPr>
          <w:p w14:paraId="6305AAD5" w14:textId="77777777" w:rsidR="00216AE3" w:rsidRDefault="00000000" w:rsidP="00216AE3">
            <w:pPr>
              <w:widowControl/>
              <w:wordWrap/>
              <w:autoSpaceDE/>
              <w:autoSpaceDN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noProof/>
                <w:szCs w:val="20"/>
              </w:rPr>
              <w:object w:dxaOrig="1440" w:dyaOrig="1440" w14:anchorId="0B33434E">
                <v:shape id="_x0000_s2075" type="#_x0000_t75" style="position:absolute;margin-left:7.6pt;margin-top:9.45pt;width:59.25pt;height:40.5pt;z-index:251707392;mso-position-horizontal-relative:text;mso-position-vertical-relative:text" wrapcoords="9843 2000 6289 3600 6015 8400 7656 8400 5742 11200 6015 14400 1367 14800 -273 15200 273 18400 20780 18400 21600 16800 21053 14800 15585 14000 15311 10400 9296 8400 10937 2000 9843 2000">
                  <v:imagedata r:id="rId22" o:title=""/>
                  <w10:wrap type="tight"/>
                </v:shape>
                <o:OLEObject Type="Embed" ProgID="Excel.Sheet.12" ShapeID="_x0000_s2075" DrawAspect="Icon" ObjectID="_1747651104" r:id="rId23"/>
              </w:object>
            </w:r>
          </w:p>
        </w:tc>
      </w:tr>
    </w:tbl>
    <w:p w14:paraId="67BE50A5" w14:textId="77777777" w:rsidR="00240C7D" w:rsidRPr="00E50440" w:rsidDel="00E34501" w:rsidRDefault="00240C7D">
      <w:pPr>
        <w:wordWrap/>
        <w:rPr>
          <w:del w:id="3726" w:author="손휘웅/HUIUNG SON" w:date="2020-12-07T14:22:00Z"/>
          <w:rFonts w:eastAsiaTheme="minorHAnsi"/>
          <w:szCs w:val="20"/>
        </w:rPr>
        <w:pPrChange w:id="3727" w:author="손휘웅/HUIUNG SON" w:date="2020-12-07T14:42:00Z">
          <w:pPr>
            <w:wordWrap/>
            <w:ind w:firstLine="195"/>
          </w:pPr>
        </w:pPrChange>
      </w:pPr>
      <w:del w:id="3728" w:author="손휘웅/HUIUNG SON" w:date="2020-12-07T14:22:00Z">
        <w:r w:rsidRPr="00701360" w:rsidDel="00E34501">
          <w:rPr>
            <w:rFonts w:eastAsiaTheme="minorHAnsi" w:hint="eastAsia"/>
            <w:szCs w:val="20"/>
            <w:highlight w:val="green"/>
            <w:rPrChange w:id="3729" w:author="최성익/SEONGIK CHOI" w:date="2020-11-14T08:51:00Z">
              <w:rPr>
                <w:rFonts w:eastAsiaTheme="minorHAnsi" w:hint="eastAsia"/>
                <w:szCs w:val="20"/>
              </w:rPr>
            </w:rPrChange>
          </w:rPr>
          <w:delText>장</w:delText>
        </w:r>
      </w:del>
    </w:p>
    <w:bookmarkStart w:id="3730" w:name="_MON_1668855946"/>
    <w:bookmarkEnd w:id="3730"/>
    <w:p w14:paraId="0B28C2F4" w14:textId="77777777" w:rsidR="00C37504" w:rsidRPr="00E50440" w:rsidDel="00857FC4" w:rsidRDefault="00E34501">
      <w:pPr>
        <w:wordWrap/>
        <w:rPr>
          <w:del w:id="3731" w:author="김현기/HYUNKI KIM" w:date="2020-05-06T16:35:00Z"/>
          <w:rFonts w:eastAsiaTheme="minorHAnsi"/>
          <w:szCs w:val="20"/>
        </w:rPr>
        <w:pPrChange w:id="3732" w:author="손휘웅/HUIUNG SON" w:date="2020-12-07T14:42:00Z">
          <w:pPr>
            <w:wordWrap/>
            <w:ind w:firstLine="195"/>
          </w:pPr>
        </w:pPrChange>
      </w:pPr>
      <w:del w:id="3733" w:author="손휘웅/HUIUNG SON" w:date="2020-12-07T14:18:00Z">
        <w:r w:rsidRPr="00380B27" w:rsidDel="00E34501">
          <w:rPr>
            <w:rFonts w:eastAsiaTheme="minorHAnsi"/>
            <w:szCs w:val="20"/>
          </w:rPr>
          <w:object w:dxaOrig="2040" w:dyaOrig="1400" w14:anchorId="48A9AE13">
            <v:shape id="_x0000_i1029" type="#_x0000_t75" style="width:86.25pt;height:58.5pt" o:ole="">
              <v:imagedata r:id="rId24" o:title=""/>
            </v:shape>
            <o:OLEObject Type="Embed" ProgID="Excel.Sheet.12" ShapeID="_x0000_i1029" DrawAspect="Icon" ObjectID="_1747651094" r:id="rId25"/>
          </w:object>
        </w:r>
      </w:del>
    </w:p>
    <w:p w14:paraId="35CBCB88" w14:textId="77777777" w:rsidR="00857FC4" w:rsidRPr="00E50440" w:rsidDel="009E0017" w:rsidRDefault="00857FC4">
      <w:pPr>
        <w:wordWrap/>
        <w:rPr>
          <w:ins w:id="3734" w:author="최성익" w:date="2020-11-12T13:48:00Z"/>
          <w:del w:id="3735" w:author="손휘웅/HUIUNG SON" w:date="2020-12-07T13:15:00Z"/>
          <w:rFonts w:eastAsiaTheme="minorHAnsi"/>
          <w:szCs w:val="20"/>
        </w:rPr>
        <w:pPrChange w:id="3736" w:author="손휘웅/HUIUNG SON" w:date="2020-12-07T14:42:00Z">
          <w:pPr>
            <w:wordWrap/>
            <w:ind w:firstLine="195"/>
          </w:pPr>
        </w:pPrChange>
      </w:pPr>
    </w:p>
    <w:p w14:paraId="664BDF6B" w14:textId="77777777" w:rsidR="00857FC4" w:rsidRPr="00E50440" w:rsidDel="00480E60" w:rsidRDefault="00857FC4" w:rsidP="00857FC4">
      <w:pPr>
        <w:wordWrap/>
        <w:rPr>
          <w:ins w:id="3737" w:author="최성익" w:date="2020-11-12T13:48:00Z"/>
          <w:del w:id="3738" w:author="손휘웅/HUIUNG SON" w:date="2020-12-07T14:26:00Z"/>
          <w:rFonts w:eastAsiaTheme="minorHAnsi"/>
          <w:szCs w:val="20"/>
        </w:rPr>
      </w:pPr>
      <w:ins w:id="3739" w:author="최성익" w:date="2020-11-12T13:48:00Z">
        <w:del w:id="3740" w:author="손휘웅/HUIUNG SON" w:date="2020-12-07T14:26:00Z">
          <w:r w:rsidRPr="00E50440" w:rsidDel="00480E60">
            <w:rPr>
              <w:rFonts w:eastAsiaTheme="minorHAnsi"/>
              <w:szCs w:val="20"/>
            </w:rPr>
            <w:delText>&lt;</w:delText>
          </w:r>
          <w:r w:rsidRPr="00E50440" w:rsidDel="00480E60">
            <w:rPr>
              <w:rFonts w:eastAsiaTheme="minorHAnsi" w:hint="eastAsia"/>
              <w:szCs w:val="20"/>
            </w:rPr>
            <w:delText>부표</w:delText>
          </w:r>
          <w:r w:rsidRPr="00E50440" w:rsidDel="00480E60">
            <w:rPr>
              <w:rFonts w:eastAsiaTheme="minorHAnsi"/>
              <w:szCs w:val="20"/>
            </w:rPr>
            <w:delText>#</w:delText>
          </w:r>
        </w:del>
        <w:del w:id="3741" w:author="손휘웅/HUIUNG SON" w:date="2020-12-07T14:25:00Z">
          <w:r w:rsidRPr="00E50440" w:rsidDel="00E34501">
            <w:rPr>
              <w:rFonts w:eastAsiaTheme="minorHAnsi"/>
              <w:szCs w:val="20"/>
            </w:rPr>
            <w:delText>1</w:delText>
          </w:r>
        </w:del>
        <w:del w:id="3742" w:author="손휘웅/HUIUNG SON" w:date="2020-12-07T14:26:00Z">
          <w:r w:rsidRPr="00E50440" w:rsidDel="00480E60">
            <w:rPr>
              <w:rFonts w:eastAsiaTheme="minorHAnsi"/>
              <w:szCs w:val="20"/>
            </w:rPr>
            <w:delText xml:space="preserve">. </w:delText>
          </w:r>
          <w:r w:rsidRPr="00E50440" w:rsidDel="00480E60">
            <w:rPr>
              <w:rFonts w:eastAsiaTheme="minorHAnsi" w:hint="eastAsia"/>
              <w:szCs w:val="20"/>
            </w:rPr>
            <w:delText>부품별</w:delText>
          </w:r>
          <w:r w:rsidRPr="00E50440" w:rsidDel="00480E60">
            <w:rPr>
              <w:rFonts w:eastAsiaTheme="minorHAnsi"/>
              <w:szCs w:val="20"/>
            </w:rPr>
            <w:delText xml:space="preserve"> </w:delText>
          </w:r>
          <w:r w:rsidRPr="00E50440" w:rsidDel="00480E60">
            <w:rPr>
              <w:rFonts w:eastAsiaTheme="minorHAnsi" w:hint="eastAsia"/>
              <w:szCs w:val="20"/>
            </w:rPr>
            <w:delText>구매요약표</w:delText>
          </w:r>
          <w:r w:rsidRPr="00E50440" w:rsidDel="00480E60">
            <w:rPr>
              <w:rFonts w:eastAsiaTheme="minorHAnsi"/>
              <w:szCs w:val="20"/>
            </w:rPr>
            <w:delText>&gt;</w:delText>
          </w:r>
        </w:del>
      </w:ins>
    </w:p>
    <w:tbl>
      <w:tblPr>
        <w:tblStyle w:val="a6"/>
        <w:tblW w:w="0" w:type="auto"/>
        <w:jc w:val="center"/>
        <w:tblLook w:val="04A0" w:firstRow="1" w:lastRow="0" w:firstColumn="1" w:lastColumn="0" w:noHBand="0" w:noVBand="1"/>
        <w:tblPrChange w:id="3743" w:author="최성익" w:date="2020-11-13T15:28:00Z">
          <w:tblPr>
            <w:tblStyle w:val="a6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271"/>
        <w:gridCol w:w="5675"/>
        <w:gridCol w:w="3969"/>
        <w:gridCol w:w="4106"/>
        <w:tblGridChange w:id="3744">
          <w:tblGrid>
            <w:gridCol w:w="1148"/>
            <w:gridCol w:w="5226"/>
            <w:gridCol w:w="3969"/>
            <w:gridCol w:w="4111"/>
          </w:tblGrid>
        </w:tblGridChange>
      </w:tblGrid>
      <w:tr w:rsidR="00857FC4" w:rsidRPr="00E50440" w:rsidDel="00480E60" w14:paraId="407DC72E" w14:textId="77777777" w:rsidTr="00BE583C">
        <w:trPr>
          <w:jc w:val="center"/>
          <w:ins w:id="3745" w:author="최성익" w:date="2020-11-12T13:48:00Z"/>
          <w:del w:id="3746" w:author="손휘웅/HUIUNG SON" w:date="2020-12-07T14:26:00Z"/>
          <w:trPrChange w:id="3747" w:author="최성익" w:date="2020-11-13T15:28:00Z">
            <w:trPr>
              <w:jc w:val="center"/>
            </w:trPr>
          </w:trPrChange>
        </w:trPr>
        <w:tc>
          <w:tcPr>
            <w:tcW w:w="1271" w:type="dxa"/>
            <w:vMerge w:val="restart"/>
            <w:shd w:val="clear" w:color="auto" w:fill="FFFF00"/>
            <w:tcPrChange w:id="3748" w:author="최성익" w:date="2020-11-13T15:28:00Z">
              <w:tcPr>
                <w:tcW w:w="1148" w:type="dxa"/>
                <w:vMerge w:val="restart"/>
                <w:shd w:val="clear" w:color="auto" w:fill="FFFF00"/>
              </w:tcPr>
            </w:tcPrChange>
          </w:tcPr>
          <w:p w14:paraId="07C702DC" w14:textId="77777777" w:rsidR="002B38B9" w:rsidRPr="00E50440" w:rsidDel="00480E60" w:rsidRDefault="002B38B9" w:rsidP="002827B5">
            <w:pPr>
              <w:jc w:val="center"/>
              <w:rPr>
                <w:ins w:id="3749" w:author="최성익" w:date="2020-11-12T13:48:00Z"/>
                <w:del w:id="3750" w:author="손휘웅/HUIUNG SON" w:date="2020-12-07T14:26:00Z"/>
                <w:rFonts w:eastAsiaTheme="minorHAnsi" w:hint="eastAsia"/>
                <w:b/>
                <w:szCs w:val="20"/>
              </w:rPr>
            </w:pPr>
          </w:p>
        </w:tc>
        <w:tc>
          <w:tcPr>
            <w:tcW w:w="9644" w:type="dxa"/>
            <w:gridSpan w:val="2"/>
            <w:shd w:val="clear" w:color="auto" w:fill="FFFF00"/>
            <w:tcPrChange w:id="3751" w:author="최성익" w:date="2020-11-13T15:28:00Z">
              <w:tcPr>
                <w:tcW w:w="9195" w:type="dxa"/>
                <w:gridSpan w:val="2"/>
                <w:shd w:val="clear" w:color="auto" w:fill="FFFF00"/>
              </w:tcPr>
            </w:tcPrChange>
          </w:tcPr>
          <w:p w14:paraId="78C5767A" w14:textId="38CEF45B" w:rsidR="00857FC4" w:rsidRPr="00E50440" w:rsidDel="00480E60" w:rsidRDefault="00857FC4" w:rsidP="002827B5">
            <w:pPr>
              <w:wordWrap/>
              <w:jc w:val="center"/>
              <w:rPr>
                <w:ins w:id="3752" w:author="최성익" w:date="2020-11-12T13:48:00Z"/>
                <w:del w:id="3753" w:author="손휘웅/HUIUNG SON" w:date="2020-12-07T14:26:00Z"/>
                <w:rFonts w:eastAsiaTheme="minorHAnsi"/>
                <w:b/>
                <w:szCs w:val="20"/>
              </w:rPr>
            </w:pPr>
          </w:p>
        </w:tc>
        <w:tc>
          <w:tcPr>
            <w:tcW w:w="4106" w:type="dxa"/>
            <w:shd w:val="clear" w:color="auto" w:fill="FFFF00"/>
            <w:tcPrChange w:id="3754" w:author="최성익" w:date="2020-11-13T15:28:00Z">
              <w:tcPr>
                <w:tcW w:w="4111" w:type="dxa"/>
                <w:shd w:val="clear" w:color="auto" w:fill="FFFF00"/>
              </w:tcPr>
            </w:tcPrChange>
          </w:tcPr>
          <w:p w14:paraId="4A5F2E3D" w14:textId="669337C2" w:rsidR="00857FC4" w:rsidRPr="00E50440" w:rsidDel="00480E60" w:rsidRDefault="00857FC4" w:rsidP="002827B5">
            <w:pPr>
              <w:wordWrap/>
              <w:jc w:val="center"/>
              <w:rPr>
                <w:ins w:id="3755" w:author="최성익" w:date="2020-11-12T13:48:00Z"/>
                <w:del w:id="3756" w:author="손휘웅/HUIUNG SON" w:date="2020-12-07T14:26:00Z"/>
                <w:rFonts w:eastAsiaTheme="minorHAnsi"/>
                <w:b/>
                <w:szCs w:val="20"/>
              </w:rPr>
            </w:pPr>
          </w:p>
        </w:tc>
      </w:tr>
      <w:tr w:rsidR="00857FC4" w:rsidRPr="00E50440" w:rsidDel="00480E60" w14:paraId="202E8121" w14:textId="77777777" w:rsidTr="00BE583C">
        <w:trPr>
          <w:jc w:val="center"/>
          <w:ins w:id="3757" w:author="최성익" w:date="2020-11-12T13:48:00Z"/>
          <w:del w:id="3758" w:author="손휘웅/HUIUNG SON" w:date="2020-12-07T14:26:00Z"/>
          <w:trPrChange w:id="3759" w:author="최성익" w:date="2020-11-13T15:28:00Z">
            <w:trPr>
              <w:jc w:val="center"/>
            </w:trPr>
          </w:trPrChange>
        </w:trPr>
        <w:tc>
          <w:tcPr>
            <w:tcW w:w="1271" w:type="dxa"/>
            <w:vMerge/>
            <w:shd w:val="clear" w:color="auto" w:fill="FFFF00"/>
            <w:tcPrChange w:id="3760" w:author="최성익" w:date="2020-11-13T15:28:00Z">
              <w:tcPr>
                <w:tcW w:w="1148" w:type="dxa"/>
                <w:vMerge/>
                <w:shd w:val="clear" w:color="auto" w:fill="FFFF00"/>
              </w:tcPr>
            </w:tcPrChange>
          </w:tcPr>
          <w:p w14:paraId="344F1491" w14:textId="77777777" w:rsidR="00857FC4" w:rsidRPr="00E50440" w:rsidDel="00480E60" w:rsidRDefault="00857FC4" w:rsidP="002827B5">
            <w:pPr>
              <w:wordWrap/>
              <w:jc w:val="center"/>
              <w:rPr>
                <w:ins w:id="3761" w:author="최성익" w:date="2020-11-12T13:48:00Z"/>
                <w:del w:id="3762" w:author="손휘웅/HUIUNG SON" w:date="2020-12-07T14:26:00Z"/>
                <w:rFonts w:eastAsiaTheme="minorHAnsi"/>
                <w:b/>
                <w:szCs w:val="20"/>
              </w:rPr>
            </w:pPr>
          </w:p>
        </w:tc>
        <w:tc>
          <w:tcPr>
            <w:tcW w:w="5675" w:type="dxa"/>
            <w:shd w:val="clear" w:color="auto" w:fill="FFFF00"/>
            <w:tcPrChange w:id="3763" w:author="최성익" w:date="2020-11-13T15:28:00Z">
              <w:tcPr>
                <w:tcW w:w="5226" w:type="dxa"/>
                <w:shd w:val="clear" w:color="auto" w:fill="FFFF00"/>
              </w:tcPr>
            </w:tcPrChange>
          </w:tcPr>
          <w:p w14:paraId="58D4C4E2" w14:textId="48908B8A" w:rsidR="00857FC4" w:rsidRPr="00E50440" w:rsidDel="00480E60" w:rsidRDefault="00857FC4" w:rsidP="002827B5">
            <w:pPr>
              <w:wordWrap/>
              <w:jc w:val="center"/>
              <w:rPr>
                <w:ins w:id="3764" w:author="최성익" w:date="2020-11-12T13:48:00Z"/>
                <w:del w:id="3765" w:author="손휘웅/HUIUNG SON" w:date="2020-12-07T14:26:00Z"/>
                <w:rFonts w:eastAsiaTheme="minorHAnsi"/>
                <w:b/>
                <w:szCs w:val="20"/>
              </w:rPr>
            </w:pPr>
          </w:p>
        </w:tc>
        <w:tc>
          <w:tcPr>
            <w:tcW w:w="3969" w:type="dxa"/>
            <w:shd w:val="clear" w:color="auto" w:fill="FFFF00"/>
            <w:tcPrChange w:id="3766" w:author="최성익" w:date="2020-11-13T15:28:00Z">
              <w:tcPr>
                <w:tcW w:w="3969" w:type="dxa"/>
                <w:shd w:val="clear" w:color="auto" w:fill="FFFF00"/>
              </w:tcPr>
            </w:tcPrChange>
          </w:tcPr>
          <w:p w14:paraId="7591F381" w14:textId="4F59F172" w:rsidR="00857FC4" w:rsidRPr="00E50440" w:rsidDel="00480E60" w:rsidRDefault="00857FC4" w:rsidP="002827B5">
            <w:pPr>
              <w:wordWrap/>
              <w:jc w:val="center"/>
              <w:rPr>
                <w:ins w:id="3767" w:author="최성익" w:date="2020-11-12T13:48:00Z"/>
                <w:del w:id="3768" w:author="손휘웅/HUIUNG SON" w:date="2020-12-07T14:26:00Z"/>
                <w:rFonts w:eastAsiaTheme="minorHAnsi"/>
                <w:b/>
                <w:szCs w:val="20"/>
              </w:rPr>
            </w:pPr>
          </w:p>
        </w:tc>
        <w:tc>
          <w:tcPr>
            <w:tcW w:w="4106" w:type="dxa"/>
            <w:shd w:val="clear" w:color="auto" w:fill="FFFF00"/>
            <w:tcPrChange w:id="3769" w:author="최성익" w:date="2020-11-13T15:28:00Z">
              <w:tcPr>
                <w:tcW w:w="4111" w:type="dxa"/>
                <w:shd w:val="clear" w:color="auto" w:fill="FFFF00"/>
              </w:tcPr>
            </w:tcPrChange>
          </w:tcPr>
          <w:p w14:paraId="7B37A128" w14:textId="76810998" w:rsidR="00857FC4" w:rsidRPr="00E50440" w:rsidDel="00480E60" w:rsidRDefault="00857FC4" w:rsidP="002827B5">
            <w:pPr>
              <w:wordWrap/>
              <w:jc w:val="center"/>
              <w:rPr>
                <w:ins w:id="3770" w:author="최성익" w:date="2020-11-12T13:48:00Z"/>
                <w:del w:id="3771" w:author="손휘웅/HUIUNG SON" w:date="2020-12-07T14:26:00Z"/>
                <w:rFonts w:eastAsiaTheme="minorHAnsi"/>
                <w:b/>
                <w:szCs w:val="20"/>
              </w:rPr>
            </w:pPr>
          </w:p>
        </w:tc>
      </w:tr>
      <w:tr w:rsidR="00857FC4" w:rsidRPr="00E50440" w:rsidDel="00480E60" w14:paraId="02A2A698" w14:textId="77777777" w:rsidTr="00BE583C">
        <w:trPr>
          <w:jc w:val="center"/>
          <w:ins w:id="3772" w:author="최성익" w:date="2020-11-12T13:48:00Z"/>
          <w:del w:id="3773" w:author="손휘웅/HUIUNG SON" w:date="2020-12-07T14:26:00Z"/>
          <w:trPrChange w:id="3774" w:author="최성익" w:date="2020-11-13T15:28:00Z">
            <w:trPr>
              <w:jc w:val="center"/>
            </w:trPr>
          </w:trPrChange>
        </w:trPr>
        <w:tc>
          <w:tcPr>
            <w:tcW w:w="1271" w:type="dxa"/>
            <w:tcPrChange w:id="3775" w:author="최성익" w:date="2020-11-13T15:28:00Z">
              <w:tcPr>
                <w:tcW w:w="1148" w:type="dxa"/>
              </w:tcPr>
            </w:tcPrChange>
          </w:tcPr>
          <w:p w14:paraId="331CA3BC" w14:textId="38755A4F" w:rsidR="00857FC4" w:rsidRPr="00E50440" w:rsidDel="00480E60" w:rsidRDefault="00857FC4" w:rsidP="002827B5">
            <w:pPr>
              <w:wordWrap/>
              <w:jc w:val="center"/>
              <w:rPr>
                <w:ins w:id="3776" w:author="최성익" w:date="2020-11-12T13:48:00Z"/>
                <w:del w:id="3777" w:author="손휘웅/HUIUNG SON" w:date="2020-12-07T14:26:00Z"/>
                <w:rFonts w:eastAsiaTheme="minorHAnsi"/>
                <w:szCs w:val="20"/>
              </w:rPr>
            </w:pPr>
          </w:p>
        </w:tc>
        <w:tc>
          <w:tcPr>
            <w:tcW w:w="5675" w:type="dxa"/>
            <w:tcPrChange w:id="3778" w:author="최성익" w:date="2020-11-13T15:28:00Z">
              <w:tcPr>
                <w:tcW w:w="5226" w:type="dxa"/>
              </w:tcPr>
            </w:tcPrChange>
          </w:tcPr>
          <w:p w14:paraId="7018DA06" w14:textId="549D7A9A" w:rsidR="00857FC4" w:rsidRPr="00E50440" w:rsidDel="00480E60" w:rsidRDefault="00857FC4" w:rsidP="002827B5">
            <w:pPr>
              <w:wordWrap/>
              <w:rPr>
                <w:ins w:id="3779" w:author="최성익" w:date="2020-11-12T13:48:00Z"/>
                <w:del w:id="3780" w:author="손휘웅/HUIUNG SON" w:date="2020-12-07T14:26:00Z"/>
                <w:rFonts w:eastAsiaTheme="minorHAnsi"/>
                <w:szCs w:val="20"/>
              </w:rPr>
            </w:pPr>
          </w:p>
        </w:tc>
        <w:tc>
          <w:tcPr>
            <w:tcW w:w="3969" w:type="dxa"/>
            <w:tcPrChange w:id="3781" w:author="최성익" w:date="2020-11-13T15:28:00Z">
              <w:tcPr>
                <w:tcW w:w="3969" w:type="dxa"/>
              </w:tcPr>
            </w:tcPrChange>
          </w:tcPr>
          <w:p w14:paraId="59025469" w14:textId="77777777" w:rsidR="00857FC4" w:rsidRPr="00E50440" w:rsidDel="00480E60" w:rsidRDefault="00857FC4">
            <w:pPr>
              <w:wordWrap/>
              <w:rPr>
                <w:ins w:id="3782" w:author="최성익" w:date="2020-11-12T13:48:00Z"/>
                <w:del w:id="3783" w:author="손휘웅/HUIUNG SON" w:date="2020-12-07T14:26:00Z"/>
                <w:rFonts w:eastAsiaTheme="minorHAnsi"/>
                <w:szCs w:val="20"/>
              </w:rPr>
            </w:pPr>
          </w:p>
        </w:tc>
        <w:tc>
          <w:tcPr>
            <w:tcW w:w="4106" w:type="dxa"/>
            <w:tcPrChange w:id="3784" w:author="최성익" w:date="2020-11-13T15:28:00Z">
              <w:tcPr>
                <w:tcW w:w="4111" w:type="dxa"/>
              </w:tcPr>
            </w:tcPrChange>
          </w:tcPr>
          <w:p w14:paraId="78DE48FA" w14:textId="6C4600E6" w:rsidR="00857FC4" w:rsidRPr="00E50440" w:rsidDel="00480E60" w:rsidRDefault="00857FC4" w:rsidP="002827B5">
            <w:pPr>
              <w:wordWrap/>
              <w:rPr>
                <w:ins w:id="3785" w:author="최성익" w:date="2020-11-12T13:48:00Z"/>
                <w:del w:id="3786" w:author="손휘웅/HUIUNG SON" w:date="2020-12-07T14:26:00Z"/>
              </w:rPr>
            </w:pPr>
          </w:p>
        </w:tc>
      </w:tr>
      <w:tr w:rsidR="00857FC4" w:rsidRPr="00E50440" w:rsidDel="00480E60" w14:paraId="354DA60B" w14:textId="77777777" w:rsidTr="00BE583C">
        <w:trPr>
          <w:jc w:val="center"/>
          <w:ins w:id="3787" w:author="최성익" w:date="2020-11-12T13:48:00Z"/>
          <w:del w:id="3788" w:author="손휘웅/HUIUNG SON" w:date="2020-12-07T14:26:00Z"/>
          <w:trPrChange w:id="3789" w:author="최성익" w:date="2020-11-13T15:28:00Z">
            <w:trPr>
              <w:jc w:val="center"/>
            </w:trPr>
          </w:trPrChange>
        </w:trPr>
        <w:tc>
          <w:tcPr>
            <w:tcW w:w="1271" w:type="dxa"/>
            <w:tcPrChange w:id="3790" w:author="최성익" w:date="2020-11-13T15:28:00Z">
              <w:tcPr>
                <w:tcW w:w="1148" w:type="dxa"/>
              </w:tcPr>
            </w:tcPrChange>
          </w:tcPr>
          <w:p w14:paraId="34DDCDCA" w14:textId="187E6A4F" w:rsidR="00857FC4" w:rsidRPr="00E50440" w:rsidDel="00480E60" w:rsidRDefault="00857FC4" w:rsidP="002827B5">
            <w:pPr>
              <w:wordWrap/>
              <w:jc w:val="center"/>
              <w:rPr>
                <w:ins w:id="3791" w:author="최성익" w:date="2020-11-12T13:48:00Z"/>
                <w:del w:id="3792" w:author="손휘웅/HUIUNG SON" w:date="2020-12-07T14:26:00Z"/>
                <w:rFonts w:eastAsiaTheme="minorHAnsi"/>
                <w:szCs w:val="20"/>
              </w:rPr>
            </w:pPr>
          </w:p>
        </w:tc>
        <w:tc>
          <w:tcPr>
            <w:tcW w:w="9644" w:type="dxa"/>
            <w:gridSpan w:val="2"/>
            <w:tcPrChange w:id="3793" w:author="최성익" w:date="2020-11-13T15:28:00Z">
              <w:tcPr>
                <w:tcW w:w="9195" w:type="dxa"/>
                <w:gridSpan w:val="2"/>
              </w:tcPr>
            </w:tcPrChange>
          </w:tcPr>
          <w:p w14:paraId="258EF78C" w14:textId="3B5073FC" w:rsidR="00857FC4" w:rsidRPr="00E50440" w:rsidDel="00480E60" w:rsidRDefault="00857FC4" w:rsidP="002827B5">
            <w:pPr>
              <w:wordWrap/>
              <w:rPr>
                <w:ins w:id="3794" w:author="최성익" w:date="2020-11-12T13:48:00Z"/>
                <w:del w:id="3795" w:author="손휘웅/HUIUNG SON" w:date="2020-12-07T14:26:00Z"/>
                <w:rFonts w:eastAsiaTheme="minorHAnsi"/>
                <w:szCs w:val="20"/>
              </w:rPr>
            </w:pPr>
          </w:p>
        </w:tc>
        <w:tc>
          <w:tcPr>
            <w:tcW w:w="4106" w:type="dxa"/>
            <w:tcPrChange w:id="3796" w:author="최성익" w:date="2020-11-13T15:28:00Z">
              <w:tcPr>
                <w:tcW w:w="4111" w:type="dxa"/>
              </w:tcPr>
            </w:tcPrChange>
          </w:tcPr>
          <w:p w14:paraId="3EDCBD0E" w14:textId="091665EA" w:rsidR="00857FC4" w:rsidRPr="00E50440" w:rsidDel="00480E60" w:rsidRDefault="00857FC4" w:rsidP="002827B5">
            <w:pPr>
              <w:wordWrap/>
              <w:rPr>
                <w:ins w:id="3797" w:author="최성익" w:date="2020-11-12T13:48:00Z"/>
                <w:del w:id="3798" w:author="손휘웅/HUIUNG SON" w:date="2020-12-07T14:26:00Z"/>
                <w:rFonts w:eastAsiaTheme="minorHAnsi"/>
                <w:szCs w:val="20"/>
              </w:rPr>
            </w:pPr>
          </w:p>
        </w:tc>
      </w:tr>
    </w:tbl>
    <w:p w14:paraId="12948B89" w14:textId="77777777" w:rsidR="003B50E4" w:rsidRPr="00E50440" w:rsidDel="00E34501" w:rsidRDefault="003B50E4" w:rsidP="003B50E4">
      <w:pPr>
        <w:wordWrap/>
        <w:rPr>
          <w:del w:id="3799" w:author="손휘웅/HUIUNG SON" w:date="2020-12-07T14:22:00Z"/>
          <w:rFonts w:eastAsiaTheme="minorHAnsi"/>
          <w:szCs w:val="20"/>
        </w:rPr>
        <w:pPrChange w:id="3800" w:author="손휘웅/HUIUNG SON" w:date="2020-12-07T14:42:00Z">
          <w:pPr>
            <w:wordWrap/>
            <w:ind w:firstLine="195"/>
          </w:pPr>
        </w:pPrChange>
      </w:pPr>
      <w:del w:id="3801" w:author="손휘웅/HUIUNG SON" w:date="2020-12-07T14:22:00Z">
        <w:r w:rsidRPr="00701360" w:rsidDel="00E34501">
          <w:rPr>
            <w:rFonts w:eastAsiaTheme="minorHAnsi" w:hint="eastAsia"/>
            <w:szCs w:val="20"/>
            <w:highlight w:val="green"/>
            <w:rPrChange w:id="3802" w:author="최성익/SEONGIK CHOI" w:date="2020-11-14T08:51:00Z">
              <w:rPr>
                <w:rFonts w:eastAsiaTheme="minorHAnsi" w:hint="eastAsia"/>
                <w:szCs w:val="20"/>
              </w:rPr>
            </w:rPrChange>
          </w:rPr>
          <w:delText>장</w:delText>
        </w:r>
      </w:del>
    </w:p>
    <w:p w14:paraId="67B9C183" w14:textId="77777777" w:rsidR="003B50E4" w:rsidRPr="00E50440" w:rsidDel="00857FC4" w:rsidRDefault="003B50E4" w:rsidP="003B50E4">
      <w:pPr>
        <w:wordWrap/>
        <w:rPr>
          <w:del w:id="3803" w:author="김현기/HYUNKI KIM" w:date="2020-05-06T16:35:00Z"/>
          <w:rFonts w:eastAsiaTheme="minorHAnsi"/>
          <w:szCs w:val="20"/>
        </w:rPr>
        <w:pPrChange w:id="3804" w:author="손휘웅/HUIUNG SON" w:date="2020-12-07T14:42:00Z">
          <w:pPr>
            <w:wordWrap/>
            <w:ind w:firstLine="195"/>
          </w:pPr>
        </w:pPrChange>
      </w:pPr>
      <w:del w:id="3805" w:author="손휘웅/HUIUNG SON" w:date="2020-12-07T14:18:00Z">
        <w:r w:rsidRPr="00380B27" w:rsidDel="00E34501">
          <w:rPr>
            <w:rFonts w:eastAsiaTheme="minorHAnsi"/>
            <w:szCs w:val="20"/>
          </w:rPr>
          <w:object w:dxaOrig="2040" w:dyaOrig="1400" w14:anchorId="513F2787">
            <v:shape id="_x0000_i1036" type="#_x0000_t75" style="width:86.25pt;height:58.5pt" o:ole="">
              <v:imagedata r:id="rId24" o:title=""/>
            </v:shape>
            <o:OLEObject Type="Embed" ProgID="Excel.Sheet.12" ShapeID="_x0000_i1036" DrawAspect="Icon" ObjectID="_1747651095" r:id="rId26"/>
          </w:object>
        </w:r>
      </w:del>
    </w:p>
    <w:p w14:paraId="5C41A803" w14:textId="77777777" w:rsidR="003B50E4" w:rsidRPr="00E50440" w:rsidDel="009E0017" w:rsidRDefault="003B50E4" w:rsidP="003B50E4">
      <w:pPr>
        <w:wordWrap/>
        <w:rPr>
          <w:ins w:id="3806" w:author="최성익" w:date="2020-11-12T13:48:00Z"/>
          <w:del w:id="3807" w:author="손휘웅/HUIUNG SON" w:date="2020-12-07T13:15:00Z"/>
          <w:rFonts w:eastAsiaTheme="minorHAnsi"/>
          <w:szCs w:val="20"/>
        </w:rPr>
        <w:pPrChange w:id="3808" w:author="손휘웅/HUIUNG SON" w:date="2020-12-07T14:42:00Z">
          <w:pPr>
            <w:wordWrap/>
            <w:ind w:firstLine="195"/>
          </w:pPr>
        </w:pPrChange>
      </w:pPr>
    </w:p>
    <w:p w14:paraId="5DD76ABB" w14:textId="77777777" w:rsidR="003B50E4" w:rsidRPr="00E50440" w:rsidDel="00480E60" w:rsidRDefault="003B50E4" w:rsidP="003B50E4">
      <w:pPr>
        <w:wordWrap/>
        <w:rPr>
          <w:ins w:id="3809" w:author="최성익" w:date="2020-11-12T13:48:00Z"/>
          <w:del w:id="3810" w:author="손휘웅/HUIUNG SON" w:date="2020-12-07T14:26:00Z"/>
          <w:rFonts w:eastAsiaTheme="minorHAnsi"/>
          <w:szCs w:val="20"/>
        </w:rPr>
      </w:pPr>
      <w:ins w:id="3811" w:author="최성익" w:date="2020-11-12T13:48:00Z">
        <w:del w:id="3812" w:author="손휘웅/HUIUNG SON" w:date="2020-12-07T14:26:00Z">
          <w:r w:rsidRPr="00E50440" w:rsidDel="00480E60">
            <w:rPr>
              <w:rFonts w:eastAsiaTheme="minorHAnsi"/>
              <w:szCs w:val="20"/>
            </w:rPr>
            <w:delText>&lt;</w:delText>
          </w:r>
          <w:r w:rsidRPr="00E50440" w:rsidDel="00480E60">
            <w:rPr>
              <w:rFonts w:eastAsiaTheme="minorHAnsi" w:hint="eastAsia"/>
              <w:szCs w:val="20"/>
            </w:rPr>
            <w:delText>부표</w:delText>
          </w:r>
          <w:r w:rsidRPr="00E50440" w:rsidDel="00480E60">
            <w:rPr>
              <w:rFonts w:eastAsiaTheme="minorHAnsi"/>
              <w:szCs w:val="20"/>
            </w:rPr>
            <w:delText>#</w:delText>
          </w:r>
        </w:del>
        <w:del w:id="3813" w:author="손휘웅/HUIUNG SON" w:date="2020-12-07T14:25:00Z">
          <w:r w:rsidRPr="00E50440" w:rsidDel="00E34501">
            <w:rPr>
              <w:rFonts w:eastAsiaTheme="minorHAnsi"/>
              <w:szCs w:val="20"/>
            </w:rPr>
            <w:delText>1</w:delText>
          </w:r>
        </w:del>
        <w:del w:id="3814" w:author="손휘웅/HUIUNG SON" w:date="2020-12-07T14:26:00Z">
          <w:r w:rsidRPr="00E50440" w:rsidDel="00480E60">
            <w:rPr>
              <w:rFonts w:eastAsiaTheme="minorHAnsi"/>
              <w:szCs w:val="20"/>
            </w:rPr>
            <w:delText xml:space="preserve">. </w:delText>
          </w:r>
          <w:r w:rsidRPr="00E50440" w:rsidDel="00480E60">
            <w:rPr>
              <w:rFonts w:eastAsiaTheme="minorHAnsi" w:hint="eastAsia"/>
              <w:szCs w:val="20"/>
            </w:rPr>
            <w:delText>부품별</w:delText>
          </w:r>
          <w:r w:rsidRPr="00E50440" w:rsidDel="00480E60">
            <w:rPr>
              <w:rFonts w:eastAsiaTheme="minorHAnsi"/>
              <w:szCs w:val="20"/>
            </w:rPr>
            <w:delText xml:space="preserve"> </w:delText>
          </w:r>
          <w:r w:rsidRPr="00E50440" w:rsidDel="00480E60">
            <w:rPr>
              <w:rFonts w:eastAsiaTheme="minorHAnsi" w:hint="eastAsia"/>
              <w:szCs w:val="20"/>
            </w:rPr>
            <w:delText>구매요약표</w:delText>
          </w:r>
          <w:r w:rsidRPr="00E50440" w:rsidDel="00480E60">
            <w:rPr>
              <w:rFonts w:eastAsiaTheme="minorHAnsi"/>
              <w:szCs w:val="20"/>
            </w:rPr>
            <w:delText>&gt;</w:delText>
          </w:r>
        </w:del>
      </w:ins>
    </w:p>
    <w:tbl>
      <w:tblPr>
        <w:tblStyle w:val="a6"/>
        <w:tblW w:w="0" w:type="auto"/>
        <w:jc w:val="center"/>
        <w:tblLook w:val="04A0" w:firstRow="1" w:lastRow="0" w:firstColumn="1" w:lastColumn="0" w:noHBand="0" w:noVBand="1"/>
        <w:tblPrChange w:id="3815" w:author="최성익" w:date="2020-11-13T15:28:00Z">
          <w:tblPr>
            <w:tblStyle w:val="a6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271"/>
        <w:gridCol w:w="5675"/>
        <w:gridCol w:w="3969"/>
        <w:gridCol w:w="4106"/>
        <w:tblGridChange w:id="3816">
          <w:tblGrid>
            <w:gridCol w:w="1148"/>
            <w:gridCol w:w="5226"/>
            <w:gridCol w:w="3969"/>
            <w:gridCol w:w="4111"/>
          </w:tblGrid>
        </w:tblGridChange>
      </w:tblGrid>
      <w:tr w:rsidR="003B50E4" w:rsidRPr="00E50440" w:rsidDel="00480E60" w14:paraId="4DE13761" w14:textId="77777777" w:rsidTr="00F55417">
        <w:trPr>
          <w:jc w:val="center"/>
          <w:ins w:id="3817" w:author="최성익" w:date="2020-11-12T13:48:00Z"/>
          <w:del w:id="3818" w:author="손휘웅/HUIUNG SON" w:date="2020-12-07T14:26:00Z"/>
          <w:trPrChange w:id="3819" w:author="최성익" w:date="2020-11-13T15:28:00Z">
            <w:trPr>
              <w:jc w:val="center"/>
            </w:trPr>
          </w:trPrChange>
        </w:trPr>
        <w:tc>
          <w:tcPr>
            <w:tcW w:w="1271" w:type="dxa"/>
            <w:vMerge w:val="restart"/>
            <w:shd w:val="clear" w:color="auto" w:fill="FFFF00"/>
            <w:tcPrChange w:id="3820" w:author="최성익" w:date="2020-11-13T15:28:00Z">
              <w:tcPr>
                <w:tcW w:w="1148" w:type="dxa"/>
                <w:vMerge w:val="restart"/>
                <w:shd w:val="clear" w:color="auto" w:fill="FFFF00"/>
              </w:tcPr>
            </w:tcPrChange>
          </w:tcPr>
          <w:p w14:paraId="2C267A80" w14:textId="77777777" w:rsidR="003B50E4" w:rsidRPr="00E50440" w:rsidDel="00480E60" w:rsidRDefault="003B50E4" w:rsidP="00F55417">
            <w:pPr>
              <w:jc w:val="center"/>
              <w:rPr>
                <w:ins w:id="3821" w:author="최성익" w:date="2020-11-12T13:48:00Z"/>
                <w:del w:id="3822" w:author="손휘웅/HUIUNG SON" w:date="2020-12-07T14:26:00Z"/>
                <w:rFonts w:eastAsiaTheme="minorHAnsi"/>
                <w:b/>
                <w:szCs w:val="20"/>
              </w:rPr>
            </w:pPr>
            <w:ins w:id="3823" w:author="최성익" w:date="2020-11-12T13:48:00Z">
              <w:del w:id="3824" w:author="손휘웅/HUIUNG SON" w:date="2020-12-07T14:26:00Z">
                <w:r w:rsidRPr="00E50440" w:rsidDel="00480E60">
                  <w:rPr>
                    <w:rFonts w:eastAsiaTheme="minorHAnsi" w:hint="eastAsia"/>
                    <w:b/>
                    <w:szCs w:val="20"/>
                  </w:rPr>
                  <w:delText>구분</w:delText>
                </w:r>
              </w:del>
            </w:ins>
          </w:p>
        </w:tc>
        <w:tc>
          <w:tcPr>
            <w:tcW w:w="9644" w:type="dxa"/>
            <w:gridSpan w:val="2"/>
            <w:shd w:val="clear" w:color="auto" w:fill="FFFF00"/>
            <w:tcPrChange w:id="3825" w:author="최성익" w:date="2020-11-13T15:28:00Z">
              <w:tcPr>
                <w:tcW w:w="9195" w:type="dxa"/>
                <w:gridSpan w:val="2"/>
                <w:shd w:val="clear" w:color="auto" w:fill="FFFF00"/>
              </w:tcPr>
            </w:tcPrChange>
          </w:tcPr>
          <w:p w14:paraId="5B364FEC" w14:textId="77777777" w:rsidR="003B50E4" w:rsidRPr="00E50440" w:rsidDel="00480E60" w:rsidRDefault="003B50E4" w:rsidP="00F55417">
            <w:pPr>
              <w:wordWrap/>
              <w:jc w:val="center"/>
              <w:rPr>
                <w:ins w:id="3826" w:author="최성익" w:date="2020-11-12T13:48:00Z"/>
                <w:del w:id="3827" w:author="손휘웅/HUIUNG SON" w:date="2020-12-07T14:26:00Z"/>
                <w:rFonts w:eastAsiaTheme="minorHAnsi"/>
                <w:b/>
                <w:szCs w:val="20"/>
              </w:rPr>
            </w:pPr>
            <w:ins w:id="3828" w:author="최성익" w:date="2020-11-12T13:48:00Z">
              <w:del w:id="3829" w:author="손휘웅/HUIUNG SON" w:date="2020-12-07T14:26:00Z">
                <w:r w:rsidRPr="00E50440" w:rsidDel="00480E60">
                  <w:rPr>
                    <w:rFonts w:eastAsiaTheme="minorHAnsi" w:hint="eastAsia"/>
                    <w:b/>
                    <w:szCs w:val="20"/>
                  </w:rPr>
                  <w:delText>관리</w:delText>
                </w:r>
                <w:r w:rsidRPr="00E50440" w:rsidDel="00E34501">
                  <w:rPr>
                    <w:rFonts w:eastAsiaTheme="minorHAnsi" w:hint="eastAsia"/>
                    <w:b/>
                    <w:szCs w:val="20"/>
                  </w:rPr>
                  <w:delText>대상</w:delText>
                </w:r>
              </w:del>
            </w:ins>
          </w:p>
        </w:tc>
        <w:tc>
          <w:tcPr>
            <w:tcW w:w="4106" w:type="dxa"/>
            <w:shd w:val="clear" w:color="auto" w:fill="FFFF00"/>
            <w:tcPrChange w:id="3830" w:author="최성익" w:date="2020-11-13T15:28:00Z">
              <w:tcPr>
                <w:tcW w:w="4111" w:type="dxa"/>
                <w:shd w:val="clear" w:color="auto" w:fill="FFFF00"/>
              </w:tcPr>
            </w:tcPrChange>
          </w:tcPr>
          <w:p w14:paraId="4DA4FF41" w14:textId="77777777" w:rsidR="003B50E4" w:rsidRPr="00E50440" w:rsidDel="00480E60" w:rsidRDefault="003B50E4" w:rsidP="00F55417">
            <w:pPr>
              <w:wordWrap/>
              <w:jc w:val="center"/>
              <w:rPr>
                <w:ins w:id="3831" w:author="최성익" w:date="2020-11-12T13:48:00Z"/>
                <w:del w:id="3832" w:author="손휘웅/HUIUNG SON" w:date="2020-12-07T14:26:00Z"/>
                <w:rFonts w:eastAsiaTheme="minorHAnsi"/>
                <w:b/>
                <w:szCs w:val="20"/>
              </w:rPr>
            </w:pPr>
            <w:ins w:id="3833" w:author="최성익" w:date="2020-11-12T13:48:00Z">
              <w:del w:id="3834" w:author="손휘웅/HUIUNG SON" w:date="2020-12-07T14:26:00Z">
                <w:r w:rsidRPr="00E50440" w:rsidDel="00480E60">
                  <w:rPr>
                    <w:rFonts w:eastAsiaTheme="minorHAnsi" w:hint="eastAsia"/>
                    <w:b/>
                    <w:szCs w:val="20"/>
                  </w:rPr>
                  <w:delText>비관리</w:delText>
                </w:r>
                <w:r w:rsidRPr="00E50440" w:rsidDel="00E34501">
                  <w:rPr>
                    <w:rFonts w:eastAsiaTheme="minorHAnsi" w:hint="eastAsia"/>
                    <w:b/>
                    <w:szCs w:val="20"/>
                  </w:rPr>
                  <w:delText>대상</w:delText>
                </w:r>
              </w:del>
            </w:ins>
          </w:p>
        </w:tc>
      </w:tr>
      <w:tr w:rsidR="003B50E4" w:rsidRPr="00E50440" w:rsidDel="00480E60" w14:paraId="74466B19" w14:textId="77777777" w:rsidTr="00F55417">
        <w:trPr>
          <w:jc w:val="center"/>
          <w:ins w:id="3835" w:author="최성익" w:date="2020-11-12T13:48:00Z"/>
          <w:del w:id="3836" w:author="손휘웅/HUIUNG SON" w:date="2020-12-07T14:26:00Z"/>
          <w:trPrChange w:id="3837" w:author="최성익" w:date="2020-11-13T15:28:00Z">
            <w:trPr>
              <w:jc w:val="center"/>
            </w:trPr>
          </w:trPrChange>
        </w:trPr>
        <w:tc>
          <w:tcPr>
            <w:tcW w:w="1271" w:type="dxa"/>
            <w:vMerge/>
            <w:shd w:val="clear" w:color="auto" w:fill="FFFF00"/>
            <w:tcPrChange w:id="3838" w:author="최성익" w:date="2020-11-13T15:28:00Z">
              <w:tcPr>
                <w:tcW w:w="1148" w:type="dxa"/>
                <w:vMerge/>
                <w:shd w:val="clear" w:color="auto" w:fill="FFFF00"/>
              </w:tcPr>
            </w:tcPrChange>
          </w:tcPr>
          <w:p w14:paraId="54166B1D" w14:textId="77777777" w:rsidR="003B50E4" w:rsidRPr="00E50440" w:rsidDel="00480E60" w:rsidRDefault="003B50E4" w:rsidP="00F55417">
            <w:pPr>
              <w:wordWrap/>
              <w:jc w:val="center"/>
              <w:rPr>
                <w:ins w:id="3839" w:author="최성익" w:date="2020-11-12T13:48:00Z"/>
                <w:del w:id="3840" w:author="손휘웅/HUIUNG SON" w:date="2020-12-07T14:26:00Z"/>
                <w:rFonts w:eastAsiaTheme="minorHAnsi"/>
                <w:b/>
                <w:szCs w:val="20"/>
              </w:rPr>
            </w:pPr>
          </w:p>
        </w:tc>
        <w:tc>
          <w:tcPr>
            <w:tcW w:w="5675" w:type="dxa"/>
            <w:shd w:val="clear" w:color="auto" w:fill="FFFF00"/>
            <w:tcPrChange w:id="3841" w:author="최성익" w:date="2020-11-13T15:28:00Z">
              <w:tcPr>
                <w:tcW w:w="5226" w:type="dxa"/>
                <w:shd w:val="clear" w:color="auto" w:fill="FFFF00"/>
              </w:tcPr>
            </w:tcPrChange>
          </w:tcPr>
          <w:p w14:paraId="7B18206E" w14:textId="77777777" w:rsidR="003B50E4" w:rsidRPr="00E50440" w:rsidDel="00480E60" w:rsidRDefault="003B50E4" w:rsidP="00F55417">
            <w:pPr>
              <w:wordWrap/>
              <w:jc w:val="center"/>
              <w:rPr>
                <w:ins w:id="3842" w:author="최성익" w:date="2020-11-12T13:48:00Z"/>
                <w:del w:id="3843" w:author="손휘웅/HUIUNG SON" w:date="2020-12-07T14:26:00Z"/>
                <w:rFonts w:eastAsiaTheme="minorHAnsi"/>
                <w:b/>
                <w:szCs w:val="20"/>
              </w:rPr>
            </w:pPr>
            <w:ins w:id="3844" w:author="최성익" w:date="2020-11-12T13:48:00Z">
              <w:del w:id="3845" w:author="손휘웅/HUIUNG SON" w:date="2020-12-07T14:25:00Z">
                <w:r w:rsidRPr="00E50440" w:rsidDel="00E34501">
                  <w:rPr>
                    <w:rFonts w:eastAsiaTheme="minorHAnsi" w:hint="eastAsia"/>
                    <w:b/>
                    <w:szCs w:val="20"/>
                  </w:rPr>
                  <w:delText>특별관리</w:delText>
                </w:r>
              </w:del>
              <w:del w:id="3846" w:author="손휘웅/HUIUNG SON" w:date="2020-12-07T14:26:00Z">
                <w:r w:rsidRPr="00E50440" w:rsidDel="00480E60">
                  <w:rPr>
                    <w:rFonts w:eastAsiaTheme="minorHAnsi" w:hint="eastAsia"/>
                    <w:b/>
                    <w:szCs w:val="20"/>
                  </w:rPr>
                  <w:delText>품</w:delText>
                </w:r>
              </w:del>
            </w:ins>
          </w:p>
        </w:tc>
        <w:tc>
          <w:tcPr>
            <w:tcW w:w="3969" w:type="dxa"/>
            <w:shd w:val="clear" w:color="auto" w:fill="FFFF00"/>
            <w:tcPrChange w:id="3847" w:author="최성익" w:date="2020-11-13T15:28:00Z">
              <w:tcPr>
                <w:tcW w:w="3969" w:type="dxa"/>
                <w:shd w:val="clear" w:color="auto" w:fill="FFFF00"/>
              </w:tcPr>
            </w:tcPrChange>
          </w:tcPr>
          <w:p w14:paraId="67A1278D" w14:textId="77777777" w:rsidR="003B50E4" w:rsidRPr="00E50440" w:rsidDel="00480E60" w:rsidRDefault="003B50E4" w:rsidP="00F55417">
            <w:pPr>
              <w:wordWrap/>
              <w:jc w:val="center"/>
              <w:rPr>
                <w:ins w:id="3848" w:author="최성익" w:date="2020-11-12T13:48:00Z"/>
                <w:del w:id="3849" w:author="손휘웅/HUIUNG SON" w:date="2020-12-07T14:26:00Z"/>
                <w:rFonts w:eastAsiaTheme="minorHAnsi"/>
                <w:b/>
                <w:szCs w:val="20"/>
              </w:rPr>
            </w:pPr>
            <w:ins w:id="3850" w:author="최성익" w:date="2020-11-12T13:48:00Z">
              <w:del w:id="3851" w:author="손휘웅/HUIUNG SON" w:date="2020-12-07T14:26:00Z">
                <w:r w:rsidRPr="00E50440" w:rsidDel="00480E60">
                  <w:rPr>
                    <w:rFonts w:eastAsiaTheme="minorHAnsi" w:hint="eastAsia"/>
                    <w:b/>
                    <w:szCs w:val="20"/>
                  </w:rPr>
                  <w:delText>일반부품</w:delText>
                </w:r>
              </w:del>
            </w:ins>
          </w:p>
        </w:tc>
        <w:tc>
          <w:tcPr>
            <w:tcW w:w="4106" w:type="dxa"/>
            <w:shd w:val="clear" w:color="auto" w:fill="FFFF00"/>
            <w:tcPrChange w:id="3852" w:author="최성익" w:date="2020-11-13T15:28:00Z">
              <w:tcPr>
                <w:tcW w:w="4111" w:type="dxa"/>
                <w:shd w:val="clear" w:color="auto" w:fill="FFFF00"/>
              </w:tcPr>
            </w:tcPrChange>
          </w:tcPr>
          <w:p w14:paraId="2C773559" w14:textId="77777777" w:rsidR="003B50E4" w:rsidRPr="00E50440" w:rsidDel="00480E60" w:rsidRDefault="003B50E4" w:rsidP="00F55417">
            <w:pPr>
              <w:wordWrap/>
              <w:jc w:val="center"/>
              <w:rPr>
                <w:ins w:id="3853" w:author="최성익" w:date="2020-11-12T13:48:00Z"/>
                <w:del w:id="3854" w:author="손휘웅/HUIUNG SON" w:date="2020-12-07T14:26:00Z"/>
                <w:rFonts w:eastAsiaTheme="minorHAnsi"/>
                <w:b/>
                <w:szCs w:val="20"/>
              </w:rPr>
            </w:pPr>
            <w:ins w:id="3855" w:author="최성익" w:date="2020-11-12T13:48:00Z">
              <w:del w:id="3856" w:author="손휘웅/HUIUNG SON" w:date="2020-12-07T14:26:00Z">
                <w:r w:rsidRPr="00E50440" w:rsidDel="00480E60">
                  <w:rPr>
                    <w:rFonts w:eastAsiaTheme="minorHAnsi" w:hint="eastAsia"/>
                    <w:b/>
                    <w:szCs w:val="20"/>
                  </w:rPr>
                  <w:delText>소모성부품</w:delText>
                </w:r>
              </w:del>
            </w:ins>
          </w:p>
        </w:tc>
      </w:tr>
      <w:tr w:rsidR="003B50E4" w:rsidRPr="00E50440" w:rsidDel="00480E60" w14:paraId="11311993" w14:textId="77777777" w:rsidTr="00F55417">
        <w:trPr>
          <w:jc w:val="center"/>
          <w:ins w:id="3857" w:author="최성익" w:date="2020-11-12T13:48:00Z"/>
          <w:del w:id="3858" w:author="손휘웅/HUIUNG SON" w:date="2020-12-07T14:26:00Z"/>
          <w:trPrChange w:id="3859" w:author="최성익" w:date="2020-11-13T15:28:00Z">
            <w:trPr>
              <w:jc w:val="center"/>
            </w:trPr>
          </w:trPrChange>
        </w:trPr>
        <w:tc>
          <w:tcPr>
            <w:tcW w:w="1271" w:type="dxa"/>
            <w:tcPrChange w:id="3860" w:author="최성익" w:date="2020-11-13T15:28:00Z">
              <w:tcPr>
                <w:tcW w:w="1148" w:type="dxa"/>
              </w:tcPr>
            </w:tcPrChange>
          </w:tcPr>
          <w:p w14:paraId="4C87A122" w14:textId="77777777" w:rsidR="003B50E4" w:rsidRPr="00E50440" w:rsidDel="00480E60" w:rsidRDefault="003B50E4" w:rsidP="00F55417">
            <w:pPr>
              <w:wordWrap/>
              <w:jc w:val="center"/>
              <w:rPr>
                <w:ins w:id="3861" w:author="최성익" w:date="2020-11-12T13:48:00Z"/>
                <w:del w:id="3862" w:author="손휘웅/HUIUNG SON" w:date="2020-12-07T14:26:00Z"/>
                <w:rFonts w:eastAsiaTheme="minorHAnsi"/>
                <w:szCs w:val="20"/>
              </w:rPr>
            </w:pPr>
            <w:ins w:id="3863" w:author="최성익" w:date="2020-11-12T13:48:00Z">
              <w:del w:id="3864" w:author="손휘웅/HUIUNG SON" w:date="2020-12-07T14:26:00Z">
                <w:r w:rsidRPr="00E50440" w:rsidDel="00480E60">
                  <w:rPr>
                    <w:rFonts w:eastAsiaTheme="minorHAnsi" w:hint="eastAsia"/>
                    <w:szCs w:val="20"/>
                  </w:rPr>
                  <w:delText>대상</w:delText>
                </w:r>
              </w:del>
            </w:ins>
          </w:p>
        </w:tc>
        <w:tc>
          <w:tcPr>
            <w:tcW w:w="5675" w:type="dxa"/>
            <w:tcPrChange w:id="3865" w:author="최성익" w:date="2020-11-13T15:28:00Z">
              <w:tcPr>
                <w:tcW w:w="5226" w:type="dxa"/>
              </w:tcPr>
            </w:tcPrChange>
          </w:tcPr>
          <w:p w14:paraId="0A3D635B" w14:textId="77777777" w:rsidR="003B50E4" w:rsidRPr="00E50440" w:rsidDel="00480E60" w:rsidRDefault="003B50E4" w:rsidP="00F55417">
            <w:pPr>
              <w:wordWrap/>
              <w:rPr>
                <w:ins w:id="3866" w:author="최성익" w:date="2020-11-12T13:48:00Z"/>
                <w:del w:id="3867" w:author="손휘웅/HUIUNG SON" w:date="2020-12-07T14:26:00Z"/>
                <w:rFonts w:eastAsiaTheme="minorHAnsi"/>
                <w:szCs w:val="20"/>
              </w:rPr>
            </w:pPr>
            <w:ins w:id="3868" w:author="최성익" w:date="2020-11-12T13:48:00Z">
              <w:del w:id="3869" w:author="손휘웅/HUIUNG SON" w:date="2020-12-07T14:26:00Z">
                <w:r w:rsidDel="00480E60">
                  <w:rPr>
                    <w:rFonts w:eastAsiaTheme="minorHAnsi"/>
                    <w:szCs w:val="20"/>
                  </w:rPr>
                  <w:delText>1.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단가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100만원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이상인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품목</w:delText>
                </w:r>
              </w:del>
            </w:ins>
            <w:ins w:id="3870" w:author="최성익" w:date="2020-11-13T15:28:00Z">
              <w:del w:id="3871" w:author="손휘웅/HUIUNG SON" w:date="2020-12-07T14:26:00Z">
                <w:r w:rsidDel="00480E60">
                  <w:rPr>
                    <w:rFonts w:eastAsiaTheme="minorHAnsi" w:hint="eastAsia"/>
                    <w:szCs w:val="20"/>
                  </w:rPr>
                  <w:delText xml:space="preserve"> 중 아래 </w:delText>
                </w:r>
              </w:del>
            </w:ins>
            <w:ins w:id="3872" w:author="최성익" w:date="2020-11-13T15:29:00Z">
              <w:del w:id="3873" w:author="손휘웅/HUIUNG SON" w:date="2020-12-07T14:26:00Z">
                <w:r w:rsidDel="00480E60">
                  <w:rPr>
                    <w:rFonts w:eastAsiaTheme="minorHAnsi" w:hint="eastAsia"/>
                    <w:szCs w:val="20"/>
                  </w:rPr>
                  <w:delText>한가지에 해당</w:delText>
                </w:r>
              </w:del>
            </w:ins>
          </w:p>
          <w:p w14:paraId="701950E7" w14:textId="77777777" w:rsidR="003B50E4" w:rsidRPr="00E50440" w:rsidDel="00480E60" w:rsidRDefault="003B50E4" w:rsidP="00F55417">
            <w:pPr>
              <w:wordWrap/>
              <w:rPr>
                <w:ins w:id="3874" w:author="최성익" w:date="2020-11-12T13:48:00Z"/>
                <w:del w:id="3875" w:author="손휘웅/HUIUNG SON" w:date="2020-12-07T14:26:00Z"/>
                <w:rFonts w:eastAsiaTheme="minorHAnsi"/>
                <w:szCs w:val="20"/>
              </w:rPr>
            </w:pPr>
            <w:ins w:id="3876" w:author="최성익" w:date="2020-11-13T15:34:00Z">
              <w:del w:id="3877" w:author="손휘웅/HUIUNG SON" w:date="2020-12-07T14:26:00Z">
                <w:r w:rsidDel="00480E60">
                  <w:rPr>
                    <w:rFonts w:eastAsiaTheme="minorHAnsi"/>
                    <w:szCs w:val="20"/>
                  </w:rPr>
                  <w:delText>-</w:delText>
                </w:r>
              </w:del>
            </w:ins>
            <w:ins w:id="3878" w:author="최성익" w:date="2020-11-12T13:48:00Z">
              <w:del w:id="3879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돌발고장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발생시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대체품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사용불가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및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단종</w:delText>
                </w:r>
              </w:del>
            </w:ins>
            <w:ins w:id="3880" w:author="최성익" w:date="2020-11-13T15:27:00Z">
              <w:del w:id="3881" w:author="손휘웅/HUIUNG SON" w:date="2020-12-07T14:26:00Z">
                <w:r w:rsidDel="00480E60">
                  <w:rPr>
                    <w:rFonts w:eastAsiaTheme="minorHAnsi" w:hint="eastAsia"/>
                    <w:szCs w:val="20"/>
                  </w:rPr>
                  <w:delText>으로 구</w:delText>
                </w:r>
              </w:del>
            </w:ins>
            <w:ins w:id="3882" w:author="최성익" w:date="2020-11-13T15:28:00Z">
              <w:del w:id="3883" w:author="손휘웅/HUIUNG SON" w:date="2020-12-07T14:26:00Z">
                <w:r w:rsidDel="00480E60">
                  <w:rPr>
                    <w:rFonts w:eastAsiaTheme="minorHAnsi" w:hint="eastAsia"/>
                    <w:szCs w:val="20"/>
                  </w:rPr>
                  <w:delText>매불가</w:delText>
                </w:r>
              </w:del>
            </w:ins>
          </w:p>
          <w:p w14:paraId="1641ACA0" w14:textId="77777777" w:rsidR="003B50E4" w:rsidRPr="00E50440" w:rsidDel="00480E60" w:rsidRDefault="003B50E4" w:rsidP="00F55417">
            <w:pPr>
              <w:wordWrap/>
              <w:rPr>
                <w:ins w:id="3884" w:author="최성익" w:date="2020-11-12T13:48:00Z"/>
                <w:del w:id="3885" w:author="손휘웅/HUIUNG SON" w:date="2020-12-07T14:26:00Z"/>
                <w:rFonts w:eastAsiaTheme="minorHAnsi"/>
                <w:szCs w:val="20"/>
              </w:rPr>
            </w:pPr>
            <w:ins w:id="3886" w:author="최성익" w:date="2020-11-13T15:34:00Z">
              <w:del w:id="3887" w:author="손휘웅/HUIUNG SON" w:date="2020-12-07T14:26:00Z">
                <w:r w:rsidDel="00480E60">
                  <w:rPr>
                    <w:rFonts w:eastAsiaTheme="minorHAnsi"/>
                    <w:szCs w:val="20"/>
                  </w:rPr>
                  <w:delText>-</w:delText>
                </w:r>
              </w:del>
            </w:ins>
            <w:ins w:id="3888" w:author="최성익" w:date="2020-11-12T13:48:00Z">
              <w:del w:id="3889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구매기간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과다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소요품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(4주 이상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소요품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>)</w:delText>
                </w:r>
              </w:del>
            </w:ins>
          </w:p>
        </w:tc>
        <w:tc>
          <w:tcPr>
            <w:tcW w:w="3969" w:type="dxa"/>
            <w:tcPrChange w:id="3890" w:author="최성익" w:date="2020-11-13T15:28:00Z">
              <w:tcPr>
                <w:tcW w:w="3969" w:type="dxa"/>
              </w:tcPr>
            </w:tcPrChange>
          </w:tcPr>
          <w:p w14:paraId="70882F98" w14:textId="77777777" w:rsidR="003B50E4" w:rsidRPr="00FB7540" w:rsidDel="00480E60" w:rsidRDefault="003B50E4" w:rsidP="00F55417">
            <w:pPr>
              <w:wordWrap/>
              <w:rPr>
                <w:ins w:id="3891" w:author="최성익" w:date="2020-11-13T15:34:00Z"/>
                <w:del w:id="3892" w:author="손휘웅/HUIUNG SON" w:date="2020-12-07T14:26:00Z"/>
                <w:rFonts w:eastAsiaTheme="minorHAnsi"/>
                <w:szCs w:val="20"/>
                <w:rPrChange w:id="3893" w:author="최성익" w:date="2020-11-13T15:34:00Z">
                  <w:rPr>
                    <w:ins w:id="3894" w:author="최성익" w:date="2020-11-13T15:34:00Z"/>
                    <w:del w:id="3895" w:author="손휘웅/HUIUNG SON" w:date="2020-12-07T14:26:00Z"/>
                    <w:rFonts w:eastAsiaTheme="minorHAnsi"/>
                    <w:b/>
                    <w:szCs w:val="20"/>
                  </w:rPr>
                </w:rPrChange>
              </w:rPr>
            </w:pPr>
            <w:ins w:id="3896" w:author="최성익" w:date="2020-11-12T13:48:00Z">
              <w:del w:id="3897" w:author="손휘웅/HUIUNG SON" w:date="2020-12-07T14:26:00Z">
                <w:r w:rsidRPr="00FB7540" w:rsidDel="00480E60">
                  <w:rPr>
                    <w:rFonts w:eastAsiaTheme="minorHAnsi"/>
                    <w:szCs w:val="20"/>
                  </w:rPr>
                  <w:delText xml:space="preserve">- </w:delText>
                </w:r>
              </w:del>
            </w:ins>
            <w:ins w:id="3898" w:author="최성익" w:date="2020-11-13T15:33:00Z">
              <w:del w:id="3899" w:author="손휘웅/HUIUNG SON" w:date="2020-12-07T14:26:00Z">
                <w:r w:rsidRPr="00FB7540" w:rsidDel="00480E60">
                  <w:rPr>
                    <w:rFonts w:eastAsiaTheme="minorHAnsi" w:hint="eastAsia"/>
                    <w:szCs w:val="20"/>
                    <w:rPrChange w:id="3900" w:author="최성익" w:date="2020-11-13T15:34:00Z">
                      <w:rPr>
                        <w:rFonts w:eastAsiaTheme="minorHAnsi" w:hint="eastAsia"/>
                        <w:b/>
                        <w:szCs w:val="20"/>
                      </w:rPr>
                    </w:rPrChange>
                  </w:rPr>
                  <w:delText>소모성부품</w:delText>
                </w:r>
                <w:r w:rsidRPr="00FB7540" w:rsidDel="00480E60">
                  <w:rPr>
                    <w:rFonts w:eastAsiaTheme="minorHAnsi"/>
                    <w:szCs w:val="20"/>
                    <w:rPrChange w:id="3901" w:author="최성익" w:date="2020-11-13T15:34:00Z">
                      <w:rPr>
                        <w:rFonts w:eastAsiaTheme="minorHAnsi"/>
                        <w:b/>
                        <w:szCs w:val="20"/>
                      </w:rPr>
                    </w:rPrChange>
                  </w:rPr>
                  <w:delText xml:space="preserve">, </w:delText>
                </w:r>
                <w:r w:rsidRPr="00FB7540" w:rsidDel="00480E60">
                  <w:rPr>
                    <w:rFonts w:eastAsiaTheme="minorHAnsi" w:hint="eastAsia"/>
                    <w:szCs w:val="20"/>
                    <w:rPrChange w:id="3902" w:author="최성익" w:date="2020-11-13T15:34:00Z">
                      <w:rPr>
                        <w:rFonts w:eastAsiaTheme="minorHAnsi" w:hint="eastAsia"/>
                        <w:b/>
                        <w:szCs w:val="20"/>
                      </w:rPr>
                    </w:rPrChange>
                  </w:rPr>
                  <w:delText>특별관리품을</w:delText>
                </w:r>
                <w:r w:rsidRPr="00FB7540" w:rsidDel="00480E60">
                  <w:rPr>
                    <w:rFonts w:eastAsiaTheme="minorHAnsi"/>
                    <w:szCs w:val="20"/>
                    <w:rPrChange w:id="3903" w:author="최성익" w:date="2020-11-13T15:34:00Z">
                      <w:rPr>
                        <w:rFonts w:eastAsiaTheme="minorHAnsi"/>
                        <w:b/>
                        <w:szCs w:val="20"/>
                      </w:rPr>
                    </w:rPrChange>
                  </w:rPr>
                  <w:delText xml:space="preserve"> 제외한</w:delText>
                </w:r>
              </w:del>
            </w:ins>
            <w:ins w:id="3904" w:author="최성익" w:date="2020-11-13T15:34:00Z">
              <w:del w:id="3905" w:author="손휘웅/HUIUNG SON" w:date="2020-12-07T14:26:00Z">
                <w:r w:rsidRPr="00FB7540" w:rsidDel="00480E60">
                  <w:rPr>
                    <w:rFonts w:eastAsiaTheme="minorHAnsi"/>
                    <w:szCs w:val="20"/>
                    <w:rPrChange w:id="3906" w:author="최성익" w:date="2020-11-13T15:34:00Z">
                      <w:rPr>
                        <w:rFonts w:eastAsiaTheme="minorHAnsi"/>
                        <w:b/>
                        <w:szCs w:val="20"/>
                      </w:rPr>
                    </w:rPrChange>
                  </w:rPr>
                  <w:delText xml:space="preserve"> 부품</w:delText>
                </w:r>
              </w:del>
            </w:ins>
          </w:p>
          <w:p w14:paraId="3396C046" w14:textId="77777777" w:rsidR="003B50E4" w:rsidRPr="00E50440" w:rsidDel="00480E60" w:rsidRDefault="003B50E4" w:rsidP="00F55417">
            <w:pPr>
              <w:wordWrap/>
              <w:rPr>
                <w:ins w:id="3907" w:author="최성익" w:date="2020-11-12T13:48:00Z"/>
                <w:del w:id="3908" w:author="손휘웅/HUIUNG SON" w:date="2020-12-07T14:26:00Z"/>
                <w:rFonts w:eastAsiaTheme="minorHAnsi"/>
                <w:szCs w:val="20"/>
              </w:rPr>
            </w:pPr>
            <w:ins w:id="3909" w:author="최성익" w:date="2020-11-13T15:33:00Z">
              <w:del w:id="3910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</w:del>
            </w:ins>
          </w:p>
          <w:p w14:paraId="395B0031" w14:textId="77777777" w:rsidR="003B50E4" w:rsidRPr="00E50440" w:rsidDel="00480E60" w:rsidRDefault="003B50E4" w:rsidP="00F55417">
            <w:pPr>
              <w:wordWrap/>
              <w:rPr>
                <w:ins w:id="3911" w:author="최성익" w:date="2020-11-12T13:48:00Z"/>
                <w:del w:id="3912" w:author="손휘웅/HUIUNG SON" w:date="2020-12-07T14:26:00Z"/>
                <w:rFonts w:eastAsiaTheme="minorHAnsi"/>
                <w:szCs w:val="20"/>
              </w:rPr>
            </w:pPr>
          </w:p>
        </w:tc>
        <w:tc>
          <w:tcPr>
            <w:tcW w:w="4106" w:type="dxa"/>
            <w:tcPrChange w:id="3913" w:author="최성익" w:date="2020-11-13T15:28:00Z">
              <w:tcPr>
                <w:tcW w:w="4111" w:type="dxa"/>
              </w:tcPr>
            </w:tcPrChange>
          </w:tcPr>
          <w:p w14:paraId="73232B91" w14:textId="77777777" w:rsidR="003B50E4" w:rsidRPr="00E50440" w:rsidDel="00480E60" w:rsidRDefault="003B50E4" w:rsidP="00F55417">
            <w:pPr>
              <w:wordWrap/>
              <w:rPr>
                <w:ins w:id="3914" w:author="최성익" w:date="2020-11-12T13:48:00Z"/>
                <w:del w:id="3915" w:author="손휘웅/HUIUNG SON" w:date="2020-12-07T14:26:00Z"/>
                <w:rFonts w:eastAsiaTheme="minorHAnsi"/>
                <w:szCs w:val="20"/>
              </w:rPr>
            </w:pPr>
            <w:ins w:id="3916" w:author="최성익" w:date="2020-11-12T13:48:00Z">
              <w:del w:id="3917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>1. 단가 5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만원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이하 및 BULK 부품</w:delText>
                </w:r>
              </w:del>
            </w:ins>
          </w:p>
          <w:p w14:paraId="274B5CBA" w14:textId="77777777" w:rsidR="003B50E4" w:rsidRPr="00E50440" w:rsidDel="00480E60" w:rsidRDefault="003B50E4" w:rsidP="00F55417">
            <w:pPr>
              <w:wordWrap/>
              <w:rPr>
                <w:ins w:id="3918" w:author="최성익" w:date="2020-11-12T13:48:00Z"/>
                <w:del w:id="3919" w:author="손휘웅/HUIUNG SON" w:date="2020-12-07T14:26:00Z"/>
              </w:rPr>
            </w:pPr>
            <w:ins w:id="3920" w:author="최성익" w:date="2020-11-12T13:48:00Z">
              <w:del w:id="3921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2. 소모성부품 (드라이버 등 기타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공구류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,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용접봉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, BOLT, NUT, Air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피팅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등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>)</w:delText>
                </w:r>
              </w:del>
            </w:ins>
          </w:p>
        </w:tc>
      </w:tr>
      <w:tr w:rsidR="003B50E4" w:rsidRPr="00E50440" w:rsidDel="00480E60" w14:paraId="2AF47D93" w14:textId="77777777" w:rsidTr="00F55417">
        <w:trPr>
          <w:jc w:val="center"/>
          <w:ins w:id="3922" w:author="최성익" w:date="2020-11-12T13:48:00Z"/>
          <w:del w:id="3923" w:author="손휘웅/HUIUNG SON" w:date="2020-12-07T14:26:00Z"/>
          <w:trPrChange w:id="3924" w:author="최성익" w:date="2020-11-13T15:28:00Z">
            <w:trPr>
              <w:jc w:val="center"/>
            </w:trPr>
          </w:trPrChange>
        </w:trPr>
        <w:tc>
          <w:tcPr>
            <w:tcW w:w="1271" w:type="dxa"/>
            <w:tcPrChange w:id="3925" w:author="최성익" w:date="2020-11-13T15:28:00Z">
              <w:tcPr>
                <w:tcW w:w="1148" w:type="dxa"/>
              </w:tcPr>
            </w:tcPrChange>
          </w:tcPr>
          <w:p w14:paraId="23AED340" w14:textId="77777777" w:rsidR="003B50E4" w:rsidRPr="00E50440" w:rsidDel="00480E60" w:rsidRDefault="003B50E4" w:rsidP="00F55417">
            <w:pPr>
              <w:wordWrap/>
              <w:jc w:val="center"/>
              <w:rPr>
                <w:ins w:id="3926" w:author="최성익" w:date="2020-11-12T13:48:00Z"/>
                <w:del w:id="3927" w:author="손휘웅/HUIUNG SON" w:date="2020-12-07T14:26:00Z"/>
                <w:rFonts w:eastAsiaTheme="minorHAnsi"/>
                <w:szCs w:val="20"/>
              </w:rPr>
            </w:pPr>
            <w:ins w:id="3928" w:author="최성익" w:date="2020-11-12T13:48:00Z">
              <w:del w:id="3929" w:author="손휘웅/HUIUNG SON" w:date="2020-12-07T14:26:00Z">
                <w:r w:rsidRPr="00E50440" w:rsidDel="00480E60">
                  <w:rPr>
                    <w:rFonts w:eastAsiaTheme="minorHAnsi" w:hint="eastAsia"/>
                    <w:szCs w:val="20"/>
                  </w:rPr>
                  <w:delText>업무절차</w:delText>
                </w:r>
              </w:del>
            </w:ins>
          </w:p>
        </w:tc>
        <w:tc>
          <w:tcPr>
            <w:tcW w:w="9644" w:type="dxa"/>
            <w:gridSpan w:val="2"/>
            <w:tcPrChange w:id="3930" w:author="최성익" w:date="2020-11-13T15:28:00Z">
              <w:tcPr>
                <w:tcW w:w="9195" w:type="dxa"/>
                <w:gridSpan w:val="2"/>
              </w:tcPr>
            </w:tcPrChange>
          </w:tcPr>
          <w:p w14:paraId="04EB1698" w14:textId="77777777" w:rsidR="003B50E4" w:rsidRPr="00E50440" w:rsidDel="00480E60" w:rsidRDefault="003B50E4" w:rsidP="00F55417">
            <w:pPr>
              <w:wordWrap/>
              <w:rPr>
                <w:ins w:id="3931" w:author="최성익" w:date="2020-11-12T13:48:00Z"/>
                <w:del w:id="3932" w:author="손휘웅/HUIUNG SON" w:date="2020-12-07T14:26:00Z"/>
                <w:rFonts w:eastAsiaTheme="minorHAnsi"/>
                <w:szCs w:val="20"/>
              </w:rPr>
            </w:pPr>
            <w:ins w:id="3933" w:author="최성익" w:date="2020-11-12T13:48:00Z">
              <w:del w:id="3934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1. 구매 :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최소재고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>(=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안전재고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) 이하 소진 시 </w:delText>
                </w:r>
              </w:del>
            </w:ins>
          </w:p>
          <w:p w14:paraId="49CE7E9D" w14:textId="77777777" w:rsidR="003B50E4" w:rsidRPr="00E50440" w:rsidDel="00480E60" w:rsidRDefault="003B50E4" w:rsidP="00F55417">
            <w:pPr>
              <w:wordWrap/>
              <w:ind w:firstLineChars="100" w:firstLine="200"/>
              <w:rPr>
                <w:ins w:id="3935" w:author="최성익" w:date="2020-11-12T13:48:00Z"/>
                <w:del w:id="3936" w:author="손휘웅/HUIUNG SON" w:date="2020-12-07T14:26:00Z"/>
                <w:rFonts w:eastAsiaTheme="minorHAnsi"/>
                <w:color w:val="0000FF"/>
                <w:szCs w:val="20"/>
                <w:rPrChange w:id="3937" w:author="최성익" w:date="2020-11-13T07:43:00Z">
                  <w:rPr>
                    <w:ins w:id="3938" w:author="최성익" w:date="2020-11-12T13:48:00Z"/>
                    <w:del w:id="3939" w:author="손휘웅/HUIUNG SON" w:date="2020-12-07T14:26:00Z"/>
                    <w:rFonts w:eastAsiaTheme="minorHAnsi"/>
                    <w:i/>
                    <w:color w:val="0000FF"/>
                    <w:szCs w:val="20"/>
                  </w:rPr>
                </w:rPrChange>
              </w:rPr>
            </w:pPr>
            <w:ins w:id="3940" w:author="최성익" w:date="2020-11-12T13:48:00Z">
              <w:del w:id="3941" w:author="손휘웅/HUIUNG SON" w:date="2020-12-07T14:26:00Z"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42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- Legacy ERP: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43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일반자재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44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/외주관리 &gt;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45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일반자재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46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/자산관리 &gt;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47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일반자재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48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/자산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49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구매요청</w:delText>
                </w:r>
              </w:del>
            </w:ins>
          </w:p>
          <w:p w14:paraId="11DC2C1F" w14:textId="77777777" w:rsidR="003B50E4" w:rsidRPr="00E50440" w:rsidDel="00480E60" w:rsidRDefault="003B50E4" w:rsidP="00F55417">
            <w:pPr>
              <w:wordWrap/>
              <w:rPr>
                <w:ins w:id="3950" w:author="최성익" w:date="2020-11-12T13:48:00Z"/>
                <w:del w:id="3951" w:author="손휘웅/HUIUNG SON" w:date="2020-12-07T14:26:00Z"/>
                <w:rFonts w:eastAsiaTheme="minorHAnsi"/>
                <w:szCs w:val="20"/>
              </w:rPr>
            </w:pPr>
            <w:ins w:id="3952" w:author="최성익" w:date="2020-11-12T13:48:00Z">
              <w:del w:id="3953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2.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실사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: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54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년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55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>2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56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회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57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>/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58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반기</w:delText>
                </w:r>
              </w:del>
            </w:ins>
          </w:p>
          <w:p w14:paraId="469567FE" w14:textId="77777777" w:rsidR="003B50E4" w:rsidRPr="00E50440" w:rsidDel="00480E60" w:rsidRDefault="003B50E4" w:rsidP="00F55417">
            <w:pPr>
              <w:wordWrap/>
              <w:rPr>
                <w:ins w:id="3959" w:author="최성익" w:date="2020-11-12T13:48:00Z"/>
                <w:del w:id="3960" w:author="손휘웅/HUIUNG SON" w:date="2020-12-07T14:26:00Z"/>
                <w:rFonts w:eastAsiaTheme="minorHAnsi"/>
                <w:szCs w:val="20"/>
              </w:rPr>
            </w:pPr>
            <w:ins w:id="3961" w:author="최성익" w:date="2020-11-12T13:48:00Z">
              <w:del w:id="3962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3.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관리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: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63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입고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64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(Legacy ERP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65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일반자재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66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67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입고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68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/반품) /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69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출고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70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>(</w:delText>
                </w:r>
              </w:del>
            </w:ins>
            <w:ins w:id="3971" w:author="최성익" w:date="2020-11-13T16:30:00Z">
              <w:del w:id="3972" w:author="손휘웅/HUIUNG SON" w:date="2020-12-07T14:26:00Z">
                <w:r w:rsidDel="00480E60">
                  <w:rPr>
                    <w:rFonts w:eastAsiaTheme="minorHAnsi"/>
                    <w:color w:val="0000FF"/>
                    <w:szCs w:val="20"/>
                  </w:rPr>
                  <w:delText>SMILE QRP</w:delText>
                </w:r>
              </w:del>
            </w:ins>
            <w:ins w:id="3973" w:author="최성익" w:date="2020-11-12T13:48:00Z">
              <w:del w:id="3974" w:author="손휘웅/HUIUNG SON" w:date="2020-12-07T14:26:00Z"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75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>_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76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보전자재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77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78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출고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79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80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및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81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color w:val="0000FF"/>
                    <w:szCs w:val="20"/>
                    <w:rPrChange w:id="3982" w:author="최성익" w:date="2020-11-13T07:43:00Z">
                      <w:rPr>
                        <w:rFonts w:eastAsiaTheme="minorHAnsi" w:hint="eastAsia"/>
                        <w:i/>
                        <w:color w:val="0000FF"/>
                        <w:szCs w:val="20"/>
                      </w:rPr>
                    </w:rPrChange>
                  </w:rPr>
                  <w:delText>반납</w:delText>
                </w:r>
                <w:r w:rsidRPr="00E50440" w:rsidDel="00480E60">
                  <w:rPr>
                    <w:rFonts w:eastAsiaTheme="minorHAnsi"/>
                    <w:color w:val="0000FF"/>
                    <w:szCs w:val="20"/>
                    <w:rPrChange w:id="3983" w:author="최성익" w:date="2020-11-13T07:43:00Z">
                      <w:rPr>
                        <w:rFonts w:eastAsiaTheme="minorHAnsi"/>
                        <w:i/>
                        <w:color w:val="0000FF"/>
                        <w:szCs w:val="20"/>
                      </w:rPr>
                    </w:rPrChange>
                  </w:rPr>
                  <w:delText>)</w:delText>
                </w:r>
                <w:r w:rsidRPr="00E50440" w:rsidDel="00480E60">
                  <w:rPr>
                    <w:rFonts w:eastAsiaTheme="minorHAnsi"/>
                    <w:b/>
                    <w:color w:val="0000FF"/>
                    <w:szCs w:val="20"/>
                  </w:rPr>
                  <w:delText xml:space="preserve"> </w:delText>
                </w:r>
              </w:del>
            </w:ins>
          </w:p>
        </w:tc>
        <w:tc>
          <w:tcPr>
            <w:tcW w:w="4106" w:type="dxa"/>
            <w:tcPrChange w:id="3984" w:author="최성익" w:date="2020-11-13T15:28:00Z">
              <w:tcPr>
                <w:tcW w:w="4111" w:type="dxa"/>
              </w:tcPr>
            </w:tcPrChange>
          </w:tcPr>
          <w:p w14:paraId="6CC36718" w14:textId="77777777" w:rsidR="003B50E4" w:rsidRPr="00E50440" w:rsidDel="00480E60" w:rsidRDefault="003B50E4" w:rsidP="00F55417">
            <w:pPr>
              <w:wordWrap/>
              <w:rPr>
                <w:ins w:id="3985" w:author="최성익" w:date="2020-11-12T13:48:00Z"/>
                <w:del w:id="3986" w:author="손휘웅/HUIUNG SON" w:date="2020-12-07T14:26:00Z"/>
                <w:rFonts w:eastAsiaTheme="minorHAnsi"/>
                <w:szCs w:val="20"/>
              </w:rPr>
            </w:pPr>
            <w:ins w:id="3987" w:author="최성익" w:date="2020-11-12T13:48:00Z">
              <w:del w:id="3988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1. 관리 </w:delText>
                </w:r>
              </w:del>
            </w:ins>
          </w:p>
          <w:p w14:paraId="1F56EC2C" w14:textId="77777777" w:rsidR="003B50E4" w:rsidRPr="00E50440" w:rsidDel="00480E60" w:rsidRDefault="003B50E4" w:rsidP="00F55417">
            <w:pPr>
              <w:wordWrap/>
              <w:rPr>
                <w:ins w:id="3989" w:author="최성익" w:date="2020-11-12T13:48:00Z"/>
                <w:del w:id="3990" w:author="손휘웅/HUIUNG SON" w:date="2020-12-07T14:26:00Z"/>
                <w:rFonts w:eastAsiaTheme="minorHAnsi"/>
                <w:szCs w:val="20"/>
              </w:rPr>
            </w:pPr>
            <w:ins w:id="3991" w:author="최성익" w:date="2020-11-12T13:48:00Z">
              <w:del w:id="3992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-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전산재고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미관리</w:delText>
                </w:r>
              </w:del>
            </w:ins>
          </w:p>
          <w:p w14:paraId="64AF0F8D" w14:textId="77777777" w:rsidR="003B50E4" w:rsidRPr="00E50440" w:rsidDel="00480E60" w:rsidRDefault="003B50E4" w:rsidP="00F55417">
            <w:pPr>
              <w:wordWrap/>
              <w:rPr>
                <w:ins w:id="3993" w:author="최성익" w:date="2020-11-12T13:48:00Z"/>
                <w:del w:id="3994" w:author="손휘웅/HUIUNG SON" w:date="2020-12-07T14:26:00Z"/>
                <w:rFonts w:eastAsiaTheme="minorHAnsi"/>
                <w:szCs w:val="20"/>
              </w:rPr>
            </w:pPr>
            <w:ins w:id="3995" w:author="최성익" w:date="2020-11-12T13:48:00Z">
              <w:del w:id="3996" w:author="손휘웅/HUIUNG SON" w:date="2020-12-07T14:26:00Z">
                <w:r w:rsidRPr="00E50440" w:rsidDel="00480E60">
                  <w:rPr>
                    <w:rFonts w:eastAsiaTheme="minorHAnsi"/>
                    <w:szCs w:val="20"/>
                  </w:rPr>
                  <w:delText xml:space="preserve">-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입고와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동시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출고처리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,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지정장소</w:delText>
                </w:r>
                <w:r w:rsidRPr="00E50440" w:rsidDel="00480E60">
                  <w:rPr>
                    <w:rFonts w:eastAsiaTheme="minorHAnsi"/>
                    <w:szCs w:val="20"/>
                  </w:rPr>
                  <w:delText xml:space="preserve"> </w:delText>
                </w:r>
                <w:r w:rsidRPr="00E50440" w:rsidDel="00480E60">
                  <w:rPr>
                    <w:rFonts w:eastAsiaTheme="minorHAnsi" w:hint="eastAsia"/>
                    <w:szCs w:val="20"/>
                  </w:rPr>
                  <w:delText>보관</w:delText>
                </w:r>
              </w:del>
            </w:ins>
          </w:p>
        </w:tc>
      </w:tr>
    </w:tbl>
    <w:p w14:paraId="008232B8" w14:textId="77777777" w:rsidR="003B50E4" w:rsidRDefault="003B50E4" w:rsidP="002B38B9">
      <w:pPr>
        <w:widowControl/>
        <w:wordWrap/>
        <w:autoSpaceDE/>
        <w:autoSpaceDN/>
        <w:jc w:val="left"/>
        <w:rPr>
          <w:rFonts w:eastAsiaTheme="minorHAnsi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330"/>
        <w:gridCol w:w="8058"/>
      </w:tblGrid>
      <w:tr w:rsidR="002B38B9" w:rsidRPr="00192CC6" w14:paraId="17C72081" w14:textId="77777777" w:rsidTr="00F55417">
        <w:tc>
          <w:tcPr>
            <w:tcW w:w="7694" w:type="dxa"/>
          </w:tcPr>
          <w:p w14:paraId="67E27B1F" w14:textId="1B9E7A2E" w:rsidR="002B38B9" w:rsidRPr="00192CC6" w:rsidRDefault="002B38B9" w:rsidP="00F55417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 xml:space="preserve">소모품 </w:t>
            </w:r>
            <w:r w:rsidRPr="00192CC6">
              <w:rPr>
                <w:rFonts w:eastAsiaTheme="minorHAnsi" w:hint="eastAsia"/>
                <w:szCs w:val="20"/>
              </w:rPr>
              <w:t>출고대</w:t>
            </w:r>
            <w:ins w:id="3997" w:author="손휘웅/HUIUNG SON" w:date="2020-12-07T14:22:00Z">
              <w:r w:rsidRPr="00192CC6">
                <w:rPr>
                  <w:rFonts w:eastAsiaTheme="minorHAnsi" w:hint="eastAsia"/>
                  <w:szCs w:val="20"/>
                </w:rPr>
                <w:t>장</w:t>
              </w:r>
            </w:ins>
          </w:p>
        </w:tc>
        <w:tc>
          <w:tcPr>
            <w:tcW w:w="7694" w:type="dxa"/>
          </w:tcPr>
          <w:p w14:paraId="769A47F3" w14:textId="77BC1DB5" w:rsidR="002B38B9" w:rsidRPr="00192CC6" w:rsidRDefault="002B38B9" w:rsidP="00F55417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반입/반출 관리대장(</w:t>
            </w:r>
            <w:r>
              <w:rPr>
                <w:rFonts w:eastAsiaTheme="minorHAnsi"/>
                <w:szCs w:val="20"/>
              </w:rPr>
              <w:t xml:space="preserve">A/S </w:t>
            </w:r>
            <w:r>
              <w:rPr>
                <w:rFonts w:eastAsiaTheme="minorHAnsi" w:hint="eastAsia"/>
                <w:szCs w:val="20"/>
              </w:rPr>
              <w:t>및 보전장비)</w:t>
            </w:r>
          </w:p>
        </w:tc>
      </w:tr>
      <w:tr w:rsidR="002B38B9" w14:paraId="1A09101F" w14:textId="77777777" w:rsidTr="002B38B9">
        <w:tblPrEx>
          <w:tblCellMar>
            <w:left w:w="99" w:type="dxa"/>
            <w:right w:w="99" w:type="dxa"/>
          </w:tblCellMar>
        </w:tblPrEx>
        <w:tc>
          <w:tcPr>
            <w:tcW w:w="7694" w:type="dxa"/>
          </w:tcPr>
          <w:p w14:paraId="4D36A5A4" w14:textId="235D177B" w:rsidR="002B38B9" w:rsidRDefault="002B38B9" w:rsidP="00F55417">
            <w:pPr>
              <w:widowControl/>
              <w:wordWrap/>
              <w:autoSpaceDE/>
              <w:autoSpaceDN/>
              <w:jc w:val="left"/>
              <w:rPr>
                <w:rFonts w:eastAsiaTheme="minorHAnsi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5A8E8B" wp14:editId="1E729BBF">
                  <wp:extent cx="4437298" cy="3057525"/>
                  <wp:effectExtent l="0" t="0" r="1905" b="0"/>
                  <wp:docPr id="1488067319" name="그림 14880673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4102D45-3148-2610-B106-4CF00C301D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>
                            <a:extLst>
                              <a:ext uri="{FF2B5EF4-FFF2-40B4-BE49-F238E27FC236}">
                                <a16:creationId xmlns:a16="http://schemas.microsoft.com/office/drawing/2014/main" id="{B4102D45-3148-2610-B106-4CF00C301D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604" cy="307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447D67EF" w14:textId="7F8F8D4A" w:rsidR="002B38B9" w:rsidRDefault="002B38B9" w:rsidP="00F55417">
            <w:pPr>
              <w:widowControl/>
              <w:wordWrap/>
              <w:autoSpaceDE/>
              <w:autoSpaceDN/>
              <w:jc w:val="left"/>
              <w:rPr>
                <w:rFonts w:eastAsiaTheme="minorHAnsi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2C443F" wp14:editId="231CC210">
                  <wp:extent cx="4991100" cy="2781118"/>
                  <wp:effectExtent l="0" t="0" r="0" b="635"/>
                  <wp:docPr id="4255489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5489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691" cy="2792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8B9" w14:paraId="505648EA" w14:textId="77777777" w:rsidTr="00F55417">
        <w:tc>
          <w:tcPr>
            <w:tcW w:w="7694" w:type="dxa"/>
          </w:tcPr>
          <w:p w14:paraId="68BC35FF" w14:textId="122ED2F1" w:rsidR="002B38B9" w:rsidRDefault="002B38B9" w:rsidP="00F55417">
            <w:pPr>
              <w:widowControl/>
              <w:wordWrap/>
              <w:autoSpaceDE/>
              <w:autoSpaceDN/>
              <w:jc w:val="left"/>
              <w:rPr>
                <w:noProof/>
              </w:rPr>
            </w:pPr>
            <w:r>
              <w:rPr>
                <w:noProof/>
              </w:rPr>
              <w:object w:dxaOrig="1538" w:dyaOrig="1053" w14:anchorId="295F1E8D">
                <v:shape id="_x0000_i1067" type="#_x0000_t75" style="width:77.25pt;height:52.5pt" o:ole="">
                  <v:imagedata r:id="rId29" o:title=""/>
                </v:shape>
                <o:OLEObject Type="Embed" ProgID="Excel.Sheet.12" ShapeID="_x0000_i1067" DrawAspect="Icon" ObjectID="_1747651096" r:id="rId30"/>
              </w:object>
            </w:r>
          </w:p>
        </w:tc>
        <w:bookmarkStart w:id="3998" w:name="_MON_1747651076"/>
        <w:bookmarkEnd w:id="3998"/>
        <w:tc>
          <w:tcPr>
            <w:tcW w:w="7694" w:type="dxa"/>
          </w:tcPr>
          <w:p w14:paraId="17707572" w14:textId="62BC84FE" w:rsidR="002B38B9" w:rsidRDefault="00EC3043" w:rsidP="00F55417">
            <w:pPr>
              <w:widowControl/>
              <w:wordWrap/>
              <w:autoSpaceDE/>
              <w:autoSpaceDN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object w:dxaOrig="1538" w:dyaOrig="1053" w14:anchorId="5E14F388">
                <v:shape id="_x0000_i1070" type="#_x0000_t75" style="width:77.25pt;height:52.5pt" o:ole="">
                  <v:imagedata r:id="rId31" o:title=""/>
                </v:shape>
                <o:OLEObject Type="Embed" ProgID="Excel.Sheet.12" ShapeID="_x0000_i1070" DrawAspect="Icon" ObjectID="_1747651097" r:id="rId32"/>
              </w:object>
            </w:r>
          </w:p>
        </w:tc>
      </w:tr>
    </w:tbl>
    <w:p w14:paraId="17CFF60D" w14:textId="77777777" w:rsidR="002B38B9" w:rsidRDefault="002B38B9" w:rsidP="002B38B9">
      <w:pPr>
        <w:widowControl/>
        <w:wordWrap/>
        <w:autoSpaceDE/>
        <w:autoSpaceDN/>
        <w:jc w:val="left"/>
        <w:rPr>
          <w:rFonts w:eastAsiaTheme="minorHAnsi"/>
          <w:szCs w:val="20"/>
        </w:rPr>
      </w:pPr>
    </w:p>
    <w:p w14:paraId="62C854FD" w14:textId="77777777" w:rsidR="002B38B9" w:rsidRDefault="002B38B9" w:rsidP="002B38B9">
      <w:pPr>
        <w:widowControl/>
        <w:wordWrap/>
        <w:autoSpaceDE/>
        <w:autoSpaceDN/>
        <w:jc w:val="left"/>
        <w:rPr>
          <w:rFonts w:eastAsiaTheme="minorHAnsi"/>
          <w:szCs w:val="20"/>
        </w:rPr>
      </w:pPr>
    </w:p>
    <w:p w14:paraId="28FC89DA" w14:textId="77777777" w:rsidR="002B38B9" w:rsidRPr="00E50440" w:rsidDel="00480E60" w:rsidRDefault="002B38B9" w:rsidP="003B50E4">
      <w:pPr>
        <w:wordWrap/>
        <w:rPr>
          <w:ins w:id="3999" w:author="최성익" w:date="2020-11-12T13:48:00Z"/>
          <w:del w:id="4000" w:author="손휘웅/HUIUNG SON" w:date="2020-12-07T14:26:00Z"/>
          <w:rFonts w:eastAsiaTheme="minorHAnsi" w:hint="eastAsia"/>
          <w:szCs w:val="20"/>
        </w:rPr>
      </w:pPr>
    </w:p>
    <w:p w14:paraId="1DE066CE" w14:textId="77777777" w:rsidR="003B50E4" w:rsidRPr="007161E0" w:rsidDel="00EB559D" w:rsidRDefault="003B50E4" w:rsidP="003B50E4">
      <w:pPr>
        <w:widowControl/>
        <w:wordWrap/>
        <w:autoSpaceDE/>
        <w:autoSpaceDN/>
        <w:jc w:val="left"/>
        <w:rPr>
          <w:ins w:id="4001" w:author="최성익" w:date="2020-11-12T13:49:00Z"/>
          <w:del w:id="4002" w:author="손휘웅/HUIUNG SON" w:date="2020-12-07T14:44:00Z"/>
          <w:rFonts w:eastAsiaTheme="minorHAnsi"/>
          <w:szCs w:val="20"/>
        </w:rPr>
      </w:pPr>
      <w:ins w:id="4003" w:author="최성익" w:date="2020-11-12T13:49:00Z">
        <w:del w:id="4004" w:author="손휘웅/HUIUNG SON" w:date="2020-12-07T14:27:00Z">
          <w:r w:rsidRPr="00430F54" w:rsidDel="00480E60">
            <w:rPr>
              <w:rFonts w:eastAsiaTheme="minorHAnsi"/>
              <w:noProof/>
              <w:szCs w:val="20"/>
            </w:rPr>
            <w:drawing>
              <wp:inline distT="0" distB="0" distL="0" distR="0" wp14:anchorId="22E528B3" wp14:editId="4C571EE9">
                <wp:extent cx="3093057" cy="3658952"/>
                <wp:effectExtent l="0" t="0" r="0" b="0"/>
                <wp:docPr id="1390505567" name="그림 1390505567" descr="텍스트, 스크린샷, 평행, 번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505567" name="그림 1390505567" descr="텍스트, 스크린샷, 평행, 번호이(가) 표시된 사진&#10;&#10;자동 생성된 설명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6205" cy="3709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4005" w:author="최성익" w:date="2020-11-12T13:49:00Z">
        <w:del w:id="4006" w:author="손휘웅/HUIUNG SON" w:date="2020-12-07T14:27:00Z">
          <w:r w:rsidDel="00480E60">
            <w:rPr>
              <w:rFonts w:eastAsiaTheme="minorHAnsi"/>
              <w:szCs w:val="20"/>
            </w:rPr>
            <w:object w:dxaOrig="1579" w:dyaOrig="1084" w14:anchorId="7EDC4EF0">
              <v:shape id="_x0000_i1037" type="#_x0000_t75" style="width:78.75pt;height:55.5pt" o:ole="">
                <v:imagedata r:id="rId16" o:title=""/>
              </v:shape>
              <o:OLEObject Type="Embed" ProgID="Excel.Sheet.12" ShapeID="_x0000_i1037" DrawAspect="Icon" ObjectID="_1747651098" r:id="rId33"/>
            </w:object>
          </w:r>
        </w:del>
      </w:ins>
    </w:p>
    <w:p w14:paraId="44D4BBE3" w14:textId="77777777" w:rsidR="003B50E4" w:rsidRPr="000E75C1" w:rsidDel="00665982" w:rsidRDefault="003B50E4" w:rsidP="003B50E4">
      <w:pPr>
        <w:widowControl/>
        <w:wordWrap/>
        <w:autoSpaceDE/>
        <w:autoSpaceDN/>
        <w:jc w:val="left"/>
        <w:rPr>
          <w:del w:id="4007" w:author="최성익" w:date="2020-11-13T12:42:00Z"/>
          <w:rFonts w:eastAsiaTheme="minorHAnsi"/>
          <w:strike/>
          <w:color w:val="FF0000"/>
          <w:szCs w:val="20"/>
          <w:rPrChange w:id="4008" w:author="김현기/HYUNKI KIM" w:date="2020-04-22T09:35:00Z">
            <w:rPr>
              <w:del w:id="4009" w:author="최성익" w:date="2020-11-13T12:42:00Z"/>
              <w:rFonts w:eastAsiaTheme="minorHAnsi"/>
              <w:szCs w:val="20"/>
            </w:rPr>
          </w:rPrChange>
        </w:rPr>
        <w:pPrChange w:id="4010" w:author="최성익" w:date="2020-11-13T12:42:00Z">
          <w:pPr>
            <w:wordWrap/>
            <w:ind w:firstLine="195"/>
          </w:pPr>
        </w:pPrChange>
      </w:pPr>
      <w:del w:id="4011" w:author="최성익" w:date="2020-11-13T12:42:00Z">
        <w:r w:rsidRPr="000E75C1" w:rsidDel="00665982">
          <w:rPr>
            <w:rFonts w:eastAsiaTheme="minorHAnsi"/>
            <w:strike/>
            <w:color w:val="FF0000"/>
            <w:szCs w:val="20"/>
            <w:rPrChange w:id="4012" w:author="김현기/HYUNKI KIM" w:date="2020-04-22T09:35:00Z">
              <w:rPr>
                <w:rFonts w:eastAsiaTheme="minorHAnsi"/>
                <w:szCs w:val="20"/>
              </w:rPr>
            </w:rPrChange>
          </w:rPr>
          <w:delText>6.4 F-R40-07__</w:delText>
        </w:r>
        <w:r w:rsidRPr="000E75C1" w:rsidDel="00665982">
          <w:rPr>
            <w:rFonts w:eastAsiaTheme="minorHAnsi" w:hint="eastAsia"/>
            <w:strike/>
            <w:color w:val="FF0000"/>
            <w:szCs w:val="20"/>
            <w:rPrChange w:id="4013" w:author="김현기/HYUNKI KIM" w:date="2020-04-22T09:35:00Z">
              <w:rPr>
                <w:rFonts w:eastAsiaTheme="minorHAnsi" w:hint="eastAsia"/>
                <w:szCs w:val="20"/>
              </w:rPr>
            </w:rPrChange>
          </w:rPr>
          <w:delText>불용품</w:delText>
        </w:r>
        <w:r w:rsidRPr="000E75C1" w:rsidDel="00665982">
          <w:rPr>
            <w:rFonts w:eastAsiaTheme="minorHAnsi"/>
            <w:strike/>
            <w:color w:val="FF0000"/>
            <w:szCs w:val="20"/>
            <w:rPrChange w:id="4014" w:author="김현기/HYUNKI KIM" w:date="2020-04-22T09:3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0E75C1" w:rsidDel="00665982">
          <w:rPr>
            <w:rFonts w:eastAsiaTheme="minorHAnsi" w:hint="eastAsia"/>
            <w:strike/>
            <w:color w:val="FF0000"/>
            <w:szCs w:val="20"/>
            <w:rPrChange w:id="4015" w:author="김현기/HYUNKI KIM" w:date="2020-04-22T09:35:00Z">
              <w:rPr>
                <w:rFonts w:eastAsiaTheme="minorHAnsi" w:hint="eastAsia"/>
                <w:szCs w:val="20"/>
              </w:rPr>
            </w:rPrChange>
          </w:rPr>
          <w:delText>관리대장</w:delText>
        </w:r>
      </w:del>
    </w:p>
    <w:p w14:paraId="3038CAA5" w14:textId="77777777" w:rsidR="003B50E4" w:rsidRPr="007161E0" w:rsidDel="00665982" w:rsidRDefault="003B50E4" w:rsidP="003B50E4">
      <w:pPr>
        <w:widowControl/>
        <w:wordWrap/>
        <w:autoSpaceDE/>
        <w:autoSpaceDN/>
        <w:jc w:val="left"/>
        <w:rPr>
          <w:del w:id="4016" w:author="최성익" w:date="2020-11-13T12:42:00Z"/>
          <w:rFonts w:eastAsiaTheme="minorHAnsi"/>
          <w:szCs w:val="20"/>
        </w:rPr>
        <w:pPrChange w:id="4017" w:author="최성익" w:date="2020-11-13T12:42:00Z">
          <w:pPr>
            <w:wordWrap/>
            <w:ind w:firstLine="195"/>
          </w:pPr>
        </w:pPrChange>
      </w:pPr>
      <w:del w:id="4018" w:author="최성익" w:date="2020-11-13T12:42:00Z">
        <w:r w:rsidRPr="007161E0" w:rsidDel="00665982">
          <w:rPr>
            <w:rFonts w:eastAsiaTheme="minorHAnsi"/>
            <w:szCs w:val="20"/>
          </w:rPr>
          <w:object w:dxaOrig="1531" w:dyaOrig="1050" w14:anchorId="64CD58C7">
            <v:shape id="_x0000_i1038" type="#_x0000_t75" style="width:76.5pt;height:53.25pt" o:ole="">
              <v:imagedata r:id="rId34" o:title=""/>
            </v:shape>
            <o:OLEObject Type="Embed" ProgID="Excel.Sheet.12" ShapeID="_x0000_i1038" DrawAspect="Icon" ObjectID="_1747651099" r:id="rId35"/>
          </w:object>
        </w:r>
        <w:r w:rsidRPr="007161E0" w:rsidDel="00665982">
          <w:rPr>
            <w:rFonts w:eastAsiaTheme="minorHAnsi"/>
            <w:szCs w:val="20"/>
          </w:rPr>
          <w:object w:dxaOrig="1531" w:dyaOrig="1050" w14:anchorId="34D3B36B">
            <v:shape id="_x0000_i1039" type="#_x0000_t75" style="width:76.5pt;height:53.25pt" o:ole="">
              <v:imagedata r:id="rId36" o:title=""/>
            </v:shape>
            <o:OLEObject Type="Embed" ProgID="Excel.Sheet.12" ShapeID="_x0000_i1039" DrawAspect="Icon" ObjectID="_1747651100" r:id="rId37"/>
          </w:object>
        </w:r>
      </w:del>
    </w:p>
    <w:p w14:paraId="0DC2EF91" w14:textId="77777777" w:rsidR="003B50E4" w:rsidRPr="007161E0" w:rsidDel="00665982" w:rsidRDefault="003B50E4" w:rsidP="003B50E4">
      <w:pPr>
        <w:widowControl/>
        <w:wordWrap/>
        <w:autoSpaceDE/>
        <w:autoSpaceDN/>
        <w:jc w:val="left"/>
        <w:rPr>
          <w:del w:id="4019" w:author="최성익" w:date="2020-11-13T12:42:00Z"/>
          <w:rFonts w:eastAsiaTheme="minorHAnsi"/>
          <w:szCs w:val="20"/>
        </w:rPr>
        <w:pPrChange w:id="4020" w:author="최성익" w:date="2020-11-13T12:42:00Z">
          <w:pPr>
            <w:wordWrap/>
            <w:ind w:firstLine="195"/>
          </w:pPr>
        </w:pPrChange>
      </w:pPr>
    </w:p>
    <w:p w14:paraId="0A6D3611" w14:textId="77777777" w:rsidR="003B50E4" w:rsidRPr="007161E0" w:rsidDel="00665982" w:rsidRDefault="003B50E4" w:rsidP="003B50E4">
      <w:pPr>
        <w:widowControl/>
        <w:wordWrap/>
        <w:autoSpaceDE/>
        <w:autoSpaceDN/>
        <w:jc w:val="left"/>
        <w:rPr>
          <w:del w:id="4021" w:author="최성익" w:date="2020-11-13T12:42:00Z"/>
          <w:rFonts w:eastAsiaTheme="minorHAnsi"/>
          <w:szCs w:val="20"/>
        </w:rPr>
        <w:pPrChange w:id="4022" w:author="최성익" w:date="2020-11-13T12:42:00Z">
          <w:pPr>
            <w:wordWrap/>
          </w:pPr>
        </w:pPrChange>
      </w:pPr>
    </w:p>
    <w:p w14:paraId="1ABFD9FC" w14:textId="77777777" w:rsidR="003B50E4" w:rsidRPr="007161E0" w:rsidDel="00DA6716" w:rsidRDefault="003B50E4" w:rsidP="003B50E4">
      <w:pPr>
        <w:widowControl/>
        <w:wordWrap/>
        <w:autoSpaceDE/>
        <w:autoSpaceDN/>
        <w:jc w:val="left"/>
        <w:rPr>
          <w:del w:id="4023" w:author="최성익" w:date="2020-11-13T12:19:00Z"/>
          <w:rFonts w:eastAsiaTheme="minorHAnsi"/>
          <w:szCs w:val="20"/>
        </w:rPr>
      </w:pPr>
      <w:del w:id="4024" w:author="최성익" w:date="2020-11-13T12:19:00Z">
        <w:r w:rsidRPr="007161E0" w:rsidDel="00DA6716">
          <w:rPr>
            <w:rFonts w:eastAsiaTheme="minorHAnsi"/>
            <w:szCs w:val="20"/>
          </w:rPr>
          <w:br w:type="page"/>
        </w:r>
      </w:del>
    </w:p>
    <w:p w14:paraId="4D1A47AD" w14:textId="77777777" w:rsidR="003B50E4" w:rsidRPr="00D33CB8" w:rsidDel="00665982" w:rsidRDefault="003B50E4" w:rsidP="003B50E4">
      <w:pPr>
        <w:widowControl/>
        <w:wordWrap/>
        <w:autoSpaceDE/>
        <w:autoSpaceDN/>
        <w:jc w:val="left"/>
        <w:rPr>
          <w:del w:id="4025" w:author="최성익" w:date="2020-11-13T12:42:00Z"/>
          <w:rFonts w:eastAsiaTheme="minorHAnsi"/>
          <w:i/>
          <w:color w:val="0000FF"/>
          <w:szCs w:val="20"/>
          <w:rPrChange w:id="4026" w:author="김경환(품질보증팀)/KYUNGHWAN KIM" w:date="2020-05-19T12:04:00Z">
            <w:rPr>
              <w:del w:id="4027" w:author="최성익" w:date="2020-11-13T12:42:00Z"/>
              <w:rFonts w:eastAsiaTheme="minorHAnsi"/>
              <w:szCs w:val="20"/>
            </w:rPr>
          </w:rPrChange>
        </w:rPr>
        <w:pPrChange w:id="4028" w:author="최성익" w:date="2020-11-13T12:42:00Z">
          <w:pPr>
            <w:wordWrap/>
          </w:pPr>
        </w:pPrChange>
      </w:pPr>
      <w:del w:id="4029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030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031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032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#4.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033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출고품</w:delText>
        </w:r>
        <w:r w:rsidRPr="00D33CB8" w:rsidDel="00665982">
          <w:rPr>
            <w:rFonts w:eastAsiaTheme="minorHAnsi"/>
            <w:i/>
            <w:color w:val="0000FF"/>
            <w:szCs w:val="20"/>
            <w:rPrChange w:id="4034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 관리-</w:delText>
        </w:r>
      </w:del>
      <w:ins w:id="4035" w:author="김현기/HYUNKI KIM" w:date="2020-04-22T09:48:00Z">
        <w:del w:id="4036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037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수리결과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038" w:author="김경환(품질보증팀)/KYUNGHWAN KIM" w:date="2020-05-19T12:04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039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등록</w:delText>
          </w:r>
        </w:del>
      </w:ins>
      <w:del w:id="4040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041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설비보수이력관리</w:delText>
        </w:r>
        <w:r w:rsidRPr="00D33CB8" w:rsidDel="00665982">
          <w:rPr>
            <w:rFonts w:eastAsiaTheme="minorHAnsi"/>
            <w:i/>
            <w:color w:val="0000FF"/>
            <w:szCs w:val="20"/>
            <w:rPrChange w:id="4042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043C9B5B" w14:textId="77777777" w:rsidR="003B50E4" w:rsidRPr="007161E0" w:rsidDel="00665982" w:rsidRDefault="003B50E4" w:rsidP="003B50E4">
      <w:pPr>
        <w:widowControl/>
        <w:wordWrap/>
        <w:autoSpaceDE/>
        <w:autoSpaceDN/>
        <w:jc w:val="left"/>
        <w:rPr>
          <w:del w:id="4043" w:author="최성익" w:date="2020-11-13T12:42:00Z"/>
          <w:rFonts w:eastAsiaTheme="minorHAnsi"/>
          <w:szCs w:val="20"/>
        </w:rPr>
        <w:pPrChange w:id="4044" w:author="최성익" w:date="2020-11-13T12:42:00Z">
          <w:pPr>
            <w:wordWrap/>
          </w:pPr>
        </w:pPrChange>
      </w:pPr>
      <w:del w:id="4045" w:author="최성익" w:date="2020-11-13T12:42:00Z">
        <w:r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24800" behindDoc="0" locked="0" layoutInCell="1" allowOverlap="1" wp14:anchorId="4549C036" wp14:editId="395FC337">
                  <wp:simplePos x="0" y="0"/>
                  <wp:positionH relativeFrom="column">
                    <wp:posOffset>623570</wp:posOffset>
                  </wp:positionH>
                  <wp:positionV relativeFrom="paragraph">
                    <wp:posOffset>1720270</wp:posOffset>
                  </wp:positionV>
                  <wp:extent cx="3735264" cy="381663"/>
                  <wp:effectExtent l="0" t="0" r="17780" b="18415"/>
                  <wp:wrapNone/>
                  <wp:docPr id="118192768" name="모서리가 둥근 직사각형 2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35264" cy="38166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05208A71" id="모서리가 둥근 직사각형 27" o:spid="_x0000_s1026" style="position:absolute;left:0;text-align:left;margin-left:49.1pt;margin-top:135.45pt;width:294.1pt;height:30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" filled="f" strokecolor="red" strokeweight="2pt"/>
              </w:pict>
            </mc:Fallback>
          </mc:AlternateContent>
        </w:r>
        <w:r w:rsidDel="00665982">
          <w:rPr>
            <w:rFonts w:eastAsiaTheme="minorHAnsi"/>
            <w:noProof/>
            <w:szCs w:val="20"/>
          </w:rPr>
          <mc:AlternateContent>
            <mc:Choice Requires="wps">
              <w:drawing>
                <wp:anchor distT="0" distB="0" distL="114300" distR="114300" simplePos="0" relativeHeight="251725824" behindDoc="0" locked="0" layoutInCell="1" allowOverlap="1" wp14:anchorId="29D0E887" wp14:editId="4E754AD3">
                  <wp:simplePos x="0" y="0"/>
                  <wp:positionH relativeFrom="column">
                    <wp:posOffset>4417612</wp:posOffset>
                  </wp:positionH>
                  <wp:positionV relativeFrom="paragraph">
                    <wp:posOffset>1481234</wp:posOffset>
                  </wp:positionV>
                  <wp:extent cx="1161072" cy="465413"/>
                  <wp:effectExtent l="0" t="0" r="0" b="0"/>
                  <wp:wrapNone/>
                  <wp:docPr id="979596808" name="Text Box 97959680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161072" cy="465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6AE40" w14:textId="77777777" w:rsidR="003B50E4" w:rsidRPr="00F32487" w:rsidRDefault="003B50E4" w:rsidP="003B50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F32487"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사</w:t>
                              </w:r>
                              <w:r w:rsidRPr="00F32487">
                                <w:rPr>
                                  <w:b/>
                                  <w:color w:val="FF0000"/>
                                </w:rPr>
                                <w:t>용</w:t>
                              </w:r>
                              <w:r w:rsidRPr="00F32487"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 xml:space="preserve"> 부</w:t>
                              </w:r>
                              <w:r w:rsidRPr="00F32487">
                                <w:rPr>
                                  <w:b/>
                                  <w:color w:val="FF0000"/>
                                </w:rPr>
                                <w:t>품</w:t>
                              </w:r>
                              <w:r w:rsidRPr="00F32487"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 xml:space="preserve"> 기</w:t>
                              </w:r>
                              <w:r w:rsidRPr="00F32487">
                                <w:rPr>
                                  <w:b/>
                                  <w:color w:val="FF0000"/>
                                </w:rPr>
                                <w:t>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29D0E887" id="_x0000_t202" coordsize="21600,21600" o:spt="202" path="m,l,21600r21600,l21600,xe">
                  <v:stroke joinstyle="miter"/>
                  <v:path gradientshapeok="t" o:connecttype="rect"/>
                </v:shapetype>
                <v:shape id="Text Box 979596808" o:spid="_x0000_s1026" type="#_x0000_t202" style="position:absolute;margin-left:347.85pt;margin-top:116.65pt;width:91.4pt;height:36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" filled="f" stroked="f" strokeweight=".5pt">
                  <v:textbox>
                    <w:txbxContent>
                      <w:p w14:paraId="5276AE40" w14:textId="77777777" w:rsidR="003B50E4" w:rsidRPr="00F32487" w:rsidRDefault="003B50E4" w:rsidP="003B50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F32487">
                          <w:rPr>
                            <w:rFonts w:hint="eastAsia"/>
                            <w:b/>
                            <w:color w:val="FF0000"/>
                          </w:rPr>
                          <w:t>사</w:t>
                        </w:r>
                        <w:r w:rsidRPr="00F32487">
                          <w:rPr>
                            <w:b/>
                            <w:color w:val="FF0000"/>
                          </w:rPr>
                          <w:t>용</w:t>
                        </w:r>
                        <w:r w:rsidRPr="00F32487">
                          <w:rPr>
                            <w:rFonts w:hint="eastAsia"/>
                            <w:b/>
                            <w:color w:val="FF0000"/>
                          </w:rPr>
                          <w:t xml:space="preserve"> 부</w:t>
                        </w:r>
                        <w:r w:rsidRPr="00F32487">
                          <w:rPr>
                            <w:b/>
                            <w:color w:val="FF0000"/>
                          </w:rPr>
                          <w:t>품</w:t>
                        </w:r>
                        <w:r w:rsidRPr="00F32487">
                          <w:rPr>
                            <w:rFonts w:hint="eastAsia"/>
                            <w:b/>
                            <w:color w:val="FF0000"/>
                          </w:rPr>
                          <w:t xml:space="preserve"> 기</w:t>
                        </w:r>
                        <w:r w:rsidRPr="00F32487">
                          <w:rPr>
                            <w:b/>
                            <w:color w:val="FF0000"/>
                          </w:rPr>
                          <w:t>입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161E0" w:rsidDel="00665982">
          <w:rPr>
            <w:noProof/>
          </w:rPr>
          <w:drawing>
            <wp:inline distT="0" distB="0" distL="0" distR="0" wp14:anchorId="04C45AF2" wp14:editId="7BE1A4AA">
              <wp:extent cx="6991350" cy="4086225"/>
              <wp:effectExtent l="0" t="0" r="0" b="9525"/>
              <wp:docPr id="1618552342" name="그림 16185523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38"/>
                      <a:srcRect l="4967" t="4462" r="3241" b="5937"/>
                      <a:stretch/>
                    </pic:blipFill>
                    <pic:spPr bwMode="auto">
                      <a:xfrm>
                        <a:off x="0" y="0"/>
                        <a:ext cx="7019439" cy="4102642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4046" w:author="김현기/HYUNKI KIM" w:date="2020-04-22T09:47:00Z">
        <w:del w:id="4047" w:author="최성익" w:date="2020-11-13T12:42:00Z">
          <w:r w:rsidRPr="009D63C9" w:rsidDel="00665982">
            <w:rPr>
              <w:rFonts w:eastAsiaTheme="minorHAnsi"/>
              <w:noProof/>
              <w:szCs w:val="20"/>
              <w:rPrChange w:id="4048" w:author="Unknown">
                <w:rPr>
                  <w:noProof/>
                </w:rPr>
              </w:rPrChange>
            </w:rPr>
            <w:drawing>
              <wp:inline distT="0" distB="0" distL="0" distR="0" wp14:anchorId="1A771B26" wp14:editId="6659515A">
                <wp:extent cx="4366260" cy="2159635"/>
                <wp:effectExtent l="0" t="0" r="0" b="0"/>
                <wp:docPr id="239284204" name="그림 239284204" descr="텍스트, 스크린샷, 소프트웨어, 컴퓨터 아이콘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284204" name="그림 239284204" descr="텍스트, 스크린샷, 소프트웨어, 컴퓨터 아이콘이(가) 표시된 사진&#10;&#10;자동 생성된 설명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723" cy="2160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4049" w:author="김현기/HYUNKI KIM" w:date="2020-04-22T09:41:00Z">
        <w:del w:id="4050" w:author="최성익" w:date="2020-11-13T12:42:00Z">
          <w:r w:rsidDel="00665982">
            <w:rPr>
              <w:rFonts w:eastAsiaTheme="minorHAnsi"/>
              <w:szCs w:val="20"/>
            </w:rPr>
            <w:tab/>
          </w:r>
        </w:del>
      </w:ins>
    </w:p>
    <w:p w14:paraId="2420ADEE" w14:textId="77777777" w:rsidR="003B50E4" w:rsidRPr="007161E0" w:rsidDel="004D20B8" w:rsidRDefault="003B50E4" w:rsidP="003B50E4">
      <w:pPr>
        <w:widowControl/>
        <w:wordWrap/>
        <w:autoSpaceDE/>
        <w:autoSpaceDN/>
        <w:jc w:val="left"/>
        <w:rPr>
          <w:del w:id="4051" w:author="최성익" w:date="2020-10-08T09:53:00Z"/>
          <w:rFonts w:eastAsiaTheme="minorHAnsi"/>
          <w:szCs w:val="20"/>
        </w:rPr>
      </w:pPr>
      <w:del w:id="4052" w:author="최성익" w:date="2020-11-13T12:25:00Z">
        <w:r w:rsidRPr="007161E0" w:rsidDel="00DA6716">
          <w:rPr>
            <w:rFonts w:eastAsiaTheme="minorHAnsi"/>
            <w:szCs w:val="20"/>
          </w:rPr>
          <w:br w:type="page"/>
        </w:r>
      </w:del>
    </w:p>
    <w:p w14:paraId="14BD3BF6" w14:textId="77777777" w:rsidR="003B50E4" w:rsidRPr="00D33CB8" w:rsidDel="00665982" w:rsidRDefault="003B50E4" w:rsidP="003B50E4">
      <w:pPr>
        <w:widowControl/>
        <w:wordWrap/>
        <w:autoSpaceDE/>
        <w:autoSpaceDN/>
        <w:jc w:val="left"/>
        <w:rPr>
          <w:del w:id="4053" w:author="최성익" w:date="2020-11-13T12:42:00Z"/>
          <w:rFonts w:eastAsiaTheme="minorHAnsi"/>
          <w:i/>
          <w:color w:val="0000FF"/>
          <w:szCs w:val="20"/>
          <w:rPrChange w:id="4054" w:author="김경환(품질보증팀)/KYUNGHWAN KIM" w:date="2020-05-19T12:04:00Z">
            <w:rPr>
              <w:del w:id="4055" w:author="최성익" w:date="2020-11-13T12:42:00Z"/>
              <w:rFonts w:eastAsiaTheme="minorHAnsi"/>
              <w:szCs w:val="20"/>
            </w:rPr>
          </w:rPrChange>
        </w:rPr>
      </w:pPr>
      <w:del w:id="4056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057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058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059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#5. </w:delText>
        </w:r>
      </w:del>
      <w:ins w:id="4060" w:author="김현기/HYUNKI KIM" w:date="2020-04-22T09:52:00Z">
        <w:del w:id="4061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062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063" w:author="김경환(품질보증팀)/KYUNGHWAN KIM" w:date="2020-05-19T12:04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064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출고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065" w:author="김경환(품질보증팀)/KYUNGHWAN KIM" w:date="2020-05-19T12:04:00Z">
                <w:rPr>
                  <w:rFonts w:eastAsiaTheme="minorHAnsi"/>
                  <w:szCs w:val="20"/>
                </w:rPr>
              </w:rPrChange>
            </w:rPr>
            <w:delText xml:space="preserve">/반납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066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리스트</w:delText>
          </w:r>
        </w:del>
      </w:ins>
      <w:del w:id="4067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068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설비자재</w:delText>
        </w:r>
        <w:r w:rsidRPr="00D33CB8" w:rsidDel="00665982">
          <w:rPr>
            <w:rFonts w:eastAsiaTheme="minorHAnsi"/>
            <w:i/>
            <w:color w:val="0000FF"/>
            <w:szCs w:val="20"/>
            <w:rPrChange w:id="4069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070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출고현황</w:delText>
        </w:r>
        <w:r w:rsidRPr="00D33CB8" w:rsidDel="00665982">
          <w:rPr>
            <w:rFonts w:eastAsiaTheme="minorHAnsi"/>
            <w:i/>
            <w:color w:val="0000FF"/>
            <w:szCs w:val="20"/>
            <w:rPrChange w:id="4071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072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조회</w:delText>
        </w:r>
        <w:r w:rsidRPr="00D33CB8" w:rsidDel="00665982">
          <w:rPr>
            <w:rFonts w:eastAsiaTheme="minorHAnsi"/>
            <w:i/>
            <w:color w:val="0000FF"/>
            <w:szCs w:val="20"/>
            <w:rPrChange w:id="4073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3AB1FE32" w14:textId="77777777" w:rsidR="003B50E4" w:rsidRPr="007161E0" w:rsidDel="004D20B8" w:rsidRDefault="003B50E4" w:rsidP="003B50E4">
      <w:pPr>
        <w:widowControl/>
        <w:wordWrap/>
        <w:autoSpaceDE/>
        <w:autoSpaceDN/>
        <w:jc w:val="left"/>
        <w:rPr>
          <w:del w:id="4074" w:author="최성익" w:date="2020-10-08T09:53:00Z"/>
          <w:rFonts w:eastAsiaTheme="minorHAnsi"/>
          <w:szCs w:val="20"/>
        </w:rPr>
        <w:pPrChange w:id="4075" w:author="최성익" w:date="2020-11-13T12:42:00Z">
          <w:pPr>
            <w:wordWrap/>
          </w:pPr>
        </w:pPrChange>
      </w:pPr>
      <w:del w:id="4076" w:author="최성익" w:date="2020-11-13T12:42:00Z"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2512" behindDoc="0" locked="0" layoutInCell="1" allowOverlap="1" wp14:anchorId="0B92CDA7" wp14:editId="19E83EFC">
                  <wp:simplePos x="0" y="0"/>
                  <wp:positionH relativeFrom="column">
                    <wp:posOffset>4419932</wp:posOffset>
                  </wp:positionH>
                  <wp:positionV relativeFrom="paragraph">
                    <wp:posOffset>702310</wp:posOffset>
                  </wp:positionV>
                  <wp:extent cx="1238250" cy="323850"/>
                  <wp:effectExtent l="0" t="0" r="0" b="0"/>
                  <wp:wrapNone/>
                  <wp:docPr id="289192549" name="Text Box 28919254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38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9F3AAA" w14:textId="77777777" w:rsidR="003B50E4" w:rsidRPr="00F32487" w:rsidRDefault="003B50E4" w:rsidP="003B50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사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용품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목 조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B92CDA7" id="Text Box 289192549" o:spid="_x0000_s1027" type="#_x0000_t202" style="position:absolute;margin-left:348.05pt;margin-top:55.3pt;width:97.5pt;height:25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" filled="f" stroked="f" strokeweight=".5pt">
                  <v:textbox>
                    <w:txbxContent>
                      <w:p w14:paraId="759F3AAA" w14:textId="77777777" w:rsidR="003B50E4" w:rsidRPr="00F32487" w:rsidRDefault="003B50E4" w:rsidP="003B50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사</w:t>
                        </w:r>
                        <w:r>
                          <w:rPr>
                            <w:b/>
                            <w:color w:val="FF0000"/>
                          </w:rPr>
                          <w:t>용품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목 조</w:t>
                        </w:r>
                        <w:r>
                          <w:rPr>
                            <w:b/>
                            <w:color w:val="FF0000"/>
                          </w:rPr>
                          <w:t>회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09440" behindDoc="0" locked="0" layoutInCell="1" allowOverlap="1" wp14:anchorId="7DC50FAD" wp14:editId="0BF760A7">
                  <wp:simplePos x="0" y="0"/>
                  <wp:positionH relativeFrom="column">
                    <wp:posOffset>624177</wp:posOffset>
                  </wp:positionH>
                  <wp:positionV relativeFrom="paragraph">
                    <wp:posOffset>544554</wp:posOffset>
                  </wp:positionV>
                  <wp:extent cx="3737113" cy="286247"/>
                  <wp:effectExtent l="0" t="0" r="15875" b="19050"/>
                  <wp:wrapNone/>
                  <wp:docPr id="1535590683" name="모서리가 둥근 직사각형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37113" cy="28624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51304071" id="모서리가 둥근 직사각형 6" o:spid="_x0000_s1026" style="position:absolute;left:0;text-align:left;margin-left:49.15pt;margin-top:42.9pt;width:294.25pt;height:22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" filled="f" strokecolor="red" strokeweight="2pt"/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1488" behindDoc="0" locked="0" layoutInCell="1" allowOverlap="1" wp14:anchorId="2C43A370" wp14:editId="39E1BF14">
                  <wp:simplePos x="0" y="0"/>
                  <wp:positionH relativeFrom="column">
                    <wp:posOffset>4361400</wp:posOffset>
                  </wp:positionH>
                  <wp:positionV relativeFrom="paragraph">
                    <wp:posOffset>250687</wp:posOffset>
                  </wp:positionV>
                  <wp:extent cx="1238250" cy="323850"/>
                  <wp:effectExtent l="0" t="0" r="0" b="0"/>
                  <wp:wrapNone/>
                  <wp:docPr id="2043918012" name="Text Box 20439180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38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FE44E0" w14:textId="77777777" w:rsidR="003B50E4" w:rsidRPr="00F32487" w:rsidRDefault="003B50E4" w:rsidP="003B50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일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자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 xml:space="preserve"> 조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C43A370" id="Text Box 2043918012" o:spid="_x0000_s1028" type="#_x0000_t202" style="position:absolute;margin-left:343.4pt;margin-top:19.75pt;width:97.5pt;height:2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" filled="f" stroked="f" strokeweight=".5pt">
                  <v:textbox>
                    <w:txbxContent>
                      <w:p w14:paraId="59FE44E0" w14:textId="77777777" w:rsidR="003B50E4" w:rsidRPr="00F32487" w:rsidRDefault="003B50E4" w:rsidP="003B50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일</w:t>
                        </w:r>
                        <w:r>
                          <w:rPr>
                            <w:b/>
                            <w:color w:val="FF0000"/>
                          </w:rPr>
                          <w:t>자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 xml:space="preserve"> 조</w:t>
                        </w:r>
                        <w:r>
                          <w:rPr>
                            <w:b/>
                            <w:color w:val="FF0000"/>
                          </w:rPr>
                          <w:t>회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0464" behindDoc="0" locked="0" layoutInCell="1" allowOverlap="1" wp14:anchorId="246C2F5E" wp14:editId="6561FF77">
                  <wp:simplePos x="0" y="0"/>
                  <wp:positionH relativeFrom="column">
                    <wp:posOffset>624177</wp:posOffset>
                  </wp:positionH>
                  <wp:positionV relativeFrom="paragraph">
                    <wp:posOffset>250356</wp:posOffset>
                  </wp:positionV>
                  <wp:extent cx="2751152" cy="262393"/>
                  <wp:effectExtent l="0" t="0" r="11430" b="23495"/>
                  <wp:wrapNone/>
                  <wp:docPr id="195634611" name="모서리가 둥근 직사각형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51152" cy="26239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1CA27A00" id="모서리가 둥근 직사각형 7" o:spid="_x0000_s1026" style="position:absolute;left:0;text-align:left;margin-left:49.15pt;margin-top:19.7pt;width:216.65pt;height:20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" filled="f" strokecolor="red" strokeweight="2pt"/>
              </w:pict>
            </mc:Fallback>
          </mc:AlternateContent>
        </w:r>
      </w:del>
      <w:ins w:id="4077" w:author="김현기/HYUNKI KIM" w:date="2020-04-22T09:51:00Z">
        <w:del w:id="4078" w:author="최성익" w:date="2020-11-13T12:42:00Z">
          <w:r w:rsidRPr="009D63C9" w:rsidDel="00665982">
            <w:rPr>
              <w:rFonts w:eastAsiaTheme="minorHAnsi"/>
              <w:noProof/>
              <w:szCs w:val="20"/>
              <w:rPrChange w:id="4079" w:author="Unknown">
                <w:rPr>
                  <w:noProof/>
                </w:rPr>
              </w:rPrChange>
            </w:rPr>
            <w:drawing>
              <wp:inline distT="0" distB="0" distL="0" distR="0" wp14:anchorId="7B925BA8" wp14:editId="38D33DA8">
                <wp:extent cx="4366800" cy="2160000"/>
                <wp:effectExtent l="0" t="0" r="0" b="0"/>
                <wp:docPr id="420076210" name="그림 420076210" descr="텍스트, 스크린샷, 소프트웨어, 컴퓨터 아이콘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076210" name="그림 420076210" descr="텍스트, 스크린샷, 소프트웨어, 컴퓨터 아이콘이(가) 표시된 사진&#10;&#10;자동 생성된 설명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68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del w:id="4080" w:author="최성익" w:date="2020-11-13T12:42:00Z">
        <w:r w:rsidRPr="007161E0" w:rsidDel="00665982">
          <w:rPr>
            <w:noProof/>
          </w:rPr>
          <w:drawing>
            <wp:inline distT="0" distB="0" distL="0" distR="0" wp14:anchorId="1AF1392A" wp14:editId="332ABFA6">
              <wp:extent cx="9794984" cy="5019675"/>
              <wp:effectExtent l="0" t="0" r="0" b="0"/>
              <wp:docPr id="26330804" name="그림 26330804" descr="텍스트, 스크린샷, 소프트웨어, 디스플레이이(가) 표시된 사진&#10;&#10;자동 생성된 설명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330804" name="그림 26330804" descr="텍스트, 스크린샷, 소프트웨어, 디스플레이이(가) 표시된 사진&#10;&#10;자동 생성된 설명"/>
                      <pic:cNvPicPr/>
                    </pic:nvPicPr>
                    <pic:blipFill rotWithShape="1">
                      <a:blip r:embed="rId41"/>
                      <a:srcRect l="2292" t="2035" r="5821" b="6713"/>
                      <a:stretch/>
                    </pic:blipFill>
                    <pic:spPr bwMode="auto">
                      <a:xfrm>
                        <a:off x="0" y="0"/>
                        <a:ext cx="9800322" cy="502241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597195FC" w14:textId="77777777" w:rsidR="003B50E4" w:rsidDel="004D20B8" w:rsidRDefault="003B50E4" w:rsidP="003B50E4">
      <w:pPr>
        <w:widowControl/>
        <w:wordWrap/>
        <w:autoSpaceDE/>
        <w:autoSpaceDN/>
        <w:jc w:val="left"/>
        <w:rPr>
          <w:ins w:id="4081" w:author="김현기/HYUNKI KIM" w:date="2020-04-22T09:51:00Z"/>
          <w:del w:id="4082" w:author="최성익" w:date="2020-10-08T09:53:00Z"/>
          <w:rFonts w:eastAsiaTheme="minorHAnsi"/>
          <w:szCs w:val="20"/>
        </w:rPr>
        <w:pPrChange w:id="4083" w:author="최성익" w:date="2020-11-13T12:42:00Z">
          <w:pPr>
            <w:wordWrap/>
          </w:pPr>
        </w:pPrChange>
      </w:pPr>
    </w:p>
    <w:p w14:paraId="7593CBDF" w14:textId="77777777" w:rsidR="003B50E4" w:rsidRPr="00D33CB8" w:rsidDel="00665982" w:rsidRDefault="003B50E4" w:rsidP="003B50E4">
      <w:pPr>
        <w:widowControl/>
        <w:wordWrap/>
        <w:autoSpaceDE/>
        <w:autoSpaceDN/>
        <w:jc w:val="left"/>
        <w:rPr>
          <w:del w:id="4084" w:author="최성익" w:date="2020-11-13T12:42:00Z"/>
          <w:rFonts w:eastAsiaTheme="minorHAnsi"/>
          <w:i/>
          <w:color w:val="0000FF"/>
          <w:szCs w:val="20"/>
          <w:rPrChange w:id="4085" w:author="김경환(품질보증팀)/KYUNGHWAN KIM" w:date="2020-05-19T12:05:00Z">
            <w:rPr>
              <w:del w:id="4086" w:author="최성익" w:date="2020-11-13T12:42:00Z"/>
              <w:rFonts w:eastAsiaTheme="minorHAnsi"/>
              <w:szCs w:val="20"/>
            </w:rPr>
          </w:rPrChange>
        </w:rPr>
        <w:pPrChange w:id="4087" w:author="최성익" w:date="2020-11-13T12:42:00Z">
          <w:pPr>
            <w:wordWrap/>
          </w:pPr>
        </w:pPrChange>
      </w:pPr>
      <w:del w:id="4088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089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090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091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#6. </w:delText>
        </w:r>
      </w:del>
      <w:ins w:id="4092" w:author="김현기/HYUNKI KIM" w:date="2020-04-22T12:02:00Z">
        <w:del w:id="4093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094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095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096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월별수불현황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097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098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리스트</w:delText>
          </w:r>
        </w:del>
      </w:ins>
      <w:del w:id="4099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100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설비자재</w:delText>
        </w:r>
        <w:r w:rsidRPr="00D33CB8" w:rsidDel="00665982">
          <w:rPr>
            <w:rFonts w:eastAsiaTheme="minorHAnsi"/>
            <w:i/>
            <w:color w:val="0000FF"/>
            <w:szCs w:val="20"/>
            <w:rPrChange w:id="4101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102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월</w:delText>
        </w:r>
        <w:r w:rsidRPr="00D33CB8" w:rsidDel="00665982">
          <w:rPr>
            <w:rFonts w:eastAsiaTheme="minorHAnsi"/>
            <w:i/>
            <w:color w:val="0000FF"/>
            <w:szCs w:val="20"/>
            <w:rPrChange w:id="4103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별 수불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104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현황</w:delText>
        </w:r>
        <w:r w:rsidRPr="00D33CB8" w:rsidDel="00665982">
          <w:rPr>
            <w:rFonts w:eastAsiaTheme="minorHAnsi"/>
            <w:i/>
            <w:color w:val="0000FF"/>
            <w:szCs w:val="20"/>
            <w:rPrChange w:id="4105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106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조회</w:delText>
        </w:r>
        <w:r w:rsidRPr="00D33CB8" w:rsidDel="00665982">
          <w:rPr>
            <w:rFonts w:eastAsiaTheme="minorHAnsi"/>
            <w:i/>
            <w:color w:val="0000FF"/>
            <w:szCs w:val="20"/>
            <w:rPrChange w:id="4107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4201165C" w14:textId="77777777" w:rsidR="003B50E4" w:rsidRPr="007161E0" w:rsidDel="00665982" w:rsidRDefault="003B50E4" w:rsidP="003B50E4">
      <w:pPr>
        <w:widowControl/>
        <w:wordWrap/>
        <w:autoSpaceDE/>
        <w:autoSpaceDN/>
        <w:jc w:val="left"/>
        <w:rPr>
          <w:del w:id="4108" w:author="최성익" w:date="2020-11-13T12:42:00Z"/>
          <w:rFonts w:eastAsiaTheme="minorHAnsi"/>
          <w:szCs w:val="20"/>
        </w:rPr>
        <w:pPrChange w:id="4109" w:author="최성익" w:date="2020-11-13T12:42:00Z">
          <w:pPr>
            <w:wordWrap/>
          </w:pPr>
        </w:pPrChange>
      </w:pPr>
      <w:del w:id="4110" w:author="최성익" w:date="2020-11-13T12:42:00Z"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8656" behindDoc="0" locked="0" layoutInCell="1" allowOverlap="1" wp14:anchorId="0A071069" wp14:editId="4C0D3C19">
                  <wp:simplePos x="0" y="0"/>
                  <wp:positionH relativeFrom="column">
                    <wp:posOffset>4242021</wp:posOffset>
                  </wp:positionH>
                  <wp:positionV relativeFrom="paragraph">
                    <wp:posOffset>1668753</wp:posOffset>
                  </wp:positionV>
                  <wp:extent cx="1362075" cy="495300"/>
                  <wp:effectExtent l="0" t="0" r="0" b="0"/>
                  <wp:wrapNone/>
                  <wp:docPr id="1033596929" name="Text Box 103359692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362075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1E4D7A" w14:textId="77777777" w:rsidR="003B50E4" w:rsidRDefault="003B50E4" w:rsidP="003B50E4">
                              <w:pPr>
                                <w:jc w:val="center"/>
                                <w:rPr>
                                  <w:ins w:id="4111" w:author="김현기/HYUNKI KIM" w:date="2020-04-22T11:59:00Z"/>
                                  <w:b/>
                                  <w:color w:val="FF0000"/>
                                </w:rPr>
                              </w:pPr>
                              <w:ins w:id="4112" w:author="김현기/HYUNKI KIM" w:date="2020-04-22T11:58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월 입/출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고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ins>
                              <w:ins w:id="4113" w:author="김현기/HYUNKI KIM" w:date="2020-04-22T11:59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수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량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및 </w:t>
                                </w:r>
                              </w:ins>
                            </w:p>
                            <w:p w14:paraId="318F35AF" w14:textId="77777777" w:rsidR="003B50E4" w:rsidRPr="00F32487" w:rsidRDefault="003B50E4" w:rsidP="003B50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ins w:id="4114" w:author="김현기/HYUNKI KIM" w:date="2020-04-22T11:58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사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용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금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액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확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인</w:t>
                                </w:r>
                              </w:ins>
                              <w:del w:id="4115" w:author="김현기/HYUNKI KIM" w:date="2020-04-22T11:57:00Z">
                                <w:r w:rsidDel="000B4938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입</w:delText>
                                </w:r>
                                <w:r w:rsidDel="000B4938">
                                  <w:rPr>
                                    <w:b/>
                                    <w:color w:val="FF0000"/>
                                  </w:rPr>
                                  <w:delText>고수량과</w:delText>
                                </w:r>
                                <w:r w:rsidDel="000B4938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 xml:space="preserve"> 재</w:delText>
                                </w:r>
                                <w:r w:rsidDel="000B4938">
                                  <w:rPr>
                                    <w:b/>
                                    <w:color w:val="FF0000"/>
                                  </w:rPr>
                                  <w:delText>고수</w:delText>
                                </w:r>
                                <w:r w:rsidDel="000B4938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량 일치</w:delText>
                                </w:r>
                              </w:del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A071069" id="Text Box 1033596929" o:spid="_x0000_s1029" type="#_x0000_t202" style="position:absolute;margin-left:334pt;margin-top:131.4pt;width:107.25pt;height:3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" filled="f" stroked="f" strokeweight=".5pt">
                  <v:textbox>
                    <w:txbxContent>
                      <w:p w14:paraId="7C1E4D7A" w14:textId="77777777" w:rsidR="003B50E4" w:rsidRDefault="003B50E4" w:rsidP="003B50E4">
                        <w:pPr>
                          <w:jc w:val="center"/>
                          <w:rPr>
                            <w:ins w:id="4116" w:author="김현기/HYUNKI KIM" w:date="2020-04-22T11:59:00Z"/>
                            <w:b/>
                            <w:color w:val="FF0000"/>
                          </w:rPr>
                        </w:pPr>
                        <w:ins w:id="4117" w:author="김현기/HYUNKI KIM" w:date="2020-04-22T11:58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월 입/출</w:t>
                          </w:r>
                          <w:r>
                            <w:rPr>
                              <w:b/>
                              <w:color w:val="FF0000"/>
                            </w:rPr>
                            <w:t>고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</w:t>
                          </w:r>
                        </w:ins>
                        <w:ins w:id="4118" w:author="김현기/HYUNKI KIM" w:date="2020-04-22T11:59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수</w:t>
                          </w:r>
                          <w:r>
                            <w:rPr>
                              <w:b/>
                              <w:color w:val="FF0000"/>
                            </w:rPr>
                            <w:t>량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및 </w:t>
                          </w:r>
                        </w:ins>
                      </w:p>
                      <w:p w14:paraId="318F35AF" w14:textId="77777777" w:rsidR="003B50E4" w:rsidRPr="00F32487" w:rsidRDefault="003B50E4" w:rsidP="003B50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ins w:id="4119" w:author="김현기/HYUNKI KIM" w:date="2020-04-22T11:58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사</w:t>
                          </w:r>
                          <w:r>
                            <w:rPr>
                              <w:b/>
                              <w:color w:val="FF0000"/>
                            </w:rPr>
                            <w:t>용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금</w:t>
                          </w:r>
                          <w:r>
                            <w:rPr>
                              <w:b/>
                              <w:color w:val="FF0000"/>
                            </w:rPr>
                            <w:t>액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확</w:t>
                          </w:r>
                          <w:r>
                            <w:rPr>
                              <w:b/>
                              <w:color w:val="FF0000"/>
                            </w:rPr>
                            <w:t>인</w:t>
                          </w:r>
                        </w:ins>
                        <w:del w:id="4120" w:author="김현기/HYUNKI KIM" w:date="2020-04-22T11:57:00Z">
                          <w:r w:rsidDel="000B4938">
                            <w:rPr>
                              <w:rFonts w:hint="eastAsia"/>
                              <w:b/>
                              <w:color w:val="FF0000"/>
                            </w:rPr>
                            <w:delText>입</w:delText>
                          </w:r>
                          <w:r w:rsidDel="000B4938">
                            <w:rPr>
                              <w:b/>
                              <w:color w:val="FF0000"/>
                            </w:rPr>
                            <w:delText>고수량과</w:delText>
                          </w:r>
                          <w:r w:rsidDel="000B4938">
                            <w:rPr>
                              <w:rFonts w:hint="eastAsia"/>
                              <w:b/>
                              <w:color w:val="FF0000"/>
                            </w:rPr>
                            <w:delText xml:space="preserve"> 재</w:delText>
                          </w:r>
                          <w:r w:rsidDel="000B4938">
                            <w:rPr>
                              <w:b/>
                              <w:color w:val="FF0000"/>
                            </w:rPr>
                            <w:delText>고수</w:delText>
                          </w:r>
                          <w:r w:rsidDel="000B4938">
                            <w:rPr>
                              <w:rFonts w:hint="eastAsia"/>
                              <w:b/>
                              <w:color w:val="FF0000"/>
                            </w:rPr>
                            <w:delText>량 일치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</w:del>
      <w:ins w:id="4121" w:author="김현기/HYUNKI KIM" w:date="2020-04-22T11:58:00Z">
        <w:del w:id="4122" w:author="최성익" w:date="2020-11-13T12:42:00Z">
          <w:r w:rsidRPr="007161E0" w:rsidDel="0066598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26848" behindDoc="0" locked="0" layoutInCell="1" allowOverlap="1" wp14:anchorId="32C76E83" wp14:editId="27E772DB">
                    <wp:simplePos x="0" y="0"/>
                    <wp:positionH relativeFrom="column">
                      <wp:posOffset>3078342</wp:posOffset>
                    </wp:positionH>
                    <wp:positionV relativeFrom="paragraph">
                      <wp:posOffset>1996495</wp:posOffset>
                    </wp:positionV>
                    <wp:extent cx="1052388" cy="163333"/>
                    <wp:effectExtent l="0" t="0" r="14605" b="27305"/>
                    <wp:wrapNone/>
                    <wp:docPr id="1992636740" name="모서리가 둥근 직사각형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52388" cy="163333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17B8B7E" id="모서리가 둥근 직사각형 29" o:spid="_x0000_s1026" style="position:absolute;left:0;text-align:left;margin-left:242.4pt;margin-top:157.2pt;width:82.85pt;height:12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" filled="f" strokecolor="red" strokeweight="2pt"/>
                </w:pict>
              </mc:Fallback>
            </mc:AlternateContent>
          </w:r>
        </w:del>
      </w:ins>
      <w:del w:id="4123" w:author="최성익" w:date="2020-11-13T12:42:00Z"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3536" behindDoc="0" locked="0" layoutInCell="1" allowOverlap="1" wp14:anchorId="752DF82C" wp14:editId="7F96AE29">
                  <wp:simplePos x="0" y="0"/>
                  <wp:positionH relativeFrom="column">
                    <wp:posOffset>1678305</wp:posOffset>
                  </wp:positionH>
                  <wp:positionV relativeFrom="paragraph">
                    <wp:posOffset>1313815</wp:posOffset>
                  </wp:positionV>
                  <wp:extent cx="8058150" cy="3667125"/>
                  <wp:effectExtent l="0" t="0" r="19050" b="28575"/>
                  <wp:wrapNone/>
                  <wp:docPr id="762997909" name="모서리가 둥근 직사각형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058150" cy="36671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6C0F1E99" id="모서리가 둥근 직사각형 11" o:spid="_x0000_s1026" style="position:absolute;left:0;text-align:left;margin-left:132.15pt;margin-top:103.45pt;width:634.5pt;height:288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" filled="f" strokecolor="red" strokeweight="2pt"/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5584" behindDoc="0" locked="0" layoutInCell="1" allowOverlap="1" wp14:anchorId="52A4569A" wp14:editId="059B2798">
                  <wp:simplePos x="0" y="0"/>
                  <wp:positionH relativeFrom="column">
                    <wp:posOffset>7031355</wp:posOffset>
                  </wp:positionH>
                  <wp:positionV relativeFrom="paragraph">
                    <wp:posOffset>1418590</wp:posOffset>
                  </wp:positionV>
                  <wp:extent cx="466725" cy="485775"/>
                  <wp:effectExtent l="0" t="0" r="28575" b="28575"/>
                  <wp:wrapNone/>
                  <wp:docPr id="540196101" name="타원 54019610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6725" cy="4857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oval w14:anchorId="209E10F9" id="타원 540196101" o:spid="_x0000_s1026" style="position:absolute;left:0;text-align:left;margin-left:553.65pt;margin-top:111.7pt;width:36.75pt;height:3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" filled="f" strokecolor="red" strokeweight="2pt"/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4560" behindDoc="0" locked="0" layoutInCell="1" allowOverlap="1" wp14:anchorId="2C4A96EF" wp14:editId="448D28D0">
                  <wp:simplePos x="0" y="0"/>
                  <wp:positionH relativeFrom="column">
                    <wp:posOffset>4764405</wp:posOffset>
                  </wp:positionH>
                  <wp:positionV relativeFrom="paragraph">
                    <wp:posOffset>1418590</wp:posOffset>
                  </wp:positionV>
                  <wp:extent cx="466725" cy="485775"/>
                  <wp:effectExtent l="0" t="0" r="28575" b="28575"/>
                  <wp:wrapNone/>
                  <wp:docPr id="437521397" name="타원 43752139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6725" cy="4857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oval w14:anchorId="115FDB17" id="타원 437521397" o:spid="_x0000_s1026" style="position:absolute;left:0;text-align:left;margin-left:375.15pt;margin-top:111.7pt;width:36.75pt;height:38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" filled="f" strokecolor="red" strokeweight="2pt"/>
              </w:pict>
            </mc:Fallback>
          </mc:AlternateContent>
        </w:r>
        <w:r w:rsidRPr="007161E0" w:rsidDel="00665982">
          <w:rPr>
            <w:noProof/>
          </w:rPr>
          <w:drawing>
            <wp:inline distT="0" distB="0" distL="0" distR="0" wp14:anchorId="7663932B" wp14:editId="6511D021">
              <wp:extent cx="9877425" cy="5113262"/>
              <wp:effectExtent l="0" t="0" r="0" b="0"/>
              <wp:docPr id="1144332290" name="그림 1144332290" descr="텍스트, 스크린샷, 번호, 소프트웨어이(가) 표시된 사진&#10;&#10;자동 생성된 설명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44332290" name="그림 1144332290" descr="텍스트, 스크린샷, 번호, 소프트웨어이(가) 표시된 사진&#10;&#10;자동 생성된 설명"/>
                      <pic:cNvPicPr/>
                    </pic:nvPicPr>
                    <pic:blipFill rotWithShape="1">
                      <a:blip r:embed="rId42"/>
                      <a:srcRect l="6209" t="4997" r="1903" b="2826"/>
                      <a:stretch/>
                    </pic:blipFill>
                    <pic:spPr bwMode="auto">
                      <a:xfrm>
                        <a:off x="0" y="0"/>
                        <a:ext cx="9881182" cy="511520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4124" w:author="김현기/HYUNKI KIM" w:date="2020-04-22T11:55:00Z">
        <w:del w:id="4125" w:author="최성익" w:date="2020-11-13T12:42:00Z">
          <w:r w:rsidRPr="00BA7A11" w:rsidDel="00665982">
            <w:rPr>
              <w:rFonts w:eastAsiaTheme="minorHAnsi"/>
              <w:noProof/>
              <w:szCs w:val="20"/>
              <w:rPrChange w:id="4126" w:author="Unknown">
                <w:rPr>
                  <w:noProof/>
                </w:rPr>
              </w:rPrChange>
            </w:rPr>
            <w:drawing>
              <wp:inline distT="0" distB="0" distL="0" distR="0" wp14:anchorId="776A7766" wp14:editId="4A737618">
                <wp:extent cx="4123469" cy="2159635"/>
                <wp:effectExtent l="0" t="0" r="0" b="0"/>
                <wp:docPr id="2060796995" name="그림 2060796995" descr="텍스트, 스크린샷, 번호, 소프트웨어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0796995" name="그림 2060796995" descr="텍스트, 스크린샷, 번호, 소프트웨어이(가) 표시된 사진&#10;&#10;자동 생성된 설명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9098" cy="2162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3EC39413" w14:textId="77777777" w:rsidR="003B50E4" w:rsidRPr="00D33CB8" w:rsidDel="00665982" w:rsidRDefault="003B50E4" w:rsidP="003B50E4">
      <w:pPr>
        <w:widowControl/>
        <w:wordWrap/>
        <w:autoSpaceDE/>
        <w:autoSpaceDN/>
        <w:jc w:val="left"/>
        <w:rPr>
          <w:del w:id="4127" w:author="최성익" w:date="2020-11-13T12:42:00Z"/>
          <w:rFonts w:eastAsiaTheme="minorHAnsi"/>
          <w:i/>
          <w:color w:val="0000FF"/>
          <w:szCs w:val="20"/>
          <w:rPrChange w:id="4128" w:author="김경환(품질보증팀)/KYUNGHWAN KIM" w:date="2020-05-19T12:05:00Z">
            <w:rPr>
              <w:del w:id="4129" w:author="최성익" w:date="2020-11-13T12:42:00Z"/>
              <w:rFonts w:eastAsiaTheme="minorHAnsi"/>
              <w:szCs w:val="20"/>
            </w:rPr>
          </w:rPrChange>
        </w:rPr>
        <w:pPrChange w:id="4130" w:author="최성익" w:date="2020-11-13T12:42:00Z">
          <w:pPr>
            <w:wordWrap/>
          </w:pPr>
        </w:pPrChange>
      </w:pPr>
      <w:del w:id="4131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132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133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134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#7. </w:delText>
        </w:r>
      </w:del>
      <w:ins w:id="4135" w:author="김현기/HYUNKI KIM" w:date="2020-04-23T09:34:00Z">
        <w:del w:id="4136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137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138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139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재고현황</w:delText>
          </w:r>
        </w:del>
      </w:ins>
      <w:del w:id="4140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141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설비재고조회</w:delText>
        </w:r>
        <w:r w:rsidRPr="00D33CB8" w:rsidDel="00665982">
          <w:rPr>
            <w:rFonts w:eastAsiaTheme="minorHAnsi"/>
            <w:i/>
            <w:color w:val="0000FF"/>
            <w:szCs w:val="20"/>
            <w:rPrChange w:id="4142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70146FC5" w14:textId="77777777" w:rsidR="003B50E4" w:rsidRPr="007161E0" w:rsidDel="00665982" w:rsidRDefault="003B50E4" w:rsidP="003B50E4">
      <w:pPr>
        <w:widowControl/>
        <w:wordWrap/>
        <w:autoSpaceDE/>
        <w:autoSpaceDN/>
        <w:jc w:val="left"/>
        <w:rPr>
          <w:del w:id="4143" w:author="최성익" w:date="2020-11-13T12:42:00Z"/>
          <w:rFonts w:eastAsiaTheme="minorHAnsi"/>
          <w:szCs w:val="20"/>
        </w:rPr>
        <w:pPrChange w:id="4144" w:author="최성익" w:date="2020-11-13T12:42:00Z">
          <w:pPr>
            <w:wordWrap/>
          </w:pPr>
        </w:pPrChange>
      </w:pPr>
      <w:del w:id="4145" w:author="최성익" w:date="2020-11-13T12:42:00Z"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7632" behindDoc="0" locked="0" layoutInCell="1" allowOverlap="1" wp14:anchorId="4A86623E" wp14:editId="2073B11A">
                  <wp:simplePos x="0" y="0"/>
                  <wp:positionH relativeFrom="column">
                    <wp:posOffset>4130868</wp:posOffset>
                  </wp:positionH>
                  <wp:positionV relativeFrom="paragraph">
                    <wp:posOffset>1697631</wp:posOffset>
                  </wp:positionV>
                  <wp:extent cx="1628775" cy="323850"/>
                  <wp:effectExtent l="0" t="0" r="0" b="0"/>
                  <wp:wrapNone/>
                  <wp:docPr id="294120299" name="Text Box 29412029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62877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6723A" w14:textId="77777777" w:rsidR="003B50E4" w:rsidRPr="00F32487" w:rsidRDefault="003B50E4" w:rsidP="003B50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현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물수량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과 일치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A86623E" id="Text Box 294120299" o:spid="_x0000_s1030" type="#_x0000_t202" style="position:absolute;margin-left:325.25pt;margin-top:133.65pt;width:128.25pt;height:25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" filled="f" stroked="f" strokeweight=".5pt">
                  <v:textbox>
                    <w:txbxContent>
                      <w:p w14:paraId="7436723A" w14:textId="77777777" w:rsidR="003B50E4" w:rsidRPr="00F32487" w:rsidRDefault="003B50E4" w:rsidP="003B50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현</w:t>
                        </w:r>
                        <w:r>
                          <w:rPr>
                            <w:b/>
                            <w:color w:val="FF0000"/>
                          </w:rPr>
                          <w:t>물수량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과 일치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716608" behindDoc="0" locked="0" layoutInCell="1" allowOverlap="1" wp14:anchorId="115DFE5A" wp14:editId="5DF3763F">
                  <wp:simplePos x="0" y="0"/>
                  <wp:positionH relativeFrom="margin">
                    <wp:posOffset>441297</wp:posOffset>
                  </wp:positionH>
                  <wp:positionV relativeFrom="paragraph">
                    <wp:posOffset>465041</wp:posOffset>
                  </wp:positionV>
                  <wp:extent cx="3633746" cy="1698459"/>
                  <wp:effectExtent l="0" t="0" r="24130" b="16510"/>
                  <wp:wrapNone/>
                  <wp:docPr id="1217377976" name="모서리가 둥근 직사각형 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33746" cy="1698459"/>
                          </a:xfrm>
                          <a:prstGeom prst="roundRect">
                            <a:avLst>
                              <a:gd name="adj" fmla="val 8094"/>
                            </a:avLst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39464F8E" id="모서리가 둥근 직사각형 15" o:spid="_x0000_s1026" style="position:absolute;left:0;text-align:left;margin-left:34.75pt;margin-top:36.6pt;width:286.1pt;height:133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3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" filled="f" strokecolor="red" strokeweight="2pt">
                  <w10:wrap anchorx="margin"/>
                </v:roundrect>
              </w:pict>
            </mc:Fallback>
          </mc:AlternateContent>
        </w:r>
        <w:r w:rsidRPr="007161E0" w:rsidDel="00665982">
          <w:rPr>
            <w:noProof/>
          </w:rPr>
          <w:drawing>
            <wp:inline distT="0" distB="0" distL="0" distR="0" wp14:anchorId="600C2786" wp14:editId="4D553B50">
              <wp:extent cx="9639300" cy="5034858"/>
              <wp:effectExtent l="0" t="0" r="0" b="0"/>
              <wp:docPr id="603892213" name="그림 603892213" descr="텍스트, 스크린샷, 소프트웨어, 번호이(가) 표시된 사진&#10;&#10;자동 생성된 설명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3892213" name="그림 603892213" descr="텍스트, 스크린샷, 소프트웨어, 번호이(가) 표시된 사진&#10;&#10;자동 생성된 설명"/>
                      <pic:cNvPicPr/>
                    </pic:nvPicPr>
                    <pic:blipFill rotWithShape="1">
                      <a:blip r:embed="rId44"/>
                      <a:srcRect l="2674" t="3928" r="5342" b="6294"/>
                      <a:stretch/>
                    </pic:blipFill>
                    <pic:spPr bwMode="auto">
                      <a:xfrm>
                        <a:off x="0" y="0"/>
                        <a:ext cx="9651709" cy="504134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4146" w:author="김현기/HYUNKI KIM" w:date="2020-04-23T09:30:00Z">
        <w:del w:id="4147" w:author="최성익" w:date="2020-11-13T12:42:00Z">
          <w:r w:rsidRPr="00ED272D" w:rsidDel="00665982">
            <w:rPr>
              <w:noProof/>
            </w:rPr>
            <w:delText xml:space="preserve"> </w:delText>
          </w:r>
          <w:r w:rsidRPr="00ED272D" w:rsidDel="00665982">
            <w:rPr>
              <w:rFonts w:eastAsiaTheme="minorHAnsi"/>
              <w:noProof/>
              <w:szCs w:val="20"/>
              <w:rPrChange w:id="4148" w:author="Unknown">
                <w:rPr>
                  <w:noProof/>
                </w:rPr>
              </w:rPrChange>
            </w:rPr>
            <w:drawing>
              <wp:inline distT="0" distB="0" distL="0" distR="0" wp14:anchorId="59D13AA9" wp14:editId="4AC453FD">
                <wp:extent cx="4068000" cy="2160000"/>
                <wp:effectExtent l="0" t="0" r="8890" b="0"/>
                <wp:docPr id="516349209" name="그림 516349209" descr="텍스트, 스크린샷, 번호, 소프트웨어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349209" name="그림 516349209" descr="텍스트, 스크린샷, 번호, 소프트웨어이(가) 표시된 사진&#10;&#10;자동 생성된 설명"/>
                        <pic:cNvPicPr>
                          <a:picLocks noChangeAspect="1"/>
                        </pic:cNvPicPr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80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5B10D4B9" w14:textId="77777777" w:rsidR="003B50E4" w:rsidRPr="00D33CB8" w:rsidDel="00665982" w:rsidRDefault="003B50E4" w:rsidP="003B50E4">
      <w:pPr>
        <w:widowControl/>
        <w:wordWrap/>
        <w:autoSpaceDE/>
        <w:autoSpaceDN/>
        <w:jc w:val="left"/>
        <w:rPr>
          <w:ins w:id="4149" w:author="김현기/HYUNKI KIM" w:date="2020-04-23T09:39:00Z"/>
          <w:del w:id="4150" w:author="최성익" w:date="2020-11-13T12:42:00Z"/>
          <w:rFonts w:eastAsiaTheme="minorHAnsi"/>
          <w:i/>
          <w:color w:val="0000FF"/>
          <w:szCs w:val="20"/>
          <w:rPrChange w:id="4151" w:author="김경환(품질보증팀)/KYUNGHWAN KIM" w:date="2020-05-19T12:05:00Z">
            <w:rPr>
              <w:ins w:id="4152" w:author="김현기/HYUNKI KIM" w:date="2020-04-23T09:39:00Z"/>
              <w:del w:id="4153" w:author="최성익" w:date="2020-11-13T12:42:00Z"/>
              <w:rFonts w:eastAsiaTheme="minorHAnsi"/>
              <w:szCs w:val="20"/>
            </w:rPr>
          </w:rPrChange>
        </w:rPr>
        <w:pPrChange w:id="4154" w:author="최성익" w:date="2020-11-13T12:42:00Z">
          <w:pPr>
            <w:wordWrap/>
          </w:pPr>
        </w:pPrChange>
      </w:pPr>
      <w:del w:id="4155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156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157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158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#8.</w:delText>
        </w:r>
      </w:del>
      <w:ins w:id="4159" w:author="김현기/HYUNKI KIM" w:date="2020-04-23T09:49:00Z">
        <w:del w:id="4160" w:author="최성익" w:date="2020-11-13T12:42:00Z">
          <w:r w:rsidRPr="00D33CB8" w:rsidDel="00665982">
            <w:rPr>
              <w:rFonts w:eastAsiaTheme="minorHAnsi"/>
              <w:i/>
              <w:color w:val="0000FF"/>
              <w:szCs w:val="20"/>
              <w:rPrChange w:id="4161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162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Legacy 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163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ERP </w:delText>
          </w:r>
        </w:del>
      </w:ins>
      <w:del w:id="4164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165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166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일반</w:delText>
        </w:r>
      </w:del>
      <w:ins w:id="4167" w:author="김현기/HYUNKI KIM" w:date="2020-04-23T09:49:00Z">
        <w:del w:id="4168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169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자재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170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del w:id="4171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172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입고</w:delText>
        </w:r>
      </w:del>
      <w:ins w:id="4173" w:author="김현기/HYUNKI KIM" w:date="2020-04-23T09:49:00Z">
        <w:del w:id="4174" w:author="최성익" w:date="2020-11-13T12:42:00Z">
          <w:r w:rsidRPr="00D33CB8" w:rsidDel="00665982">
            <w:rPr>
              <w:rFonts w:eastAsiaTheme="minorHAnsi"/>
              <w:i/>
              <w:color w:val="0000FF"/>
              <w:szCs w:val="20"/>
              <w:rPrChange w:id="4175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/반품 </w:delText>
          </w:r>
        </w:del>
      </w:ins>
      <w:del w:id="4176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177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178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등록방법</w:delText>
        </w:r>
      </w:del>
      <w:ins w:id="4179" w:author="김현기/HYUNKI KIM" w:date="2020-04-23T10:17:00Z">
        <w:del w:id="4180" w:author="최성익" w:date="2020-11-13T12:42:00Z">
          <w:r w:rsidRPr="00D33CB8" w:rsidDel="00665982">
            <w:rPr>
              <w:rFonts w:eastAsiaTheme="minorHAnsi"/>
              <w:i/>
              <w:color w:val="0000FF"/>
              <w:szCs w:val="20"/>
              <w:rPrChange w:id="4181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>&gt;</w:delText>
          </w:r>
        </w:del>
      </w:ins>
      <w:del w:id="4182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183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2FBD964C" w14:textId="77777777" w:rsidR="003B50E4" w:rsidRPr="007161E0" w:rsidDel="00665982" w:rsidRDefault="003B50E4" w:rsidP="003B50E4">
      <w:pPr>
        <w:widowControl/>
        <w:wordWrap/>
        <w:autoSpaceDE/>
        <w:autoSpaceDN/>
        <w:jc w:val="left"/>
        <w:rPr>
          <w:del w:id="4184" w:author="최성익" w:date="2020-11-13T12:42:00Z"/>
          <w:rFonts w:eastAsiaTheme="minorHAnsi"/>
          <w:szCs w:val="20"/>
        </w:rPr>
        <w:pPrChange w:id="4185" w:author="최성익" w:date="2020-11-13T12:42:00Z">
          <w:pPr>
            <w:wordWrap/>
          </w:pPr>
        </w:pPrChange>
      </w:pPr>
      <w:ins w:id="4186" w:author="김현기/HYUNKI KIM" w:date="2020-04-23T09:43:00Z">
        <w:del w:id="4187" w:author="최성익" w:date="2020-11-13T12:42:00Z">
          <w:r w:rsidRPr="007A455C" w:rsidDel="00665982">
            <w:rPr>
              <w:rFonts w:eastAsiaTheme="minorHAnsi"/>
              <w:i/>
              <w:noProof/>
              <w:color w:val="0000FF"/>
              <w:szCs w:val="20"/>
              <w:rPrChange w:id="4188" w:author="Unknown">
                <w:rPr>
                  <w:noProof/>
                </w:rPr>
              </w:rPrChange>
            </w:rPr>
            <mc:AlternateContent>
              <mc:Choice Requires="wps">
                <w:drawing>
                  <wp:anchor distT="0" distB="0" distL="114300" distR="114300" simplePos="0" relativeHeight="251727872" behindDoc="0" locked="0" layoutInCell="1" allowOverlap="1" wp14:anchorId="68D6EEA5" wp14:editId="188E12B3">
                    <wp:simplePos x="0" y="0"/>
                    <wp:positionH relativeFrom="column">
                      <wp:posOffset>544664</wp:posOffset>
                    </wp:positionH>
                    <wp:positionV relativeFrom="paragraph">
                      <wp:posOffset>511727</wp:posOffset>
                    </wp:positionV>
                    <wp:extent cx="3652852" cy="1650752"/>
                    <wp:effectExtent l="0" t="0" r="24130" b="26035"/>
                    <wp:wrapNone/>
                    <wp:docPr id="2093012910" name="모서리가 둥근 직사각형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52852" cy="1650752"/>
                            </a:xfrm>
                            <a:prstGeom prst="roundRect">
                              <a:avLst>
                                <a:gd name="adj" fmla="val 6514"/>
                              </a:avLst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4B000B0" id="모서리가 둥근 직사각형 33" o:spid="_x0000_s1026" style="position:absolute;left:0;text-align:left;margin-left:42.9pt;margin-top:40.3pt;width:287.65pt;height:130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" filled="f" strokecolor="red" strokeweight="2pt"/>
                </w:pict>
              </mc:Fallback>
            </mc:AlternateContent>
          </w:r>
        </w:del>
      </w:ins>
      <w:ins w:id="4189" w:author="김현기/HYUNKI KIM" w:date="2020-04-23T09:46:00Z">
        <w:del w:id="4190" w:author="최성익" w:date="2020-11-13T12:42:00Z">
          <w:r w:rsidRPr="007A455C" w:rsidDel="00665982">
            <w:rPr>
              <w:rFonts w:eastAsiaTheme="minorHAnsi"/>
              <w:i/>
              <w:noProof/>
              <w:color w:val="0000FF"/>
              <w:szCs w:val="20"/>
              <w:rPrChange w:id="4191" w:author="Unknown">
                <w:rPr>
                  <w:noProof/>
                </w:rPr>
              </w:rPrChange>
            </w:rPr>
            <mc:AlternateContent>
              <mc:Choice Requires="wps">
                <w:drawing>
                  <wp:anchor distT="0" distB="0" distL="114300" distR="114300" simplePos="0" relativeHeight="251728896" behindDoc="0" locked="0" layoutInCell="1" allowOverlap="1" wp14:anchorId="1D701FF1" wp14:editId="71861BE4">
                    <wp:simplePos x="0" y="0"/>
                    <wp:positionH relativeFrom="column">
                      <wp:posOffset>4248150</wp:posOffset>
                    </wp:positionH>
                    <wp:positionV relativeFrom="paragraph">
                      <wp:posOffset>1753538</wp:posOffset>
                    </wp:positionV>
                    <wp:extent cx="2486025" cy="323850"/>
                    <wp:effectExtent l="0" t="0" r="0" b="0"/>
                    <wp:wrapNone/>
                    <wp:docPr id="858254893" name="Text Box 8582548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86025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6D1B13" w14:textId="77777777" w:rsidR="003B50E4" w:rsidRPr="00F32487" w:rsidRDefault="003B50E4" w:rsidP="003B50E4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일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반</w:t>
                                </w:r>
                                <w:ins w:id="4192" w:author="김현기/HYUNKI KIM" w:date="2020-04-23T09:46:00Z"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구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매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/서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브원구매</w:t>
                                  </w:r>
                                </w:ins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입고</w:t>
                                </w:r>
                                <w:ins w:id="4193" w:author="김현기/HYUNKI KIM" w:date="2020-04-23T10:06:00Z"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/반</w:t>
                                  </w:r>
                                </w:ins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품 등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701FF1" id="Text Box 858254893" o:spid="_x0000_s1031" type="#_x0000_t202" style="position:absolute;margin-left:334.5pt;margin-top:138.05pt;width:195.75pt;height:25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" filled="f" stroked="f" strokeweight=".5pt">
                    <v:textbox>
                      <w:txbxContent>
                        <w:p w14:paraId="296D1B13" w14:textId="77777777" w:rsidR="003B50E4" w:rsidRPr="00F32487" w:rsidRDefault="003B50E4" w:rsidP="003B50E4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일</w:t>
                          </w:r>
                          <w:r>
                            <w:rPr>
                              <w:b/>
                              <w:color w:val="FF0000"/>
                            </w:rPr>
                            <w:t>반</w:t>
                          </w:r>
                          <w:ins w:id="4194" w:author="김현기/HYUNKI KIM" w:date="2020-04-23T09:46:00Z"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구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매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/서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브원구매</w:t>
                            </w:r>
                          </w:ins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</w:rPr>
                            <w:t>입고</w:t>
                          </w:r>
                          <w:ins w:id="4195" w:author="김현기/HYUNKI KIM" w:date="2020-04-23T10:06:00Z"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/반</w:t>
                            </w:r>
                          </w:ins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품 등</w:t>
                          </w:r>
                          <w:r>
                            <w:rPr>
                              <w:b/>
                              <w:color w:val="FF0000"/>
                            </w:rPr>
                            <w:t>록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del>
      </w:ins>
      <w:ins w:id="4196" w:author="김현기/HYUNKI KIM" w:date="2020-04-23T09:44:00Z">
        <w:del w:id="4197" w:author="최성익" w:date="2020-11-13T12:42:00Z">
          <w:r w:rsidRPr="00542F60" w:rsidDel="00665982">
            <w:rPr>
              <w:rFonts w:eastAsiaTheme="minorHAnsi"/>
              <w:noProof/>
              <w:szCs w:val="20"/>
              <w:rPrChange w:id="4198" w:author="Unknown">
                <w:rPr>
                  <w:noProof/>
                </w:rPr>
              </w:rPrChange>
            </w:rPr>
            <w:drawing>
              <wp:inline distT="0" distB="0" distL="0" distR="0" wp14:anchorId="40E8F4A3" wp14:editId="43FDDFF7">
                <wp:extent cx="4193540" cy="2159763"/>
                <wp:effectExtent l="0" t="0" r="0" b="0"/>
                <wp:docPr id="473270560" name="그림 473270560" descr="텍스트, 스크린샷, 소프트웨어, 컴퓨터 아이콘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270560" name="그림 473270560" descr="텍스트, 스크린샷, 소프트웨어, 컴퓨터 아이콘이(가) 표시된 사진&#10;&#10;자동 생성된 설명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8383" cy="2162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173BBA54" w14:textId="77777777" w:rsidR="003B50E4" w:rsidRPr="00D33CB8" w:rsidDel="00665982" w:rsidRDefault="003B50E4" w:rsidP="003B50E4">
      <w:pPr>
        <w:widowControl/>
        <w:wordWrap/>
        <w:autoSpaceDE/>
        <w:autoSpaceDN/>
        <w:jc w:val="left"/>
        <w:rPr>
          <w:ins w:id="4199" w:author="김현기/HYUNKI KIM" w:date="2020-04-23T09:54:00Z"/>
          <w:del w:id="4200" w:author="최성익" w:date="2020-11-13T12:42:00Z"/>
          <w:rFonts w:eastAsiaTheme="minorHAnsi"/>
          <w:i/>
          <w:color w:val="0000FF"/>
          <w:szCs w:val="20"/>
          <w:rPrChange w:id="4201" w:author="김경환(품질보증팀)/KYUNGHWAN KIM" w:date="2020-05-19T12:05:00Z">
            <w:rPr>
              <w:ins w:id="4202" w:author="김현기/HYUNKI KIM" w:date="2020-04-23T09:54:00Z"/>
              <w:del w:id="4203" w:author="최성익" w:date="2020-11-13T12:42:00Z"/>
              <w:rFonts w:eastAsiaTheme="minorHAnsi"/>
              <w:color w:val="0000FF"/>
              <w:szCs w:val="20"/>
            </w:rPr>
          </w:rPrChange>
        </w:rPr>
        <w:pPrChange w:id="4204" w:author="최성익" w:date="2020-11-13T12:42:00Z">
          <w:pPr>
            <w:wordWrap/>
          </w:pPr>
        </w:pPrChange>
      </w:pPr>
      <w:del w:id="4205" w:author="최성익" w:date="2020-11-13T12:42:00Z">
        <w:r w:rsidRPr="00D33CB8" w:rsidDel="00665982">
          <w:rPr>
            <w:rFonts w:eastAsiaTheme="minorHAnsi"/>
            <w:i/>
            <w:noProof/>
            <w:color w:val="0000FF"/>
            <w:szCs w:val="20"/>
            <w:rPrChange w:id="4206" w:author="김경환(품질보증팀)/KYUNGHWAN KIM" w:date="2020-05-19T12:05:00Z">
              <w:rPr>
                <w:noProof/>
              </w:rPr>
            </w:rPrChange>
          </w:rPr>
          <mc:AlternateContent>
            <mc:Choice Requires="wps">
              <w:drawing>
                <wp:anchor distT="0" distB="0" distL="114300" distR="114300" simplePos="0" relativeHeight="251723776" behindDoc="0" locked="0" layoutInCell="1" allowOverlap="1" wp14:anchorId="7D85DCE5" wp14:editId="1378390D">
                  <wp:simplePos x="0" y="0"/>
                  <wp:positionH relativeFrom="column">
                    <wp:posOffset>1316355</wp:posOffset>
                  </wp:positionH>
                  <wp:positionV relativeFrom="paragraph">
                    <wp:posOffset>1323340</wp:posOffset>
                  </wp:positionV>
                  <wp:extent cx="1781175" cy="323850"/>
                  <wp:effectExtent l="0" t="0" r="0" b="0"/>
                  <wp:wrapNone/>
                  <wp:docPr id="569767758" name="Text Box 5697677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78117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8962B9" w14:textId="77777777" w:rsidR="003B50E4" w:rsidRPr="00F32487" w:rsidRDefault="003B50E4" w:rsidP="003B50E4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결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산대상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여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부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 xml:space="preserve"> </w:t>
                              </w:r>
                              <w:del w:id="4207" w:author="김현기/HYUNKI KIM" w:date="2020-04-23T09:47:00Z">
                                <w:r w:rsidDel="008209A9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확</w:delText>
                                </w:r>
                              </w:del>
                              <w:r>
                                <w:rPr>
                                  <w:b/>
                                  <w:color w:val="FF0000"/>
                                </w:rPr>
                                <w:t>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D85DCE5" id="Text Box 569767758" o:spid="_x0000_s1032" type="#_x0000_t202" style="position:absolute;margin-left:103.65pt;margin-top:104.2pt;width:140.25pt;height:25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" filled="f" stroked="f" strokeweight=".5pt">
                  <v:textbox>
                    <w:txbxContent>
                      <w:p w14:paraId="7A8962B9" w14:textId="77777777" w:rsidR="003B50E4" w:rsidRPr="00F32487" w:rsidRDefault="003B50E4" w:rsidP="003B50E4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결</w:t>
                        </w:r>
                        <w:r>
                          <w:rPr>
                            <w:b/>
                            <w:color w:val="FF0000"/>
                          </w:rPr>
                          <w:t>산대상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여</w:t>
                        </w:r>
                        <w:r>
                          <w:rPr>
                            <w:b/>
                            <w:color w:val="FF0000"/>
                          </w:rPr>
                          <w:t>부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 xml:space="preserve"> </w:t>
                        </w:r>
                        <w:del w:id="4208" w:author="김현기/HYUNKI KIM" w:date="2020-04-23T09:47:00Z">
                          <w:r w:rsidDel="008209A9">
                            <w:rPr>
                              <w:rFonts w:hint="eastAsia"/>
                              <w:b/>
                              <w:color w:val="FF0000"/>
                            </w:rPr>
                            <w:delText>확</w:delText>
                          </w:r>
                        </w:del>
                        <w:r>
                          <w:rPr>
                            <w:b/>
                            <w:color w:val="FF0000"/>
                          </w:rPr>
                          <w:t>인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D33CB8" w:rsidDel="00665982">
          <w:rPr>
            <w:rFonts w:eastAsiaTheme="minorHAnsi"/>
            <w:i/>
            <w:noProof/>
            <w:color w:val="0000FF"/>
            <w:szCs w:val="20"/>
            <w:rPrChange w:id="4209" w:author="김경환(품질보증팀)/KYUNGHWAN KIM" w:date="2020-05-19T12:05:00Z">
              <w:rPr>
                <w:noProof/>
              </w:rPr>
            </w:rPrChange>
          </w:rPr>
          <mc:AlternateContent>
            <mc:Choice Requires="wps">
              <w:drawing>
                <wp:anchor distT="0" distB="0" distL="114300" distR="114300" simplePos="0" relativeHeight="251722752" behindDoc="0" locked="0" layoutInCell="1" allowOverlap="1" wp14:anchorId="063164F1" wp14:editId="2FFA3463">
                  <wp:simplePos x="0" y="0"/>
                  <wp:positionH relativeFrom="column">
                    <wp:posOffset>1602105</wp:posOffset>
                  </wp:positionH>
                  <wp:positionV relativeFrom="paragraph">
                    <wp:posOffset>1618615</wp:posOffset>
                  </wp:positionV>
                  <wp:extent cx="1076325" cy="123825"/>
                  <wp:effectExtent l="0" t="0" r="28575" b="28575"/>
                  <wp:wrapNone/>
                  <wp:docPr id="1595610487" name="모서리가 둥근 직사각형 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76325" cy="1238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76F8F37D" id="모서리가 둥근 직사각형 22" o:spid="_x0000_s1026" style="position:absolute;left:0;text-align:left;margin-left:126.15pt;margin-top:127.45pt;width:84.75pt;height: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" filled="f" strokecolor="red" strokeweight="2pt"/>
              </w:pict>
            </mc:Fallback>
          </mc:AlternateContent>
        </w:r>
        <w:r w:rsidRPr="00D33CB8" w:rsidDel="00665982">
          <w:rPr>
            <w:rFonts w:eastAsiaTheme="minorHAnsi"/>
            <w:i/>
            <w:noProof/>
            <w:color w:val="0000FF"/>
            <w:szCs w:val="20"/>
            <w:rPrChange w:id="4210" w:author="김경환(품질보증팀)/KYUNGHWAN KIM" w:date="2020-05-19T12:05:00Z">
              <w:rPr>
                <w:noProof/>
              </w:rPr>
            </w:rPrChange>
          </w:rPr>
          <mc:AlternateContent>
            <mc:Choice Requires="wps">
              <w:drawing>
                <wp:anchor distT="0" distB="0" distL="114300" distR="114300" simplePos="0" relativeHeight="251721728" behindDoc="0" locked="0" layoutInCell="1" allowOverlap="1" wp14:anchorId="2CB894B4" wp14:editId="402D95F5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1237615</wp:posOffset>
                  </wp:positionV>
                  <wp:extent cx="828675" cy="123825"/>
                  <wp:effectExtent l="0" t="0" r="28575" b="28575"/>
                  <wp:wrapNone/>
                  <wp:docPr id="810200536" name="모서리가 둥근 직사각형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8675" cy="1238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5D52419A" id="모서리가 둥근 직사각형 21" o:spid="_x0000_s1026" style="position:absolute;left:0;text-align:left;margin-left:22.6pt;margin-top:97.45pt;width:65.25pt;height: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" filled="f" strokecolor="red" strokeweight="2pt"/>
              </w:pict>
            </mc:Fallback>
          </mc:AlternateContent>
        </w:r>
      </w:del>
      <w:ins w:id="4211" w:author="김현기/HYUNKI KIM" w:date="2020-04-23T09:47:00Z">
        <w:del w:id="4212" w:author="최성익" w:date="2020-11-13T12:42:00Z">
          <w:r w:rsidRPr="00D33CB8" w:rsidDel="00665982">
            <w:rPr>
              <w:rFonts w:eastAsiaTheme="minorHAnsi"/>
              <w:i/>
              <w:color w:val="0000FF"/>
              <w:szCs w:val="20"/>
              <w:rPrChange w:id="4213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>&lt;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14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부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15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표#9. </w:delText>
          </w:r>
        </w:del>
      </w:ins>
      <w:ins w:id="4216" w:author="김현기/HYUNKI KIM" w:date="2020-04-23T09:56:00Z">
        <w:del w:id="4217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18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보전자재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19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20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입고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21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22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리스트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23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>&gt;</w:delText>
          </w:r>
        </w:del>
      </w:ins>
    </w:p>
    <w:p w14:paraId="6967DE63" w14:textId="77777777" w:rsidR="003B50E4" w:rsidDel="00D80DBD" w:rsidRDefault="003B50E4" w:rsidP="003B50E4">
      <w:pPr>
        <w:widowControl/>
        <w:wordWrap/>
        <w:autoSpaceDE/>
        <w:autoSpaceDN/>
        <w:jc w:val="left"/>
        <w:rPr>
          <w:ins w:id="4224" w:author="김현기/HYUNKI KIM" w:date="2020-04-23T15:50:00Z"/>
          <w:del w:id="4225" w:author="최성익" w:date="2020-11-13T12:30:00Z"/>
          <w:rFonts w:eastAsiaTheme="minorHAnsi"/>
          <w:i/>
          <w:color w:val="0000FF"/>
          <w:szCs w:val="20"/>
        </w:rPr>
        <w:pPrChange w:id="4226" w:author="최성익" w:date="2020-11-13T12:42:00Z">
          <w:pPr>
            <w:wordWrap/>
          </w:pPr>
        </w:pPrChange>
      </w:pPr>
      <w:del w:id="4227" w:author="최성익" w:date="2020-11-13T12:42:00Z">
        <w:r w:rsidRPr="007A455C" w:rsidDel="00665982">
          <w:rPr>
            <w:rFonts w:eastAsiaTheme="minorHAnsi"/>
            <w:i/>
            <w:noProof/>
            <w:color w:val="0000FF"/>
            <w:szCs w:val="20"/>
          </w:rPr>
          <mc:AlternateContent>
            <mc:Choice Requires="wps">
              <w:drawing>
                <wp:anchor distT="0" distB="0" distL="114300" distR="114300" simplePos="0" relativeHeight="251720704" behindDoc="0" locked="0" layoutInCell="1" allowOverlap="1" wp14:anchorId="2FDEA64E" wp14:editId="0B9ED10F">
                  <wp:simplePos x="0" y="0"/>
                  <wp:positionH relativeFrom="column">
                    <wp:posOffset>4249227</wp:posOffset>
                  </wp:positionH>
                  <wp:positionV relativeFrom="paragraph">
                    <wp:posOffset>1577947</wp:posOffset>
                  </wp:positionV>
                  <wp:extent cx="2705100" cy="504825"/>
                  <wp:effectExtent l="0" t="0" r="0" b="0"/>
                  <wp:wrapNone/>
                  <wp:docPr id="72301864" name="Text Box 7230186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705100" cy="504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5CB9EF" w14:textId="77777777" w:rsidR="003B50E4" w:rsidRDefault="003B50E4" w:rsidP="003B50E4">
                              <w:pPr>
                                <w:jc w:val="left"/>
                                <w:rPr>
                                  <w:ins w:id="4228" w:author="김현기/HYUNKI KIM" w:date="2020-04-23T10:00:00Z"/>
                                  <w:b/>
                                  <w:color w:val="FF0000"/>
                                </w:rPr>
                                <w:pPrChange w:id="4229" w:author="김현기/HYUNKI KIM" w:date="2020-04-23T10:19:00Z">
                                  <w:pPr>
                                    <w:jc w:val="center"/>
                                  </w:pPr>
                                </w:pPrChange>
                              </w:pPr>
                              <w:ins w:id="4230" w:author="김현기/HYUNKI KIM" w:date="2020-04-23T10:00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L.ERP 입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고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등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록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완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료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ins>
                              <w:ins w:id="4231" w:author="김현기/HYUNKI KIM" w:date="2020-04-23T10:21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후</w:t>
                                </w:r>
                              </w:ins>
                              <w:ins w:id="4232" w:author="김현기/HYUNKI KIM" w:date="2020-04-23T10:00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ins>
                              <w:ins w:id="4233" w:author="김현기/HYUNKI KIM" w:date="2020-04-23T10:19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인터페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이스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(I/F)</w:t>
                                </w:r>
                              </w:ins>
                            </w:p>
                            <w:p w14:paraId="7A55D8B1" w14:textId="77777777" w:rsidR="003B50E4" w:rsidRPr="00F32487" w:rsidRDefault="003B50E4" w:rsidP="003B50E4">
                              <w:pPr>
                                <w:jc w:val="left"/>
                                <w:rPr>
                                  <w:b/>
                                  <w:color w:val="FF0000"/>
                                </w:rPr>
                                <w:pPrChange w:id="4234" w:author="김현기/HYUNKI KIM" w:date="2020-04-23T10:19:00Z">
                                  <w:pPr>
                                    <w:jc w:val="center"/>
                                  </w:pPr>
                                </w:pPrChange>
                              </w:pPr>
                              <w:ins w:id="4235" w:author="김현기/HYUNKI KIM" w:date="2020-04-23T10:01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SMILE QRP 입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고리스트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반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영</w:t>
                                </w:r>
                              </w:ins>
                              <w:del w:id="4236" w:author="김현기/HYUNKI KIM" w:date="2020-04-23T10:00:00Z">
                                <w:r w:rsidDel="00082C5C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일</w:delText>
                                </w:r>
                                <w:r w:rsidDel="00082C5C">
                                  <w:rPr>
                                    <w:b/>
                                    <w:color w:val="FF0000"/>
                                  </w:rPr>
                                  <w:delText>반</w:delText>
                                </w:r>
                                <w:r w:rsidDel="00082C5C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 xml:space="preserve"> </w:delText>
                                </w:r>
                                <w:r w:rsidDel="00082C5C">
                                  <w:rPr>
                                    <w:b/>
                                    <w:color w:val="FF0000"/>
                                  </w:rPr>
                                  <w:delText>입고</w:delText>
                                </w:r>
                                <w:r w:rsidDel="00082C5C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품 등</w:delText>
                                </w:r>
                                <w:r w:rsidDel="00082C5C">
                                  <w:rPr>
                                    <w:b/>
                                    <w:color w:val="FF0000"/>
                                  </w:rPr>
                                  <w:delText>록</w:delText>
                                </w:r>
                              </w:del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FDEA64E" id="Text Box 72301864" o:spid="_x0000_s1033" type="#_x0000_t202" style="position:absolute;margin-left:334.6pt;margin-top:124.25pt;width:213pt;height:3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" filled="f" stroked="f" strokeweight=".5pt">
                  <v:textbox>
                    <w:txbxContent>
                      <w:p w14:paraId="425CB9EF" w14:textId="77777777" w:rsidR="003B50E4" w:rsidRDefault="003B50E4" w:rsidP="003B50E4">
                        <w:pPr>
                          <w:jc w:val="left"/>
                          <w:rPr>
                            <w:ins w:id="4237" w:author="김현기/HYUNKI KIM" w:date="2020-04-23T10:00:00Z"/>
                            <w:b/>
                            <w:color w:val="FF0000"/>
                          </w:rPr>
                          <w:pPrChange w:id="4238" w:author="김현기/HYUNKI KIM" w:date="2020-04-23T10:19:00Z">
                            <w:pPr>
                              <w:jc w:val="center"/>
                            </w:pPr>
                          </w:pPrChange>
                        </w:pPr>
                        <w:ins w:id="4239" w:author="김현기/HYUNKI KIM" w:date="2020-04-23T10:00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L.ERP 입</w:t>
                          </w:r>
                          <w:r>
                            <w:rPr>
                              <w:b/>
                              <w:color w:val="FF0000"/>
                            </w:rPr>
                            <w:t>고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등</w:t>
                          </w:r>
                          <w:r>
                            <w:rPr>
                              <w:b/>
                              <w:color w:val="FF0000"/>
                            </w:rPr>
                            <w:t>록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완</w:t>
                          </w:r>
                          <w:r>
                            <w:rPr>
                              <w:b/>
                              <w:color w:val="FF0000"/>
                            </w:rPr>
                            <w:t>료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</w:t>
                          </w:r>
                        </w:ins>
                        <w:ins w:id="4240" w:author="김현기/HYUNKI KIM" w:date="2020-04-23T10:21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후</w:t>
                          </w:r>
                        </w:ins>
                        <w:ins w:id="4241" w:author="김현기/HYUNKI KIM" w:date="2020-04-23T10:00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</w:t>
                          </w:r>
                        </w:ins>
                        <w:ins w:id="4242" w:author="김현기/HYUNKI KIM" w:date="2020-04-23T10:19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인터페</w:t>
                          </w:r>
                          <w:r>
                            <w:rPr>
                              <w:b/>
                              <w:color w:val="FF0000"/>
                            </w:rPr>
                            <w:t>이스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(I/F)</w:t>
                          </w:r>
                        </w:ins>
                      </w:p>
                      <w:p w14:paraId="7A55D8B1" w14:textId="77777777" w:rsidR="003B50E4" w:rsidRPr="00F32487" w:rsidRDefault="003B50E4" w:rsidP="003B50E4">
                        <w:pPr>
                          <w:jc w:val="left"/>
                          <w:rPr>
                            <w:b/>
                            <w:color w:val="FF0000"/>
                          </w:rPr>
                          <w:pPrChange w:id="4243" w:author="김현기/HYUNKI KIM" w:date="2020-04-23T10:19:00Z">
                            <w:pPr>
                              <w:jc w:val="center"/>
                            </w:pPr>
                          </w:pPrChange>
                        </w:pPr>
                        <w:ins w:id="4244" w:author="김현기/HYUNKI KIM" w:date="2020-04-23T10:01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SMILE QRP 입</w:t>
                          </w:r>
                          <w:r>
                            <w:rPr>
                              <w:b/>
                              <w:color w:val="FF0000"/>
                            </w:rPr>
                            <w:t>고리스트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반</w:t>
                          </w:r>
                          <w:r>
                            <w:rPr>
                              <w:b/>
                              <w:color w:val="FF0000"/>
                            </w:rPr>
                            <w:t>영</w:t>
                          </w:r>
                        </w:ins>
                        <w:del w:id="4245" w:author="김현기/HYUNKI KIM" w:date="2020-04-23T10:00:00Z">
                          <w:r w:rsidDel="00082C5C">
                            <w:rPr>
                              <w:rFonts w:hint="eastAsia"/>
                              <w:b/>
                              <w:color w:val="FF0000"/>
                            </w:rPr>
                            <w:delText>일</w:delText>
                          </w:r>
                          <w:r w:rsidDel="00082C5C">
                            <w:rPr>
                              <w:b/>
                              <w:color w:val="FF0000"/>
                            </w:rPr>
                            <w:delText>반</w:delText>
                          </w:r>
                          <w:r w:rsidDel="00082C5C">
                            <w:rPr>
                              <w:rFonts w:hint="eastAsia"/>
                              <w:b/>
                              <w:color w:val="FF0000"/>
                            </w:rPr>
                            <w:delText xml:space="preserve"> </w:delText>
                          </w:r>
                          <w:r w:rsidDel="00082C5C">
                            <w:rPr>
                              <w:b/>
                              <w:color w:val="FF0000"/>
                            </w:rPr>
                            <w:delText>입고</w:delText>
                          </w:r>
                          <w:r w:rsidDel="00082C5C">
                            <w:rPr>
                              <w:rFonts w:hint="eastAsia"/>
                              <w:b/>
                              <w:color w:val="FF0000"/>
                            </w:rPr>
                            <w:delText>품 등</w:delText>
                          </w:r>
                          <w:r w:rsidDel="00082C5C">
                            <w:rPr>
                              <w:b/>
                              <w:color w:val="FF0000"/>
                            </w:rPr>
                            <w:delText>록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RPr="007A455C" w:rsidDel="00665982">
          <w:rPr>
            <w:rFonts w:eastAsiaTheme="minorHAnsi"/>
            <w:i/>
            <w:noProof/>
            <w:color w:val="0000FF"/>
            <w:szCs w:val="20"/>
          </w:rPr>
          <mc:AlternateContent>
            <mc:Choice Requires="wps">
              <w:drawing>
                <wp:anchor distT="0" distB="0" distL="114300" distR="114300" simplePos="0" relativeHeight="251719680" behindDoc="0" locked="0" layoutInCell="1" allowOverlap="1" wp14:anchorId="66C6F44E" wp14:editId="79973597">
                  <wp:simplePos x="0" y="0"/>
                  <wp:positionH relativeFrom="column">
                    <wp:posOffset>337930</wp:posOffset>
                  </wp:positionH>
                  <wp:positionV relativeFrom="paragraph">
                    <wp:posOffset>162891</wp:posOffset>
                  </wp:positionV>
                  <wp:extent cx="3791641" cy="2000609"/>
                  <wp:effectExtent l="0" t="0" r="18415" b="19050"/>
                  <wp:wrapNone/>
                  <wp:docPr id="344802973" name="모서리가 둥근 직사각형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91641" cy="2000609"/>
                          </a:xfrm>
                          <a:prstGeom prst="roundRect">
                            <a:avLst>
                              <a:gd name="adj" fmla="val 6232"/>
                            </a:avLst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2A5564C2" id="모서리가 둥근 직사각형 19" o:spid="_x0000_s1026" style="position:absolute;left:0;text-align:left;margin-left:26.6pt;margin-top:12.85pt;width:298.55pt;height:157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0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" filled="f" strokecolor="red" strokeweight="2pt"/>
              </w:pict>
            </mc:Fallback>
          </mc:AlternateContent>
        </w:r>
      </w:del>
      <w:ins w:id="4246" w:author="김현기/HYUNKI KIM" w:date="2020-04-23T09:54:00Z">
        <w:del w:id="4247" w:author="최성익" w:date="2020-11-13T12:42:00Z">
          <w:r w:rsidRPr="008209A9" w:rsidDel="00665982">
            <w:rPr>
              <w:rFonts w:eastAsiaTheme="minorHAnsi"/>
              <w:i/>
              <w:noProof/>
              <w:color w:val="0000FF"/>
              <w:szCs w:val="20"/>
              <w:rPrChange w:id="4248" w:author="Unknown">
                <w:rPr>
                  <w:noProof/>
                </w:rPr>
              </w:rPrChange>
            </w:rPr>
            <w:drawing>
              <wp:inline distT="0" distB="0" distL="0" distR="0" wp14:anchorId="38EFD938" wp14:editId="646CFA74">
                <wp:extent cx="4125600" cy="2160000"/>
                <wp:effectExtent l="0" t="0" r="8255" b="0"/>
                <wp:docPr id="1313414045" name="그림 1313414045" descr="텍스트, 스크린샷, 소프트웨어, 번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414045" name="그림 1313414045" descr="텍스트, 스크린샷, 소프트웨어, 번호이(가) 표시된 사진&#10;&#10;자동 생성된 설명"/>
                        <pic:cNvPicPr>
                          <a:picLocks noChangeAspect="1"/>
                        </pic:cNvPicPr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56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50CB6CCE" w14:textId="77777777" w:rsidR="003B50E4" w:rsidRPr="00D33CB8" w:rsidDel="00665982" w:rsidRDefault="003B50E4" w:rsidP="003B50E4">
      <w:pPr>
        <w:widowControl/>
        <w:wordWrap/>
        <w:autoSpaceDE/>
        <w:autoSpaceDN/>
        <w:jc w:val="left"/>
        <w:rPr>
          <w:ins w:id="4249" w:author="김현기/HYUNKI KIM" w:date="2020-04-23T16:03:00Z"/>
          <w:del w:id="4250" w:author="최성익" w:date="2020-11-13T12:42:00Z"/>
          <w:rFonts w:eastAsiaTheme="minorHAnsi"/>
          <w:i/>
          <w:color w:val="0000FF"/>
          <w:szCs w:val="20"/>
          <w:rPrChange w:id="4251" w:author="김경환(품질보증팀)/KYUNGHWAN KIM" w:date="2020-05-19T12:05:00Z">
            <w:rPr>
              <w:ins w:id="4252" w:author="김현기/HYUNKI KIM" w:date="2020-04-23T16:03:00Z"/>
              <w:del w:id="4253" w:author="최성익" w:date="2020-11-13T12:42:00Z"/>
              <w:rFonts w:eastAsiaTheme="minorHAnsi"/>
              <w:szCs w:val="20"/>
            </w:rPr>
          </w:rPrChange>
        </w:rPr>
        <w:pPrChange w:id="4254" w:author="최성익" w:date="2020-11-13T12:42:00Z">
          <w:pPr>
            <w:wordWrap/>
          </w:pPr>
        </w:pPrChange>
      </w:pPr>
      <w:ins w:id="4255" w:author="김현기/HYUNKI KIM" w:date="2020-04-23T15:51:00Z">
        <w:del w:id="4256" w:author="최성익" w:date="2020-11-13T12:42:00Z">
          <w:r w:rsidRPr="00D33CB8" w:rsidDel="00665982">
            <w:rPr>
              <w:rFonts w:eastAsiaTheme="minorHAnsi"/>
              <w:i/>
              <w:color w:val="0000FF"/>
              <w:szCs w:val="20"/>
            </w:rPr>
            <w:delText>&lt;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</w:rPr>
            <w:delText>부</w:delText>
          </w:r>
        </w:del>
      </w:ins>
      <w:ins w:id="4257" w:author="김현기/HYUNKI KIM" w:date="2020-04-23T16:03:00Z">
        <w:del w:id="4258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59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표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60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#10.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61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62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4263" w:author="김현기/HYUNKI KIM" w:date="2020-04-23T16:26:00Z">
        <w:del w:id="4264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65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동일법인내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66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4267" w:author="김현기/HYUNKI KIM" w:date="2020-04-23T16:03:00Z">
        <w:del w:id="4268" w:author="최성익" w:date="2020-11-13T12:42:00Z"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69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사업장간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70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  <w:rPrChange w:id="4271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이동</w:delText>
          </w:r>
          <w:r w:rsidRPr="00D33CB8" w:rsidDel="00665982">
            <w:rPr>
              <w:rFonts w:eastAsiaTheme="minorHAnsi"/>
              <w:i/>
              <w:color w:val="0000FF"/>
              <w:szCs w:val="20"/>
              <w:rPrChange w:id="4272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>&gt;</w:delText>
          </w:r>
        </w:del>
      </w:ins>
    </w:p>
    <w:p w14:paraId="271A09CE" w14:textId="77777777" w:rsidR="003B50E4" w:rsidRPr="00BD39D3" w:rsidDel="00665982" w:rsidRDefault="003B50E4" w:rsidP="003B50E4">
      <w:pPr>
        <w:widowControl/>
        <w:wordWrap/>
        <w:autoSpaceDE/>
        <w:autoSpaceDN/>
        <w:jc w:val="left"/>
        <w:rPr>
          <w:ins w:id="4273" w:author="김현기/HYUNKI KIM" w:date="2020-04-23T15:51:00Z"/>
          <w:del w:id="4274" w:author="최성익" w:date="2020-11-13T12:42:00Z"/>
          <w:rFonts w:eastAsiaTheme="minorHAnsi"/>
          <w:szCs w:val="20"/>
          <w:rPrChange w:id="4275" w:author="김현기/HYUNKI KIM" w:date="2020-04-23T15:51:00Z">
            <w:rPr>
              <w:ins w:id="4276" w:author="김현기/HYUNKI KIM" w:date="2020-04-23T15:51:00Z"/>
              <w:del w:id="4277" w:author="최성익" w:date="2020-11-13T12:42:00Z"/>
              <w:rFonts w:eastAsiaTheme="minorHAnsi"/>
              <w:i/>
              <w:color w:val="0000FF"/>
              <w:szCs w:val="20"/>
            </w:rPr>
          </w:rPrChange>
        </w:rPr>
        <w:pPrChange w:id="4278" w:author="최성익" w:date="2020-11-13T12:42:00Z">
          <w:pPr>
            <w:wordWrap/>
          </w:pPr>
        </w:pPrChange>
      </w:pPr>
      <w:ins w:id="4279" w:author="김현기/HYUNKI KIM" w:date="2020-04-23T16:08:00Z">
        <w:del w:id="4280" w:author="최성익" w:date="2020-11-13T12:42:00Z">
          <w:r w:rsidRPr="007A455C" w:rsidDel="00665982">
            <w:rPr>
              <w:rFonts w:eastAsiaTheme="minorHAnsi"/>
              <w:i/>
              <w:noProof/>
              <w:color w:val="0000FF"/>
              <w:szCs w:val="20"/>
              <w:rPrChange w:id="4281" w:author="Unknown">
                <w:rPr>
                  <w:noProof/>
                </w:rPr>
              </w:rPrChange>
            </w:rPr>
            <mc:AlternateContent>
              <mc:Choice Requires="wps">
                <w:drawing>
                  <wp:anchor distT="0" distB="0" distL="114300" distR="114300" simplePos="0" relativeHeight="251730944" behindDoc="0" locked="0" layoutInCell="1" allowOverlap="1" wp14:anchorId="43D12E6C" wp14:editId="4AEECFDB">
                    <wp:simplePos x="0" y="0"/>
                    <wp:positionH relativeFrom="column">
                      <wp:posOffset>2553639</wp:posOffset>
                    </wp:positionH>
                    <wp:positionV relativeFrom="paragraph">
                      <wp:posOffset>981406</wp:posOffset>
                    </wp:positionV>
                    <wp:extent cx="1673158" cy="350195"/>
                    <wp:effectExtent l="0" t="0" r="0" b="0"/>
                    <wp:wrapNone/>
                    <wp:docPr id="598452047" name="Text Box 5984520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73158" cy="3501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A33397" w14:textId="77777777" w:rsidR="003B50E4" w:rsidRDefault="003B50E4" w:rsidP="003B50E4">
                                <w:pPr>
                                  <w:jc w:val="left"/>
                                  <w:rPr>
                                    <w:ins w:id="4282" w:author="김현기/HYUNKI KIM" w:date="2020-04-23T16:14:00Z"/>
                                    <w:b/>
                                    <w:color w:val="FF0000"/>
                                  </w:rPr>
                                  <w:pPrChange w:id="4283" w:author="김현기/HYUNKI KIM" w:date="2020-04-23T16:15:00Z">
                                    <w:pPr>
                                      <w:jc w:val="center"/>
                                    </w:pPr>
                                  </w:pPrChange>
                                </w:pPr>
                                <w:ins w:id="4284" w:author="김현기/HYUNKI KIM" w:date="2020-04-23T16:16:00Z"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실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물자재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 xml:space="preserve"> 이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동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 xml:space="preserve"> 내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역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 xml:space="preserve"> 확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인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 xml:space="preserve">  </w:t>
                                  </w:r>
                                </w:ins>
                              </w:p>
                              <w:p w14:paraId="6EFF26EE" w14:textId="77777777" w:rsidR="003B50E4" w:rsidRPr="00F32487" w:rsidRDefault="003B50E4" w:rsidP="003B50E4">
                                <w:pPr>
                                  <w:jc w:val="left"/>
                                  <w:rPr>
                                    <w:b/>
                                    <w:color w:val="FF0000"/>
                                  </w:rPr>
                                  <w:pPrChange w:id="4285" w:author="김현기/HYUNKI KIM" w:date="2020-04-23T16:15:00Z">
                                    <w:pPr>
                                      <w:jc w:val="center"/>
                                    </w:pPr>
                                  </w:pPrChange>
                                </w:pPr>
                                <w:del w:id="4286" w:author="김현기/HYUNKI KIM" w:date="2020-04-23T16:14:00Z">
                                  <w:r w:rsidDel="00B03441"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delText>일</w:delText>
                                  </w:r>
                                  <w:r w:rsidDel="00B03441">
                                    <w:rPr>
                                      <w:b/>
                                      <w:color w:val="FF0000"/>
                                    </w:rPr>
                                    <w:delText>반</w:delText>
                                  </w:r>
                                  <w:r w:rsidDel="00B03441"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delText xml:space="preserve"> </w:delText>
                                  </w:r>
                                  <w:r w:rsidDel="00B03441">
                                    <w:rPr>
                                      <w:b/>
                                      <w:color w:val="FF0000"/>
                                    </w:rPr>
                                    <w:delText>입고</w:delText>
                                  </w:r>
                                  <w:r w:rsidDel="00B03441"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delText>품 등</w:delText>
                                  </w:r>
                                  <w:r w:rsidDel="00B03441">
                                    <w:rPr>
                                      <w:b/>
                                      <w:color w:val="FF0000"/>
                                    </w:rPr>
                                    <w:delText>록</w:delText>
                                  </w:r>
                                </w:del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D12E6C" id="Text Box 598452047" o:spid="_x0000_s1034" type="#_x0000_t202" style="position:absolute;margin-left:201.05pt;margin-top:77.3pt;width:131.75pt;height:27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" filled="f" stroked="f" strokeweight=".5pt">
                    <v:textbox>
                      <w:txbxContent>
                        <w:p w14:paraId="6BA33397" w14:textId="77777777" w:rsidR="003B50E4" w:rsidRDefault="003B50E4" w:rsidP="003B50E4">
                          <w:pPr>
                            <w:jc w:val="left"/>
                            <w:rPr>
                              <w:ins w:id="4287" w:author="김현기/HYUNKI KIM" w:date="2020-04-23T16:14:00Z"/>
                              <w:b/>
                              <w:color w:val="FF0000"/>
                            </w:rPr>
                            <w:pPrChange w:id="4288" w:author="김현기/HYUNKI KIM" w:date="2020-04-23T16:15:00Z">
                              <w:pPr>
                                <w:jc w:val="center"/>
                              </w:pPr>
                            </w:pPrChange>
                          </w:pPr>
                          <w:ins w:id="4289" w:author="김현기/HYUNKI KIM" w:date="2020-04-23T16:16:00Z"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실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물자재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 이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동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 내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역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 확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인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  </w:t>
                            </w:r>
                          </w:ins>
                        </w:p>
                        <w:p w14:paraId="6EFF26EE" w14:textId="77777777" w:rsidR="003B50E4" w:rsidRPr="00F32487" w:rsidRDefault="003B50E4" w:rsidP="003B50E4">
                          <w:pPr>
                            <w:jc w:val="left"/>
                            <w:rPr>
                              <w:b/>
                              <w:color w:val="FF0000"/>
                            </w:rPr>
                            <w:pPrChange w:id="4290" w:author="김현기/HYUNKI KIM" w:date="2020-04-23T16:15:00Z">
                              <w:pPr>
                                <w:jc w:val="center"/>
                              </w:pPr>
                            </w:pPrChange>
                          </w:pPr>
                          <w:del w:id="4291" w:author="김현기/HYUNKI KIM" w:date="2020-04-23T16:14:00Z">
                            <w:r w:rsidDel="00B03441">
                              <w:rPr>
                                <w:rFonts w:hint="eastAsia"/>
                                <w:b/>
                                <w:color w:val="FF0000"/>
                              </w:rPr>
                              <w:delText>일</w:delText>
                            </w:r>
                            <w:r w:rsidDel="00B03441">
                              <w:rPr>
                                <w:b/>
                                <w:color w:val="FF0000"/>
                              </w:rPr>
                              <w:delText>반</w:delText>
                            </w:r>
                            <w:r w:rsidDel="00B03441">
                              <w:rPr>
                                <w:rFonts w:hint="eastAsia"/>
                                <w:b/>
                                <w:color w:val="FF0000"/>
                              </w:rPr>
                              <w:delText xml:space="preserve"> </w:delText>
                            </w:r>
                            <w:r w:rsidDel="00B03441">
                              <w:rPr>
                                <w:b/>
                                <w:color w:val="FF0000"/>
                              </w:rPr>
                              <w:delText>입고</w:delText>
                            </w:r>
                            <w:r w:rsidDel="00B03441">
                              <w:rPr>
                                <w:rFonts w:hint="eastAsia"/>
                                <w:b/>
                                <w:color w:val="FF0000"/>
                              </w:rPr>
                              <w:delText>품 등</w:delText>
                            </w:r>
                            <w:r w:rsidDel="00B03441">
                              <w:rPr>
                                <w:b/>
                                <w:color w:val="FF0000"/>
                              </w:rPr>
                              <w:delText>록</w:delText>
                            </w:r>
                          </w:del>
                        </w:p>
                      </w:txbxContent>
                    </v:textbox>
                  </v:shape>
                </w:pict>
              </mc:Fallback>
            </mc:AlternateContent>
          </w:r>
          <w:r w:rsidRPr="007A455C" w:rsidDel="00665982">
            <w:rPr>
              <w:rFonts w:eastAsiaTheme="minorHAnsi"/>
              <w:i/>
              <w:noProof/>
              <w:color w:val="0000FF"/>
              <w:szCs w:val="20"/>
              <w:rPrChange w:id="4292" w:author="Unknown">
                <w:rPr>
                  <w:noProof/>
                </w:rPr>
              </w:rPrChange>
            </w:rPr>
            <mc:AlternateContent>
              <mc:Choice Requires="wps">
                <w:drawing>
                  <wp:anchor distT="0" distB="0" distL="114300" distR="114300" simplePos="0" relativeHeight="251729920" behindDoc="0" locked="0" layoutInCell="1" allowOverlap="1" wp14:anchorId="46A8F09B" wp14:editId="5A23414D">
                    <wp:simplePos x="0" y="0"/>
                    <wp:positionH relativeFrom="margin">
                      <wp:posOffset>536713</wp:posOffset>
                    </wp:positionH>
                    <wp:positionV relativeFrom="paragraph">
                      <wp:posOffset>297043</wp:posOffset>
                    </wp:positionV>
                    <wp:extent cx="3686203" cy="405516"/>
                    <wp:effectExtent l="0" t="0" r="28575" b="13970"/>
                    <wp:wrapNone/>
                    <wp:docPr id="284849146" name="모서리가 둥근 직사각형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86203" cy="405516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EF1FBAA" id="모서리가 둥근 직사각형 32" o:spid="_x0000_s1026" style="position:absolute;left:0;text-align:left;margin-left:42.25pt;margin-top:23.4pt;width:290.25pt;height:31.9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" filled="f" strokecolor="red" strokeweight="2pt">
                    <w10:wrap anchorx="margin"/>
                  </v:roundrect>
                </w:pict>
              </mc:Fallback>
            </mc:AlternateContent>
          </w:r>
        </w:del>
      </w:ins>
      <w:ins w:id="4293" w:author="김현기/HYUNKI KIM" w:date="2020-04-23T16:07:00Z">
        <w:del w:id="4294" w:author="최성익" w:date="2020-11-13T12:42:00Z">
          <w:r w:rsidRPr="004A423D" w:rsidDel="00665982">
            <w:rPr>
              <w:rFonts w:eastAsiaTheme="minorHAnsi"/>
              <w:noProof/>
              <w:szCs w:val="20"/>
              <w:rPrChange w:id="4295" w:author="Unknown">
                <w:rPr>
                  <w:noProof/>
                </w:rPr>
              </w:rPrChange>
            </w:rPr>
            <w:drawing>
              <wp:inline distT="0" distB="0" distL="0" distR="0" wp14:anchorId="158CFC65" wp14:editId="5CBB64DD">
                <wp:extent cx="4219200" cy="2160000"/>
                <wp:effectExtent l="0" t="0" r="0" b="0"/>
                <wp:docPr id="1913074007" name="그림 1913074007" descr="텍스트, 스크린샷, 소프트웨어, 컴퓨터 아이콘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074007" name="그림 1913074007" descr="텍스트, 스크린샷, 소프트웨어, 컴퓨터 아이콘이(가) 표시된 사진&#10;&#10;자동 생성된 설명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92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7EE7B34F" w14:textId="44C1116C" w:rsidR="00857FC4" w:rsidRPr="00E50440" w:rsidDel="00480E60" w:rsidRDefault="003B50E4" w:rsidP="00857FC4">
      <w:pPr>
        <w:wordWrap/>
        <w:rPr>
          <w:ins w:id="4296" w:author="최성익" w:date="2020-11-12T13:48:00Z"/>
          <w:del w:id="4297" w:author="손휘웅/HUIUNG SON" w:date="2020-12-07T14:26:00Z"/>
          <w:rFonts w:eastAsiaTheme="minorHAnsi"/>
          <w:szCs w:val="20"/>
        </w:rPr>
      </w:pPr>
      <w:del w:id="4298" w:author="최성익" w:date="2020-11-13T12:42:00Z">
        <w:r w:rsidDel="00665982">
          <w:rPr>
            <w:noProof/>
          </w:rPr>
          <w:drawing>
            <wp:inline distT="0" distB="0" distL="0" distR="0" wp14:anchorId="1C1958A4" wp14:editId="136A43B4">
              <wp:extent cx="10029190" cy="12534726"/>
              <wp:effectExtent l="0" t="0" r="0" b="635"/>
              <wp:docPr id="641143756" name="그림 641143756" descr="텍스트, 스크린샷, 소프트웨어, 컴퓨터이(가) 표시된 사진&#10;&#10;자동 생성된 설명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1143756" name="그림 641143756" descr="텍스트, 스크린샷, 소프트웨어, 컴퓨터이(가) 표시된 사진&#10;&#10;자동 생성된 설명"/>
                      <pic:cNvPicPr/>
                    </pic:nvPicPr>
                    <pic:blipFill rotWithShape="1">
                      <a:blip r:embed="rId49"/>
                      <a:srcRect l="1051" t="4806" r="6679" b="7355"/>
                      <a:stretch/>
                    </pic:blipFill>
                    <pic:spPr bwMode="auto">
                      <a:xfrm>
                        <a:off x="0" y="0"/>
                        <a:ext cx="10040234" cy="1254853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19D6CA33" w14:textId="77777777" w:rsidR="00857FC4" w:rsidRPr="007161E0" w:rsidDel="00EB559D" w:rsidRDefault="00857FC4" w:rsidP="00857FC4">
      <w:pPr>
        <w:widowControl/>
        <w:wordWrap/>
        <w:autoSpaceDE/>
        <w:autoSpaceDN/>
        <w:jc w:val="left"/>
        <w:rPr>
          <w:ins w:id="4299" w:author="최성익" w:date="2020-11-12T13:49:00Z"/>
          <w:del w:id="4300" w:author="손휘웅/HUIUNG SON" w:date="2020-12-07T14:44:00Z"/>
          <w:rFonts w:eastAsiaTheme="minorHAnsi"/>
          <w:szCs w:val="20"/>
        </w:rPr>
      </w:pPr>
      <w:ins w:id="4301" w:author="최성익" w:date="2020-11-12T13:49:00Z">
        <w:del w:id="4302" w:author="손휘웅/HUIUNG SON" w:date="2020-12-07T14:27:00Z">
          <w:r w:rsidRPr="00430F54" w:rsidDel="00480E60">
            <w:rPr>
              <w:rFonts w:eastAsiaTheme="minorHAnsi"/>
              <w:noProof/>
              <w:szCs w:val="20"/>
            </w:rPr>
            <w:drawing>
              <wp:inline distT="0" distB="0" distL="0" distR="0" wp14:anchorId="3087E539" wp14:editId="687178C5">
                <wp:extent cx="3093057" cy="3658952"/>
                <wp:effectExtent l="0" t="0" r="0" b="0"/>
                <wp:docPr id="39" name="그림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6205" cy="3709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4303" w:author="최성익" w:date="2020-11-12T13:49:00Z">
        <w:del w:id="4304" w:author="손휘웅/HUIUNG SON" w:date="2020-12-07T14:27:00Z">
          <w:r w:rsidR="00F17C4E" w:rsidDel="00480E60">
            <w:rPr>
              <w:rFonts w:eastAsiaTheme="minorHAnsi"/>
              <w:szCs w:val="20"/>
            </w:rPr>
            <w:object w:dxaOrig="1579" w:dyaOrig="1084" w14:anchorId="64331F31">
              <v:shape id="_x0000_i1030" type="#_x0000_t75" style="width:78.75pt;height:55.5pt" o:ole="">
                <v:imagedata r:id="rId16" o:title=""/>
              </v:shape>
              <o:OLEObject Type="Embed" ProgID="Excel.Sheet.12" ShapeID="_x0000_i1030" DrawAspect="Icon" ObjectID="_1747651101" r:id="rId50"/>
            </w:object>
          </w:r>
        </w:del>
      </w:ins>
    </w:p>
    <w:p w14:paraId="6017BA9A" w14:textId="77777777" w:rsidR="007F7E39" w:rsidRPr="000E75C1" w:rsidDel="00665982" w:rsidRDefault="007F7E39">
      <w:pPr>
        <w:widowControl/>
        <w:wordWrap/>
        <w:autoSpaceDE/>
        <w:autoSpaceDN/>
        <w:jc w:val="left"/>
        <w:rPr>
          <w:del w:id="4305" w:author="최성익" w:date="2020-11-13T12:42:00Z"/>
          <w:rFonts w:eastAsiaTheme="minorHAnsi"/>
          <w:strike/>
          <w:color w:val="FF0000"/>
          <w:szCs w:val="20"/>
          <w:rPrChange w:id="4306" w:author="김현기/HYUNKI KIM" w:date="2020-04-22T09:35:00Z">
            <w:rPr>
              <w:del w:id="4307" w:author="최성익" w:date="2020-11-13T12:42:00Z"/>
              <w:rFonts w:eastAsiaTheme="minorHAnsi"/>
              <w:szCs w:val="20"/>
            </w:rPr>
          </w:rPrChange>
        </w:rPr>
        <w:pPrChange w:id="4308" w:author="최성익" w:date="2020-11-13T12:42:00Z">
          <w:pPr>
            <w:wordWrap/>
            <w:ind w:firstLine="195"/>
          </w:pPr>
        </w:pPrChange>
      </w:pPr>
      <w:del w:id="4309" w:author="최성익" w:date="2020-11-13T12:42:00Z">
        <w:r w:rsidRPr="000E75C1" w:rsidDel="00665982">
          <w:rPr>
            <w:rFonts w:eastAsiaTheme="minorHAnsi"/>
            <w:strike/>
            <w:color w:val="FF0000"/>
            <w:szCs w:val="20"/>
            <w:rPrChange w:id="4310" w:author="김현기/HYUNKI KIM" w:date="2020-04-22T09:35:00Z">
              <w:rPr>
                <w:rFonts w:eastAsiaTheme="minorHAnsi"/>
                <w:szCs w:val="20"/>
              </w:rPr>
            </w:rPrChange>
          </w:rPr>
          <w:delText>6.4 F-R40-07__</w:delText>
        </w:r>
        <w:r w:rsidRPr="000E75C1" w:rsidDel="00665982">
          <w:rPr>
            <w:rFonts w:eastAsiaTheme="minorHAnsi" w:hint="eastAsia"/>
            <w:strike/>
            <w:color w:val="FF0000"/>
            <w:szCs w:val="20"/>
            <w:rPrChange w:id="4311" w:author="김현기/HYUNKI KIM" w:date="2020-04-22T09:35:00Z">
              <w:rPr>
                <w:rFonts w:eastAsiaTheme="minorHAnsi" w:hint="eastAsia"/>
                <w:szCs w:val="20"/>
              </w:rPr>
            </w:rPrChange>
          </w:rPr>
          <w:delText>불용품</w:delText>
        </w:r>
        <w:r w:rsidRPr="000E75C1" w:rsidDel="00665982">
          <w:rPr>
            <w:rFonts w:eastAsiaTheme="minorHAnsi"/>
            <w:strike/>
            <w:color w:val="FF0000"/>
            <w:szCs w:val="20"/>
            <w:rPrChange w:id="4312" w:author="김현기/HYUNKI KIM" w:date="2020-04-22T09:3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0E75C1" w:rsidDel="00665982">
          <w:rPr>
            <w:rFonts w:eastAsiaTheme="minorHAnsi" w:hint="eastAsia"/>
            <w:strike/>
            <w:color w:val="FF0000"/>
            <w:szCs w:val="20"/>
            <w:rPrChange w:id="4313" w:author="김현기/HYUNKI KIM" w:date="2020-04-22T09:35:00Z">
              <w:rPr>
                <w:rFonts w:eastAsiaTheme="minorHAnsi" w:hint="eastAsia"/>
                <w:szCs w:val="20"/>
              </w:rPr>
            </w:rPrChange>
          </w:rPr>
          <w:delText>관리대장</w:delText>
        </w:r>
      </w:del>
    </w:p>
    <w:bookmarkStart w:id="4314" w:name="_MON_1573023912"/>
    <w:bookmarkEnd w:id="4314"/>
    <w:p w14:paraId="095E8901" w14:textId="77777777" w:rsidR="00A02FBF" w:rsidRPr="007161E0" w:rsidDel="00665982" w:rsidRDefault="004059BE">
      <w:pPr>
        <w:widowControl/>
        <w:wordWrap/>
        <w:autoSpaceDE/>
        <w:autoSpaceDN/>
        <w:jc w:val="left"/>
        <w:rPr>
          <w:del w:id="4315" w:author="최성익" w:date="2020-11-13T12:42:00Z"/>
          <w:rFonts w:eastAsiaTheme="minorHAnsi"/>
          <w:szCs w:val="20"/>
        </w:rPr>
        <w:pPrChange w:id="4316" w:author="최성익" w:date="2020-11-13T12:42:00Z">
          <w:pPr>
            <w:wordWrap/>
            <w:ind w:firstLine="195"/>
          </w:pPr>
        </w:pPrChange>
      </w:pPr>
      <w:del w:id="4317" w:author="최성익" w:date="2020-11-13T12:42:00Z">
        <w:r w:rsidRPr="007161E0" w:rsidDel="00665982">
          <w:rPr>
            <w:rFonts w:eastAsiaTheme="minorHAnsi"/>
            <w:szCs w:val="20"/>
          </w:rPr>
          <w:object w:dxaOrig="1531" w:dyaOrig="1050" w14:anchorId="18407DC9">
            <v:shape id="_x0000_i1031" type="#_x0000_t75" style="width:76.5pt;height:53.25pt" o:ole="">
              <v:imagedata r:id="rId34" o:title=""/>
            </v:shape>
            <o:OLEObject Type="Embed" ProgID="Excel.Sheet.12" ShapeID="_x0000_i1031" DrawAspect="Icon" ObjectID="_1747651102" r:id="rId51"/>
          </w:object>
        </w:r>
        <w:bookmarkStart w:id="4318" w:name="_MON_1573024034"/>
        <w:bookmarkEnd w:id="4318"/>
        <w:r w:rsidRPr="007161E0" w:rsidDel="00665982">
          <w:rPr>
            <w:rFonts w:eastAsiaTheme="minorHAnsi"/>
            <w:szCs w:val="20"/>
          </w:rPr>
          <w:object w:dxaOrig="1531" w:dyaOrig="1050" w14:anchorId="7D263978">
            <v:shape id="_x0000_i1032" type="#_x0000_t75" style="width:76.5pt;height:53.25pt" o:ole="">
              <v:imagedata r:id="rId36" o:title=""/>
            </v:shape>
            <o:OLEObject Type="Embed" ProgID="Excel.Sheet.12" ShapeID="_x0000_i1032" DrawAspect="Icon" ObjectID="_1747651103" r:id="rId52"/>
          </w:object>
        </w:r>
      </w:del>
    </w:p>
    <w:p w14:paraId="0ABAA3CA" w14:textId="77777777" w:rsidR="00D25444" w:rsidRPr="007161E0" w:rsidDel="00665982" w:rsidRDefault="00D25444">
      <w:pPr>
        <w:widowControl/>
        <w:wordWrap/>
        <w:autoSpaceDE/>
        <w:autoSpaceDN/>
        <w:jc w:val="left"/>
        <w:rPr>
          <w:del w:id="4319" w:author="최성익" w:date="2020-11-13T12:42:00Z"/>
          <w:rFonts w:eastAsiaTheme="minorHAnsi"/>
          <w:szCs w:val="20"/>
        </w:rPr>
        <w:pPrChange w:id="4320" w:author="최성익" w:date="2020-11-13T12:42:00Z">
          <w:pPr>
            <w:wordWrap/>
            <w:ind w:firstLine="195"/>
          </w:pPr>
        </w:pPrChange>
      </w:pPr>
    </w:p>
    <w:p w14:paraId="352A273E" w14:textId="77777777" w:rsidR="00526B23" w:rsidRPr="007161E0" w:rsidDel="00665982" w:rsidRDefault="00526B23">
      <w:pPr>
        <w:widowControl/>
        <w:wordWrap/>
        <w:autoSpaceDE/>
        <w:autoSpaceDN/>
        <w:jc w:val="left"/>
        <w:rPr>
          <w:del w:id="4321" w:author="최성익" w:date="2020-11-13T12:42:00Z"/>
          <w:rFonts w:eastAsiaTheme="minorHAnsi"/>
          <w:szCs w:val="20"/>
        </w:rPr>
        <w:pPrChange w:id="4322" w:author="최성익" w:date="2020-11-13T12:42:00Z">
          <w:pPr>
            <w:wordWrap/>
          </w:pPr>
        </w:pPrChange>
      </w:pPr>
    </w:p>
    <w:p w14:paraId="2D304B78" w14:textId="77777777" w:rsidR="00C95478" w:rsidRPr="007161E0" w:rsidDel="00DA6716" w:rsidRDefault="00C95478">
      <w:pPr>
        <w:widowControl/>
        <w:wordWrap/>
        <w:autoSpaceDE/>
        <w:autoSpaceDN/>
        <w:jc w:val="left"/>
        <w:rPr>
          <w:del w:id="4323" w:author="최성익" w:date="2020-11-13T12:19:00Z"/>
          <w:rFonts w:eastAsiaTheme="minorHAnsi"/>
          <w:szCs w:val="20"/>
        </w:rPr>
      </w:pPr>
      <w:del w:id="4324" w:author="최성익" w:date="2020-11-13T12:19:00Z">
        <w:r w:rsidRPr="007161E0" w:rsidDel="00DA6716">
          <w:rPr>
            <w:rFonts w:eastAsiaTheme="minorHAnsi"/>
            <w:szCs w:val="20"/>
          </w:rPr>
          <w:br w:type="page"/>
        </w:r>
      </w:del>
    </w:p>
    <w:p w14:paraId="30CBFB2F" w14:textId="77777777" w:rsidR="005979FA" w:rsidRPr="00D33CB8" w:rsidDel="00665982" w:rsidRDefault="005979FA">
      <w:pPr>
        <w:widowControl/>
        <w:wordWrap/>
        <w:autoSpaceDE/>
        <w:autoSpaceDN/>
        <w:jc w:val="left"/>
        <w:rPr>
          <w:del w:id="4325" w:author="최성익" w:date="2020-11-13T12:42:00Z"/>
          <w:rFonts w:eastAsiaTheme="minorHAnsi"/>
          <w:i/>
          <w:color w:val="0000FF"/>
          <w:szCs w:val="20"/>
          <w:rPrChange w:id="4326" w:author="김경환(품질보증팀)/KYUNGHWAN KIM" w:date="2020-05-19T12:04:00Z">
            <w:rPr>
              <w:del w:id="4327" w:author="최성익" w:date="2020-11-13T12:42:00Z"/>
              <w:rFonts w:eastAsiaTheme="minorHAnsi"/>
              <w:szCs w:val="20"/>
            </w:rPr>
          </w:rPrChange>
        </w:rPr>
        <w:pPrChange w:id="4328" w:author="최성익" w:date="2020-11-13T12:42:00Z">
          <w:pPr>
            <w:wordWrap/>
          </w:pPr>
        </w:pPrChange>
      </w:pPr>
      <w:del w:id="4329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330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331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332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#4.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333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출고품</w:delText>
        </w:r>
        <w:r w:rsidRPr="00D33CB8" w:rsidDel="00665982">
          <w:rPr>
            <w:rFonts w:eastAsiaTheme="minorHAnsi"/>
            <w:i/>
            <w:color w:val="0000FF"/>
            <w:szCs w:val="20"/>
            <w:rPrChange w:id="4334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 관리-</w:delText>
        </w:r>
      </w:del>
      <w:ins w:id="4335" w:author="김현기/HYUNKI KIM" w:date="2020-04-22T09:48:00Z">
        <w:del w:id="4336" w:author="최성익" w:date="2020-11-13T12:42:00Z">
          <w:r w:rsidR="009D63C9" w:rsidRPr="00D33CB8" w:rsidDel="00665982">
            <w:rPr>
              <w:rFonts w:eastAsiaTheme="minorHAnsi" w:hint="eastAsia"/>
              <w:i/>
              <w:color w:val="0000FF"/>
              <w:szCs w:val="20"/>
              <w:rPrChange w:id="4337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수리결과</w:delText>
          </w:r>
          <w:r w:rsidR="009D63C9" w:rsidRPr="00D33CB8" w:rsidDel="00665982">
            <w:rPr>
              <w:rFonts w:eastAsiaTheme="minorHAnsi"/>
              <w:i/>
              <w:color w:val="0000FF"/>
              <w:szCs w:val="20"/>
              <w:rPrChange w:id="4338" w:author="김경환(품질보증팀)/KYUNGHWAN KIM" w:date="2020-05-19T12:04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9D63C9" w:rsidRPr="00D33CB8" w:rsidDel="00665982">
            <w:rPr>
              <w:rFonts w:eastAsiaTheme="minorHAnsi" w:hint="eastAsia"/>
              <w:i/>
              <w:color w:val="0000FF"/>
              <w:szCs w:val="20"/>
              <w:rPrChange w:id="4339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등록</w:delText>
          </w:r>
        </w:del>
      </w:ins>
      <w:del w:id="4340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341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설비보수이력관리</w:delText>
        </w:r>
        <w:r w:rsidRPr="00D33CB8" w:rsidDel="00665982">
          <w:rPr>
            <w:rFonts w:eastAsiaTheme="minorHAnsi"/>
            <w:i/>
            <w:color w:val="0000FF"/>
            <w:szCs w:val="20"/>
            <w:rPrChange w:id="4342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1C700395" w14:textId="77777777" w:rsidR="005979FA" w:rsidRPr="007161E0" w:rsidDel="00665982" w:rsidRDefault="00DA6716">
      <w:pPr>
        <w:widowControl/>
        <w:wordWrap/>
        <w:autoSpaceDE/>
        <w:autoSpaceDN/>
        <w:jc w:val="left"/>
        <w:rPr>
          <w:del w:id="4343" w:author="최성익" w:date="2020-11-13T12:42:00Z"/>
          <w:rFonts w:eastAsiaTheme="minorHAnsi"/>
          <w:szCs w:val="20"/>
        </w:rPr>
        <w:pPrChange w:id="4344" w:author="최성익" w:date="2020-11-13T12:42:00Z">
          <w:pPr>
            <w:wordWrap/>
          </w:pPr>
        </w:pPrChange>
      </w:pPr>
      <w:del w:id="4345" w:author="최성익" w:date="2020-11-13T12:42:00Z">
        <w:r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91008" behindDoc="0" locked="0" layoutInCell="1" allowOverlap="1" wp14:anchorId="3E77AC4D" wp14:editId="1019DB9E">
                  <wp:simplePos x="0" y="0"/>
                  <wp:positionH relativeFrom="column">
                    <wp:posOffset>623570</wp:posOffset>
                  </wp:positionH>
                  <wp:positionV relativeFrom="paragraph">
                    <wp:posOffset>1720270</wp:posOffset>
                  </wp:positionV>
                  <wp:extent cx="3735264" cy="381663"/>
                  <wp:effectExtent l="0" t="0" r="17780" b="18415"/>
                  <wp:wrapNone/>
                  <wp:docPr id="27" name="모서리가 둥근 직사각형 2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35264" cy="38166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3A97FDE4" id="모서리가 둥근 직사각형 27" o:spid="_x0000_s1026" style="position:absolute;left:0;text-align:left;margin-left:49.1pt;margin-top:135.45pt;width:294.1pt;height:30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" filled="f" strokecolor="red" strokeweight="2pt"/>
              </w:pict>
            </mc:Fallback>
          </mc:AlternateContent>
        </w:r>
        <w:r w:rsidDel="00665982">
          <w:rPr>
            <w:rFonts w:eastAsiaTheme="minorHAnsi"/>
            <w:noProof/>
            <w:szCs w:val="20"/>
          </w:rPr>
          <mc:AlternateContent>
            <mc:Choice Requires="wps">
              <w:drawing>
                <wp:anchor distT="0" distB="0" distL="114300" distR="114300" simplePos="0" relativeHeight="251692032" behindDoc="0" locked="0" layoutInCell="1" allowOverlap="1" wp14:anchorId="4B0B077A" wp14:editId="012AAD50">
                  <wp:simplePos x="0" y="0"/>
                  <wp:positionH relativeFrom="column">
                    <wp:posOffset>4417612</wp:posOffset>
                  </wp:positionH>
                  <wp:positionV relativeFrom="paragraph">
                    <wp:posOffset>1481234</wp:posOffset>
                  </wp:positionV>
                  <wp:extent cx="1161072" cy="465413"/>
                  <wp:effectExtent l="0" t="0" r="0" b="0"/>
                  <wp:wrapNone/>
                  <wp:docPr id="28" name="Text Box 2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161072" cy="465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83E79" w14:textId="77777777" w:rsidR="007E1C63" w:rsidRPr="00F32487" w:rsidRDefault="007E1C63" w:rsidP="005979FA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 w:rsidRPr="00F32487"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사</w:t>
                              </w:r>
                              <w:r w:rsidRPr="00F32487">
                                <w:rPr>
                                  <w:b/>
                                  <w:color w:val="FF0000"/>
                                </w:rPr>
                                <w:t>용</w:t>
                              </w:r>
                              <w:r w:rsidRPr="00F32487"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 xml:space="preserve"> 부</w:t>
                              </w:r>
                              <w:r w:rsidRPr="00F32487">
                                <w:rPr>
                                  <w:b/>
                                  <w:color w:val="FF0000"/>
                                </w:rPr>
                                <w:t>품</w:t>
                              </w:r>
                              <w:r w:rsidRPr="00F32487"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 xml:space="preserve"> 기</w:t>
                              </w:r>
                              <w:r w:rsidRPr="00F32487">
                                <w:rPr>
                                  <w:b/>
                                  <w:color w:val="FF0000"/>
                                </w:rPr>
                                <w:t>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4B0B077A" id="Text Box 28" o:spid="_x0000_s1035" type="#_x0000_t202" style="position:absolute;margin-left:347.85pt;margin-top:116.65pt;width:91.4pt;height:36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" filled="f" stroked="f" strokeweight=".5pt">
                  <v:textbox>
                    <w:txbxContent>
                      <w:p w14:paraId="78A83E79" w14:textId="77777777" w:rsidR="007E1C63" w:rsidRPr="00F32487" w:rsidRDefault="007E1C63" w:rsidP="005979FA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 w:rsidRPr="00F32487">
                          <w:rPr>
                            <w:rFonts w:hint="eastAsia"/>
                            <w:b/>
                            <w:color w:val="FF0000"/>
                          </w:rPr>
                          <w:t>사</w:t>
                        </w:r>
                        <w:r w:rsidRPr="00F32487">
                          <w:rPr>
                            <w:b/>
                            <w:color w:val="FF0000"/>
                          </w:rPr>
                          <w:t>용</w:t>
                        </w:r>
                        <w:r w:rsidRPr="00F32487">
                          <w:rPr>
                            <w:rFonts w:hint="eastAsia"/>
                            <w:b/>
                            <w:color w:val="FF0000"/>
                          </w:rPr>
                          <w:t xml:space="preserve"> 부</w:t>
                        </w:r>
                        <w:r w:rsidRPr="00F32487">
                          <w:rPr>
                            <w:b/>
                            <w:color w:val="FF0000"/>
                          </w:rPr>
                          <w:t>품</w:t>
                        </w:r>
                        <w:r w:rsidRPr="00F32487">
                          <w:rPr>
                            <w:rFonts w:hint="eastAsia"/>
                            <w:b/>
                            <w:color w:val="FF0000"/>
                          </w:rPr>
                          <w:t xml:space="preserve"> 기</w:t>
                        </w:r>
                        <w:r w:rsidRPr="00F32487">
                          <w:rPr>
                            <w:b/>
                            <w:color w:val="FF0000"/>
                          </w:rPr>
                          <w:t>입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5979FA" w:rsidRPr="007161E0" w:rsidDel="00665982">
          <w:rPr>
            <w:noProof/>
          </w:rPr>
          <w:drawing>
            <wp:inline distT="0" distB="0" distL="0" distR="0" wp14:anchorId="5D478F4E" wp14:editId="1D519ADA">
              <wp:extent cx="6991350" cy="4086225"/>
              <wp:effectExtent l="0" t="0" r="0" b="9525"/>
              <wp:docPr id="26" name="그림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38"/>
                      <a:srcRect l="4967" t="4462" r="3241" b="5937"/>
                      <a:stretch/>
                    </pic:blipFill>
                    <pic:spPr bwMode="auto">
                      <a:xfrm>
                        <a:off x="0" y="0"/>
                        <a:ext cx="7019439" cy="4102642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4346" w:author="김현기/HYUNKI KIM" w:date="2020-04-22T09:47:00Z">
        <w:del w:id="4347" w:author="최성익" w:date="2020-11-13T12:42:00Z">
          <w:r w:rsidR="009D63C9" w:rsidRPr="009D63C9" w:rsidDel="00665982">
            <w:rPr>
              <w:rFonts w:eastAsiaTheme="minorHAnsi"/>
              <w:noProof/>
              <w:szCs w:val="20"/>
              <w:rPrChange w:id="4348" w:author="Unknown">
                <w:rPr>
                  <w:noProof/>
                </w:rPr>
              </w:rPrChange>
            </w:rPr>
            <w:drawing>
              <wp:inline distT="0" distB="0" distL="0" distR="0" wp14:anchorId="5EAE5145" wp14:editId="6070A71F">
                <wp:extent cx="4366260" cy="2159635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723" cy="2160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4349" w:author="김현기/HYUNKI KIM" w:date="2020-04-22T09:41:00Z">
        <w:del w:id="4350" w:author="최성익" w:date="2020-11-13T12:42:00Z">
          <w:r w:rsidR="00B82094" w:rsidDel="00665982">
            <w:rPr>
              <w:rFonts w:eastAsiaTheme="minorHAnsi"/>
              <w:szCs w:val="20"/>
            </w:rPr>
            <w:tab/>
          </w:r>
        </w:del>
      </w:ins>
    </w:p>
    <w:p w14:paraId="104625E0" w14:textId="77777777" w:rsidR="005979FA" w:rsidRPr="007161E0" w:rsidDel="004D20B8" w:rsidRDefault="005979FA">
      <w:pPr>
        <w:widowControl/>
        <w:wordWrap/>
        <w:autoSpaceDE/>
        <w:autoSpaceDN/>
        <w:jc w:val="left"/>
        <w:rPr>
          <w:del w:id="4351" w:author="최성익" w:date="2020-10-08T09:53:00Z"/>
          <w:rFonts w:eastAsiaTheme="minorHAnsi"/>
          <w:szCs w:val="20"/>
        </w:rPr>
      </w:pPr>
      <w:del w:id="4352" w:author="최성익" w:date="2020-11-13T12:25:00Z">
        <w:r w:rsidRPr="007161E0" w:rsidDel="00DA6716">
          <w:rPr>
            <w:rFonts w:eastAsiaTheme="minorHAnsi"/>
            <w:szCs w:val="20"/>
          </w:rPr>
          <w:br w:type="page"/>
        </w:r>
      </w:del>
    </w:p>
    <w:p w14:paraId="6E27C56F" w14:textId="77777777" w:rsidR="00F32487" w:rsidRPr="00D33CB8" w:rsidDel="00665982" w:rsidRDefault="00F32487">
      <w:pPr>
        <w:widowControl/>
        <w:wordWrap/>
        <w:autoSpaceDE/>
        <w:autoSpaceDN/>
        <w:jc w:val="left"/>
        <w:rPr>
          <w:del w:id="4353" w:author="최성익" w:date="2020-11-13T12:42:00Z"/>
          <w:rFonts w:eastAsiaTheme="minorHAnsi"/>
          <w:i/>
          <w:color w:val="0000FF"/>
          <w:szCs w:val="20"/>
          <w:rPrChange w:id="4354" w:author="김경환(품질보증팀)/KYUNGHWAN KIM" w:date="2020-05-19T12:04:00Z">
            <w:rPr>
              <w:del w:id="4355" w:author="최성익" w:date="2020-11-13T12:42:00Z"/>
              <w:rFonts w:eastAsiaTheme="minorHAnsi"/>
              <w:szCs w:val="20"/>
            </w:rPr>
          </w:rPrChange>
        </w:rPr>
      </w:pPr>
      <w:del w:id="4356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357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358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359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#</w:delText>
        </w:r>
        <w:r w:rsidR="005979FA" w:rsidRPr="00D33CB8" w:rsidDel="00665982">
          <w:rPr>
            <w:rFonts w:eastAsiaTheme="minorHAnsi"/>
            <w:i/>
            <w:color w:val="0000FF"/>
            <w:szCs w:val="20"/>
            <w:rPrChange w:id="4360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5</w:delText>
        </w:r>
        <w:r w:rsidRPr="00D33CB8" w:rsidDel="00665982">
          <w:rPr>
            <w:rFonts w:eastAsiaTheme="minorHAnsi"/>
            <w:i/>
            <w:color w:val="0000FF"/>
            <w:szCs w:val="20"/>
            <w:rPrChange w:id="4361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. </w:delText>
        </w:r>
      </w:del>
      <w:ins w:id="4362" w:author="김현기/HYUNKI KIM" w:date="2020-04-22T09:52:00Z">
        <w:del w:id="4363" w:author="최성익" w:date="2020-11-13T12:42:00Z">
          <w:r w:rsidR="009D63C9" w:rsidRPr="00D33CB8" w:rsidDel="00665982">
            <w:rPr>
              <w:rFonts w:eastAsiaTheme="minorHAnsi" w:hint="eastAsia"/>
              <w:i/>
              <w:color w:val="0000FF"/>
              <w:szCs w:val="20"/>
              <w:rPrChange w:id="4364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="009D63C9" w:rsidRPr="00D33CB8" w:rsidDel="00665982">
            <w:rPr>
              <w:rFonts w:eastAsiaTheme="minorHAnsi"/>
              <w:i/>
              <w:color w:val="0000FF"/>
              <w:szCs w:val="20"/>
              <w:rPrChange w:id="4365" w:author="김경환(품질보증팀)/KYUNGHWAN KIM" w:date="2020-05-19T12:04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9D63C9" w:rsidRPr="00D33CB8" w:rsidDel="00665982">
            <w:rPr>
              <w:rFonts w:eastAsiaTheme="minorHAnsi" w:hint="eastAsia"/>
              <w:i/>
              <w:color w:val="0000FF"/>
              <w:szCs w:val="20"/>
              <w:rPrChange w:id="4366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출고</w:delText>
          </w:r>
          <w:r w:rsidR="009D63C9" w:rsidRPr="00D33CB8" w:rsidDel="00665982">
            <w:rPr>
              <w:rFonts w:eastAsiaTheme="minorHAnsi"/>
              <w:i/>
              <w:color w:val="0000FF"/>
              <w:szCs w:val="20"/>
              <w:rPrChange w:id="4367" w:author="김경환(품질보증팀)/KYUNGHWAN KIM" w:date="2020-05-19T12:04:00Z">
                <w:rPr>
                  <w:rFonts w:eastAsiaTheme="minorHAnsi"/>
                  <w:szCs w:val="20"/>
                </w:rPr>
              </w:rPrChange>
            </w:rPr>
            <w:delText xml:space="preserve">/반납 </w:delText>
          </w:r>
          <w:r w:rsidR="009D63C9" w:rsidRPr="00D33CB8" w:rsidDel="00665982">
            <w:rPr>
              <w:rFonts w:eastAsiaTheme="minorHAnsi" w:hint="eastAsia"/>
              <w:i/>
              <w:color w:val="0000FF"/>
              <w:szCs w:val="20"/>
              <w:rPrChange w:id="4368" w:author="김경환(품질보증팀)/KYUNGHWAN KIM" w:date="2020-05-19T12:04:00Z">
                <w:rPr>
                  <w:rFonts w:eastAsiaTheme="minorHAnsi" w:hint="eastAsia"/>
                  <w:szCs w:val="20"/>
                </w:rPr>
              </w:rPrChange>
            </w:rPr>
            <w:delText>리스트</w:delText>
          </w:r>
        </w:del>
      </w:ins>
      <w:del w:id="4369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370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설비자재</w:delText>
        </w:r>
        <w:r w:rsidRPr="00D33CB8" w:rsidDel="00665982">
          <w:rPr>
            <w:rFonts w:eastAsiaTheme="minorHAnsi"/>
            <w:i/>
            <w:color w:val="0000FF"/>
            <w:szCs w:val="20"/>
            <w:rPrChange w:id="4371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372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출고현황</w:delText>
        </w:r>
        <w:r w:rsidRPr="00D33CB8" w:rsidDel="00665982">
          <w:rPr>
            <w:rFonts w:eastAsiaTheme="minorHAnsi"/>
            <w:i/>
            <w:color w:val="0000FF"/>
            <w:szCs w:val="20"/>
            <w:rPrChange w:id="4373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374" w:author="김경환(품질보증팀)/KYUNGHWAN KIM" w:date="2020-05-19T12:04:00Z">
              <w:rPr>
                <w:rFonts w:eastAsiaTheme="minorHAnsi" w:hint="eastAsia"/>
                <w:szCs w:val="20"/>
              </w:rPr>
            </w:rPrChange>
          </w:rPr>
          <w:delText>조회</w:delText>
        </w:r>
        <w:r w:rsidRPr="00D33CB8" w:rsidDel="00665982">
          <w:rPr>
            <w:rFonts w:eastAsiaTheme="minorHAnsi"/>
            <w:i/>
            <w:color w:val="0000FF"/>
            <w:szCs w:val="20"/>
            <w:rPrChange w:id="4375" w:author="김경환(품질보증팀)/KYUNGHWAN KIM" w:date="2020-05-19T12:04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06CE22F9" w14:textId="77777777" w:rsidR="00526B23" w:rsidRPr="007161E0" w:rsidDel="004D20B8" w:rsidRDefault="00DA6716">
      <w:pPr>
        <w:widowControl/>
        <w:wordWrap/>
        <w:autoSpaceDE/>
        <w:autoSpaceDN/>
        <w:jc w:val="left"/>
        <w:rPr>
          <w:del w:id="4376" w:author="최성익" w:date="2020-10-08T09:53:00Z"/>
          <w:rFonts w:eastAsiaTheme="minorHAnsi"/>
          <w:szCs w:val="20"/>
        </w:rPr>
        <w:pPrChange w:id="4377" w:author="최성익" w:date="2020-11-13T12:42:00Z">
          <w:pPr>
            <w:wordWrap/>
          </w:pPr>
        </w:pPrChange>
      </w:pPr>
      <w:del w:id="4378" w:author="최성익" w:date="2020-11-13T12:42:00Z"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CC82F0B" wp14:editId="06C1B096">
                  <wp:simplePos x="0" y="0"/>
                  <wp:positionH relativeFrom="column">
                    <wp:posOffset>4419932</wp:posOffset>
                  </wp:positionH>
                  <wp:positionV relativeFrom="paragraph">
                    <wp:posOffset>702310</wp:posOffset>
                  </wp:positionV>
                  <wp:extent cx="1238250" cy="323850"/>
                  <wp:effectExtent l="0" t="0" r="0" b="0"/>
                  <wp:wrapNone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38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B52807" w14:textId="77777777" w:rsidR="007E1C63" w:rsidRPr="00F32487" w:rsidRDefault="007E1C63" w:rsidP="00F32487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사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용품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목 조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CC82F0B" id="Text Box 9" o:spid="_x0000_s1036" type="#_x0000_t202" style="position:absolute;margin-left:348.05pt;margin-top:55.3pt;width:97.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" filled="f" stroked="f" strokeweight=".5pt">
                  <v:textbox>
                    <w:txbxContent>
                      <w:p w14:paraId="44B52807" w14:textId="77777777" w:rsidR="007E1C63" w:rsidRPr="00F32487" w:rsidRDefault="007E1C63" w:rsidP="00F32487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사</w:t>
                        </w:r>
                        <w:r>
                          <w:rPr>
                            <w:b/>
                            <w:color w:val="FF0000"/>
                          </w:rPr>
                          <w:t>용품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목 조</w:t>
                        </w:r>
                        <w:r>
                          <w:rPr>
                            <w:b/>
                            <w:color w:val="FF0000"/>
                          </w:rPr>
                          <w:t>회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FA01A12" wp14:editId="4C150B7D">
                  <wp:simplePos x="0" y="0"/>
                  <wp:positionH relativeFrom="column">
                    <wp:posOffset>624177</wp:posOffset>
                  </wp:positionH>
                  <wp:positionV relativeFrom="paragraph">
                    <wp:posOffset>544554</wp:posOffset>
                  </wp:positionV>
                  <wp:extent cx="3737113" cy="286247"/>
                  <wp:effectExtent l="0" t="0" r="15875" b="19050"/>
                  <wp:wrapNone/>
                  <wp:docPr id="6" name="모서리가 둥근 직사각형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37113" cy="28624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3E81BA3B" id="모서리가 둥근 직사각형 6" o:spid="_x0000_s1026" style="position:absolute;left:0;text-align:left;margin-left:49.15pt;margin-top:42.9pt;width:294.25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" filled="f" strokecolor="red" strokeweight="2pt"/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E66AA47" wp14:editId="239F46E7">
                  <wp:simplePos x="0" y="0"/>
                  <wp:positionH relativeFrom="column">
                    <wp:posOffset>4361400</wp:posOffset>
                  </wp:positionH>
                  <wp:positionV relativeFrom="paragraph">
                    <wp:posOffset>250687</wp:posOffset>
                  </wp:positionV>
                  <wp:extent cx="1238250" cy="323850"/>
                  <wp:effectExtent l="0" t="0" r="0" b="0"/>
                  <wp:wrapNone/>
                  <wp:docPr id="8" name="Text Box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38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2B569" w14:textId="77777777" w:rsidR="007E1C63" w:rsidRPr="00F32487" w:rsidRDefault="007E1C63" w:rsidP="00F32487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일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자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 xml:space="preserve"> 조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E66AA47" id="Text Box 8" o:spid="_x0000_s1037" type="#_x0000_t202" style="position:absolute;margin-left:343.4pt;margin-top:19.75pt;width:97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" filled="f" stroked="f" strokeweight=".5pt">
                  <v:textbox>
                    <w:txbxContent>
                      <w:p w14:paraId="0572B569" w14:textId="77777777" w:rsidR="007E1C63" w:rsidRPr="00F32487" w:rsidRDefault="007E1C63" w:rsidP="00F32487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일</w:t>
                        </w:r>
                        <w:r>
                          <w:rPr>
                            <w:b/>
                            <w:color w:val="FF0000"/>
                          </w:rPr>
                          <w:t>자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 xml:space="preserve"> 조</w:t>
                        </w:r>
                        <w:r>
                          <w:rPr>
                            <w:b/>
                            <w:color w:val="FF0000"/>
                          </w:rPr>
                          <w:t>회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306FCEFB" wp14:editId="4C643C77">
                  <wp:simplePos x="0" y="0"/>
                  <wp:positionH relativeFrom="column">
                    <wp:posOffset>624177</wp:posOffset>
                  </wp:positionH>
                  <wp:positionV relativeFrom="paragraph">
                    <wp:posOffset>250356</wp:posOffset>
                  </wp:positionV>
                  <wp:extent cx="2751152" cy="262393"/>
                  <wp:effectExtent l="0" t="0" r="11430" b="23495"/>
                  <wp:wrapNone/>
                  <wp:docPr id="7" name="모서리가 둥근 직사각형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51152" cy="262393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7340C213" id="모서리가 둥근 직사각형 7" o:spid="_x0000_s1026" style="position:absolute;left:0;text-align:left;margin-left:49.15pt;margin-top:19.7pt;width:216.65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" filled="f" strokecolor="red" strokeweight="2pt"/>
              </w:pict>
            </mc:Fallback>
          </mc:AlternateContent>
        </w:r>
      </w:del>
      <w:ins w:id="4379" w:author="김현기/HYUNKI KIM" w:date="2020-04-22T09:51:00Z">
        <w:del w:id="4380" w:author="최성익" w:date="2020-11-13T12:42:00Z">
          <w:r w:rsidR="009D63C9" w:rsidRPr="009D63C9" w:rsidDel="00665982">
            <w:rPr>
              <w:rFonts w:eastAsiaTheme="minorHAnsi"/>
              <w:noProof/>
              <w:szCs w:val="20"/>
              <w:rPrChange w:id="4381" w:author="Unknown">
                <w:rPr>
                  <w:noProof/>
                </w:rPr>
              </w:rPrChange>
            </w:rPr>
            <w:drawing>
              <wp:inline distT="0" distB="0" distL="0" distR="0" wp14:anchorId="3C706D6F" wp14:editId="40230AC0">
                <wp:extent cx="4366800" cy="2160000"/>
                <wp:effectExtent l="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68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del w:id="4382" w:author="최성익" w:date="2020-11-13T12:42:00Z">
        <w:r w:rsidR="00F32487" w:rsidRPr="007161E0" w:rsidDel="00665982">
          <w:rPr>
            <w:noProof/>
          </w:rPr>
          <w:drawing>
            <wp:inline distT="0" distB="0" distL="0" distR="0" wp14:anchorId="1B602FE9" wp14:editId="541AAE0C">
              <wp:extent cx="9794984" cy="5019675"/>
              <wp:effectExtent l="0" t="0" r="0" b="0"/>
              <wp:docPr id="5" name="그림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41"/>
                      <a:srcRect l="2292" t="2035" r="5821" b="6713"/>
                      <a:stretch/>
                    </pic:blipFill>
                    <pic:spPr bwMode="auto">
                      <a:xfrm>
                        <a:off x="0" y="0"/>
                        <a:ext cx="9800322" cy="502241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2D205072" w14:textId="77777777" w:rsidR="009D63C9" w:rsidDel="004D20B8" w:rsidRDefault="009D63C9">
      <w:pPr>
        <w:widowControl/>
        <w:wordWrap/>
        <w:autoSpaceDE/>
        <w:autoSpaceDN/>
        <w:jc w:val="left"/>
        <w:rPr>
          <w:ins w:id="4383" w:author="김현기/HYUNKI KIM" w:date="2020-04-22T09:51:00Z"/>
          <w:del w:id="4384" w:author="최성익" w:date="2020-10-08T09:53:00Z"/>
          <w:rFonts w:eastAsiaTheme="minorHAnsi"/>
          <w:szCs w:val="20"/>
        </w:rPr>
        <w:pPrChange w:id="4385" w:author="최성익" w:date="2020-11-13T12:42:00Z">
          <w:pPr>
            <w:wordWrap/>
          </w:pPr>
        </w:pPrChange>
      </w:pPr>
    </w:p>
    <w:p w14:paraId="4BBB02C6" w14:textId="77777777" w:rsidR="00526B23" w:rsidRPr="00D33CB8" w:rsidDel="00665982" w:rsidRDefault="002247D7">
      <w:pPr>
        <w:widowControl/>
        <w:wordWrap/>
        <w:autoSpaceDE/>
        <w:autoSpaceDN/>
        <w:jc w:val="left"/>
        <w:rPr>
          <w:del w:id="4386" w:author="최성익" w:date="2020-11-13T12:42:00Z"/>
          <w:rFonts w:eastAsiaTheme="minorHAnsi"/>
          <w:i/>
          <w:color w:val="0000FF"/>
          <w:szCs w:val="20"/>
          <w:rPrChange w:id="4387" w:author="김경환(품질보증팀)/KYUNGHWAN KIM" w:date="2020-05-19T12:05:00Z">
            <w:rPr>
              <w:del w:id="4388" w:author="최성익" w:date="2020-11-13T12:42:00Z"/>
              <w:rFonts w:eastAsiaTheme="minorHAnsi"/>
              <w:szCs w:val="20"/>
            </w:rPr>
          </w:rPrChange>
        </w:rPr>
        <w:pPrChange w:id="4389" w:author="최성익" w:date="2020-11-13T12:42:00Z">
          <w:pPr>
            <w:wordWrap/>
          </w:pPr>
        </w:pPrChange>
      </w:pPr>
      <w:del w:id="4390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391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392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393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#</w:delText>
        </w:r>
        <w:r w:rsidR="005979FA" w:rsidRPr="00D33CB8" w:rsidDel="00665982">
          <w:rPr>
            <w:rFonts w:eastAsiaTheme="minorHAnsi"/>
            <w:i/>
            <w:color w:val="0000FF"/>
            <w:szCs w:val="20"/>
            <w:rPrChange w:id="4394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6</w:delText>
        </w:r>
        <w:r w:rsidRPr="00D33CB8" w:rsidDel="00665982">
          <w:rPr>
            <w:rFonts w:eastAsiaTheme="minorHAnsi"/>
            <w:i/>
            <w:color w:val="0000FF"/>
            <w:szCs w:val="20"/>
            <w:rPrChange w:id="4395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. </w:delText>
        </w:r>
      </w:del>
      <w:ins w:id="4396" w:author="김현기/HYUNKI KIM" w:date="2020-04-22T12:02:00Z">
        <w:del w:id="4397" w:author="최성익" w:date="2020-11-13T12:42:00Z">
          <w:r w:rsidR="00643ED3" w:rsidRPr="00D33CB8" w:rsidDel="00665982">
            <w:rPr>
              <w:rFonts w:eastAsiaTheme="minorHAnsi" w:hint="eastAsia"/>
              <w:i/>
              <w:color w:val="0000FF"/>
              <w:szCs w:val="20"/>
              <w:rPrChange w:id="4398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="00643ED3" w:rsidRPr="00D33CB8" w:rsidDel="00665982">
            <w:rPr>
              <w:rFonts w:eastAsiaTheme="minorHAnsi"/>
              <w:i/>
              <w:color w:val="0000FF"/>
              <w:szCs w:val="20"/>
              <w:rPrChange w:id="4399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643ED3" w:rsidRPr="00D33CB8" w:rsidDel="00665982">
            <w:rPr>
              <w:rFonts w:eastAsiaTheme="minorHAnsi" w:hint="eastAsia"/>
              <w:i/>
              <w:color w:val="0000FF"/>
              <w:szCs w:val="20"/>
              <w:rPrChange w:id="4400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월별수불현황</w:delText>
          </w:r>
          <w:r w:rsidR="00643ED3" w:rsidRPr="00D33CB8" w:rsidDel="00665982">
            <w:rPr>
              <w:rFonts w:eastAsiaTheme="minorHAnsi"/>
              <w:i/>
              <w:color w:val="0000FF"/>
              <w:szCs w:val="20"/>
              <w:rPrChange w:id="4401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643ED3" w:rsidRPr="00D33CB8" w:rsidDel="00665982">
            <w:rPr>
              <w:rFonts w:eastAsiaTheme="minorHAnsi" w:hint="eastAsia"/>
              <w:i/>
              <w:color w:val="0000FF"/>
              <w:szCs w:val="20"/>
              <w:rPrChange w:id="4402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리스트</w:delText>
          </w:r>
        </w:del>
      </w:ins>
      <w:del w:id="4403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404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설비자재</w:delText>
        </w:r>
        <w:r w:rsidRPr="00D33CB8" w:rsidDel="00665982">
          <w:rPr>
            <w:rFonts w:eastAsiaTheme="minorHAnsi"/>
            <w:i/>
            <w:color w:val="0000FF"/>
            <w:szCs w:val="20"/>
            <w:rPrChange w:id="4405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406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월</w:delText>
        </w:r>
        <w:r w:rsidRPr="00D33CB8" w:rsidDel="00665982">
          <w:rPr>
            <w:rFonts w:eastAsiaTheme="minorHAnsi"/>
            <w:i/>
            <w:color w:val="0000FF"/>
            <w:szCs w:val="20"/>
            <w:rPrChange w:id="4407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별 수불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408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현황</w:delText>
        </w:r>
        <w:r w:rsidRPr="00D33CB8" w:rsidDel="00665982">
          <w:rPr>
            <w:rFonts w:eastAsiaTheme="minorHAnsi"/>
            <w:i/>
            <w:color w:val="0000FF"/>
            <w:szCs w:val="20"/>
            <w:rPrChange w:id="4409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410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조회</w:delText>
        </w:r>
        <w:r w:rsidRPr="00D33CB8" w:rsidDel="00665982">
          <w:rPr>
            <w:rFonts w:eastAsiaTheme="minorHAnsi"/>
            <w:i/>
            <w:color w:val="0000FF"/>
            <w:szCs w:val="20"/>
            <w:rPrChange w:id="4411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60664C35" w14:textId="77777777" w:rsidR="00526B23" w:rsidRPr="007161E0" w:rsidDel="00665982" w:rsidRDefault="00D80DBD">
      <w:pPr>
        <w:widowControl/>
        <w:wordWrap/>
        <w:autoSpaceDE/>
        <w:autoSpaceDN/>
        <w:jc w:val="left"/>
        <w:rPr>
          <w:del w:id="4412" w:author="최성익" w:date="2020-11-13T12:42:00Z"/>
          <w:rFonts w:eastAsiaTheme="minorHAnsi"/>
          <w:szCs w:val="20"/>
        </w:rPr>
        <w:pPrChange w:id="4413" w:author="최성익" w:date="2020-11-13T12:42:00Z">
          <w:pPr>
            <w:wordWrap/>
          </w:pPr>
        </w:pPrChange>
      </w:pPr>
      <w:del w:id="4414" w:author="최성익" w:date="2020-11-13T12:42:00Z"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1E93E93D" wp14:editId="2B678BB3">
                  <wp:simplePos x="0" y="0"/>
                  <wp:positionH relativeFrom="column">
                    <wp:posOffset>4242021</wp:posOffset>
                  </wp:positionH>
                  <wp:positionV relativeFrom="paragraph">
                    <wp:posOffset>1668753</wp:posOffset>
                  </wp:positionV>
                  <wp:extent cx="1362075" cy="495300"/>
                  <wp:effectExtent l="0" t="0" r="0" b="0"/>
                  <wp:wrapNone/>
                  <wp:docPr id="17" name="Text Box 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362075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C0D424" w14:textId="77777777" w:rsidR="007E1C63" w:rsidRDefault="007E1C63" w:rsidP="00394C3B">
                              <w:pPr>
                                <w:jc w:val="center"/>
                                <w:rPr>
                                  <w:ins w:id="4415" w:author="김현기/HYUNKI KIM" w:date="2020-04-22T11:59:00Z"/>
                                  <w:b/>
                                  <w:color w:val="FF0000"/>
                                </w:rPr>
                              </w:pPr>
                              <w:ins w:id="4416" w:author="김현기/HYUNKI KIM" w:date="2020-04-22T11:58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월 입/출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고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ins>
                              <w:ins w:id="4417" w:author="김현기/HYUNKI KIM" w:date="2020-04-22T11:59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수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량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및 </w:t>
                                </w:r>
                              </w:ins>
                            </w:p>
                            <w:p w14:paraId="36973F9F" w14:textId="77777777" w:rsidR="007E1C63" w:rsidRPr="00F32487" w:rsidRDefault="007E1C63" w:rsidP="00394C3B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ins w:id="4418" w:author="김현기/HYUNKI KIM" w:date="2020-04-22T11:58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사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용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금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액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확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인</w:t>
                                </w:r>
                              </w:ins>
                              <w:del w:id="4419" w:author="김현기/HYUNKI KIM" w:date="2020-04-22T11:57:00Z">
                                <w:r w:rsidDel="000B4938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입</w:delText>
                                </w:r>
                                <w:r w:rsidDel="000B4938">
                                  <w:rPr>
                                    <w:b/>
                                    <w:color w:val="FF0000"/>
                                  </w:rPr>
                                  <w:delText>고수량과</w:delText>
                                </w:r>
                                <w:r w:rsidDel="000B4938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 xml:space="preserve"> 재</w:delText>
                                </w:r>
                                <w:r w:rsidDel="000B4938">
                                  <w:rPr>
                                    <w:b/>
                                    <w:color w:val="FF0000"/>
                                  </w:rPr>
                                  <w:delText>고수</w:delText>
                                </w:r>
                                <w:r w:rsidDel="000B4938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량 일치</w:delText>
                                </w:r>
                              </w:del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1E93E93D" id="Text Box 17" o:spid="_x0000_s1038" type="#_x0000_t202" style="position:absolute;margin-left:334pt;margin-top:131.4pt;width:107.25pt;height:3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" filled="f" stroked="f" strokeweight=".5pt">
                  <v:textbox>
                    <w:txbxContent>
                      <w:p w14:paraId="2EC0D424" w14:textId="77777777" w:rsidR="007E1C63" w:rsidRDefault="007E1C63" w:rsidP="00394C3B">
                        <w:pPr>
                          <w:jc w:val="center"/>
                          <w:rPr>
                            <w:ins w:id="4420" w:author="김현기/HYUNKI KIM" w:date="2020-04-22T11:59:00Z"/>
                            <w:b/>
                            <w:color w:val="FF0000"/>
                          </w:rPr>
                        </w:pPr>
                        <w:ins w:id="4421" w:author="김현기/HYUNKI KIM" w:date="2020-04-22T11:58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월 입/출</w:t>
                          </w:r>
                          <w:r>
                            <w:rPr>
                              <w:b/>
                              <w:color w:val="FF0000"/>
                            </w:rPr>
                            <w:t>고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</w:t>
                          </w:r>
                        </w:ins>
                        <w:ins w:id="4422" w:author="김현기/HYUNKI KIM" w:date="2020-04-22T11:59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수</w:t>
                          </w:r>
                          <w:r>
                            <w:rPr>
                              <w:b/>
                              <w:color w:val="FF0000"/>
                            </w:rPr>
                            <w:t>량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및 </w:t>
                          </w:r>
                        </w:ins>
                      </w:p>
                      <w:p w14:paraId="36973F9F" w14:textId="77777777" w:rsidR="007E1C63" w:rsidRPr="00F32487" w:rsidRDefault="007E1C63" w:rsidP="00394C3B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ins w:id="4423" w:author="김현기/HYUNKI KIM" w:date="2020-04-22T11:58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사</w:t>
                          </w:r>
                          <w:r>
                            <w:rPr>
                              <w:b/>
                              <w:color w:val="FF0000"/>
                            </w:rPr>
                            <w:t>용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금</w:t>
                          </w:r>
                          <w:r>
                            <w:rPr>
                              <w:b/>
                              <w:color w:val="FF0000"/>
                            </w:rPr>
                            <w:t>액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확</w:t>
                          </w:r>
                          <w:r>
                            <w:rPr>
                              <w:b/>
                              <w:color w:val="FF0000"/>
                            </w:rPr>
                            <w:t>인</w:t>
                          </w:r>
                        </w:ins>
                        <w:del w:id="4424" w:author="김현기/HYUNKI KIM" w:date="2020-04-22T11:57:00Z">
                          <w:r w:rsidDel="000B4938">
                            <w:rPr>
                              <w:rFonts w:hint="eastAsia"/>
                              <w:b/>
                              <w:color w:val="FF0000"/>
                            </w:rPr>
                            <w:delText>입</w:delText>
                          </w:r>
                          <w:r w:rsidDel="000B4938">
                            <w:rPr>
                              <w:b/>
                              <w:color w:val="FF0000"/>
                            </w:rPr>
                            <w:delText>고수량과</w:delText>
                          </w:r>
                          <w:r w:rsidDel="000B4938">
                            <w:rPr>
                              <w:rFonts w:hint="eastAsia"/>
                              <w:b/>
                              <w:color w:val="FF0000"/>
                            </w:rPr>
                            <w:delText xml:space="preserve"> 재</w:delText>
                          </w:r>
                          <w:r w:rsidDel="000B4938">
                            <w:rPr>
                              <w:b/>
                              <w:color w:val="FF0000"/>
                            </w:rPr>
                            <w:delText>고수</w:delText>
                          </w:r>
                          <w:r w:rsidDel="000B4938">
                            <w:rPr>
                              <w:rFonts w:hint="eastAsia"/>
                              <w:b/>
                              <w:color w:val="FF0000"/>
                            </w:rPr>
                            <w:delText>량 일치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</w:del>
      <w:ins w:id="4425" w:author="김현기/HYUNKI KIM" w:date="2020-04-22T11:58:00Z">
        <w:del w:id="4426" w:author="최성익" w:date="2020-11-13T12:42:00Z">
          <w:r w:rsidRPr="007161E0" w:rsidDel="0066598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4080" behindDoc="0" locked="0" layoutInCell="1" allowOverlap="1" wp14:anchorId="3E6710E5" wp14:editId="12FFE3E1">
                    <wp:simplePos x="0" y="0"/>
                    <wp:positionH relativeFrom="column">
                      <wp:posOffset>3078342</wp:posOffset>
                    </wp:positionH>
                    <wp:positionV relativeFrom="paragraph">
                      <wp:posOffset>1996495</wp:posOffset>
                    </wp:positionV>
                    <wp:extent cx="1052388" cy="163333"/>
                    <wp:effectExtent l="0" t="0" r="14605" b="27305"/>
                    <wp:wrapNone/>
                    <wp:docPr id="29" name="모서리가 둥근 직사각형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52388" cy="163333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6D338F5" id="모서리가 둥근 직사각형 29" o:spid="_x0000_s1026" style="position:absolute;left:0;text-align:left;margin-left:242.4pt;margin-top:157.2pt;width:82.85pt;height:12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" filled="f" strokecolor="red" strokeweight="2pt"/>
                </w:pict>
              </mc:Fallback>
            </mc:AlternateContent>
          </w:r>
        </w:del>
      </w:ins>
      <w:del w:id="4427" w:author="최성익" w:date="2020-11-13T12:42:00Z">
        <w:r w:rsidR="007415CD"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7DD5FB89" wp14:editId="151FBDF1">
                  <wp:simplePos x="0" y="0"/>
                  <wp:positionH relativeFrom="column">
                    <wp:posOffset>1678305</wp:posOffset>
                  </wp:positionH>
                  <wp:positionV relativeFrom="paragraph">
                    <wp:posOffset>1313815</wp:posOffset>
                  </wp:positionV>
                  <wp:extent cx="8058150" cy="3667125"/>
                  <wp:effectExtent l="0" t="0" r="19050" b="28575"/>
                  <wp:wrapNone/>
                  <wp:docPr id="11" name="모서리가 둥근 직사각형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058150" cy="36671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082DDF5C" id="모서리가 둥근 직사각형 11" o:spid="_x0000_s1026" style="position:absolute;left:0;text-align:left;margin-left:132.15pt;margin-top:103.45pt;width:634.5pt;height:28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" filled="f" strokecolor="red" strokeweight="2pt"/>
              </w:pict>
            </mc:Fallback>
          </mc:AlternateContent>
        </w:r>
        <w:r w:rsidR="002247D7"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70528" behindDoc="0" locked="0" layoutInCell="1" allowOverlap="1" wp14:anchorId="7DC69419" wp14:editId="462C8336">
                  <wp:simplePos x="0" y="0"/>
                  <wp:positionH relativeFrom="column">
                    <wp:posOffset>7031355</wp:posOffset>
                  </wp:positionH>
                  <wp:positionV relativeFrom="paragraph">
                    <wp:posOffset>1418590</wp:posOffset>
                  </wp:positionV>
                  <wp:extent cx="466725" cy="485775"/>
                  <wp:effectExtent l="0" t="0" r="28575" b="28575"/>
                  <wp:wrapNone/>
                  <wp:docPr id="13" name="타원 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6725" cy="4857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oval w14:anchorId="2DB7E285" id="타원 13" o:spid="_x0000_s1026" style="position:absolute;left:0;text-align:left;margin-left:553.65pt;margin-top:111.7pt;width:36.75pt;height:3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" filled="f" strokecolor="red" strokeweight="2pt"/>
              </w:pict>
            </mc:Fallback>
          </mc:AlternateContent>
        </w:r>
        <w:r w:rsidR="002247D7"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4B27979" wp14:editId="3DEADC0B">
                  <wp:simplePos x="0" y="0"/>
                  <wp:positionH relativeFrom="column">
                    <wp:posOffset>4764405</wp:posOffset>
                  </wp:positionH>
                  <wp:positionV relativeFrom="paragraph">
                    <wp:posOffset>1418590</wp:posOffset>
                  </wp:positionV>
                  <wp:extent cx="466725" cy="485775"/>
                  <wp:effectExtent l="0" t="0" r="28575" b="28575"/>
                  <wp:wrapNone/>
                  <wp:docPr id="12" name="타원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66725" cy="4857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oval w14:anchorId="0B6656C9" id="타원 12" o:spid="_x0000_s1026" style="position:absolute;left:0;text-align:left;margin-left:375.15pt;margin-top:111.7pt;width:36.75pt;height:3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" filled="f" strokecolor="red" strokeweight="2pt"/>
              </w:pict>
            </mc:Fallback>
          </mc:AlternateContent>
        </w:r>
        <w:r w:rsidR="002247D7" w:rsidRPr="007161E0" w:rsidDel="00665982">
          <w:rPr>
            <w:noProof/>
          </w:rPr>
          <w:drawing>
            <wp:inline distT="0" distB="0" distL="0" distR="0" wp14:anchorId="7608579A" wp14:editId="3915A555">
              <wp:extent cx="9877425" cy="5113262"/>
              <wp:effectExtent l="0" t="0" r="0" b="0"/>
              <wp:docPr id="10" name="그림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42"/>
                      <a:srcRect l="6209" t="4997" r="1903" b="2826"/>
                      <a:stretch/>
                    </pic:blipFill>
                    <pic:spPr bwMode="auto">
                      <a:xfrm>
                        <a:off x="0" y="0"/>
                        <a:ext cx="9881182" cy="511520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4428" w:author="김현기/HYUNKI KIM" w:date="2020-04-22T11:55:00Z">
        <w:del w:id="4429" w:author="최성익" w:date="2020-11-13T12:42:00Z">
          <w:r w:rsidR="00BA7A11" w:rsidRPr="00BA7A11" w:rsidDel="00665982">
            <w:rPr>
              <w:rFonts w:eastAsiaTheme="minorHAnsi"/>
              <w:noProof/>
              <w:szCs w:val="20"/>
              <w:rPrChange w:id="4430" w:author="Unknown">
                <w:rPr>
                  <w:noProof/>
                </w:rPr>
              </w:rPrChange>
            </w:rPr>
            <w:drawing>
              <wp:inline distT="0" distB="0" distL="0" distR="0" wp14:anchorId="0E74876C" wp14:editId="277BF009">
                <wp:extent cx="4123469" cy="2159635"/>
                <wp:effectExtent l="0" t="0" r="0" b="0"/>
                <wp:docPr id="25" name="그림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9098" cy="2162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4F8664C5" w14:textId="77777777" w:rsidR="007415CD" w:rsidRPr="00D33CB8" w:rsidDel="00665982" w:rsidRDefault="007415CD">
      <w:pPr>
        <w:widowControl/>
        <w:wordWrap/>
        <w:autoSpaceDE/>
        <w:autoSpaceDN/>
        <w:jc w:val="left"/>
        <w:rPr>
          <w:del w:id="4431" w:author="최성익" w:date="2020-11-13T12:42:00Z"/>
          <w:rFonts w:eastAsiaTheme="minorHAnsi"/>
          <w:i/>
          <w:color w:val="0000FF"/>
          <w:szCs w:val="20"/>
          <w:rPrChange w:id="4432" w:author="김경환(품질보증팀)/KYUNGHWAN KIM" w:date="2020-05-19T12:05:00Z">
            <w:rPr>
              <w:del w:id="4433" w:author="최성익" w:date="2020-11-13T12:42:00Z"/>
              <w:rFonts w:eastAsiaTheme="minorHAnsi"/>
              <w:szCs w:val="20"/>
            </w:rPr>
          </w:rPrChange>
        </w:rPr>
        <w:pPrChange w:id="4434" w:author="최성익" w:date="2020-11-13T12:42:00Z">
          <w:pPr>
            <w:wordWrap/>
          </w:pPr>
        </w:pPrChange>
      </w:pPr>
      <w:del w:id="4435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436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437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438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#</w:delText>
        </w:r>
        <w:r w:rsidR="005979FA" w:rsidRPr="00D33CB8" w:rsidDel="00665982">
          <w:rPr>
            <w:rFonts w:eastAsiaTheme="minorHAnsi"/>
            <w:i/>
            <w:color w:val="0000FF"/>
            <w:szCs w:val="20"/>
            <w:rPrChange w:id="4439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7</w:delText>
        </w:r>
        <w:r w:rsidRPr="00D33CB8" w:rsidDel="00665982">
          <w:rPr>
            <w:rFonts w:eastAsiaTheme="minorHAnsi"/>
            <w:i/>
            <w:color w:val="0000FF"/>
            <w:szCs w:val="20"/>
            <w:rPrChange w:id="4440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. </w:delText>
        </w:r>
      </w:del>
      <w:ins w:id="4441" w:author="김현기/HYUNKI KIM" w:date="2020-04-23T09:34:00Z">
        <w:del w:id="4442" w:author="최성익" w:date="2020-11-13T12:42:00Z">
          <w:r w:rsidR="00ED272D" w:rsidRPr="00D33CB8" w:rsidDel="00665982">
            <w:rPr>
              <w:rFonts w:eastAsiaTheme="minorHAnsi" w:hint="eastAsia"/>
              <w:i/>
              <w:color w:val="0000FF"/>
              <w:szCs w:val="20"/>
              <w:rPrChange w:id="4443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="00ED272D" w:rsidRPr="00D33CB8" w:rsidDel="00665982">
            <w:rPr>
              <w:rFonts w:eastAsiaTheme="minorHAnsi"/>
              <w:i/>
              <w:color w:val="0000FF"/>
              <w:szCs w:val="20"/>
              <w:rPrChange w:id="4444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ED272D" w:rsidRPr="00D33CB8" w:rsidDel="00665982">
            <w:rPr>
              <w:rFonts w:eastAsiaTheme="minorHAnsi" w:hint="eastAsia"/>
              <w:i/>
              <w:color w:val="0000FF"/>
              <w:szCs w:val="20"/>
              <w:rPrChange w:id="4445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재고현황</w:delText>
          </w:r>
        </w:del>
      </w:ins>
      <w:del w:id="4446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447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설비재고조회</w:delText>
        </w:r>
        <w:r w:rsidRPr="00D33CB8" w:rsidDel="00665982">
          <w:rPr>
            <w:rFonts w:eastAsiaTheme="minorHAnsi"/>
            <w:i/>
            <w:color w:val="0000FF"/>
            <w:szCs w:val="20"/>
            <w:rPrChange w:id="4448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71D4B966" w14:textId="77777777" w:rsidR="007A455C" w:rsidRPr="007161E0" w:rsidDel="00665982" w:rsidRDefault="00D80DBD">
      <w:pPr>
        <w:widowControl/>
        <w:wordWrap/>
        <w:autoSpaceDE/>
        <w:autoSpaceDN/>
        <w:jc w:val="left"/>
        <w:rPr>
          <w:del w:id="4449" w:author="최성익" w:date="2020-11-13T12:42:00Z"/>
          <w:rFonts w:eastAsiaTheme="minorHAnsi"/>
          <w:szCs w:val="20"/>
        </w:rPr>
        <w:pPrChange w:id="4450" w:author="최성익" w:date="2020-11-13T12:42:00Z">
          <w:pPr>
            <w:wordWrap/>
          </w:pPr>
        </w:pPrChange>
      </w:pPr>
      <w:del w:id="4451" w:author="최성익" w:date="2020-11-13T12:42:00Z"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74624" behindDoc="0" locked="0" layoutInCell="1" allowOverlap="1" wp14:anchorId="58B44CC7" wp14:editId="17F26163">
                  <wp:simplePos x="0" y="0"/>
                  <wp:positionH relativeFrom="column">
                    <wp:posOffset>4130868</wp:posOffset>
                  </wp:positionH>
                  <wp:positionV relativeFrom="paragraph">
                    <wp:posOffset>1697631</wp:posOffset>
                  </wp:positionV>
                  <wp:extent cx="1628775" cy="323850"/>
                  <wp:effectExtent l="0" t="0" r="0" b="0"/>
                  <wp:wrapNone/>
                  <wp:docPr id="16" name="Text Box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62877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3A6332" w14:textId="77777777" w:rsidR="007E1C63" w:rsidRPr="00F32487" w:rsidRDefault="007E1C63" w:rsidP="00015EF2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현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물수량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과 일치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8B44CC7" id="Text Box 16" o:spid="_x0000_s1039" type="#_x0000_t202" style="position:absolute;margin-left:325.25pt;margin-top:133.65pt;width:128.2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" filled="f" stroked="f" strokeweight=".5pt">
                  <v:textbox>
                    <w:txbxContent>
                      <w:p w14:paraId="6F3A6332" w14:textId="77777777" w:rsidR="007E1C63" w:rsidRPr="00F32487" w:rsidRDefault="007E1C63" w:rsidP="00015EF2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현</w:t>
                        </w:r>
                        <w:r>
                          <w:rPr>
                            <w:b/>
                            <w:color w:val="FF0000"/>
                          </w:rPr>
                          <w:t>물수량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과 일치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7161E0" w:rsidDel="00665982"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488EC671" wp14:editId="285FAEB9">
                  <wp:simplePos x="0" y="0"/>
                  <wp:positionH relativeFrom="margin">
                    <wp:posOffset>441297</wp:posOffset>
                  </wp:positionH>
                  <wp:positionV relativeFrom="paragraph">
                    <wp:posOffset>465041</wp:posOffset>
                  </wp:positionV>
                  <wp:extent cx="3633746" cy="1698459"/>
                  <wp:effectExtent l="0" t="0" r="24130" b="16510"/>
                  <wp:wrapNone/>
                  <wp:docPr id="15" name="모서리가 둥근 직사각형 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33746" cy="1698459"/>
                          </a:xfrm>
                          <a:prstGeom prst="roundRect">
                            <a:avLst>
                              <a:gd name="adj" fmla="val 8094"/>
                            </a:avLst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76BB7987" id="모서리가 둥근 직사각형 15" o:spid="_x0000_s1026" style="position:absolute;left:0;text-align:left;margin-left:34.75pt;margin-top:36.6pt;width:286.1pt;height:133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3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" filled="f" strokecolor="red" strokeweight="2pt">
                  <w10:wrap anchorx="margin"/>
                </v:roundrect>
              </w:pict>
            </mc:Fallback>
          </mc:AlternateContent>
        </w:r>
        <w:r w:rsidR="007415CD" w:rsidRPr="007161E0" w:rsidDel="00665982">
          <w:rPr>
            <w:noProof/>
          </w:rPr>
          <w:drawing>
            <wp:inline distT="0" distB="0" distL="0" distR="0" wp14:anchorId="79BEC898" wp14:editId="272263CF">
              <wp:extent cx="9639300" cy="5034858"/>
              <wp:effectExtent l="0" t="0" r="0" b="0"/>
              <wp:docPr id="14" name="그림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44"/>
                      <a:srcRect l="2674" t="3928" r="5342" b="6294"/>
                      <a:stretch/>
                    </pic:blipFill>
                    <pic:spPr bwMode="auto">
                      <a:xfrm>
                        <a:off x="0" y="0"/>
                        <a:ext cx="9651709" cy="504134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  <w:ins w:id="4452" w:author="김현기/HYUNKI KIM" w:date="2020-04-23T09:30:00Z">
        <w:del w:id="4453" w:author="최성익" w:date="2020-11-13T12:42:00Z">
          <w:r w:rsidR="00ED272D" w:rsidRPr="00ED272D" w:rsidDel="00665982">
            <w:rPr>
              <w:noProof/>
            </w:rPr>
            <w:delText xml:space="preserve"> </w:delText>
          </w:r>
          <w:r w:rsidR="00ED272D" w:rsidRPr="00ED272D" w:rsidDel="00665982">
            <w:rPr>
              <w:rFonts w:eastAsiaTheme="minorHAnsi"/>
              <w:noProof/>
              <w:szCs w:val="20"/>
              <w:rPrChange w:id="4454" w:author="Unknown">
                <w:rPr>
                  <w:noProof/>
                </w:rPr>
              </w:rPrChange>
            </w:rPr>
            <w:drawing>
              <wp:inline distT="0" distB="0" distL="0" distR="0" wp14:anchorId="6D5BC7F3" wp14:editId="7512A79D">
                <wp:extent cx="4068000" cy="2160000"/>
                <wp:effectExtent l="0" t="0" r="8890" b="0"/>
                <wp:docPr id="30" name="그림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그림 4"/>
                        <pic:cNvPicPr>
                          <a:picLocks noChangeAspect="1"/>
                        </pic:cNvPicPr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80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08D9641C" w14:textId="77777777" w:rsidR="007A455C" w:rsidRPr="00D33CB8" w:rsidDel="00665982" w:rsidRDefault="007A455C">
      <w:pPr>
        <w:widowControl/>
        <w:wordWrap/>
        <w:autoSpaceDE/>
        <w:autoSpaceDN/>
        <w:jc w:val="left"/>
        <w:rPr>
          <w:ins w:id="4455" w:author="김현기/HYUNKI KIM" w:date="2020-04-23T09:39:00Z"/>
          <w:del w:id="4456" w:author="최성익" w:date="2020-11-13T12:42:00Z"/>
          <w:rFonts w:eastAsiaTheme="minorHAnsi"/>
          <w:i/>
          <w:color w:val="0000FF"/>
          <w:szCs w:val="20"/>
          <w:rPrChange w:id="4457" w:author="김경환(품질보증팀)/KYUNGHWAN KIM" w:date="2020-05-19T12:05:00Z">
            <w:rPr>
              <w:ins w:id="4458" w:author="김현기/HYUNKI KIM" w:date="2020-04-23T09:39:00Z"/>
              <w:del w:id="4459" w:author="최성익" w:date="2020-11-13T12:42:00Z"/>
              <w:rFonts w:eastAsiaTheme="minorHAnsi"/>
              <w:szCs w:val="20"/>
            </w:rPr>
          </w:rPrChange>
        </w:rPr>
        <w:pPrChange w:id="4460" w:author="최성익" w:date="2020-11-13T12:42:00Z">
          <w:pPr>
            <w:wordWrap/>
          </w:pPr>
        </w:pPrChange>
      </w:pPr>
      <w:del w:id="4461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462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&lt;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463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부표</w:delText>
        </w:r>
        <w:r w:rsidRPr="00D33CB8" w:rsidDel="00665982">
          <w:rPr>
            <w:rFonts w:eastAsiaTheme="minorHAnsi"/>
            <w:i/>
            <w:color w:val="0000FF"/>
            <w:szCs w:val="20"/>
            <w:rPrChange w:id="4464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#</w:delText>
        </w:r>
        <w:r w:rsidR="005979FA" w:rsidRPr="00D33CB8" w:rsidDel="00665982">
          <w:rPr>
            <w:rFonts w:eastAsiaTheme="minorHAnsi"/>
            <w:i/>
            <w:color w:val="0000FF"/>
            <w:szCs w:val="20"/>
            <w:rPrChange w:id="4465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8</w:delText>
        </w:r>
        <w:r w:rsidRPr="00D33CB8" w:rsidDel="00665982">
          <w:rPr>
            <w:rFonts w:eastAsiaTheme="minorHAnsi"/>
            <w:i/>
            <w:color w:val="0000FF"/>
            <w:szCs w:val="20"/>
            <w:rPrChange w:id="4466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.</w:delText>
        </w:r>
      </w:del>
      <w:ins w:id="4467" w:author="김현기/HYUNKI KIM" w:date="2020-04-23T09:49:00Z">
        <w:del w:id="4468" w:author="최성익" w:date="2020-11-13T12:42:00Z"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469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DA64B1" w:rsidRPr="00D33CB8" w:rsidDel="00665982">
            <w:rPr>
              <w:rFonts w:eastAsiaTheme="minorHAnsi"/>
              <w:i/>
              <w:color w:val="0000FF"/>
              <w:szCs w:val="20"/>
              <w:rPrChange w:id="4470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Legacy </w:delText>
          </w:r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471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ERP </w:delText>
          </w:r>
        </w:del>
      </w:ins>
      <w:del w:id="4472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473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474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일반</w:delText>
        </w:r>
      </w:del>
      <w:ins w:id="4475" w:author="김현기/HYUNKI KIM" w:date="2020-04-23T09:49:00Z">
        <w:del w:id="4476" w:author="최성익" w:date="2020-11-13T12:42:00Z">
          <w:r w:rsidR="008209A9" w:rsidRPr="00D33CB8" w:rsidDel="00665982">
            <w:rPr>
              <w:rFonts w:eastAsiaTheme="minorHAnsi" w:hint="eastAsia"/>
              <w:i/>
              <w:color w:val="0000FF"/>
              <w:szCs w:val="20"/>
              <w:rPrChange w:id="4477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자재</w:delText>
          </w:r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478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del w:id="4479" w:author="최성익" w:date="2020-11-13T12:42:00Z">
        <w:r w:rsidRPr="00D33CB8" w:rsidDel="00665982">
          <w:rPr>
            <w:rFonts w:eastAsiaTheme="minorHAnsi" w:hint="eastAsia"/>
            <w:i/>
            <w:color w:val="0000FF"/>
            <w:szCs w:val="20"/>
            <w:rPrChange w:id="4480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입고</w:delText>
        </w:r>
      </w:del>
      <w:ins w:id="4481" w:author="김현기/HYUNKI KIM" w:date="2020-04-23T09:49:00Z">
        <w:del w:id="4482" w:author="최성익" w:date="2020-11-13T12:42:00Z"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483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/반품 </w:delText>
          </w:r>
        </w:del>
      </w:ins>
      <w:del w:id="4484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485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 xml:space="preserve"> </w:delText>
        </w:r>
        <w:r w:rsidRPr="00D33CB8" w:rsidDel="00665982">
          <w:rPr>
            <w:rFonts w:eastAsiaTheme="minorHAnsi" w:hint="eastAsia"/>
            <w:i/>
            <w:color w:val="0000FF"/>
            <w:szCs w:val="20"/>
            <w:rPrChange w:id="4486" w:author="김경환(품질보증팀)/KYUNGHWAN KIM" w:date="2020-05-19T12:05:00Z">
              <w:rPr>
                <w:rFonts w:eastAsiaTheme="minorHAnsi" w:hint="eastAsia"/>
                <w:szCs w:val="20"/>
              </w:rPr>
            </w:rPrChange>
          </w:rPr>
          <w:delText>등록방법</w:delText>
        </w:r>
      </w:del>
      <w:ins w:id="4487" w:author="김현기/HYUNKI KIM" w:date="2020-04-23T10:17:00Z">
        <w:del w:id="4488" w:author="최성익" w:date="2020-11-13T12:42:00Z">
          <w:r w:rsidR="003C036C" w:rsidRPr="00D33CB8" w:rsidDel="00665982">
            <w:rPr>
              <w:rFonts w:eastAsiaTheme="minorHAnsi"/>
              <w:i/>
              <w:color w:val="0000FF"/>
              <w:szCs w:val="20"/>
              <w:rPrChange w:id="4489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>&gt;</w:delText>
          </w:r>
        </w:del>
      </w:ins>
      <w:del w:id="4490" w:author="최성익" w:date="2020-11-13T12:42:00Z">
        <w:r w:rsidRPr="00D33CB8" w:rsidDel="00665982">
          <w:rPr>
            <w:rFonts w:eastAsiaTheme="minorHAnsi"/>
            <w:i/>
            <w:color w:val="0000FF"/>
            <w:szCs w:val="20"/>
            <w:rPrChange w:id="4491" w:author="김경환(품질보증팀)/KYUNGHWAN KIM" w:date="2020-05-19T12:05:00Z">
              <w:rPr>
                <w:rFonts w:eastAsiaTheme="minorHAnsi"/>
                <w:szCs w:val="20"/>
              </w:rPr>
            </w:rPrChange>
          </w:rPr>
          <w:delText>&gt;</w:delText>
        </w:r>
      </w:del>
    </w:p>
    <w:p w14:paraId="16E248F0" w14:textId="77777777" w:rsidR="00D80DBD" w:rsidRPr="007161E0" w:rsidDel="00665982" w:rsidRDefault="00D80DBD">
      <w:pPr>
        <w:widowControl/>
        <w:wordWrap/>
        <w:autoSpaceDE/>
        <w:autoSpaceDN/>
        <w:jc w:val="left"/>
        <w:rPr>
          <w:del w:id="4492" w:author="최성익" w:date="2020-11-13T12:42:00Z"/>
          <w:rFonts w:eastAsiaTheme="minorHAnsi"/>
          <w:szCs w:val="20"/>
        </w:rPr>
        <w:pPrChange w:id="4493" w:author="최성익" w:date="2020-11-13T12:42:00Z">
          <w:pPr>
            <w:wordWrap/>
          </w:pPr>
        </w:pPrChange>
      </w:pPr>
      <w:ins w:id="4494" w:author="김현기/HYUNKI KIM" w:date="2020-04-23T09:43:00Z">
        <w:del w:id="4495" w:author="최성익" w:date="2020-11-13T12:42:00Z">
          <w:r w:rsidRPr="007A455C" w:rsidDel="00665982">
            <w:rPr>
              <w:rFonts w:eastAsiaTheme="minorHAnsi"/>
              <w:i/>
              <w:noProof/>
              <w:color w:val="0000FF"/>
              <w:szCs w:val="20"/>
              <w:rPrChange w:id="4496" w:author="Unknown">
                <w:rPr>
                  <w:noProof/>
                </w:rPr>
              </w:rPrChange>
            </w:rPr>
            <mc:AlternateContent>
              <mc:Choice Requires="wps">
                <w:drawing>
                  <wp:anchor distT="0" distB="0" distL="114300" distR="114300" simplePos="0" relativeHeight="251696128" behindDoc="0" locked="0" layoutInCell="1" allowOverlap="1" wp14:anchorId="67B5396E" wp14:editId="2E69137E">
                    <wp:simplePos x="0" y="0"/>
                    <wp:positionH relativeFrom="column">
                      <wp:posOffset>544664</wp:posOffset>
                    </wp:positionH>
                    <wp:positionV relativeFrom="paragraph">
                      <wp:posOffset>511727</wp:posOffset>
                    </wp:positionV>
                    <wp:extent cx="3652852" cy="1650752"/>
                    <wp:effectExtent l="0" t="0" r="24130" b="26035"/>
                    <wp:wrapNone/>
                    <wp:docPr id="33" name="모서리가 둥근 직사각형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52852" cy="1650752"/>
                            </a:xfrm>
                            <a:prstGeom prst="roundRect">
                              <a:avLst>
                                <a:gd name="adj" fmla="val 6514"/>
                              </a:avLst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46F1B88" id="모서리가 둥근 직사각형 33" o:spid="_x0000_s1026" style="position:absolute;left:0;text-align:left;margin-left:42.9pt;margin-top:40.3pt;width:287.65pt;height:13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" filled="f" strokecolor="red" strokeweight="2pt"/>
                </w:pict>
              </mc:Fallback>
            </mc:AlternateContent>
          </w:r>
        </w:del>
      </w:ins>
      <w:ins w:id="4497" w:author="김현기/HYUNKI KIM" w:date="2020-04-23T09:46:00Z">
        <w:del w:id="4498" w:author="최성익" w:date="2020-11-13T12:42:00Z">
          <w:r w:rsidRPr="007A455C" w:rsidDel="00665982">
            <w:rPr>
              <w:rFonts w:eastAsiaTheme="minorHAnsi"/>
              <w:i/>
              <w:noProof/>
              <w:color w:val="0000FF"/>
              <w:szCs w:val="20"/>
              <w:rPrChange w:id="4499" w:author="Unknown">
                <w:rPr>
                  <w:noProof/>
                </w:rPr>
              </w:rPrChange>
            </w:rPr>
            <mc:AlternateContent>
              <mc:Choice Requires="wps">
                <w:drawing>
                  <wp:anchor distT="0" distB="0" distL="114300" distR="114300" simplePos="0" relativeHeight="251698176" behindDoc="0" locked="0" layoutInCell="1" allowOverlap="1" wp14:anchorId="101D9D25" wp14:editId="5B225C25">
                    <wp:simplePos x="0" y="0"/>
                    <wp:positionH relativeFrom="column">
                      <wp:posOffset>4248150</wp:posOffset>
                    </wp:positionH>
                    <wp:positionV relativeFrom="paragraph">
                      <wp:posOffset>1753538</wp:posOffset>
                    </wp:positionV>
                    <wp:extent cx="2486025" cy="323850"/>
                    <wp:effectExtent l="0" t="0" r="0" b="0"/>
                    <wp:wrapNone/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86025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F97951" w14:textId="77777777" w:rsidR="007E1C63" w:rsidRPr="00F32487" w:rsidRDefault="007E1C63" w:rsidP="00542F60">
                                <w:pPr>
                                  <w:jc w:val="center"/>
                                  <w:rPr>
                                    <w:b/>
                                    <w:color w:val="FF0000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일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반</w:t>
                                </w:r>
                                <w:ins w:id="4500" w:author="김현기/HYUNKI KIM" w:date="2020-04-23T09:46:00Z"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구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매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/서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브원구매</w:t>
                                  </w:r>
                                </w:ins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입고</w:t>
                                </w:r>
                                <w:ins w:id="4501" w:author="김현기/HYUNKI KIM" w:date="2020-04-23T10:06:00Z"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/반</w:t>
                                  </w:r>
                                </w:ins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품 등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1D9D25" id="Text Box 35" o:spid="_x0000_s1040" type="#_x0000_t202" style="position:absolute;margin-left:334.5pt;margin-top:138.05pt;width:195.7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" filled="f" stroked="f" strokeweight=".5pt">
                    <v:textbox>
                      <w:txbxContent>
                        <w:p w14:paraId="44F97951" w14:textId="77777777" w:rsidR="007E1C63" w:rsidRPr="00F32487" w:rsidRDefault="007E1C63" w:rsidP="00542F60">
                          <w:pPr>
                            <w:jc w:val="center"/>
                            <w:rPr>
                              <w:b/>
                              <w:color w:val="FF0000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일</w:t>
                          </w:r>
                          <w:r>
                            <w:rPr>
                              <w:b/>
                              <w:color w:val="FF0000"/>
                            </w:rPr>
                            <w:t>반</w:t>
                          </w:r>
                          <w:ins w:id="4502" w:author="김현기/HYUNKI KIM" w:date="2020-04-23T09:46:00Z"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구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매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/서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브원구매</w:t>
                            </w:r>
                          </w:ins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</w:rPr>
                            <w:t>입고</w:t>
                          </w:r>
                          <w:ins w:id="4503" w:author="김현기/HYUNKI KIM" w:date="2020-04-23T10:06:00Z"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/반</w:t>
                            </w:r>
                          </w:ins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품 등</w:t>
                          </w:r>
                          <w:r>
                            <w:rPr>
                              <w:b/>
                              <w:color w:val="FF0000"/>
                            </w:rPr>
                            <w:t>록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del>
      </w:ins>
      <w:ins w:id="4504" w:author="김현기/HYUNKI KIM" w:date="2020-04-23T09:44:00Z">
        <w:del w:id="4505" w:author="최성익" w:date="2020-11-13T12:42:00Z">
          <w:r w:rsidR="00542F60" w:rsidRPr="00542F60" w:rsidDel="00665982">
            <w:rPr>
              <w:rFonts w:eastAsiaTheme="minorHAnsi"/>
              <w:noProof/>
              <w:szCs w:val="20"/>
              <w:rPrChange w:id="4506" w:author="Unknown">
                <w:rPr>
                  <w:noProof/>
                </w:rPr>
              </w:rPrChange>
            </w:rPr>
            <w:drawing>
              <wp:inline distT="0" distB="0" distL="0" distR="0" wp14:anchorId="5035F120" wp14:editId="407031DD">
                <wp:extent cx="4193540" cy="2159763"/>
                <wp:effectExtent l="0" t="0" r="0" b="0"/>
                <wp:docPr id="34" name="그림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6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8383" cy="2162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0214CC99" w14:textId="77777777" w:rsidR="008209A9" w:rsidRPr="00D33CB8" w:rsidDel="00665982" w:rsidRDefault="007A455C">
      <w:pPr>
        <w:widowControl/>
        <w:wordWrap/>
        <w:autoSpaceDE/>
        <w:autoSpaceDN/>
        <w:jc w:val="left"/>
        <w:rPr>
          <w:ins w:id="4507" w:author="김현기/HYUNKI KIM" w:date="2020-04-23T09:54:00Z"/>
          <w:del w:id="4508" w:author="최성익" w:date="2020-11-13T12:42:00Z"/>
          <w:rFonts w:eastAsiaTheme="minorHAnsi"/>
          <w:i/>
          <w:color w:val="0000FF"/>
          <w:szCs w:val="20"/>
          <w:rPrChange w:id="4509" w:author="김경환(품질보증팀)/KYUNGHWAN KIM" w:date="2020-05-19T12:05:00Z">
            <w:rPr>
              <w:ins w:id="4510" w:author="김현기/HYUNKI KIM" w:date="2020-04-23T09:54:00Z"/>
              <w:del w:id="4511" w:author="최성익" w:date="2020-11-13T12:42:00Z"/>
              <w:rFonts w:eastAsiaTheme="minorHAnsi"/>
              <w:color w:val="0000FF"/>
              <w:szCs w:val="20"/>
            </w:rPr>
          </w:rPrChange>
        </w:rPr>
        <w:pPrChange w:id="4512" w:author="최성익" w:date="2020-11-13T12:42:00Z">
          <w:pPr>
            <w:wordWrap/>
          </w:pPr>
        </w:pPrChange>
      </w:pPr>
      <w:del w:id="4513" w:author="최성익" w:date="2020-11-13T12:42:00Z">
        <w:r w:rsidRPr="00D33CB8" w:rsidDel="00665982">
          <w:rPr>
            <w:rFonts w:eastAsiaTheme="minorHAnsi"/>
            <w:i/>
            <w:noProof/>
            <w:color w:val="0000FF"/>
            <w:szCs w:val="20"/>
            <w:rPrChange w:id="4514" w:author="김경환(품질보증팀)/KYUNGHWAN KIM" w:date="2020-05-19T12:05:00Z">
              <w:rPr>
                <w:noProof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85888" behindDoc="0" locked="0" layoutInCell="1" allowOverlap="1" wp14:anchorId="2B35D1F0" wp14:editId="4AC3B82F">
                  <wp:simplePos x="0" y="0"/>
                  <wp:positionH relativeFrom="column">
                    <wp:posOffset>1316355</wp:posOffset>
                  </wp:positionH>
                  <wp:positionV relativeFrom="paragraph">
                    <wp:posOffset>1323340</wp:posOffset>
                  </wp:positionV>
                  <wp:extent cx="1781175" cy="323850"/>
                  <wp:effectExtent l="0" t="0" r="0" b="0"/>
                  <wp:wrapNone/>
                  <wp:docPr id="23" name="Text Box 2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78117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7D7A66" w14:textId="77777777" w:rsidR="007E1C63" w:rsidRPr="00F32487" w:rsidRDefault="007E1C63" w:rsidP="007A455C">
                              <w:pPr>
                                <w:jc w:val="center"/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결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산대상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>여</w:t>
                              </w:r>
                              <w:r>
                                <w:rPr>
                                  <w:b/>
                                  <w:color w:val="FF0000"/>
                                </w:rPr>
                                <w:t>부</w:t>
                              </w:r>
                              <w:r>
                                <w:rPr>
                                  <w:rFonts w:hint="eastAsia"/>
                                  <w:b/>
                                  <w:color w:val="FF0000"/>
                                </w:rPr>
                                <w:t xml:space="preserve"> </w:t>
                              </w:r>
                              <w:del w:id="4515" w:author="김현기/HYUNKI KIM" w:date="2020-04-23T09:47:00Z">
                                <w:r w:rsidDel="008209A9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확</w:delText>
                                </w:r>
                              </w:del>
                              <w:r>
                                <w:rPr>
                                  <w:b/>
                                  <w:color w:val="FF0000"/>
                                </w:rPr>
                                <w:t>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B35D1F0" id="Text Box 23" o:spid="_x0000_s1041" type="#_x0000_t202" style="position:absolute;margin-left:103.65pt;margin-top:104.2pt;width:140.25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" filled="f" stroked="f" strokeweight=".5pt">
                  <v:textbox>
                    <w:txbxContent>
                      <w:p w14:paraId="477D7A66" w14:textId="77777777" w:rsidR="007E1C63" w:rsidRPr="00F32487" w:rsidRDefault="007E1C63" w:rsidP="007A455C">
                        <w:pPr>
                          <w:jc w:val="center"/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결</w:t>
                        </w:r>
                        <w:r>
                          <w:rPr>
                            <w:b/>
                            <w:color w:val="FF0000"/>
                          </w:rPr>
                          <w:t>산대상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>여</w:t>
                        </w:r>
                        <w:r>
                          <w:rPr>
                            <w:b/>
                            <w:color w:val="FF0000"/>
                          </w:rPr>
                          <w:t>부</w:t>
                        </w:r>
                        <w:r>
                          <w:rPr>
                            <w:rFonts w:hint="eastAsia"/>
                            <w:b/>
                            <w:color w:val="FF0000"/>
                          </w:rPr>
                          <w:t xml:space="preserve"> </w:t>
                        </w:r>
                        <w:del w:id="4516" w:author="김현기/HYUNKI KIM" w:date="2020-04-23T09:47:00Z">
                          <w:r w:rsidDel="008209A9">
                            <w:rPr>
                              <w:rFonts w:hint="eastAsia"/>
                              <w:b/>
                              <w:color w:val="FF0000"/>
                            </w:rPr>
                            <w:delText>확</w:delText>
                          </w:r>
                        </w:del>
                        <w:r>
                          <w:rPr>
                            <w:b/>
                            <w:color w:val="FF0000"/>
                          </w:rPr>
                          <w:t>인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D33CB8" w:rsidDel="00665982">
          <w:rPr>
            <w:rFonts w:eastAsiaTheme="minorHAnsi"/>
            <w:i/>
            <w:noProof/>
            <w:color w:val="0000FF"/>
            <w:szCs w:val="20"/>
            <w:rPrChange w:id="4517" w:author="김경환(품질보증팀)/KYUNGHWAN KIM" w:date="2020-05-19T12:05:00Z">
              <w:rPr>
                <w:noProof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83840" behindDoc="0" locked="0" layoutInCell="1" allowOverlap="1" wp14:anchorId="517DAE4D" wp14:editId="5D94A7E6">
                  <wp:simplePos x="0" y="0"/>
                  <wp:positionH relativeFrom="column">
                    <wp:posOffset>1602105</wp:posOffset>
                  </wp:positionH>
                  <wp:positionV relativeFrom="paragraph">
                    <wp:posOffset>1618615</wp:posOffset>
                  </wp:positionV>
                  <wp:extent cx="1076325" cy="123825"/>
                  <wp:effectExtent l="0" t="0" r="28575" b="28575"/>
                  <wp:wrapNone/>
                  <wp:docPr id="22" name="모서리가 둥근 직사각형 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76325" cy="1238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329F72D0" id="모서리가 둥근 직사각형 22" o:spid="_x0000_s1026" style="position:absolute;left:0;text-align:left;margin-left:126.15pt;margin-top:127.45pt;width:84.75pt;height:9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" filled="f" strokecolor="red" strokeweight="2pt"/>
              </w:pict>
            </mc:Fallback>
          </mc:AlternateContent>
        </w:r>
        <w:r w:rsidRPr="00D33CB8" w:rsidDel="00665982">
          <w:rPr>
            <w:rFonts w:eastAsiaTheme="minorHAnsi"/>
            <w:i/>
            <w:noProof/>
            <w:color w:val="0000FF"/>
            <w:szCs w:val="20"/>
            <w:rPrChange w:id="4518" w:author="김경환(품질보증팀)/KYUNGHWAN KIM" w:date="2020-05-19T12:05:00Z">
              <w:rPr>
                <w:noProof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81792" behindDoc="0" locked="0" layoutInCell="1" allowOverlap="1" wp14:anchorId="2AF9F9EC" wp14:editId="52F5A4A1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1237615</wp:posOffset>
                  </wp:positionV>
                  <wp:extent cx="828675" cy="123825"/>
                  <wp:effectExtent l="0" t="0" r="28575" b="28575"/>
                  <wp:wrapNone/>
                  <wp:docPr id="21" name="모서리가 둥근 직사각형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28675" cy="1238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69090F58" id="모서리가 둥근 직사각형 21" o:spid="_x0000_s1026" style="position:absolute;left:0;text-align:left;margin-left:22.6pt;margin-top:97.45pt;width:65.2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" filled="f" strokecolor="red" strokeweight="2pt"/>
              </w:pict>
            </mc:Fallback>
          </mc:AlternateContent>
        </w:r>
      </w:del>
      <w:ins w:id="4519" w:author="김현기/HYUNKI KIM" w:date="2020-04-23T09:47:00Z">
        <w:del w:id="4520" w:author="최성익" w:date="2020-11-13T12:42:00Z"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521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>&lt;</w:delText>
          </w:r>
          <w:r w:rsidR="008209A9" w:rsidRPr="00D33CB8" w:rsidDel="00665982">
            <w:rPr>
              <w:rFonts w:eastAsiaTheme="minorHAnsi" w:hint="eastAsia"/>
              <w:i/>
              <w:color w:val="0000FF"/>
              <w:szCs w:val="20"/>
              <w:rPrChange w:id="4522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부</w:delText>
          </w:r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523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표#9. </w:delText>
          </w:r>
        </w:del>
      </w:ins>
      <w:ins w:id="4524" w:author="김현기/HYUNKI KIM" w:date="2020-04-23T09:56:00Z">
        <w:del w:id="4525" w:author="최성익" w:date="2020-11-13T12:42:00Z">
          <w:r w:rsidR="008209A9" w:rsidRPr="00D33CB8" w:rsidDel="00665982">
            <w:rPr>
              <w:rFonts w:eastAsiaTheme="minorHAnsi" w:hint="eastAsia"/>
              <w:i/>
              <w:color w:val="0000FF"/>
              <w:szCs w:val="20"/>
              <w:rPrChange w:id="4526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보전자재</w:delText>
          </w:r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527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8209A9" w:rsidRPr="00D33CB8" w:rsidDel="00665982">
            <w:rPr>
              <w:rFonts w:eastAsiaTheme="minorHAnsi" w:hint="eastAsia"/>
              <w:i/>
              <w:color w:val="0000FF"/>
              <w:szCs w:val="20"/>
              <w:rPrChange w:id="4528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입고</w:delText>
          </w:r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529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  <w:r w:rsidR="008209A9" w:rsidRPr="00D33CB8" w:rsidDel="00665982">
            <w:rPr>
              <w:rFonts w:eastAsiaTheme="minorHAnsi" w:hint="eastAsia"/>
              <w:i/>
              <w:color w:val="0000FF"/>
              <w:szCs w:val="20"/>
              <w:rPrChange w:id="4530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리스트</w:delText>
          </w:r>
          <w:r w:rsidR="008209A9" w:rsidRPr="00D33CB8" w:rsidDel="00665982">
            <w:rPr>
              <w:rFonts w:eastAsiaTheme="minorHAnsi"/>
              <w:i/>
              <w:color w:val="0000FF"/>
              <w:szCs w:val="20"/>
              <w:rPrChange w:id="4531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>&gt;</w:delText>
          </w:r>
        </w:del>
      </w:ins>
    </w:p>
    <w:p w14:paraId="72F9BFE7" w14:textId="77777777" w:rsidR="00D80DBD" w:rsidDel="00D80DBD" w:rsidRDefault="00D80DBD">
      <w:pPr>
        <w:widowControl/>
        <w:wordWrap/>
        <w:autoSpaceDE/>
        <w:autoSpaceDN/>
        <w:jc w:val="left"/>
        <w:rPr>
          <w:ins w:id="4532" w:author="김현기/HYUNKI KIM" w:date="2020-04-23T15:50:00Z"/>
          <w:del w:id="4533" w:author="최성익" w:date="2020-11-13T12:30:00Z"/>
          <w:rFonts w:eastAsiaTheme="minorHAnsi"/>
          <w:i/>
          <w:color w:val="0000FF"/>
          <w:szCs w:val="20"/>
        </w:rPr>
        <w:pPrChange w:id="4534" w:author="최성익" w:date="2020-11-13T12:42:00Z">
          <w:pPr>
            <w:wordWrap/>
          </w:pPr>
        </w:pPrChange>
      </w:pPr>
      <w:del w:id="4535" w:author="최성익" w:date="2020-11-13T12:42:00Z">
        <w:r w:rsidRPr="007A455C" w:rsidDel="00665982">
          <w:rPr>
            <w:rFonts w:eastAsiaTheme="minorHAnsi"/>
            <w:i/>
            <w:noProof/>
            <w:color w:val="0000FF"/>
            <w:szCs w:val="20"/>
          </w:rPr>
          <mc:AlternateContent>
            <mc:Choice Requires="wps">
              <w:drawing>
                <wp:anchor distT="0" distB="0" distL="114300" distR="114300" simplePos="0" relativeHeight="251679744" behindDoc="0" locked="0" layoutInCell="1" allowOverlap="1" wp14:anchorId="34B9A2C9" wp14:editId="50A6BAE1">
                  <wp:simplePos x="0" y="0"/>
                  <wp:positionH relativeFrom="column">
                    <wp:posOffset>4249227</wp:posOffset>
                  </wp:positionH>
                  <wp:positionV relativeFrom="paragraph">
                    <wp:posOffset>1577947</wp:posOffset>
                  </wp:positionV>
                  <wp:extent cx="2705100" cy="504825"/>
                  <wp:effectExtent l="0" t="0" r="0" b="0"/>
                  <wp:wrapNone/>
                  <wp:docPr id="20" name="Text Box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705100" cy="504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5DA31C" w14:textId="77777777" w:rsidR="007E1C63" w:rsidRDefault="007E1C63">
                              <w:pPr>
                                <w:jc w:val="left"/>
                                <w:rPr>
                                  <w:ins w:id="4536" w:author="김현기/HYUNKI KIM" w:date="2020-04-23T10:00:00Z"/>
                                  <w:b/>
                                  <w:color w:val="FF0000"/>
                                </w:rPr>
                                <w:pPrChange w:id="4537" w:author="김현기/HYUNKI KIM" w:date="2020-04-23T10:19:00Z">
                                  <w:pPr>
                                    <w:jc w:val="center"/>
                                  </w:pPr>
                                </w:pPrChange>
                              </w:pPr>
                              <w:ins w:id="4538" w:author="김현기/HYUNKI KIM" w:date="2020-04-23T10:00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L.ERP 입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고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등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록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완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료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ins>
                              <w:ins w:id="4539" w:author="김현기/HYUNKI KIM" w:date="2020-04-23T10:21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후</w:t>
                                </w:r>
                              </w:ins>
                              <w:ins w:id="4540" w:author="김현기/HYUNKI KIM" w:date="2020-04-23T10:00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ins>
                              <w:ins w:id="4541" w:author="김현기/HYUNKI KIM" w:date="2020-04-23T10:19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인터페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이스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(I/F)</w:t>
                                </w:r>
                              </w:ins>
                            </w:p>
                            <w:p w14:paraId="5F476481" w14:textId="77777777" w:rsidR="007E1C63" w:rsidRPr="00F32487" w:rsidRDefault="007E1C63">
                              <w:pPr>
                                <w:jc w:val="left"/>
                                <w:rPr>
                                  <w:b/>
                                  <w:color w:val="FF0000"/>
                                </w:rPr>
                                <w:pPrChange w:id="4542" w:author="김현기/HYUNKI KIM" w:date="2020-04-23T10:19:00Z">
                                  <w:pPr>
                                    <w:jc w:val="center"/>
                                  </w:pPr>
                                </w:pPrChange>
                              </w:pPr>
                              <w:ins w:id="4543" w:author="김현기/HYUNKI KIM" w:date="2020-04-23T10:01:00Z"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>SMILE QRP 입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고리스트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t xml:space="preserve"> 반</w:t>
                                </w:r>
                                <w:r>
                                  <w:rPr>
                                    <w:b/>
                                    <w:color w:val="FF0000"/>
                                  </w:rPr>
                                  <w:t>영</w:t>
                                </w:r>
                              </w:ins>
                              <w:del w:id="4544" w:author="김현기/HYUNKI KIM" w:date="2020-04-23T10:00:00Z">
                                <w:r w:rsidDel="00082C5C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일</w:delText>
                                </w:r>
                                <w:r w:rsidDel="00082C5C">
                                  <w:rPr>
                                    <w:b/>
                                    <w:color w:val="FF0000"/>
                                  </w:rPr>
                                  <w:delText>반</w:delText>
                                </w:r>
                                <w:r w:rsidDel="00082C5C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 xml:space="preserve"> </w:delText>
                                </w:r>
                                <w:r w:rsidDel="00082C5C">
                                  <w:rPr>
                                    <w:b/>
                                    <w:color w:val="FF0000"/>
                                  </w:rPr>
                                  <w:delText>입고</w:delText>
                                </w:r>
                                <w:r w:rsidDel="00082C5C">
                                  <w:rPr>
                                    <w:rFonts w:hint="eastAsia"/>
                                    <w:b/>
                                    <w:color w:val="FF0000"/>
                                  </w:rPr>
                                  <w:delText>품 등</w:delText>
                                </w:r>
                                <w:r w:rsidDel="00082C5C">
                                  <w:rPr>
                                    <w:b/>
                                    <w:color w:val="FF0000"/>
                                  </w:rPr>
                                  <w:delText>록</w:delText>
                                </w:r>
                              </w:del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4B9A2C9" id="Text Box 20" o:spid="_x0000_s1042" type="#_x0000_t202" style="position:absolute;margin-left:334.6pt;margin-top:124.25pt;width:213pt;height:3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" filled="f" stroked="f" strokeweight=".5pt">
                  <v:textbox>
                    <w:txbxContent>
                      <w:p w14:paraId="6C5DA31C" w14:textId="77777777" w:rsidR="007E1C63" w:rsidRDefault="007E1C63">
                        <w:pPr>
                          <w:jc w:val="left"/>
                          <w:rPr>
                            <w:ins w:id="4545" w:author="김현기/HYUNKI KIM" w:date="2020-04-23T10:00:00Z"/>
                            <w:b/>
                            <w:color w:val="FF0000"/>
                          </w:rPr>
                          <w:pPrChange w:id="4546" w:author="김현기/HYUNKI KIM" w:date="2020-04-23T10:19:00Z">
                            <w:pPr>
                              <w:jc w:val="center"/>
                            </w:pPr>
                          </w:pPrChange>
                        </w:pPr>
                        <w:ins w:id="4547" w:author="김현기/HYUNKI KIM" w:date="2020-04-23T10:00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L.ERP 입</w:t>
                          </w:r>
                          <w:r>
                            <w:rPr>
                              <w:b/>
                              <w:color w:val="FF0000"/>
                            </w:rPr>
                            <w:t>고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등</w:t>
                          </w:r>
                          <w:r>
                            <w:rPr>
                              <w:b/>
                              <w:color w:val="FF0000"/>
                            </w:rPr>
                            <w:t>록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완</w:t>
                          </w:r>
                          <w:r>
                            <w:rPr>
                              <w:b/>
                              <w:color w:val="FF0000"/>
                            </w:rPr>
                            <w:t>료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</w:t>
                          </w:r>
                        </w:ins>
                        <w:ins w:id="4548" w:author="김현기/HYUNKI KIM" w:date="2020-04-23T10:21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후</w:t>
                          </w:r>
                        </w:ins>
                        <w:ins w:id="4549" w:author="김현기/HYUNKI KIM" w:date="2020-04-23T10:00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</w:t>
                          </w:r>
                        </w:ins>
                        <w:ins w:id="4550" w:author="김현기/HYUNKI KIM" w:date="2020-04-23T10:19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인터페</w:t>
                          </w:r>
                          <w:r>
                            <w:rPr>
                              <w:b/>
                              <w:color w:val="FF0000"/>
                            </w:rPr>
                            <w:t>이스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(I/F)</w:t>
                          </w:r>
                        </w:ins>
                      </w:p>
                      <w:p w14:paraId="5F476481" w14:textId="77777777" w:rsidR="007E1C63" w:rsidRPr="00F32487" w:rsidRDefault="007E1C63">
                        <w:pPr>
                          <w:jc w:val="left"/>
                          <w:rPr>
                            <w:b/>
                            <w:color w:val="FF0000"/>
                          </w:rPr>
                          <w:pPrChange w:id="4551" w:author="김현기/HYUNKI KIM" w:date="2020-04-23T10:19:00Z">
                            <w:pPr>
                              <w:jc w:val="center"/>
                            </w:pPr>
                          </w:pPrChange>
                        </w:pPr>
                        <w:ins w:id="4552" w:author="김현기/HYUNKI KIM" w:date="2020-04-23T10:01:00Z"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>SMILE QRP 입</w:t>
                          </w:r>
                          <w:r>
                            <w:rPr>
                              <w:b/>
                              <w:color w:val="FF0000"/>
                            </w:rPr>
                            <w:t>고리스트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</w:rPr>
                            <w:t xml:space="preserve"> 반</w:t>
                          </w:r>
                          <w:r>
                            <w:rPr>
                              <w:b/>
                              <w:color w:val="FF0000"/>
                            </w:rPr>
                            <w:t>영</w:t>
                          </w:r>
                        </w:ins>
                        <w:del w:id="4553" w:author="김현기/HYUNKI KIM" w:date="2020-04-23T10:00:00Z">
                          <w:r w:rsidDel="00082C5C">
                            <w:rPr>
                              <w:rFonts w:hint="eastAsia"/>
                              <w:b/>
                              <w:color w:val="FF0000"/>
                            </w:rPr>
                            <w:delText>일</w:delText>
                          </w:r>
                          <w:r w:rsidDel="00082C5C">
                            <w:rPr>
                              <w:b/>
                              <w:color w:val="FF0000"/>
                            </w:rPr>
                            <w:delText>반</w:delText>
                          </w:r>
                          <w:r w:rsidDel="00082C5C">
                            <w:rPr>
                              <w:rFonts w:hint="eastAsia"/>
                              <w:b/>
                              <w:color w:val="FF0000"/>
                            </w:rPr>
                            <w:delText xml:space="preserve"> </w:delText>
                          </w:r>
                          <w:r w:rsidDel="00082C5C">
                            <w:rPr>
                              <w:b/>
                              <w:color w:val="FF0000"/>
                            </w:rPr>
                            <w:delText>입고</w:delText>
                          </w:r>
                          <w:r w:rsidDel="00082C5C">
                            <w:rPr>
                              <w:rFonts w:hint="eastAsia"/>
                              <w:b/>
                              <w:color w:val="FF0000"/>
                            </w:rPr>
                            <w:delText>품 등</w:delText>
                          </w:r>
                          <w:r w:rsidDel="00082C5C">
                            <w:rPr>
                              <w:b/>
                              <w:color w:val="FF0000"/>
                            </w:rPr>
                            <w:delText>록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RPr="007A455C" w:rsidDel="00665982">
          <w:rPr>
            <w:rFonts w:eastAsiaTheme="minorHAnsi"/>
            <w:i/>
            <w:noProof/>
            <w:color w:val="0000FF"/>
            <w:szCs w:val="20"/>
          </w:rPr>
          <mc:AlternateContent>
            <mc:Choice Requires="wps">
              <w:drawing>
                <wp:anchor distT="0" distB="0" distL="114300" distR="114300" simplePos="0" relativeHeight="251678720" behindDoc="0" locked="0" layoutInCell="1" allowOverlap="1" wp14:anchorId="275C3CFB" wp14:editId="189C2A99">
                  <wp:simplePos x="0" y="0"/>
                  <wp:positionH relativeFrom="column">
                    <wp:posOffset>337930</wp:posOffset>
                  </wp:positionH>
                  <wp:positionV relativeFrom="paragraph">
                    <wp:posOffset>162891</wp:posOffset>
                  </wp:positionV>
                  <wp:extent cx="3791641" cy="2000609"/>
                  <wp:effectExtent l="0" t="0" r="18415" b="19050"/>
                  <wp:wrapNone/>
                  <wp:docPr id="19" name="모서리가 둥근 직사각형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91641" cy="2000609"/>
                          </a:xfrm>
                          <a:prstGeom prst="roundRect">
                            <a:avLst>
                              <a:gd name="adj" fmla="val 6232"/>
                            </a:avLst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5CA644E6" id="모서리가 둥근 직사각형 19" o:spid="_x0000_s1026" style="position:absolute;left:0;text-align:left;margin-left:26.6pt;margin-top:12.85pt;width:298.55pt;height:15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0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" filled="f" strokecolor="red" strokeweight="2pt"/>
              </w:pict>
            </mc:Fallback>
          </mc:AlternateContent>
        </w:r>
      </w:del>
      <w:ins w:id="4554" w:author="김현기/HYUNKI KIM" w:date="2020-04-23T09:54:00Z">
        <w:del w:id="4555" w:author="최성익" w:date="2020-11-13T12:42:00Z">
          <w:r w:rsidR="008209A9" w:rsidRPr="008209A9" w:rsidDel="00665982">
            <w:rPr>
              <w:rFonts w:eastAsiaTheme="minorHAnsi"/>
              <w:i/>
              <w:noProof/>
              <w:color w:val="0000FF"/>
              <w:szCs w:val="20"/>
              <w:rPrChange w:id="4556" w:author="Unknown">
                <w:rPr>
                  <w:noProof/>
                </w:rPr>
              </w:rPrChange>
            </w:rPr>
            <w:drawing>
              <wp:inline distT="0" distB="0" distL="0" distR="0" wp14:anchorId="3A1AF903" wp14:editId="37CFC23B">
                <wp:extent cx="4125600" cy="2160000"/>
                <wp:effectExtent l="0" t="0" r="8255" b="0"/>
                <wp:docPr id="36" name="그림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그림 7"/>
                        <pic:cNvPicPr>
                          <a:picLocks noChangeAspect="1"/>
                        </pic:cNvPicPr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56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7243F535" w14:textId="77777777" w:rsidR="00BD39D3" w:rsidRPr="00D33CB8" w:rsidDel="00665982" w:rsidRDefault="00BD39D3">
      <w:pPr>
        <w:widowControl/>
        <w:wordWrap/>
        <w:autoSpaceDE/>
        <w:autoSpaceDN/>
        <w:jc w:val="left"/>
        <w:rPr>
          <w:ins w:id="4557" w:author="김현기/HYUNKI KIM" w:date="2020-04-23T16:03:00Z"/>
          <w:del w:id="4558" w:author="최성익" w:date="2020-11-13T12:42:00Z"/>
          <w:rFonts w:eastAsiaTheme="minorHAnsi"/>
          <w:i/>
          <w:color w:val="0000FF"/>
          <w:szCs w:val="20"/>
          <w:rPrChange w:id="4559" w:author="김경환(품질보증팀)/KYUNGHWAN KIM" w:date="2020-05-19T12:05:00Z">
            <w:rPr>
              <w:ins w:id="4560" w:author="김현기/HYUNKI KIM" w:date="2020-04-23T16:03:00Z"/>
              <w:del w:id="4561" w:author="최성익" w:date="2020-11-13T12:42:00Z"/>
              <w:rFonts w:eastAsiaTheme="minorHAnsi"/>
              <w:szCs w:val="20"/>
            </w:rPr>
          </w:rPrChange>
        </w:rPr>
        <w:pPrChange w:id="4562" w:author="최성익" w:date="2020-11-13T12:42:00Z">
          <w:pPr>
            <w:wordWrap/>
          </w:pPr>
        </w:pPrChange>
      </w:pPr>
      <w:ins w:id="4563" w:author="김현기/HYUNKI KIM" w:date="2020-04-23T15:51:00Z">
        <w:del w:id="4564" w:author="최성익" w:date="2020-11-13T12:42:00Z">
          <w:r w:rsidRPr="00D33CB8" w:rsidDel="00665982">
            <w:rPr>
              <w:rFonts w:eastAsiaTheme="minorHAnsi"/>
              <w:i/>
              <w:color w:val="0000FF"/>
              <w:szCs w:val="20"/>
            </w:rPr>
            <w:delText>&lt;</w:delText>
          </w:r>
          <w:r w:rsidRPr="00D33CB8" w:rsidDel="00665982">
            <w:rPr>
              <w:rFonts w:eastAsiaTheme="minorHAnsi" w:hint="eastAsia"/>
              <w:i/>
              <w:color w:val="0000FF"/>
              <w:szCs w:val="20"/>
            </w:rPr>
            <w:delText>부</w:delText>
          </w:r>
        </w:del>
      </w:ins>
      <w:ins w:id="4565" w:author="김현기/HYUNKI KIM" w:date="2020-04-23T16:03:00Z">
        <w:del w:id="4566" w:author="최성익" w:date="2020-11-13T12:42:00Z">
          <w:r w:rsidR="004A423D" w:rsidRPr="00D33CB8" w:rsidDel="00665982">
            <w:rPr>
              <w:rFonts w:eastAsiaTheme="minorHAnsi" w:hint="eastAsia"/>
              <w:i/>
              <w:color w:val="0000FF"/>
              <w:szCs w:val="20"/>
              <w:rPrChange w:id="4567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표</w:delText>
          </w:r>
          <w:r w:rsidR="004A423D" w:rsidRPr="00D33CB8" w:rsidDel="00665982">
            <w:rPr>
              <w:rFonts w:eastAsiaTheme="minorHAnsi"/>
              <w:i/>
              <w:color w:val="0000FF"/>
              <w:szCs w:val="20"/>
              <w:rPrChange w:id="4568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#10. </w:delText>
          </w:r>
          <w:r w:rsidR="004A423D" w:rsidRPr="00D33CB8" w:rsidDel="00665982">
            <w:rPr>
              <w:rFonts w:eastAsiaTheme="minorHAnsi" w:hint="eastAsia"/>
              <w:i/>
              <w:color w:val="0000FF"/>
              <w:szCs w:val="20"/>
              <w:rPrChange w:id="4569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보전자재</w:delText>
          </w:r>
          <w:r w:rsidR="004A423D" w:rsidRPr="00D33CB8" w:rsidDel="00665982">
            <w:rPr>
              <w:rFonts w:eastAsiaTheme="minorHAnsi"/>
              <w:i/>
              <w:color w:val="0000FF"/>
              <w:szCs w:val="20"/>
              <w:rPrChange w:id="4570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</w:del>
      </w:ins>
      <w:ins w:id="4571" w:author="김현기/HYUNKI KIM" w:date="2020-04-23T16:26:00Z">
        <w:del w:id="4572" w:author="최성익" w:date="2020-11-13T12:42:00Z">
          <w:r w:rsidR="003C5BB7" w:rsidRPr="00D33CB8" w:rsidDel="00665982">
            <w:rPr>
              <w:rFonts w:eastAsiaTheme="minorHAnsi" w:hint="eastAsia"/>
              <w:i/>
              <w:color w:val="0000FF"/>
              <w:szCs w:val="20"/>
              <w:rPrChange w:id="4573" w:author="김경환(품질보증팀)/KYUNGHWAN KIM" w:date="2020-05-19T12:05:00Z">
                <w:rPr>
                  <w:rFonts w:eastAsiaTheme="minorHAnsi" w:hint="eastAsia"/>
                  <w:color w:val="0000FF"/>
                  <w:szCs w:val="20"/>
                </w:rPr>
              </w:rPrChange>
            </w:rPr>
            <w:delText>동일법인내</w:delText>
          </w:r>
          <w:r w:rsidR="003C5BB7" w:rsidRPr="00D33CB8" w:rsidDel="00665982">
            <w:rPr>
              <w:rFonts w:eastAsiaTheme="minorHAnsi"/>
              <w:i/>
              <w:color w:val="0000FF"/>
              <w:szCs w:val="20"/>
              <w:rPrChange w:id="4574" w:author="김경환(품질보증팀)/KYUNGHWAN KIM" w:date="2020-05-19T12:05:00Z">
                <w:rPr>
                  <w:rFonts w:eastAsiaTheme="minorHAnsi"/>
                  <w:color w:val="0000FF"/>
                  <w:szCs w:val="20"/>
                </w:rPr>
              </w:rPrChange>
            </w:rPr>
            <w:delText xml:space="preserve"> </w:delText>
          </w:r>
        </w:del>
      </w:ins>
      <w:ins w:id="4575" w:author="김현기/HYUNKI KIM" w:date="2020-04-23T16:03:00Z">
        <w:del w:id="4576" w:author="최성익" w:date="2020-11-13T12:42:00Z">
          <w:r w:rsidR="004A423D" w:rsidRPr="00D33CB8" w:rsidDel="00665982">
            <w:rPr>
              <w:rFonts w:eastAsiaTheme="minorHAnsi" w:hint="eastAsia"/>
              <w:i/>
              <w:color w:val="0000FF"/>
              <w:szCs w:val="20"/>
              <w:rPrChange w:id="4577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사업장간</w:delText>
          </w:r>
          <w:r w:rsidR="004A423D" w:rsidRPr="00D33CB8" w:rsidDel="00665982">
            <w:rPr>
              <w:rFonts w:eastAsiaTheme="minorHAnsi"/>
              <w:i/>
              <w:color w:val="0000FF"/>
              <w:szCs w:val="20"/>
              <w:rPrChange w:id="4578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 xml:space="preserve"> </w:delText>
          </w:r>
          <w:r w:rsidR="004A423D" w:rsidRPr="00D33CB8" w:rsidDel="00665982">
            <w:rPr>
              <w:rFonts w:eastAsiaTheme="minorHAnsi" w:hint="eastAsia"/>
              <w:i/>
              <w:color w:val="0000FF"/>
              <w:szCs w:val="20"/>
              <w:rPrChange w:id="4579" w:author="김경환(품질보증팀)/KYUNGHWAN KIM" w:date="2020-05-19T12:05:00Z">
                <w:rPr>
                  <w:rFonts w:eastAsiaTheme="minorHAnsi" w:hint="eastAsia"/>
                  <w:szCs w:val="20"/>
                </w:rPr>
              </w:rPrChange>
            </w:rPr>
            <w:delText>이동</w:delText>
          </w:r>
          <w:r w:rsidR="004A423D" w:rsidRPr="00D33CB8" w:rsidDel="00665982">
            <w:rPr>
              <w:rFonts w:eastAsiaTheme="minorHAnsi"/>
              <w:i/>
              <w:color w:val="0000FF"/>
              <w:szCs w:val="20"/>
              <w:rPrChange w:id="4580" w:author="김경환(품질보증팀)/KYUNGHWAN KIM" w:date="2020-05-19T12:05:00Z">
                <w:rPr>
                  <w:rFonts w:eastAsiaTheme="minorHAnsi"/>
                  <w:szCs w:val="20"/>
                </w:rPr>
              </w:rPrChange>
            </w:rPr>
            <w:delText>&gt;</w:delText>
          </w:r>
        </w:del>
      </w:ins>
    </w:p>
    <w:p w14:paraId="3422DF93" w14:textId="77777777" w:rsidR="004A423D" w:rsidRPr="00BD39D3" w:rsidDel="00665982" w:rsidRDefault="00D80DBD">
      <w:pPr>
        <w:widowControl/>
        <w:wordWrap/>
        <w:autoSpaceDE/>
        <w:autoSpaceDN/>
        <w:jc w:val="left"/>
        <w:rPr>
          <w:ins w:id="4581" w:author="김현기/HYUNKI KIM" w:date="2020-04-23T15:51:00Z"/>
          <w:del w:id="4582" w:author="최성익" w:date="2020-11-13T12:42:00Z"/>
          <w:rFonts w:eastAsiaTheme="minorHAnsi"/>
          <w:szCs w:val="20"/>
          <w:rPrChange w:id="4583" w:author="김현기/HYUNKI KIM" w:date="2020-04-23T15:51:00Z">
            <w:rPr>
              <w:ins w:id="4584" w:author="김현기/HYUNKI KIM" w:date="2020-04-23T15:51:00Z"/>
              <w:del w:id="4585" w:author="최성익" w:date="2020-11-13T12:42:00Z"/>
              <w:rFonts w:eastAsiaTheme="minorHAnsi"/>
              <w:i/>
              <w:color w:val="0000FF"/>
              <w:szCs w:val="20"/>
            </w:rPr>
          </w:rPrChange>
        </w:rPr>
        <w:pPrChange w:id="4586" w:author="최성익" w:date="2020-11-13T12:42:00Z">
          <w:pPr>
            <w:wordWrap/>
          </w:pPr>
        </w:pPrChange>
      </w:pPr>
      <w:ins w:id="4587" w:author="김현기/HYUNKI KIM" w:date="2020-04-23T16:08:00Z">
        <w:del w:id="4588" w:author="최성익" w:date="2020-11-13T12:42:00Z">
          <w:r w:rsidRPr="007A455C" w:rsidDel="00665982">
            <w:rPr>
              <w:rFonts w:eastAsiaTheme="minorHAnsi"/>
              <w:i/>
              <w:noProof/>
              <w:color w:val="0000FF"/>
              <w:szCs w:val="20"/>
              <w:rPrChange w:id="4589" w:author="Unknown">
                <w:rPr>
                  <w:noProof/>
                </w:rPr>
              </w:rPrChange>
            </w:rPr>
            <mc:AlternateContent>
              <mc:Choice Requires="wps">
                <w:drawing>
                  <wp:anchor distT="0" distB="0" distL="114300" distR="114300" simplePos="0" relativeHeight="251702272" behindDoc="0" locked="0" layoutInCell="1" allowOverlap="1" wp14:anchorId="385B189E" wp14:editId="19CC2E4E">
                    <wp:simplePos x="0" y="0"/>
                    <wp:positionH relativeFrom="column">
                      <wp:posOffset>2553639</wp:posOffset>
                    </wp:positionH>
                    <wp:positionV relativeFrom="paragraph">
                      <wp:posOffset>981406</wp:posOffset>
                    </wp:positionV>
                    <wp:extent cx="1673158" cy="350195"/>
                    <wp:effectExtent l="0" t="0" r="0" b="0"/>
                    <wp:wrapNone/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73158" cy="3501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770618" w14:textId="77777777" w:rsidR="007E1C63" w:rsidRDefault="007E1C63">
                                <w:pPr>
                                  <w:jc w:val="left"/>
                                  <w:rPr>
                                    <w:ins w:id="4590" w:author="김현기/HYUNKI KIM" w:date="2020-04-23T16:14:00Z"/>
                                    <w:b/>
                                    <w:color w:val="FF0000"/>
                                  </w:rPr>
                                  <w:pPrChange w:id="4591" w:author="김현기/HYUNKI KIM" w:date="2020-04-23T16:15:00Z">
                                    <w:pPr>
                                      <w:jc w:val="center"/>
                                    </w:pPr>
                                  </w:pPrChange>
                                </w:pPr>
                                <w:ins w:id="4592" w:author="김현기/HYUNKI KIM" w:date="2020-04-23T16:16:00Z"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실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물자재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 xml:space="preserve"> 이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동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 xml:space="preserve"> 내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역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 xml:space="preserve"> 확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인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 xml:space="preserve">  </w:t>
                                  </w:r>
                                </w:ins>
                              </w:p>
                              <w:p w14:paraId="5D31C113" w14:textId="77777777" w:rsidR="007E1C63" w:rsidRPr="00F32487" w:rsidRDefault="007E1C63">
                                <w:pPr>
                                  <w:jc w:val="left"/>
                                  <w:rPr>
                                    <w:b/>
                                    <w:color w:val="FF0000"/>
                                  </w:rPr>
                                  <w:pPrChange w:id="4593" w:author="김현기/HYUNKI KIM" w:date="2020-04-23T16:15:00Z">
                                    <w:pPr>
                                      <w:jc w:val="center"/>
                                    </w:pPr>
                                  </w:pPrChange>
                                </w:pPr>
                                <w:del w:id="4594" w:author="김현기/HYUNKI KIM" w:date="2020-04-23T16:14:00Z">
                                  <w:r w:rsidDel="00B03441"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delText>일</w:delText>
                                  </w:r>
                                  <w:r w:rsidDel="00B03441">
                                    <w:rPr>
                                      <w:b/>
                                      <w:color w:val="FF0000"/>
                                    </w:rPr>
                                    <w:delText>반</w:delText>
                                  </w:r>
                                  <w:r w:rsidDel="00B03441"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delText xml:space="preserve"> </w:delText>
                                  </w:r>
                                  <w:r w:rsidDel="00B03441">
                                    <w:rPr>
                                      <w:b/>
                                      <w:color w:val="FF0000"/>
                                    </w:rPr>
                                    <w:delText>입고</w:delText>
                                  </w:r>
                                  <w:r w:rsidDel="00B03441"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delText>품 등</w:delText>
                                  </w:r>
                                  <w:r w:rsidDel="00B03441">
                                    <w:rPr>
                                      <w:b/>
                                      <w:color w:val="FF0000"/>
                                    </w:rPr>
                                    <w:delText>록</w:delText>
                                  </w:r>
                                </w:del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5B189E" id="Text Box 37" o:spid="_x0000_s1043" type="#_x0000_t202" style="position:absolute;margin-left:201.05pt;margin-top:77.3pt;width:131.75pt;height:27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" filled="f" stroked="f" strokeweight=".5pt">
                    <v:textbox>
                      <w:txbxContent>
                        <w:p w14:paraId="5C770618" w14:textId="77777777" w:rsidR="007E1C63" w:rsidRDefault="007E1C63">
                          <w:pPr>
                            <w:jc w:val="left"/>
                            <w:rPr>
                              <w:ins w:id="4595" w:author="김현기/HYUNKI KIM" w:date="2020-04-23T16:14:00Z"/>
                              <w:b/>
                              <w:color w:val="FF0000"/>
                            </w:rPr>
                            <w:pPrChange w:id="4596" w:author="김현기/HYUNKI KIM" w:date="2020-04-23T16:15:00Z">
                              <w:pPr>
                                <w:jc w:val="center"/>
                              </w:pPr>
                            </w:pPrChange>
                          </w:pPr>
                          <w:ins w:id="4597" w:author="김현기/HYUNKI KIM" w:date="2020-04-23T16:16:00Z"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실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물자재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 이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동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 내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역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 확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인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 xml:space="preserve">  </w:t>
                            </w:r>
                          </w:ins>
                        </w:p>
                        <w:p w14:paraId="5D31C113" w14:textId="77777777" w:rsidR="007E1C63" w:rsidRPr="00F32487" w:rsidRDefault="007E1C63">
                          <w:pPr>
                            <w:jc w:val="left"/>
                            <w:rPr>
                              <w:b/>
                              <w:color w:val="FF0000"/>
                            </w:rPr>
                            <w:pPrChange w:id="4598" w:author="김현기/HYUNKI KIM" w:date="2020-04-23T16:15:00Z">
                              <w:pPr>
                                <w:jc w:val="center"/>
                              </w:pPr>
                            </w:pPrChange>
                          </w:pPr>
                          <w:del w:id="4599" w:author="김현기/HYUNKI KIM" w:date="2020-04-23T16:14:00Z">
                            <w:r w:rsidDel="00B03441">
                              <w:rPr>
                                <w:rFonts w:hint="eastAsia"/>
                                <w:b/>
                                <w:color w:val="FF0000"/>
                              </w:rPr>
                              <w:delText>일</w:delText>
                            </w:r>
                            <w:r w:rsidDel="00B03441">
                              <w:rPr>
                                <w:b/>
                                <w:color w:val="FF0000"/>
                              </w:rPr>
                              <w:delText>반</w:delText>
                            </w:r>
                            <w:r w:rsidDel="00B03441">
                              <w:rPr>
                                <w:rFonts w:hint="eastAsia"/>
                                <w:b/>
                                <w:color w:val="FF0000"/>
                              </w:rPr>
                              <w:delText xml:space="preserve"> </w:delText>
                            </w:r>
                            <w:r w:rsidDel="00B03441">
                              <w:rPr>
                                <w:b/>
                                <w:color w:val="FF0000"/>
                              </w:rPr>
                              <w:delText>입고</w:delText>
                            </w:r>
                            <w:r w:rsidDel="00B03441">
                              <w:rPr>
                                <w:rFonts w:hint="eastAsia"/>
                                <w:b/>
                                <w:color w:val="FF0000"/>
                              </w:rPr>
                              <w:delText>품 등</w:delText>
                            </w:r>
                            <w:r w:rsidDel="00B03441">
                              <w:rPr>
                                <w:b/>
                                <w:color w:val="FF0000"/>
                              </w:rPr>
                              <w:delText>록</w:delText>
                            </w:r>
                          </w:del>
                        </w:p>
                      </w:txbxContent>
                    </v:textbox>
                  </v:shape>
                </w:pict>
              </mc:Fallback>
            </mc:AlternateContent>
          </w:r>
          <w:r w:rsidRPr="007A455C" w:rsidDel="00665982">
            <w:rPr>
              <w:rFonts w:eastAsiaTheme="minorHAnsi"/>
              <w:i/>
              <w:noProof/>
              <w:color w:val="0000FF"/>
              <w:szCs w:val="20"/>
              <w:rPrChange w:id="4600" w:author="Unknown">
                <w:rPr>
                  <w:noProof/>
                </w:rPr>
              </w:rPrChange>
            </w:rPr>
            <mc:AlternateContent>
              <mc:Choice Requires="wps">
                <w:drawing>
                  <wp:anchor distT="0" distB="0" distL="114300" distR="114300" simplePos="0" relativeHeight="251700224" behindDoc="0" locked="0" layoutInCell="1" allowOverlap="1" wp14:anchorId="4919360F" wp14:editId="673BC17A">
                    <wp:simplePos x="0" y="0"/>
                    <wp:positionH relativeFrom="margin">
                      <wp:posOffset>536713</wp:posOffset>
                    </wp:positionH>
                    <wp:positionV relativeFrom="paragraph">
                      <wp:posOffset>297043</wp:posOffset>
                    </wp:positionV>
                    <wp:extent cx="3686203" cy="405516"/>
                    <wp:effectExtent l="0" t="0" r="28575" b="13970"/>
                    <wp:wrapNone/>
                    <wp:docPr id="32" name="모서리가 둥근 직사각형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86203" cy="405516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BC5CD1F" id="모서리가 둥근 직사각형 32" o:spid="_x0000_s1026" style="position:absolute;left:0;text-align:left;margin-left:42.25pt;margin-top:23.4pt;width:290.25pt;height:31.9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" filled="f" strokecolor="red" strokeweight="2pt">
                    <w10:wrap anchorx="margin"/>
                  </v:roundrect>
                </w:pict>
              </mc:Fallback>
            </mc:AlternateContent>
          </w:r>
        </w:del>
      </w:ins>
      <w:ins w:id="4601" w:author="김현기/HYUNKI KIM" w:date="2020-04-23T16:07:00Z">
        <w:del w:id="4602" w:author="최성익" w:date="2020-11-13T12:42:00Z">
          <w:r w:rsidR="004A423D" w:rsidRPr="004A423D" w:rsidDel="00665982">
            <w:rPr>
              <w:rFonts w:eastAsiaTheme="minorHAnsi"/>
              <w:noProof/>
              <w:szCs w:val="20"/>
              <w:rPrChange w:id="4603" w:author="Unknown">
                <w:rPr>
                  <w:noProof/>
                </w:rPr>
              </w:rPrChange>
            </w:rPr>
            <w:drawing>
              <wp:inline distT="0" distB="0" distL="0" distR="0" wp14:anchorId="7A7A51F7" wp14:editId="41A7591B">
                <wp:extent cx="4219200" cy="2160000"/>
                <wp:effectExtent l="0" t="0" r="0" b="0"/>
                <wp:docPr id="31" name="그림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그림 4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9200" cy="21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</w:p>
    <w:p w14:paraId="38E7E4D7" w14:textId="77777777" w:rsidR="00526B23" w:rsidRPr="007A455C" w:rsidRDefault="007A455C">
      <w:pPr>
        <w:widowControl/>
        <w:wordWrap/>
        <w:autoSpaceDE/>
        <w:autoSpaceDN/>
        <w:jc w:val="left"/>
        <w:rPr>
          <w:rFonts w:eastAsiaTheme="minorHAnsi"/>
          <w:i/>
          <w:color w:val="0000FF"/>
          <w:szCs w:val="20"/>
        </w:rPr>
        <w:pPrChange w:id="4604" w:author="최성익" w:date="2020-11-13T12:42:00Z">
          <w:pPr>
            <w:wordWrap/>
          </w:pPr>
        </w:pPrChange>
      </w:pPr>
      <w:del w:id="4605" w:author="최성익" w:date="2020-11-13T12:42:00Z">
        <w:r w:rsidDel="00665982">
          <w:rPr>
            <w:noProof/>
          </w:rPr>
          <w:drawing>
            <wp:inline distT="0" distB="0" distL="0" distR="0" wp14:anchorId="4C123BB2" wp14:editId="7289022A">
              <wp:extent cx="10029190" cy="12534726"/>
              <wp:effectExtent l="0" t="0" r="0" b="635"/>
              <wp:docPr id="18" name="그림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49"/>
                      <a:srcRect l="1051" t="4806" r="6679" b="7355"/>
                      <a:stretch/>
                    </pic:blipFill>
                    <pic:spPr bwMode="auto">
                      <a:xfrm>
                        <a:off x="0" y="0"/>
                        <a:ext cx="10040234" cy="1254853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sectPr w:rsidR="00526B23" w:rsidRPr="007A455C" w:rsidSect="00325257">
      <w:headerReference w:type="default" r:id="rId53"/>
      <w:footerReference w:type="default" r:id="rId54"/>
      <w:pgSz w:w="16838" w:h="11906" w:orient="landscape" w:code="9"/>
      <w:pgMar w:top="720" w:right="720" w:bottom="720" w:left="720" w:header="851" w:footer="227" w:gutter="0"/>
      <w:cols w:space="425"/>
      <w:docGrid w:linePitch="360"/>
      <w:sectPrChange w:id="4631" w:author="김경환(품질보증팀)/KYUNGHWAN KIM" w:date="2021-01-04T16:08:00Z">
        <w:sectPr w:rsidR="00526B23" w:rsidRPr="007A455C" w:rsidSect="00325257">
          <w:pgMar w:top="720" w:right="720" w:bottom="720" w:left="720" w:header="851" w:footer="17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6E25B" w14:textId="77777777" w:rsidR="001309CB" w:rsidRDefault="001309CB" w:rsidP="006208F3">
      <w:r>
        <w:separator/>
      </w:r>
    </w:p>
  </w:endnote>
  <w:endnote w:type="continuationSeparator" w:id="0">
    <w:p w14:paraId="65382465" w14:textId="77777777" w:rsidR="001309CB" w:rsidRDefault="001309CB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93D88" w14:textId="77777777" w:rsidR="007E1C63" w:rsidRPr="00434C11" w:rsidRDefault="007E1C63" w:rsidP="00434C11">
    <w:pPr>
      <w:pStyle w:val="a4"/>
    </w:pPr>
    <w:ins w:id="4630" w:author="김경환(품질보증팀)/KYUNGHWAN KIM" w:date="2020-05-19T11:48:00Z">
      <w:r>
        <w:t>㈜</w:t>
      </w:r>
      <w:r>
        <w:rPr>
          <w:rFonts w:hint="eastAsia"/>
        </w:rPr>
        <w:t xml:space="preserve">센트랄 </w:t>
      </w:r>
      <w:r>
        <w:t>(A4)</w:t>
      </w:r>
      <w:r>
        <w:ptab w:relativeTo="margin" w:alignment="center" w:leader="none"/>
      </w:r>
      <w:r>
        <w:ptab w:relativeTo="margin" w:alignment="right" w:leader="none"/>
      </w:r>
      <w:r>
        <w:rPr>
          <w:rFonts w:hint="eastAsia"/>
        </w:rPr>
        <w:t>F</w:t>
      </w:r>
      <w:r>
        <w:t>-M20-03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C69D9" w14:textId="77777777" w:rsidR="001309CB" w:rsidRDefault="001309CB" w:rsidP="006208F3">
      <w:r>
        <w:separator/>
      </w:r>
    </w:p>
  </w:footnote>
  <w:footnote w:type="continuationSeparator" w:id="0">
    <w:p w14:paraId="75283065" w14:textId="77777777" w:rsidR="001309CB" w:rsidRDefault="001309CB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801"/>
      <w:gridCol w:w="7876"/>
      <w:gridCol w:w="1235"/>
      <w:gridCol w:w="3440"/>
    </w:tblGrid>
    <w:tr w:rsidR="007E1C63" w:rsidRPr="006208F3" w14:paraId="5A7E4274" w14:textId="77777777" w:rsidTr="00434C11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14:paraId="07A67CA8" w14:textId="77777777" w:rsidR="007E1C63" w:rsidRPr="006208F3" w:rsidRDefault="007E1C63" w:rsidP="006208F3">
          <w:pPr>
            <w:pStyle w:val="a3"/>
            <w:jc w:val="center"/>
            <w:rPr>
              <w:b/>
              <w:sz w:val="22"/>
            </w:rPr>
          </w:pPr>
          <w:del w:id="4606" w:author="김경환(품질보증팀)/KYUNGHWAN KIM" w:date="2020-05-19T11:47:00Z">
            <w:r w:rsidRPr="004C767A" w:rsidDel="00434C11">
              <w:rPr>
                <w:b/>
                <w:noProof/>
                <w:sz w:val="22"/>
              </w:rPr>
              <w:drawing>
                <wp:inline distT="0" distB="0" distL="0" distR="0" wp14:anchorId="5F65D7EA" wp14:editId="61192889">
                  <wp:extent cx="1620000" cy="801525"/>
                  <wp:effectExtent l="19050" t="0" r="0" b="0"/>
                  <wp:docPr id="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000" cy="80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del>
          <w:ins w:id="4607" w:author="김경환(품질보증팀)/KYUNGHWAN KIM" w:date="2020-05-19T11:47:00Z">
            <w:r>
              <w:rPr>
                <w:rFonts w:ascii="돋움" w:hAnsi="돋움" w:hint="eastAsia"/>
                <w:noProof/>
                <w:sz w:val="18"/>
                <w:szCs w:val="18"/>
              </w:rPr>
              <w:drawing>
                <wp:inline distT="0" distB="0" distL="0" distR="0" wp14:anchorId="1D350BA1" wp14:editId="170BDCA2">
                  <wp:extent cx="1341308" cy="371020"/>
                  <wp:effectExtent l="0" t="0" r="0" b="0"/>
                  <wp:docPr id="38" name="그림 38" descr="브랜드 아키텍처 시그니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브랜드 아키텍처 시그니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999" cy="37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ins>
        </w:p>
      </w:tc>
      <w:tc>
        <w:tcPr>
          <w:tcW w:w="915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908EF95" w14:textId="77777777" w:rsidR="007E1C63" w:rsidRPr="004C767A" w:rsidRDefault="007E1C63" w:rsidP="006B44AC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설비 예비품</w:t>
          </w:r>
          <w:ins w:id="4608" w:author="김경환(품질보증팀)/KYUNGHWAN KIM" w:date="2020-05-19T11:48:00Z">
            <w:r>
              <w:rPr>
                <w:rFonts w:hint="eastAsia"/>
                <w:b/>
                <w:sz w:val="44"/>
              </w:rPr>
              <w:t xml:space="preserve"> </w:t>
            </w:r>
          </w:ins>
          <w:r>
            <w:rPr>
              <w:rFonts w:hint="eastAsia"/>
              <w:b/>
              <w:sz w:val="44"/>
            </w:rPr>
            <w:t>(</w:t>
          </w:r>
          <w:r>
            <w:rPr>
              <w:b/>
              <w:sz w:val="44"/>
            </w:rPr>
            <w:t>Spare Parts)</w:t>
          </w:r>
          <w:r>
            <w:rPr>
              <w:rFonts w:hint="eastAsia"/>
              <w:b/>
              <w:sz w:val="44"/>
            </w:rPr>
            <w:t xml:space="preserve"> 관리</w:t>
          </w:r>
        </w:p>
      </w:tc>
      <w:tc>
        <w:tcPr>
          <w:tcW w:w="1400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06DBE39A" w14:textId="77777777" w:rsidR="007E1C63" w:rsidRPr="004C767A" w:rsidRDefault="007E1C63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00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3CB72E76" w14:textId="77777777" w:rsidR="007E1C63" w:rsidRPr="00C95478" w:rsidRDefault="007E1C63" w:rsidP="00C95478">
          <w:pPr>
            <w:pStyle w:val="a3"/>
            <w:jc w:val="center"/>
            <w:rPr>
              <w:b/>
              <w:color w:val="0000FF"/>
            </w:rPr>
          </w:pPr>
          <w:r w:rsidRPr="00C95478">
            <w:rPr>
              <w:rFonts w:hint="eastAsia"/>
              <w:b/>
              <w:color w:val="000000" w:themeColor="text1"/>
            </w:rPr>
            <w:t>I-R40-04</w:t>
          </w:r>
        </w:p>
      </w:tc>
    </w:tr>
    <w:tr w:rsidR="007E1C63" w:rsidRPr="006208F3" w14:paraId="124DBFA3" w14:textId="77777777" w:rsidTr="00434C11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38C830F6" w14:textId="77777777" w:rsidR="007E1C63" w:rsidRPr="006208F3" w:rsidRDefault="007E1C63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156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30B1884" w14:textId="77777777" w:rsidR="007E1C63" w:rsidRPr="006208F3" w:rsidRDefault="007E1C63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00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0BB88747" w14:textId="77777777" w:rsidR="007E1C63" w:rsidRPr="004C767A" w:rsidRDefault="007E1C63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0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412A6411" w14:textId="77777777" w:rsidR="007E1C63" w:rsidRPr="004C767A" w:rsidRDefault="007E1C63" w:rsidP="006B44AC">
          <w:pPr>
            <w:pStyle w:val="a3"/>
            <w:jc w:val="center"/>
            <w:rPr>
              <w:b/>
            </w:rPr>
          </w:pPr>
          <w:r w:rsidRPr="007C0B8E">
            <w:rPr>
              <w:b/>
            </w:rPr>
            <w:t>20</w:t>
          </w:r>
          <w:r>
            <w:rPr>
              <w:b/>
            </w:rPr>
            <w:t>16</w:t>
          </w:r>
          <w:r w:rsidRPr="007C0B8E">
            <w:rPr>
              <w:b/>
            </w:rPr>
            <w:t>.</w:t>
          </w:r>
          <w:r>
            <w:rPr>
              <w:b/>
            </w:rPr>
            <w:t>11.21</w:t>
          </w:r>
        </w:p>
      </w:tc>
    </w:tr>
    <w:tr w:rsidR="007E1C63" w:rsidRPr="006208F3" w14:paraId="0C99B4B2" w14:textId="77777777" w:rsidTr="00434C11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4BBD936D" w14:textId="77777777" w:rsidR="007E1C63" w:rsidRPr="006208F3" w:rsidRDefault="007E1C63" w:rsidP="00434C11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156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2CD93D0" w14:textId="77777777" w:rsidR="007E1C63" w:rsidRPr="006208F3" w:rsidRDefault="007E1C63" w:rsidP="00434C11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00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63AC7CE2" w14:textId="77777777" w:rsidR="007E1C63" w:rsidRPr="004C767A" w:rsidRDefault="007E1C63" w:rsidP="00434C11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0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6B3FE0A3" w14:textId="59EDFA9D" w:rsidR="007E1C63" w:rsidRPr="00483F84" w:rsidRDefault="007E1C63" w:rsidP="003D578C">
          <w:pPr>
            <w:pStyle w:val="a3"/>
            <w:jc w:val="center"/>
            <w:rPr>
              <w:b/>
              <w:i/>
              <w:color w:val="0000FF"/>
            </w:rPr>
          </w:pPr>
          <w:ins w:id="4609" w:author="김경환(품질보증팀)/KYUNGHWAN KIM" w:date="2020-05-19T11:48:00Z">
            <w:r>
              <w:rPr>
                <w:b/>
                <w:i/>
                <w:color w:val="0000FF"/>
              </w:rPr>
              <w:t>Rev.</w:t>
            </w:r>
          </w:ins>
          <w:r w:rsidR="00192CC6">
            <w:rPr>
              <w:b/>
              <w:i/>
              <w:color w:val="0000FF"/>
            </w:rPr>
            <w:t>4</w:t>
          </w:r>
          <w:ins w:id="4610" w:author="최성익" w:date="2020-11-13T12:55:00Z">
            <w:del w:id="4611" w:author="김경환(품질보증팀)/KYUNGHWAN KIM" w:date="2021-01-04T16:08:00Z">
              <w:r w:rsidDel="00F45572">
                <w:rPr>
                  <w:b/>
                  <w:i/>
                  <w:color w:val="0000FF"/>
                </w:rPr>
                <w:delText>4</w:delText>
              </w:r>
            </w:del>
          </w:ins>
          <w:ins w:id="4612" w:author="김경환(품질보증팀)/KYUNGHWAN KIM" w:date="2020-05-19T11:48:00Z">
            <w:del w:id="4613" w:author="최성익" w:date="2020-11-13T12:55:00Z">
              <w:r w:rsidDel="004E3FCF">
                <w:rPr>
                  <w:rFonts w:hint="eastAsia"/>
                  <w:b/>
                  <w:i/>
                  <w:color w:val="0000FF"/>
                </w:rPr>
                <w:delText>3</w:delText>
              </w:r>
            </w:del>
          </w:ins>
          <w:del w:id="4614" w:author="김경환(품질보증팀)/KYUNGHWAN KIM" w:date="2020-05-19T11:48:00Z">
            <w:r w:rsidDel="00E1537C">
              <w:rPr>
                <w:b/>
                <w:i/>
                <w:color w:val="0000FF"/>
              </w:rPr>
              <w:delText>Rev.</w:delText>
            </w:r>
            <w:r w:rsidDel="00E1537C">
              <w:rPr>
                <w:rFonts w:hint="eastAsia"/>
                <w:b/>
                <w:i/>
                <w:color w:val="0000FF"/>
              </w:rPr>
              <w:delText>3</w:delText>
            </w:r>
          </w:del>
        </w:p>
      </w:tc>
    </w:tr>
    <w:tr w:rsidR="007E1C63" w:rsidRPr="006208F3" w14:paraId="77252D2D" w14:textId="77777777" w:rsidTr="00434C11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7FB5BE4B" w14:textId="77777777" w:rsidR="007E1C63" w:rsidRPr="006208F3" w:rsidRDefault="007E1C63" w:rsidP="00434C11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156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A5234D6" w14:textId="77777777" w:rsidR="007E1C63" w:rsidRPr="006208F3" w:rsidRDefault="007E1C63" w:rsidP="00434C11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00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3EC1DDAB" w14:textId="77777777" w:rsidR="007E1C63" w:rsidRPr="004C767A" w:rsidRDefault="007E1C63" w:rsidP="00434C11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00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14:paraId="2E61C090" w14:textId="4A5F441F" w:rsidR="007E1C63" w:rsidRPr="00483F84" w:rsidRDefault="007E1C63" w:rsidP="003D578C">
          <w:pPr>
            <w:pStyle w:val="a3"/>
            <w:jc w:val="center"/>
            <w:rPr>
              <w:b/>
              <w:i/>
              <w:color w:val="0000FF"/>
            </w:rPr>
          </w:pPr>
          <w:ins w:id="4615" w:author="김경환(품질보증팀)/KYUNGHWAN KIM" w:date="2020-05-19T11:48:00Z">
            <w:r>
              <w:rPr>
                <w:b/>
                <w:i/>
                <w:color w:val="0000FF"/>
              </w:rPr>
              <w:t>202</w:t>
            </w:r>
          </w:ins>
          <w:r w:rsidR="00192CC6">
            <w:rPr>
              <w:b/>
              <w:i/>
              <w:color w:val="0000FF"/>
            </w:rPr>
            <w:t>2</w:t>
          </w:r>
          <w:ins w:id="4616" w:author="김경환(품질보증팀)/KYUNGHWAN KIM" w:date="2020-05-19T11:48:00Z">
            <w:r>
              <w:rPr>
                <w:b/>
                <w:i/>
                <w:color w:val="0000FF"/>
              </w:rPr>
              <w:t>.</w:t>
            </w:r>
          </w:ins>
          <w:ins w:id="4617" w:author="김경환(품질보증팀)/KYUNGHWAN KIM" w:date="2021-01-04T16:08:00Z">
            <w:r>
              <w:rPr>
                <w:b/>
                <w:i/>
                <w:color w:val="0000FF"/>
              </w:rPr>
              <w:t>0</w:t>
            </w:r>
          </w:ins>
          <w:r w:rsidR="00192CC6">
            <w:rPr>
              <w:b/>
              <w:i/>
              <w:color w:val="0000FF"/>
            </w:rPr>
            <w:t>4</w:t>
          </w:r>
          <w:ins w:id="4618" w:author="김경환(품질보증팀)/KYUNGHWAN KIM" w:date="2021-01-04T16:08:00Z">
            <w:r>
              <w:rPr>
                <w:b/>
                <w:i/>
                <w:color w:val="0000FF"/>
              </w:rPr>
              <w:t>.</w:t>
            </w:r>
          </w:ins>
          <w:r w:rsidR="00192CC6">
            <w:rPr>
              <w:b/>
              <w:i/>
              <w:color w:val="0000FF"/>
            </w:rPr>
            <w:t>11</w:t>
          </w:r>
          <w:ins w:id="4619" w:author="최성익" w:date="2020-11-13T12:55:00Z">
            <w:del w:id="4620" w:author="김경환(품질보증팀)/KYUNGHWAN KIM" w:date="2021-01-04T16:08:00Z">
              <w:r w:rsidDel="00F45572">
                <w:rPr>
                  <w:b/>
                  <w:i/>
                  <w:color w:val="0000FF"/>
                </w:rPr>
                <w:delText>11</w:delText>
              </w:r>
            </w:del>
          </w:ins>
          <w:ins w:id="4621" w:author="김경환(품질보증팀)/KYUNGHWAN KIM" w:date="2020-05-19T11:48:00Z">
            <w:del w:id="4622" w:author="최성익" w:date="2020-11-13T12:55:00Z">
              <w:r w:rsidDel="004E3FCF">
                <w:rPr>
                  <w:b/>
                  <w:i/>
                  <w:color w:val="0000FF"/>
                </w:rPr>
                <w:delText>05</w:delText>
              </w:r>
            </w:del>
          </w:ins>
          <w:ins w:id="4623" w:author="손휘웅/HUIUNG SON" w:date="2020-12-02T15:07:00Z">
            <w:del w:id="4624" w:author="김경환(품질보증팀)/KYUNGHWAN KIM" w:date="2021-01-04T16:08:00Z">
              <w:r w:rsidDel="00F45572">
                <w:rPr>
                  <w:b/>
                  <w:i/>
                  <w:color w:val="0000FF"/>
                </w:rPr>
                <w:delText>30</w:delText>
              </w:r>
            </w:del>
          </w:ins>
          <w:ins w:id="4625" w:author="최성익" w:date="2020-11-13T12:55:00Z">
            <w:del w:id="4626" w:author="손휘웅/HUIUNG SON" w:date="2020-12-02T15:07:00Z">
              <w:r w:rsidDel="00EC7446">
                <w:rPr>
                  <w:b/>
                  <w:i/>
                  <w:color w:val="0000FF"/>
                </w:rPr>
                <w:delText>00</w:delText>
              </w:r>
            </w:del>
          </w:ins>
          <w:ins w:id="4627" w:author="김경환(품질보증팀)/KYUNGHWAN KIM" w:date="2020-05-19T11:48:00Z">
            <w:del w:id="4628" w:author="최성익" w:date="2020-11-13T12:55:00Z">
              <w:r w:rsidDel="004E3FCF">
                <w:rPr>
                  <w:b/>
                  <w:i/>
                  <w:color w:val="0000FF"/>
                </w:rPr>
                <w:delText>11</w:delText>
              </w:r>
            </w:del>
          </w:ins>
          <w:del w:id="4629" w:author="김경환(품질보증팀)/KYUNGHWAN KIM" w:date="2020-05-19T11:48:00Z">
            <w:r w:rsidDel="00E1537C">
              <w:rPr>
                <w:b/>
                <w:i/>
                <w:color w:val="0000FF"/>
              </w:rPr>
              <w:delText>2020.04.29</w:delText>
            </w:r>
          </w:del>
        </w:p>
      </w:tc>
    </w:tr>
  </w:tbl>
  <w:p w14:paraId="68430185" w14:textId="77777777" w:rsidR="007E1C63" w:rsidRDefault="007E1C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0A9B"/>
    <w:multiLevelType w:val="hybridMultilevel"/>
    <w:tmpl w:val="73D2D61A"/>
    <w:lvl w:ilvl="0" w:tplc="4794752E">
      <w:start w:val="1"/>
      <w:numFmt w:val="decimalEnclosedCircle"/>
      <w:lvlText w:val="%1"/>
      <w:lvlJc w:val="left"/>
      <w:pPr>
        <w:ind w:left="1680" w:hanging="360"/>
      </w:pPr>
      <w:rPr>
        <w:rFonts w:ascii="돋움체" w:eastAsiaTheme="minorEastAsia" w:hAnsi="돋움체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1" w15:restartNumberingAfterBreak="0">
    <w:nsid w:val="11E94F3D"/>
    <w:multiLevelType w:val="multilevel"/>
    <w:tmpl w:val="BB88CB48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0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5" w:hanging="1800"/>
      </w:pPr>
      <w:rPr>
        <w:rFonts w:hint="default"/>
      </w:rPr>
    </w:lvl>
  </w:abstractNum>
  <w:abstractNum w:abstractNumId="2" w15:restartNumberingAfterBreak="0">
    <w:nsid w:val="1A323622"/>
    <w:multiLevelType w:val="hybridMultilevel"/>
    <w:tmpl w:val="1E587976"/>
    <w:lvl w:ilvl="0" w:tplc="0C5A2778">
      <w:start w:val="1"/>
      <w:numFmt w:val="decimal"/>
      <w:lvlText w:val="%1)"/>
      <w:lvlJc w:val="left"/>
      <w:pPr>
        <w:ind w:left="16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3" w15:restartNumberingAfterBreak="0">
    <w:nsid w:val="204B0F37"/>
    <w:multiLevelType w:val="multilevel"/>
    <w:tmpl w:val="E9560AAE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5" w15:restartNumberingAfterBreak="0">
    <w:nsid w:val="2C340469"/>
    <w:multiLevelType w:val="multilevel"/>
    <w:tmpl w:val="C08AEF9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6" w15:restartNumberingAfterBreak="0">
    <w:nsid w:val="2EC61758"/>
    <w:multiLevelType w:val="hybridMultilevel"/>
    <w:tmpl w:val="7764CFD0"/>
    <w:lvl w:ilvl="0" w:tplc="414A1B58">
      <w:start w:val="4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7" w15:restartNumberingAfterBreak="0">
    <w:nsid w:val="30ED2041"/>
    <w:multiLevelType w:val="hybridMultilevel"/>
    <w:tmpl w:val="AE7C5B1E"/>
    <w:lvl w:ilvl="0" w:tplc="1C24F2C0">
      <w:start w:val="1"/>
      <w:numFmt w:val="decimal"/>
      <w:lvlText w:val="%1)"/>
      <w:lvlJc w:val="left"/>
      <w:pPr>
        <w:ind w:left="16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8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321F7E64"/>
    <w:multiLevelType w:val="hybridMultilevel"/>
    <w:tmpl w:val="406E0C1A"/>
    <w:lvl w:ilvl="0" w:tplc="E4BA4D3A">
      <w:start w:val="1"/>
      <w:numFmt w:val="bullet"/>
      <w:lvlText w:val="-"/>
      <w:lvlJc w:val="left"/>
      <w:pPr>
        <w:ind w:left="1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10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983611B"/>
    <w:multiLevelType w:val="hybridMultilevel"/>
    <w:tmpl w:val="6B260A92"/>
    <w:lvl w:ilvl="0" w:tplc="3C10A50C">
      <w:start w:val="1"/>
      <w:numFmt w:val="bullet"/>
      <w:lvlText w:val="-"/>
      <w:lvlJc w:val="left"/>
      <w:pPr>
        <w:ind w:left="13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12" w15:restartNumberingAfterBreak="0">
    <w:nsid w:val="4B54196E"/>
    <w:multiLevelType w:val="hybridMultilevel"/>
    <w:tmpl w:val="86E22926"/>
    <w:lvl w:ilvl="0" w:tplc="0D920E0E">
      <w:start w:val="3"/>
      <w:numFmt w:val="decimalEnclosedCircle"/>
      <w:lvlText w:val="%1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0" w:hanging="400"/>
      </w:pPr>
    </w:lvl>
    <w:lvl w:ilvl="2" w:tplc="0409001B" w:tentative="1">
      <w:start w:val="1"/>
      <w:numFmt w:val="lowerRoman"/>
      <w:lvlText w:val="%3."/>
      <w:lvlJc w:val="right"/>
      <w:pPr>
        <w:ind w:left="2720" w:hanging="400"/>
      </w:pPr>
    </w:lvl>
    <w:lvl w:ilvl="3" w:tplc="0409000F" w:tentative="1">
      <w:start w:val="1"/>
      <w:numFmt w:val="decimal"/>
      <w:lvlText w:val="%4."/>
      <w:lvlJc w:val="left"/>
      <w:pPr>
        <w:ind w:left="3120" w:hanging="400"/>
      </w:pPr>
    </w:lvl>
    <w:lvl w:ilvl="4" w:tplc="04090019" w:tentative="1">
      <w:start w:val="1"/>
      <w:numFmt w:val="upperLetter"/>
      <w:lvlText w:val="%5."/>
      <w:lvlJc w:val="left"/>
      <w:pPr>
        <w:ind w:left="3520" w:hanging="400"/>
      </w:pPr>
    </w:lvl>
    <w:lvl w:ilvl="5" w:tplc="0409001B" w:tentative="1">
      <w:start w:val="1"/>
      <w:numFmt w:val="lowerRoman"/>
      <w:lvlText w:val="%6."/>
      <w:lvlJc w:val="right"/>
      <w:pPr>
        <w:ind w:left="3920" w:hanging="400"/>
      </w:pPr>
    </w:lvl>
    <w:lvl w:ilvl="6" w:tplc="0409000F" w:tentative="1">
      <w:start w:val="1"/>
      <w:numFmt w:val="decimal"/>
      <w:lvlText w:val="%7."/>
      <w:lvlJc w:val="left"/>
      <w:pPr>
        <w:ind w:left="4320" w:hanging="400"/>
      </w:pPr>
    </w:lvl>
    <w:lvl w:ilvl="7" w:tplc="04090019" w:tentative="1">
      <w:start w:val="1"/>
      <w:numFmt w:val="upperLetter"/>
      <w:lvlText w:val="%8."/>
      <w:lvlJc w:val="left"/>
      <w:pPr>
        <w:ind w:left="4720" w:hanging="400"/>
      </w:pPr>
    </w:lvl>
    <w:lvl w:ilvl="8" w:tplc="0409001B" w:tentative="1">
      <w:start w:val="1"/>
      <w:numFmt w:val="lowerRoman"/>
      <w:lvlText w:val="%9."/>
      <w:lvlJc w:val="right"/>
      <w:pPr>
        <w:ind w:left="5120" w:hanging="400"/>
      </w:pPr>
    </w:lvl>
  </w:abstractNum>
  <w:abstractNum w:abstractNumId="13" w15:restartNumberingAfterBreak="0">
    <w:nsid w:val="4B7620DE"/>
    <w:multiLevelType w:val="hybridMultilevel"/>
    <w:tmpl w:val="1E422AEA"/>
    <w:lvl w:ilvl="0" w:tplc="E2CEBE4A">
      <w:start w:val="3"/>
      <w:numFmt w:val="decimalEnclosedCircle"/>
      <w:lvlText w:val="%1"/>
      <w:lvlJc w:val="left"/>
      <w:pPr>
        <w:ind w:left="16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35" w:hanging="400"/>
      </w:pPr>
    </w:lvl>
    <w:lvl w:ilvl="2" w:tplc="0409001B" w:tentative="1">
      <w:start w:val="1"/>
      <w:numFmt w:val="lowerRoman"/>
      <w:lvlText w:val="%3."/>
      <w:lvlJc w:val="right"/>
      <w:pPr>
        <w:ind w:left="2535" w:hanging="400"/>
      </w:pPr>
    </w:lvl>
    <w:lvl w:ilvl="3" w:tplc="0409000F" w:tentative="1">
      <w:start w:val="1"/>
      <w:numFmt w:val="decimal"/>
      <w:lvlText w:val="%4."/>
      <w:lvlJc w:val="left"/>
      <w:pPr>
        <w:ind w:left="2935" w:hanging="400"/>
      </w:pPr>
    </w:lvl>
    <w:lvl w:ilvl="4" w:tplc="04090019" w:tentative="1">
      <w:start w:val="1"/>
      <w:numFmt w:val="upperLetter"/>
      <w:lvlText w:val="%5."/>
      <w:lvlJc w:val="left"/>
      <w:pPr>
        <w:ind w:left="3335" w:hanging="400"/>
      </w:pPr>
    </w:lvl>
    <w:lvl w:ilvl="5" w:tplc="0409001B" w:tentative="1">
      <w:start w:val="1"/>
      <w:numFmt w:val="lowerRoman"/>
      <w:lvlText w:val="%6."/>
      <w:lvlJc w:val="right"/>
      <w:pPr>
        <w:ind w:left="3735" w:hanging="400"/>
      </w:pPr>
    </w:lvl>
    <w:lvl w:ilvl="6" w:tplc="0409000F" w:tentative="1">
      <w:start w:val="1"/>
      <w:numFmt w:val="decimal"/>
      <w:lvlText w:val="%7."/>
      <w:lvlJc w:val="left"/>
      <w:pPr>
        <w:ind w:left="4135" w:hanging="400"/>
      </w:pPr>
    </w:lvl>
    <w:lvl w:ilvl="7" w:tplc="04090019" w:tentative="1">
      <w:start w:val="1"/>
      <w:numFmt w:val="upperLetter"/>
      <w:lvlText w:val="%8."/>
      <w:lvlJc w:val="left"/>
      <w:pPr>
        <w:ind w:left="4535" w:hanging="400"/>
      </w:pPr>
    </w:lvl>
    <w:lvl w:ilvl="8" w:tplc="0409001B" w:tentative="1">
      <w:start w:val="1"/>
      <w:numFmt w:val="lowerRoman"/>
      <w:lvlText w:val="%9."/>
      <w:lvlJc w:val="right"/>
      <w:pPr>
        <w:ind w:left="4935" w:hanging="400"/>
      </w:pPr>
    </w:lvl>
  </w:abstractNum>
  <w:abstractNum w:abstractNumId="14" w15:restartNumberingAfterBreak="0">
    <w:nsid w:val="4D8229CA"/>
    <w:multiLevelType w:val="multilevel"/>
    <w:tmpl w:val="C09A59BA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7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</w:rPr>
    </w:lvl>
  </w:abstractNum>
  <w:abstractNum w:abstractNumId="15" w15:restartNumberingAfterBreak="0">
    <w:nsid w:val="4ED2174F"/>
    <w:multiLevelType w:val="multilevel"/>
    <w:tmpl w:val="BE6EFCA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6" w15:restartNumberingAfterBreak="0">
    <w:nsid w:val="54016A2B"/>
    <w:multiLevelType w:val="hybridMultilevel"/>
    <w:tmpl w:val="3D3EC6F4"/>
    <w:lvl w:ilvl="0" w:tplc="390267DA">
      <w:start w:val="1"/>
      <w:numFmt w:val="decimalEnclosedCircle"/>
      <w:lvlText w:val="%1"/>
      <w:lvlJc w:val="left"/>
      <w:pPr>
        <w:ind w:left="1680" w:hanging="360"/>
      </w:pPr>
      <w:rPr>
        <w:rFonts w:ascii="돋움체" w:eastAsiaTheme="minorEastAsia" w:hAnsi="돋움체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17" w15:restartNumberingAfterBreak="0">
    <w:nsid w:val="5C8D4A64"/>
    <w:multiLevelType w:val="hybridMultilevel"/>
    <w:tmpl w:val="03D8BCE2"/>
    <w:lvl w:ilvl="0" w:tplc="CA98D398">
      <w:start w:val="4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8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6B684E8F"/>
    <w:multiLevelType w:val="multilevel"/>
    <w:tmpl w:val="BB88CB48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0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5" w:hanging="1800"/>
      </w:pPr>
      <w:rPr>
        <w:rFonts w:hint="default"/>
      </w:rPr>
    </w:lvl>
  </w:abstractNum>
  <w:abstractNum w:abstractNumId="20" w15:restartNumberingAfterBreak="0">
    <w:nsid w:val="6B987FB3"/>
    <w:multiLevelType w:val="hybridMultilevel"/>
    <w:tmpl w:val="F6BC2F3A"/>
    <w:lvl w:ilvl="0" w:tplc="F76459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F5F6F29"/>
    <w:multiLevelType w:val="hybridMultilevel"/>
    <w:tmpl w:val="153630F2"/>
    <w:lvl w:ilvl="0" w:tplc="36FCED24">
      <w:start w:val="2"/>
      <w:numFmt w:val="decimalEnclosedCircle"/>
      <w:lvlText w:val="%1"/>
      <w:lvlJc w:val="left"/>
      <w:pPr>
        <w:ind w:left="17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95" w:hanging="400"/>
      </w:pPr>
    </w:lvl>
    <w:lvl w:ilvl="2" w:tplc="0409001B" w:tentative="1">
      <w:start w:val="1"/>
      <w:numFmt w:val="lowerRoman"/>
      <w:lvlText w:val="%3."/>
      <w:lvlJc w:val="right"/>
      <w:pPr>
        <w:ind w:left="2595" w:hanging="400"/>
      </w:pPr>
    </w:lvl>
    <w:lvl w:ilvl="3" w:tplc="0409000F" w:tentative="1">
      <w:start w:val="1"/>
      <w:numFmt w:val="decimal"/>
      <w:lvlText w:val="%4."/>
      <w:lvlJc w:val="left"/>
      <w:pPr>
        <w:ind w:left="2995" w:hanging="400"/>
      </w:pPr>
    </w:lvl>
    <w:lvl w:ilvl="4" w:tplc="04090019" w:tentative="1">
      <w:start w:val="1"/>
      <w:numFmt w:val="upperLetter"/>
      <w:lvlText w:val="%5."/>
      <w:lvlJc w:val="left"/>
      <w:pPr>
        <w:ind w:left="3395" w:hanging="400"/>
      </w:pPr>
    </w:lvl>
    <w:lvl w:ilvl="5" w:tplc="0409001B" w:tentative="1">
      <w:start w:val="1"/>
      <w:numFmt w:val="lowerRoman"/>
      <w:lvlText w:val="%6."/>
      <w:lvlJc w:val="right"/>
      <w:pPr>
        <w:ind w:left="3795" w:hanging="400"/>
      </w:pPr>
    </w:lvl>
    <w:lvl w:ilvl="6" w:tplc="0409000F" w:tentative="1">
      <w:start w:val="1"/>
      <w:numFmt w:val="decimal"/>
      <w:lvlText w:val="%7."/>
      <w:lvlJc w:val="left"/>
      <w:pPr>
        <w:ind w:left="4195" w:hanging="400"/>
      </w:pPr>
    </w:lvl>
    <w:lvl w:ilvl="7" w:tplc="04090019" w:tentative="1">
      <w:start w:val="1"/>
      <w:numFmt w:val="upperLetter"/>
      <w:lvlText w:val="%8."/>
      <w:lvlJc w:val="left"/>
      <w:pPr>
        <w:ind w:left="4595" w:hanging="400"/>
      </w:pPr>
    </w:lvl>
    <w:lvl w:ilvl="8" w:tplc="0409001B" w:tentative="1">
      <w:start w:val="1"/>
      <w:numFmt w:val="lowerRoman"/>
      <w:lvlText w:val="%9."/>
      <w:lvlJc w:val="right"/>
      <w:pPr>
        <w:ind w:left="4995" w:hanging="400"/>
      </w:pPr>
    </w:lvl>
  </w:abstractNum>
  <w:abstractNum w:abstractNumId="23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8528347">
    <w:abstractNumId w:val="1"/>
  </w:num>
  <w:num w:numId="2" w16cid:durableId="297614338">
    <w:abstractNumId w:val="4"/>
  </w:num>
  <w:num w:numId="3" w16cid:durableId="2087456772">
    <w:abstractNumId w:val="10"/>
  </w:num>
  <w:num w:numId="4" w16cid:durableId="420760346">
    <w:abstractNumId w:val="18"/>
  </w:num>
  <w:num w:numId="5" w16cid:durableId="1490707333">
    <w:abstractNumId w:val="8"/>
  </w:num>
  <w:num w:numId="6" w16cid:durableId="1511679865">
    <w:abstractNumId w:val="23"/>
  </w:num>
  <w:num w:numId="7" w16cid:durableId="386420977">
    <w:abstractNumId w:val="21"/>
  </w:num>
  <w:num w:numId="8" w16cid:durableId="1893611894">
    <w:abstractNumId w:val="16"/>
  </w:num>
  <w:num w:numId="9" w16cid:durableId="1931355659">
    <w:abstractNumId w:val="15"/>
  </w:num>
  <w:num w:numId="10" w16cid:durableId="1032151447">
    <w:abstractNumId w:val="2"/>
  </w:num>
  <w:num w:numId="11" w16cid:durableId="1469207184">
    <w:abstractNumId w:val="6"/>
  </w:num>
  <w:num w:numId="12" w16cid:durableId="1145008642">
    <w:abstractNumId w:val="13"/>
  </w:num>
  <w:num w:numId="13" w16cid:durableId="2012901645">
    <w:abstractNumId w:val="17"/>
  </w:num>
  <w:num w:numId="14" w16cid:durableId="74743160">
    <w:abstractNumId w:val="0"/>
  </w:num>
  <w:num w:numId="15" w16cid:durableId="2075616253">
    <w:abstractNumId w:val="22"/>
  </w:num>
  <w:num w:numId="16" w16cid:durableId="299924476">
    <w:abstractNumId w:val="12"/>
  </w:num>
  <w:num w:numId="17" w16cid:durableId="7215775">
    <w:abstractNumId w:val="3"/>
  </w:num>
  <w:num w:numId="18" w16cid:durableId="356154792">
    <w:abstractNumId w:val="5"/>
  </w:num>
  <w:num w:numId="19" w16cid:durableId="214123820">
    <w:abstractNumId w:val="14"/>
  </w:num>
  <w:num w:numId="20" w16cid:durableId="899024065">
    <w:abstractNumId w:val="7"/>
  </w:num>
  <w:num w:numId="21" w16cid:durableId="730427708">
    <w:abstractNumId w:val="20"/>
  </w:num>
  <w:num w:numId="22" w16cid:durableId="1998801604">
    <w:abstractNumId w:val="19"/>
  </w:num>
  <w:num w:numId="23" w16cid:durableId="416437866">
    <w:abstractNumId w:val="11"/>
  </w:num>
  <w:num w:numId="24" w16cid:durableId="88941383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손휘웅/HUIUNG SON">
    <w15:presenceInfo w15:providerId="AD" w15:userId="S-1-5-21-4218462301-3832473729-3953828252-5288"/>
  </w15:person>
  <w15:person w15:author="김경환(품질보증팀)/KYUNGHWAN KIM">
    <w15:presenceInfo w15:providerId="AD" w15:userId="S-1-5-21-4218462301-3832473729-3953828252-1519"/>
  </w15:person>
  <w15:person w15:author="최성익/SEONGIK CHOI">
    <w15:presenceInfo w15:providerId="AD" w15:userId="S-1-5-21-4218462301-3832473729-3953828252-4924"/>
  </w15:person>
  <w15:person w15:author="최성익">
    <w15:presenceInfo w15:providerId="AD" w15:userId="S-1-5-21-4218462301-3832473729-3953828252-4924"/>
  </w15:person>
  <w15:person w15:author="김현기/HYUNKI KIM">
    <w15:presenceInfo w15:providerId="None" w15:userId="김현기/HYUNKI K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7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F3"/>
    <w:rsid w:val="00003B9B"/>
    <w:rsid w:val="00004577"/>
    <w:rsid w:val="00004B96"/>
    <w:rsid w:val="000106FB"/>
    <w:rsid w:val="000157CE"/>
    <w:rsid w:val="00015937"/>
    <w:rsid w:val="00015EF2"/>
    <w:rsid w:val="00016DDB"/>
    <w:rsid w:val="00016DDF"/>
    <w:rsid w:val="00025EE7"/>
    <w:rsid w:val="00026115"/>
    <w:rsid w:val="00033026"/>
    <w:rsid w:val="00033AF8"/>
    <w:rsid w:val="00045EE3"/>
    <w:rsid w:val="0004783C"/>
    <w:rsid w:val="00060266"/>
    <w:rsid w:val="00062556"/>
    <w:rsid w:val="000631A3"/>
    <w:rsid w:val="00066F9A"/>
    <w:rsid w:val="000675B7"/>
    <w:rsid w:val="00070193"/>
    <w:rsid w:val="00075872"/>
    <w:rsid w:val="00082C5C"/>
    <w:rsid w:val="000846A5"/>
    <w:rsid w:val="00084863"/>
    <w:rsid w:val="00091069"/>
    <w:rsid w:val="00094113"/>
    <w:rsid w:val="00094803"/>
    <w:rsid w:val="000A0DF0"/>
    <w:rsid w:val="000A1E5F"/>
    <w:rsid w:val="000A3898"/>
    <w:rsid w:val="000A40A3"/>
    <w:rsid w:val="000B00D9"/>
    <w:rsid w:val="000B2CD6"/>
    <w:rsid w:val="000B2F71"/>
    <w:rsid w:val="000B4938"/>
    <w:rsid w:val="000B7134"/>
    <w:rsid w:val="000C6CD4"/>
    <w:rsid w:val="000D0B6B"/>
    <w:rsid w:val="000D4454"/>
    <w:rsid w:val="000D6D12"/>
    <w:rsid w:val="000E001B"/>
    <w:rsid w:val="000E69B6"/>
    <w:rsid w:val="000E75C1"/>
    <w:rsid w:val="000F11A0"/>
    <w:rsid w:val="000F4858"/>
    <w:rsid w:val="001038BD"/>
    <w:rsid w:val="0011148E"/>
    <w:rsid w:val="00111FDD"/>
    <w:rsid w:val="0012382B"/>
    <w:rsid w:val="0012482C"/>
    <w:rsid w:val="001301BD"/>
    <w:rsid w:val="001309CB"/>
    <w:rsid w:val="0013167E"/>
    <w:rsid w:val="00132300"/>
    <w:rsid w:val="0013515B"/>
    <w:rsid w:val="00137C83"/>
    <w:rsid w:val="00144469"/>
    <w:rsid w:val="00153654"/>
    <w:rsid w:val="00156EF2"/>
    <w:rsid w:val="001575C1"/>
    <w:rsid w:val="00161D49"/>
    <w:rsid w:val="00173B80"/>
    <w:rsid w:val="0017534F"/>
    <w:rsid w:val="001864F4"/>
    <w:rsid w:val="00190C09"/>
    <w:rsid w:val="00192CC6"/>
    <w:rsid w:val="00197652"/>
    <w:rsid w:val="00197815"/>
    <w:rsid w:val="001A4A07"/>
    <w:rsid w:val="001B381D"/>
    <w:rsid w:val="001C22BE"/>
    <w:rsid w:val="001D0AE4"/>
    <w:rsid w:val="001E4E52"/>
    <w:rsid w:val="001E79BA"/>
    <w:rsid w:val="001F5303"/>
    <w:rsid w:val="00201FD3"/>
    <w:rsid w:val="002125A1"/>
    <w:rsid w:val="00214E2E"/>
    <w:rsid w:val="00216AE3"/>
    <w:rsid w:val="0022343F"/>
    <w:rsid w:val="002247D7"/>
    <w:rsid w:val="00224833"/>
    <w:rsid w:val="00231A56"/>
    <w:rsid w:val="00234490"/>
    <w:rsid w:val="00240C7D"/>
    <w:rsid w:val="0024454D"/>
    <w:rsid w:val="002466C9"/>
    <w:rsid w:val="002523E5"/>
    <w:rsid w:val="0026359F"/>
    <w:rsid w:val="00265AA3"/>
    <w:rsid w:val="00266366"/>
    <w:rsid w:val="0027335E"/>
    <w:rsid w:val="00280E95"/>
    <w:rsid w:val="00281A17"/>
    <w:rsid w:val="002827B5"/>
    <w:rsid w:val="00282C60"/>
    <w:rsid w:val="00287003"/>
    <w:rsid w:val="00292CB2"/>
    <w:rsid w:val="0029302F"/>
    <w:rsid w:val="002941ED"/>
    <w:rsid w:val="00296568"/>
    <w:rsid w:val="002969BE"/>
    <w:rsid w:val="002A05BE"/>
    <w:rsid w:val="002A5292"/>
    <w:rsid w:val="002A60D3"/>
    <w:rsid w:val="002B38B9"/>
    <w:rsid w:val="002B41C7"/>
    <w:rsid w:val="002C3A99"/>
    <w:rsid w:val="002C431A"/>
    <w:rsid w:val="002C48D9"/>
    <w:rsid w:val="002D1DE7"/>
    <w:rsid w:val="002E160F"/>
    <w:rsid w:val="002E18EE"/>
    <w:rsid w:val="002E2059"/>
    <w:rsid w:val="002F5B85"/>
    <w:rsid w:val="002F7733"/>
    <w:rsid w:val="0030029B"/>
    <w:rsid w:val="00302F4D"/>
    <w:rsid w:val="00311014"/>
    <w:rsid w:val="00313A3D"/>
    <w:rsid w:val="0032296D"/>
    <w:rsid w:val="00325257"/>
    <w:rsid w:val="00327D65"/>
    <w:rsid w:val="003321A8"/>
    <w:rsid w:val="0033732B"/>
    <w:rsid w:val="00337A67"/>
    <w:rsid w:val="00337A83"/>
    <w:rsid w:val="003401E9"/>
    <w:rsid w:val="00342163"/>
    <w:rsid w:val="0034288B"/>
    <w:rsid w:val="003454A6"/>
    <w:rsid w:val="00350815"/>
    <w:rsid w:val="00356206"/>
    <w:rsid w:val="00362FAD"/>
    <w:rsid w:val="003642FC"/>
    <w:rsid w:val="00374073"/>
    <w:rsid w:val="00377F78"/>
    <w:rsid w:val="00380B27"/>
    <w:rsid w:val="00382497"/>
    <w:rsid w:val="00382627"/>
    <w:rsid w:val="00385CC1"/>
    <w:rsid w:val="00394C3B"/>
    <w:rsid w:val="003B50E4"/>
    <w:rsid w:val="003B5A24"/>
    <w:rsid w:val="003B5BDD"/>
    <w:rsid w:val="003B694B"/>
    <w:rsid w:val="003C036C"/>
    <w:rsid w:val="003C2764"/>
    <w:rsid w:val="003C50B3"/>
    <w:rsid w:val="003C5BB7"/>
    <w:rsid w:val="003C6FE0"/>
    <w:rsid w:val="003D19F4"/>
    <w:rsid w:val="003D578C"/>
    <w:rsid w:val="003D5C55"/>
    <w:rsid w:val="003D66C8"/>
    <w:rsid w:val="003E0B78"/>
    <w:rsid w:val="003E25AB"/>
    <w:rsid w:val="003E2766"/>
    <w:rsid w:val="003E501C"/>
    <w:rsid w:val="003F72CB"/>
    <w:rsid w:val="004059BE"/>
    <w:rsid w:val="00423657"/>
    <w:rsid w:val="0042467F"/>
    <w:rsid w:val="00427C2F"/>
    <w:rsid w:val="00434C11"/>
    <w:rsid w:val="00435C96"/>
    <w:rsid w:val="00437EDD"/>
    <w:rsid w:val="0045210F"/>
    <w:rsid w:val="00452F92"/>
    <w:rsid w:val="00453784"/>
    <w:rsid w:val="00455B63"/>
    <w:rsid w:val="00455DDF"/>
    <w:rsid w:val="0047407E"/>
    <w:rsid w:val="00477A00"/>
    <w:rsid w:val="00480E60"/>
    <w:rsid w:val="00483F84"/>
    <w:rsid w:val="00484CE8"/>
    <w:rsid w:val="00491394"/>
    <w:rsid w:val="00494883"/>
    <w:rsid w:val="00495924"/>
    <w:rsid w:val="004A3AE1"/>
    <w:rsid w:val="004A423D"/>
    <w:rsid w:val="004B1914"/>
    <w:rsid w:val="004B22C3"/>
    <w:rsid w:val="004B3477"/>
    <w:rsid w:val="004B576D"/>
    <w:rsid w:val="004B5C7B"/>
    <w:rsid w:val="004B7067"/>
    <w:rsid w:val="004C07C1"/>
    <w:rsid w:val="004C6027"/>
    <w:rsid w:val="004C767A"/>
    <w:rsid w:val="004D20B8"/>
    <w:rsid w:val="004D29D7"/>
    <w:rsid w:val="004D37CE"/>
    <w:rsid w:val="004E2552"/>
    <w:rsid w:val="004E3FCF"/>
    <w:rsid w:val="004E4FAE"/>
    <w:rsid w:val="004E5FB2"/>
    <w:rsid w:val="004E6D86"/>
    <w:rsid w:val="004F43F2"/>
    <w:rsid w:val="004F7911"/>
    <w:rsid w:val="005063D6"/>
    <w:rsid w:val="00507899"/>
    <w:rsid w:val="0051142E"/>
    <w:rsid w:val="00513008"/>
    <w:rsid w:val="00515F37"/>
    <w:rsid w:val="00521C19"/>
    <w:rsid w:val="005230A0"/>
    <w:rsid w:val="00523D86"/>
    <w:rsid w:val="005243DB"/>
    <w:rsid w:val="00526B05"/>
    <w:rsid w:val="00526B23"/>
    <w:rsid w:val="0053473A"/>
    <w:rsid w:val="00542F60"/>
    <w:rsid w:val="00554790"/>
    <w:rsid w:val="005554FB"/>
    <w:rsid w:val="00555A94"/>
    <w:rsid w:val="005571C7"/>
    <w:rsid w:val="005631AE"/>
    <w:rsid w:val="005637D1"/>
    <w:rsid w:val="00565960"/>
    <w:rsid w:val="00566E9A"/>
    <w:rsid w:val="0057005E"/>
    <w:rsid w:val="00574219"/>
    <w:rsid w:val="005821E7"/>
    <w:rsid w:val="00585726"/>
    <w:rsid w:val="0058609A"/>
    <w:rsid w:val="00590B3C"/>
    <w:rsid w:val="00595BB6"/>
    <w:rsid w:val="0059678A"/>
    <w:rsid w:val="005979FA"/>
    <w:rsid w:val="005A4A99"/>
    <w:rsid w:val="005A6612"/>
    <w:rsid w:val="005A6C73"/>
    <w:rsid w:val="005A7EFE"/>
    <w:rsid w:val="005B3277"/>
    <w:rsid w:val="005B52E7"/>
    <w:rsid w:val="005B77DE"/>
    <w:rsid w:val="005C32CB"/>
    <w:rsid w:val="005C3A8F"/>
    <w:rsid w:val="005C6885"/>
    <w:rsid w:val="005C6923"/>
    <w:rsid w:val="005C7E37"/>
    <w:rsid w:val="005D52EF"/>
    <w:rsid w:val="005E4EE7"/>
    <w:rsid w:val="005F2246"/>
    <w:rsid w:val="005F39C5"/>
    <w:rsid w:val="006011C3"/>
    <w:rsid w:val="006055DF"/>
    <w:rsid w:val="00612401"/>
    <w:rsid w:val="00613EB6"/>
    <w:rsid w:val="006208F3"/>
    <w:rsid w:val="00621C4E"/>
    <w:rsid w:val="00626E4F"/>
    <w:rsid w:val="00630430"/>
    <w:rsid w:val="00635C53"/>
    <w:rsid w:val="0064227B"/>
    <w:rsid w:val="00643ED3"/>
    <w:rsid w:val="0064772F"/>
    <w:rsid w:val="00651D01"/>
    <w:rsid w:val="006530C9"/>
    <w:rsid w:val="00656DA1"/>
    <w:rsid w:val="00664320"/>
    <w:rsid w:val="00665982"/>
    <w:rsid w:val="00666DFC"/>
    <w:rsid w:val="0067044B"/>
    <w:rsid w:val="00672CD3"/>
    <w:rsid w:val="00682734"/>
    <w:rsid w:val="006840CA"/>
    <w:rsid w:val="00686BB6"/>
    <w:rsid w:val="00695A23"/>
    <w:rsid w:val="006970F1"/>
    <w:rsid w:val="006A6724"/>
    <w:rsid w:val="006A7666"/>
    <w:rsid w:val="006B2D03"/>
    <w:rsid w:val="006B44AC"/>
    <w:rsid w:val="006B44B4"/>
    <w:rsid w:val="006B63C9"/>
    <w:rsid w:val="006C0882"/>
    <w:rsid w:val="006C61B5"/>
    <w:rsid w:val="006D0716"/>
    <w:rsid w:val="006D097B"/>
    <w:rsid w:val="006D1DCC"/>
    <w:rsid w:val="006E0651"/>
    <w:rsid w:val="006E1B63"/>
    <w:rsid w:val="006E4238"/>
    <w:rsid w:val="006F13F9"/>
    <w:rsid w:val="006F1650"/>
    <w:rsid w:val="00701360"/>
    <w:rsid w:val="007074D2"/>
    <w:rsid w:val="00707527"/>
    <w:rsid w:val="00711764"/>
    <w:rsid w:val="00714E22"/>
    <w:rsid w:val="007161E0"/>
    <w:rsid w:val="00722A7F"/>
    <w:rsid w:val="00724ABF"/>
    <w:rsid w:val="007253D9"/>
    <w:rsid w:val="0072646B"/>
    <w:rsid w:val="007307B9"/>
    <w:rsid w:val="00730AF3"/>
    <w:rsid w:val="00731A58"/>
    <w:rsid w:val="00732B3D"/>
    <w:rsid w:val="00733524"/>
    <w:rsid w:val="00734E7F"/>
    <w:rsid w:val="007415CD"/>
    <w:rsid w:val="00750349"/>
    <w:rsid w:val="0075434B"/>
    <w:rsid w:val="00760B2B"/>
    <w:rsid w:val="00763412"/>
    <w:rsid w:val="0077141B"/>
    <w:rsid w:val="007735DA"/>
    <w:rsid w:val="00776332"/>
    <w:rsid w:val="0078757A"/>
    <w:rsid w:val="00793F60"/>
    <w:rsid w:val="00794FEE"/>
    <w:rsid w:val="00796266"/>
    <w:rsid w:val="007A0CF7"/>
    <w:rsid w:val="007A455C"/>
    <w:rsid w:val="007A4F5D"/>
    <w:rsid w:val="007B141A"/>
    <w:rsid w:val="007B5C96"/>
    <w:rsid w:val="007C0B8E"/>
    <w:rsid w:val="007C1B56"/>
    <w:rsid w:val="007D05F5"/>
    <w:rsid w:val="007D25F5"/>
    <w:rsid w:val="007D2DC7"/>
    <w:rsid w:val="007D4DA1"/>
    <w:rsid w:val="007D5D82"/>
    <w:rsid w:val="007E1C63"/>
    <w:rsid w:val="007E29C6"/>
    <w:rsid w:val="007E73CC"/>
    <w:rsid w:val="007F10F8"/>
    <w:rsid w:val="007F6BC3"/>
    <w:rsid w:val="007F7E39"/>
    <w:rsid w:val="00807CA8"/>
    <w:rsid w:val="008136BB"/>
    <w:rsid w:val="008209A9"/>
    <w:rsid w:val="00821A54"/>
    <w:rsid w:val="00822F92"/>
    <w:rsid w:val="0082354B"/>
    <w:rsid w:val="008261D2"/>
    <w:rsid w:val="0082634A"/>
    <w:rsid w:val="00830682"/>
    <w:rsid w:val="00833FEA"/>
    <w:rsid w:val="00836331"/>
    <w:rsid w:val="0084009D"/>
    <w:rsid w:val="00840756"/>
    <w:rsid w:val="00841682"/>
    <w:rsid w:val="00843D6F"/>
    <w:rsid w:val="00852281"/>
    <w:rsid w:val="00852900"/>
    <w:rsid w:val="00857E7D"/>
    <w:rsid w:val="00857FC4"/>
    <w:rsid w:val="0086130B"/>
    <w:rsid w:val="00862E75"/>
    <w:rsid w:val="008654AE"/>
    <w:rsid w:val="00874CA4"/>
    <w:rsid w:val="00876454"/>
    <w:rsid w:val="00877417"/>
    <w:rsid w:val="008779DD"/>
    <w:rsid w:val="008834FF"/>
    <w:rsid w:val="008858F4"/>
    <w:rsid w:val="00892D4C"/>
    <w:rsid w:val="008A42A0"/>
    <w:rsid w:val="008A566B"/>
    <w:rsid w:val="008B392B"/>
    <w:rsid w:val="008B6548"/>
    <w:rsid w:val="008B71B6"/>
    <w:rsid w:val="008B71BD"/>
    <w:rsid w:val="008C3FAF"/>
    <w:rsid w:val="008D07F0"/>
    <w:rsid w:val="008D24F9"/>
    <w:rsid w:val="008D42BC"/>
    <w:rsid w:val="008D6404"/>
    <w:rsid w:val="008D6D7B"/>
    <w:rsid w:val="008D75C3"/>
    <w:rsid w:val="009018AB"/>
    <w:rsid w:val="00912D8D"/>
    <w:rsid w:val="00913A83"/>
    <w:rsid w:val="0092404F"/>
    <w:rsid w:val="0092780A"/>
    <w:rsid w:val="009313B8"/>
    <w:rsid w:val="009321EE"/>
    <w:rsid w:val="0093433E"/>
    <w:rsid w:val="00940C4D"/>
    <w:rsid w:val="009442AD"/>
    <w:rsid w:val="0094520A"/>
    <w:rsid w:val="00946C8C"/>
    <w:rsid w:val="0094770A"/>
    <w:rsid w:val="00952C63"/>
    <w:rsid w:val="00954FCF"/>
    <w:rsid w:val="00975B2D"/>
    <w:rsid w:val="00980F78"/>
    <w:rsid w:val="009824E1"/>
    <w:rsid w:val="00982F5F"/>
    <w:rsid w:val="009859A5"/>
    <w:rsid w:val="009866A3"/>
    <w:rsid w:val="00987371"/>
    <w:rsid w:val="00991962"/>
    <w:rsid w:val="009926C2"/>
    <w:rsid w:val="00993B3D"/>
    <w:rsid w:val="0099459B"/>
    <w:rsid w:val="009A2DAE"/>
    <w:rsid w:val="009A6A7B"/>
    <w:rsid w:val="009B2167"/>
    <w:rsid w:val="009B6BA8"/>
    <w:rsid w:val="009C0E1C"/>
    <w:rsid w:val="009C14C0"/>
    <w:rsid w:val="009C1D58"/>
    <w:rsid w:val="009C377D"/>
    <w:rsid w:val="009C3824"/>
    <w:rsid w:val="009C68A0"/>
    <w:rsid w:val="009D0849"/>
    <w:rsid w:val="009D63C9"/>
    <w:rsid w:val="009E0017"/>
    <w:rsid w:val="009E55ED"/>
    <w:rsid w:val="009E6B96"/>
    <w:rsid w:val="00A01C83"/>
    <w:rsid w:val="00A02FBF"/>
    <w:rsid w:val="00A16320"/>
    <w:rsid w:val="00A23CAE"/>
    <w:rsid w:val="00A244CC"/>
    <w:rsid w:val="00A27FCC"/>
    <w:rsid w:val="00A30FFD"/>
    <w:rsid w:val="00A34071"/>
    <w:rsid w:val="00A36C79"/>
    <w:rsid w:val="00A404DF"/>
    <w:rsid w:val="00A64053"/>
    <w:rsid w:val="00A77317"/>
    <w:rsid w:val="00A812CE"/>
    <w:rsid w:val="00A81A26"/>
    <w:rsid w:val="00A823F5"/>
    <w:rsid w:val="00A828BA"/>
    <w:rsid w:val="00A86981"/>
    <w:rsid w:val="00A86AD3"/>
    <w:rsid w:val="00A919C1"/>
    <w:rsid w:val="00A934E6"/>
    <w:rsid w:val="00A979CC"/>
    <w:rsid w:val="00AC089A"/>
    <w:rsid w:val="00AC09C1"/>
    <w:rsid w:val="00AC334E"/>
    <w:rsid w:val="00AC4115"/>
    <w:rsid w:val="00AD2EAE"/>
    <w:rsid w:val="00AE00A7"/>
    <w:rsid w:val="00AE13E5"/>
    <w:rsid w:val="00AE3868"/>
    <w:rsid w:val="00AF3C1B"/>
    <w:rsid w:val="00B03441"/>
    <w:rsid w:val="00B03B98"/>
    <w:rsid w:val="00B04FA0"/>
    <w:rsid w:val="00B0606A"/>
    <w:rsid w:val="00B13828"/>
    <w:rsid w:val="00B26090"/>
    <w:rsid w:val="00B2733E"/>
    <w:rsid w:val="00B34358"/>
    <w:rsid w:val="00B3691C"/>
    <w:rsid w:val="00B4236E"/>
    <w:rsid w:val="00B462C8"/>
    <w:rsid w:val="00B476E8"/>
    <w:rsid w:val="00B47C6C"/>
    <w:rsid w:val="00B5045D"/>
    <w:rsid w:val="00B50B0A"/>
    <w:rsid w:val="00B53FD6"/>
    <w:rsid w:val="00B564F6"/>
    <w:rsid w:val="00B61BFB"/>
    <w:rsid w:val="00B67E4A"/>
    <w:rsid w:val="00B71549"/>
    <w:rsid w:val="00B72133"/>
    <w:rsid w:val="00B807F3"/>
    <w:rsid w:val="00B82094"/>
    <w:rsid w:val="00B86B1B"/>
    <w:rsid w:val="00B87F9C"/>
    <w:rsid w:val="00B922A1"/>
    <w:rsid w:val="00BA46D9"/>
    <w:rsid w:val="00BA547B"/>
    <w:rsid w:val="00BA7A11"/>
    <w:rsid w:val="00BB6897"/>
    <w:rsid w:val="00BB6BD1"/>
    <w:rsid w:val="00BC4C80"/>
    <w:rsid w:val="00BC6005"/>
    <w:rsid w:val="00BC68AE"/>
    <w:rsid w:val="00BC74A2"/>
    <w:rsid w:val="00BD2CEC"/>
    <w:rsid w:val="00BD39D3"/>
    <w:rsid w:val="00BD6DA4"/>
    <w:rsid w:val="00BE2841"/>
    <w:rsid w:val="00BE583C"/>
    <w:rsid w:val="00BE7F76"/>
    <w:rsid w:val="00BF4BD1"/>
    <w:rsid w:val="00C0364E"/>
    <w:rsid w:val="00C0422F"/>
    <w:rsid w:val="00C1185D"/>
    <w:rsid w:val="00C11F44"/>
    <w:rsid w:val="00C142A4"/>
    <w:rsid w:val="00C23022"/>
    <w:rsid w:val="00C273BC"/>
    <w:rsid w:val="00C31A94"/>
    <w:rsid w:val="00C364BE"/>
    <w:rsid w:val="00C37504"/>
    <w:rsid w:val="00C42B84"/>
    <w:rsid w:val="00C537E3"/>
    <w:rsid w:val="00C565F2"/>
    <w:rsid w:val="00C66805"/>
    <w:rsid w:val="00C67BCA"/>
    <w:rsid w:val="00C70A2B"/>
    <w:rsid w:val="00C717F4"/>
    <w:rsid w:val="00C757D3"/>
    <w:rsid w:val="00C81227"/>
    <w:rsid w:val="00C859C1"/>
    <w:rsid w:val="00C94FB6"/>
    <w:rsid w:val="00C95478"/>
    <w:rsid w:val="00CB3139"/>
    <w:rsid w:val="00CC0A7D"/>
    <w:rsid w:val="00CC15A3"/>
    <w:rsid w:val="00CC4C24"/>
    <w:rsid w:val="00CC7561"/>
    <w:rsid w:val="00CD246E"/>
    <w:rsid w:val="00CD258C"/>
    <w:rsid w:val="00CD3A26"/>
    <w:rsid w:val="00CD3D4B"/>
    <w:rsid w:val="00CD7578"/>
    <w:rsid w:val="00CD7D35"/>
    <w:rsid w:val="00CE39B6"/>
    <w:rsid w:val="00CE7A13"/>
    <w:rsid w:val="00CF0349"/>
    <w:rsid w:val="00CF1664"/>
    <w:rsid w:val="00D06466"/>
    <w:rsid w:val="00D13B7E"/>
    <w:rsid w:val="00D13BE2"/>
    <w:rsid w:val="00D16643"/>
    <w:rsid w:val="00D22DA3"/>
    <w:rsid w:val="00D2370D"/>
    <w:rsid w:val="00D25444"/>
    <w:rsid w:val="00D30DFE"/>
    <w:rsid w:val="00D3351F"/>
    <w:rsid w:val="00D33CB8"/>
    <w:rsid w:val="00D43AAC"/>
    <w:rsid w:val="00D4436B"/>
    <w:rsid w:val="00D45A42"/>
    <w:rsid w:val="00D45D6D"/>
    <w:rsid w:val="00D504F6"/>
    <w:rsid w:val="00D54AA6"/>
    <w:rsid w:val="00D55A29"/>
    <w:rsid w:val="00D615C4"/>
    <w:rsid w:val="00D621E2"/>
    <w:rsid w:val="00D63F5E"/>
    <w:rsid w:val="00D644A4"/>
    <w:rsid w:val="00D736D5"/>
    <w:rsid w:val="00D80554"/>
    <w:rsid w:val="00D80DBD"/>
    <w:rsid w:val="00D83942"/>
    <w:rsid w:val="00D84669"/>
    <w:rsid w:val="00D97472"/>
    <w:rsid w:val="00D97500"/>
    <w:rsid w:val="00DA64B1"/>
    <w:rsid w:val="00DA6713"/>
    <w:rsid w:val="00DA6716"/>
    <w:rsid w:val="00DA6ED3"/>
    <w:rsid w:val="00DB0446"/>
    <w:rsid w:val="00DB243C"/>
    <w:rsid w:val="00DB26F7"/>
    <w:rsid w:val="00DB4734"/>
    <w:rsid w:val="00DC0FB9"/>
    <w:rsid w:val="00DC10B3"/>
    <w:rsid w:val="00DC2F9D"/>
    <w:rsid w:val="00DC7EE3"/>
    <w:rsid w:val="00DD0DFF"/>
    <w:rsid w:val="00DD2946"/>
    <w:rsid w:val="00DD5ACF"/>
    <w:rsid w:val="00DE5A11"/>
    <w:rsid w:val="00DF7479"/>
    <w:rsid w:val="00E01417"/>
    <w:rsid w:val="00E063E5"/>
    <w:rsid w:val="00E076EC"/>
    <w:rsid w:val="00E1099D"/>
    <w:rsid w:val="00E111D0"/>
    <w:rsid w:val="00E121AE"/>
    <w:rsid w:val="00E14C3A"/>
    <w:rsid w:val="00E15FA8"/>
    <w:rsid w:val="00E17539"/>
    <w:rsid w:val="00E227C9"/>
    <w:rsid w:val="00E234F0"/>
    <w:rsid w:val="00E25D3C"/>
    <w:rsid w:val="00E34501"/>
    <w:rsid w:val="00E353DA"/>
    <w:rsid w:val="00E4108E"/>
    <w:rsid w:val="00E465FC"/>
    <w:rsid w:val="00E50440"/>
    <w:rsid w:val="00E50F69"/>
    <w:rsid w:val="00E52CF7"/>
    <w:rsid w:val="00E53435"/>
    <w:rsid w:val="00E60397"/>
    <w:rsid w:val="00E65718"/>
    <w:rsid w:val="00E663C5"/>
    <w:rsid w:val="00E667E1"/>
    <w:rsid w:val="00E67033"/>
    <w:rsid w:val="00E67466"/>
    <w:rsid w:val="00E822B6"/>
    <w:rsid w:val="00E921DA"/>
    <w:rsid w:val="00EA5ADA"/>
    <w:rsid w:val="00EA6CE8"/>
    <w:rsid w:val="00EA7573"/>
    <w:rsid w:val="00EB4021"/>
    <w:rsid w:val="00EB4A0B"/>
    <w:rsid w:val="00EB559D"/>
    <w:rsid w:val="00EB72E7"/>
    <w:rsid w:val="00EC0369"/>
    <w:rsid w:val="00EC08DA"/>
    <w:rsid w:val="00EC3043"/>
    <w:rsid w:val="00EC417E"/>
    <w:rsid w:val="00EC6658"/>
    <w:rsid w:val="00EC7446"/>
    <w:rsid w:val="00EC7649"/>
    <w:rsid w:val="00ED140F"/>
    <w:rsid w:val="00ED272D"/>
    <w:rsid w:val="00EE1DAF"/>
    <w:rsid w:val="00EE6695"/>
    <w:rsid w:val="00EE7455"/>
    <w:rsid w:val="00EF3F81"/>
    <w:rsid w:val="00EF68BF"/>
    <w:rsid w:val="00F04E41"/>
    <w:rsid w:val="00F05BD8"/>
    <w:rsid w:val="00F15D00"/>
    <w:rsid w:val="00F15E3E"/>
    <w:rsid w:val="00F17C4E"/>
    <w:rsid w:val="00F31034"/>
    <w:rsid w:val="00F32487"/>
    <w:rsid w:val="00F35B24"/>
    <w:rsid w:val="00F35B44"/>
    <w:rsid w:val="00F363A8"/>
    <w:rsid w:val="00F37E89"/>
    <w:rsid w:val="00F4439D"/>
    <w:rsid w:val="00F45572"/>
    <w:rsid w:val="00F469DF"/>
    <w:rsid w:val="00F50F21"/>
    <w:rsid w:val="00F60DEF"/>
    <w:rsid w:val="00F614F0"/>
    <w:rsid w:val="00F72294"/>
    <w:rsid w:val="00F728A5"/>
    <w:rsid w:val="00F7713D"/>
    <w:rsid w:val="00F81BB1"/>
    <w:rsid w:val="00F82EBA"/>
    <w:rsid w:val="00F84A34"/>
    <w:rsid w:val="00F94DC9"/>
    <w:rsid w:val="00FA2534"/>
    <w:rsid w:val="00FB2446"/>
    <w:rsid w:val="00FB53A0"/>
    <w:rsid w:val="00FB588A"/>
    <w:rsid w:val="00FB6320"/>
    <w:rsid w:val="00FB7540"/>
    <w:rsid w:val="00FC1690"/>
    <w:rsid w:val="00FC5FE1"/>
    <w:rsid w:val="00FD013D"/>
    <w:rsid w:val="00FD0208"/>
    <w:rsid w:val="00FD41B0"/>
    <w:rsid w:val="00FD4452"/>
    <w:rsid w:val="00FD650F"/>
    <w:rsid w:val="00FE23CE"/>
    <w:rsid w:val="00FE246A"/>
    <w:rsid w:val="00FE6A8D"/>
    <w:rsid w:val="00FE705B"/>
    <w:rsid w:val="00FE715F"/>
    <w:rsid w:val="00FE77BE"/>
    <w:rsid w:val="00FF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2"/>
    </o:shapelayout>
  </w:shapeDefaults>
  <w:decimalSymbol w:val="."/>
  <w:listSeparator w:val=","/>
  <w14:docId w14:val="1F98A93F"/>
  <w15:docId w15:val="{5B7B6905-10DE-4CA3-8701-5A5BC74B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08F3"/>
  </w:style>
  <w:style w:type="paragraph" w:styleId="a4">
    <w:name w:val="footer"/>
    <w:basedOn w:val="a"/>
    <w:link w:val="Char0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08F3"/>
  </w:style>
  <w:style w:type="paragraph" w:styleId="a5">
    <w:name w:val="Balloon Text"/>
    <w:basedOn w:val="a"/>
    <w:link w:val="Char1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D1DCC"/>
    <w:pPr>
      <w:ind w:leftChars="400" w:left="800"/>
    </w:pPr>
  </w:style>
  <w:style w:type="paragraph" w:customStyle="1" w:styleId="a8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굴림" w:eastAsia="굴림" w:hAnsi="굴림" w:cs="Times New Roman"/>
      <w:color w:val="000000"/>
      <w:kern w:val="0"/>
      <w:sz w:val="18"/>
      <w:szCs w:val="20"/>
    </w:rPr>
  </w:style>
  <w:style w:type="paragraph" w:styleId="a9">
    <w:name w:val="Date"/>
    <w:basedOn w:val="a"/>
    <w:next w:val="a"/>
    <w:link w:val="Char2"/>
    <w:uiPriority w:val="99"/>
    <w:semiHidden/>
    <w:unhideWhenUsed/>
    <w:rsid w:val="00350815"/>
  </w:style>
  <w:style w:type="character" w:customStyle="1" w:styleId="Char2">
    <w:name w:val="날짜 Char"/>
    <w:basedOn w:val="a0"/>
    <w:link w:val="a9"/>
    <w:uiPriority w:val="99"/>
    <w:semiHidden/>
    <w:rsid w:val="00350815"/>
  </w:style>
  <w:style w:type="paragraph" w:styleId="aa">
    <w:name w:val="Normal (Web)"/>
    <w:basedOn w:val="a"/>
    <w:uiPriority w:val="99"/>
    <w:semiHidden/>
    <w:unhideWhenUsed/>
    <w:rsid w:val="00C2302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6.png"/><Relationship Id="rId26" Type="http://schemas.openxmlformats.org/officeDocument/2006/relationships/package" Target="embeddings/Microsoft_Excel_Worksheet5.xlsx"/><Relationship Id="rId39" Type="http://schemas.openxmlformats.org/officeDocument/2006/relationships/image" Target="media/image18.png"/><Relationship Id="rId21" Type="http://schemas.openxmlformats.org/officeDocument/2006/relationships/package" Target="embeddings/Microsoft_Excel_Worksheet2.xlsx"/><Relationship Id="rId34" Type="http://schemas.openxmlformats.org/officeDocument/2006/relationships/image" Target="media/image15.emf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package" Target="embeddings/Microsoft_Excel_Worksheet11.xlsx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9" Type="http://schemas.openxmlformats.org/officeDocument/2006/relationships/image" Target="media/image13.emf"/><Relationship Id="rId11" Type="http://schemas.openxmlformats.org/officeDocument/2006/relationships/image" Target="media/image1.png"/><Relationship Id="rId24" Type="http://schemas.openxmlformats.org/officeDocument/2006/relationships/image" Target="media/image10.emf"/><Relationship Id="rId32" Type="http://schemas.openxmlformats.org/officeDocument/2006/relationships/package" Target="embeddings/Microsoft_Excel_Worksheet7.xlsx"/><Relationship Id="rId37" Type="http://schemas.openxmlformats.org/officeDocument/2006/relationships/package" Target="embeddings/Microsoft_Excel_Worksheet10.xlsx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eader" Target="header1.xml"/><Relationship Id="rId5" Type="http://schemas.openxmlformats.org/officeDocument/2006/relationships/numbering" Target="numbering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Relationship Id="rId22" Type="http://schemas.openxmlformats.org/officeDocument/2006/relationships/image" Target="media/image9.emf"/><Relationship Id="rId27" Type="http://schemas.openxmlformats.org/officeDocument/2006/relationships/image" Target="media/image11.png"/><Relationship Id="rId30" Type="http://schemas.openxmlformats.org/officeDocument/2006/relationships/package" Target="embeddings/Microsoft_Excel_Worksheet6.xlsx"/><Relationship Id="rId35" Type="http://schemas.openxmlformats.org/officeDocument/2006/relationships/package" Target="embeddings/Microsoft_Excel_Worksheet9.xlsx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microsoft.com/office/2011/relationships/people" Target="people.xml"/><Relationship Id="rId8" Type="http://schemas.openxmlformats.org/officeDocument/2006/relationships/webSettings" Target="webSettings.xml"/><Relationship Id="rId51" Type="http://schemas.openxmlformats.org/officeDocument/2006/relationships/package" Target="embeddings/Microsoft_Excel_Worksheet12.xlsx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package" Target="embeddings/Microsoft_Excel_Worksheet1.xlsx"/><Relationship Id="rId25" Type="http://schemas.openxmlformats.org/officeDocument/2006/relationships/package" Target="embeddings/Microsoft_Excel_Worksheet4.xlsx"/><Relationship Id="rId33" Type="http://schemas.openxmlformats.org/officeDocument/2006/relationships/package" Target="embeddings/Microsoft_Excel_Worksheet8.xlsx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image" Target="media/image8.emf"/><Relationship Id="rId41" Type="http://schemas.openxmlformats.org/officeDocument/2006/relationships/image" Target="media/image20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package" Target="embeddings/Microsoft_Excel_Worksheet3.xlsx"/><Relationship Id="rId28" Type="http://schemas.openxmlformats.org/officeDocument/2006/relationships/image" Target="media/image12.png"/><Relationship Id="rId36" Type="http://schemas.openxmlformats.org/officeDocument/2006/relationships/image" Target="media/image16.emf"/><Relationship Id="rId49" Type="http://schemas.openxmlformats.org/officeDocument/2006/relationships/image" Target="media/image28.png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14.emf"/><Relationship Id="rId44" Type="http://schemas.openxmlformats.org/officeDocument/2006/relationships/image" Target="media/image23.png"/><Relationship Id="rId52" Type="http://schemas.openxmlformats.org/officeDocument/2006/relationships/package" Target="embeddings/Microsoft_Excel_Worksheet13.xls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356B97-E471-4772-BF33-95C415DFAC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A32173-8B43-4DE2-B5E1-87CFB11EFC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BA0CE2-6212-42E1-94DB-B937B4097B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4E5BC8-9B68-4C51-979E-8A14CCFEE0C7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1883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100705</dc:creator>
  <cp:lastModifiedBy>Huiung Son 손휘웅</cp:lastModifiedBy>
  <cp:revision>9</cp:revision>
  <cp:lastPrinted>2020-11-13T04:07:00Z</cp:lastPrinted>
  <dcterms:created xsi:type="dcterms:W3CDTF">2021-01-04T07:08:00Z</dcterms:created>
  <dcterms:modified xsi:type="dcterms:W3CDTF">2023-06-07T04:51:00Z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35800</vt:r8>
  </property>
</Properties>
</file>