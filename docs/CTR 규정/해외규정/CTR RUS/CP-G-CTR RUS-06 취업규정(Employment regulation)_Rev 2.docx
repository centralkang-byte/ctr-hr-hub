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1440"/>
        <w:gridCol w:w="1080"/>
        <w:gridCol w:w="720"/>
        <w:gridCol w:w="2520"/>
        <w:gridCol w:w="720"/>
        <w:gridCol w:w="455"/>
        <w:gridCol w:w="2065"/>
      </w:tblGrid>
      <w:tr w:rsidR="00C464CE" w:rsidRPr="00B06789" w14:paraId="36938953" w14:textId="77777777" w:rsidTr="009A3E11">
        <w:trPr>
          <w:trHeight w:val="635"/>
        </w:trPr>
        <w:tc>
          <w:tcPr>
            <w:tcW w:w="720" w:type="dxa"/>
            <w:vAlign w:val="center"/>
          </w:tcPr>
          <w:p w14:paraId="4E0553A6" w14:textId="77777777" w:rsidR="00C464CE" w:rsidRPr="000C31F8" w:rsidRDefault="00C464CE" w:rsidP="00BF181A">
            <w:pPr>
              <w:ind w:firstLineChars="100" w:firstLine="210"/>
              <w:rPr>
                <w:rFonts w:ascii="Arial" w:eastAsia="Malgun Gothic" w:hAnsi="Arial" w:cs="Arial"/>
                <w:sz w:val="21"/>
                <w:szCs w:val="21"/>
                <w:lang w:val="en-GB"/>
              </w:rPr>
            </w:pPr>
          </w:p>
        </w:tc>
        <w:tc>
          <w:tcPr>
            <w:tcW w:w="1440" w:type="dxa"/>
            <w:vAlign w:val="center"/>
          </w:tcPr>
          <w:p w14:paraId="3D66E125" w14:textId="77777777" w:rsidR="00C464CE" w:rsidRPr="00B06789" w:rsidRDefault="00C464CE" w:rsidP="00B249D6">
            <w:pPr>
              <w:jc w:val="center"/>
              <w:rPr>
                <w:rFonts w:ascii="Arial" w:eastAsia="Malgun Gothic" w:hAnsi="Arial" w:cs="Arial"/>
                <w:sz w:val="21"/>
                <w:szCs w:val="21"/>
              </w:rPr>
            </w:pPr>
          </w:p>
        </w:tc>
        <w:tc>
          <w:tcPr>
            <w:tcW w:w="5495" w:type="dxa"/>
            <w:gridSpan w:val="5"/>
            <w:vAlign w:val="center"/>
          </w:tcPr>
          <w:p w14:paraId="2ED81A1D" w14:textId="77777777" w:rsidR="00C464CE" w:rsidRPr="00B06789" w:rsidRDefault="00C464CE" w:rsidP="00EE6103">
            <w:pPr>
              <w:rPr>
                <w:rFonts w:ascii="Arial" w:eastAsia="Malgun Gothic" w:hAnsi="Arial" w:cs="Arial"/>
                <w:sz w:val="21"/>
                <w:szCs w:val="21"/>
              </w:rPr>
            </w:pPr>
          </w:p>
        </w:tc>
        <w:tc>
          <w:tcPr>
            <w:tcW w:w="2065" w:type="dxa"/>
            <w:vAlign w:val="center"/>
          </w:tcPr>
          <w:p w14:paraId="336EA3ED" w14:textId="77777777" w:rsidR="00C464CE" w:rsidRPr="00B06789" w:rsidRDefault="00C464CE" w:rsidP="00286BFF">
            <w:pPr>
              <w:jc w:val="center"/>
              <w:rPr>
                <w:rFonts w:ascii="Arial" w:eastAsia="Malgun Gothic" w:hAnsi="Arial" w:cs="Arial"/>
                <w:sz w:val="21"/>
                <w:szCs w:val="21"/>
              </w:rPr>
            </w:pPr>
          </w:p>
        </w:tc>
      </w:tr>
      <w:tr w:rsidR="00901EA6" w:rsidRPr="00B06789" w14:paraId="1A9294B2" w14:textId="77777777" w:rsidTr="009A3E11">
        <w:trPr>
          <w:trHeight w:val="703"/>
        </w:trPr>
        <w:tc>
          <w:tcPr>
            <w:tcW w:w="720" w:type="dxa"/>
            <w:vAlign w:val="center"/>
          </w:tcPr>
          <w:p w14:paraId="550800E7" w14:textId="77777777" w:rsidR="00901EA6" w:rsidRPr="00B06789" w:rsidRDefault="00901EA6" w:rsidP="00901EA6">
            <w:pPr>
              <w:jc w:val="center"/>
              <w:rPr>
                <w:rFonts w:ascii="Arial" w:eastAsia="Malgun Gothic" w:hAnsi="Arial" w:cs="Arial"/>
                <w:sz w:val="21"/>
                <w:szCs w:val="21"/>
              </w:rPr>
            </w:pPr>
          </w:p>
        </w:tc>
        <w:tc>
          <w:tcPr>
            <w:tcW w:w="1440" w:type="dxa"/>
            <w:vAlign w:val="center"/>
          </w:tcPr>
          <w:p w14:paraId="2F179043" w14:textId="77777777" w:rsidR="00901EA6" w:rsidRPr="00B06789" w:rsidRDefault="00901EA6" w:rsidP="00901EA6">
            <w:pPr>
              <w:jc w:val="center"/>
              <w:rPr>
                <w:rFonts w:ascii="Arial" w:eastAsia="Malgun Gothic" w:hAnsi="Arial" w:cs="Arial"/>
                <w:sz w:val="21"/>
                <w:szCs w:val="21"/>
              </w:rPr>
            </w:pPr>
          </w:p>
        </w:tc>
        <w:tc>
          <w:tcPr>
            <w:tcW w:w="5495" w:type="dxa"/>
            <w:gridSpan w:val="5"/>
            <w:vAlign w:val="center"/>
          </w:tcPr>
          <w:p w14:paraId="360614DC" w14:textId="77777777" w:rsidR="00901EA6" w:rsidRPr="00B06789" w:rsidRDefault="00901EA6" w:rsidP="00901EA6">
            <w:pPr>
              <w:ind w:left="1050" w:hangingChars="500" w:hanging="1050"/>
              <w:rPr>
                <w:rFonts w:ascii="Arial" w:eastAsia="Malgun Gothic" w:hAnsi="Arial" w:cs="Arial"/>
                <w:sz w:val="21"/>
                <w:szCs w:val="21"/>
              </w:rPr>
            </w:pPr>
          </w:p>
        </w:tc>
        <w:tc>
          <w:tcPr>
            <w:tcW w:w="2065" w:type="dxa"/>
            <w:vAlign w:val="center"/>
          </w:tcPr>
          <w:p w14:paraId="225B1071" w14:textId="77777777" w:rsidR="00901EA6" w:rsidRPr="00B06789" w:rsidRDefault="00901EA6" w:rsidP="00901EA6">
            <w:pPr>
              <w:jc w:val="left"/>
              <w:rPr>
                <w:rFonts w:ascii="Arial" w:eastAsia="Malgun Gothic" w:hAnsi="Arial" w:cs="Arial"/>
                <w:sz w:val="21"/>
                <w:szCs w:val="21"/>
              </w:rPr>
            </w:pPr>
          </w:p>
        </w:tc>
      </w:tr>
      <w:tr w:rsidR="00901EA6" w:rsidRPr="00B06789" w14:paraId="17F44D53" w14:textId="77777777" w:rsidTr="009A3E11">
        <w:trPr>
          <w:trHeight w:val="427"/>
        </w:trPr>
        <w:tc>
          <w:tcPr>
            <w:tcW w:w="720" w:type="dxa"/>
            <w:vAlign w:val="center"/>
          </w:tcPr>
          <w:p w14:paraId="045F3BBF" w14:textId="77777777" w:rsidR="00901EA6" w:rsidRPr="00B06789" w:rsidRDefault="00901EA6" w:rsidP="00901EA6">
            <w:pPr>
              <w:jc w:val="center"/>
              <w:rPr>
                <w:rFonts w:ascii="Arial" w:eastAsia="Malgun Gothic" w:hAnsi="Arial" w:cs="Arial"/>
                <w:color w:val="000000"/>
                <w:sz w:val="21"/>
                <w:szCs w:val="21"/>
              </w:rPr>
            </w:pPr>
          </w:p>
        </w:tc>
        <w:tc>
          <w:tcPr>
            <w:tcW w:w="1440" w:type="dxa"/>
            <w:vAlign w:val="center"/>
          </w:tcPr>
          <w:p w14:paraId="5483C203" w14:textId="77777777" w:rsidR="00901EA6" w:rsidRPr="00B06789" w:rsidRDefault="00901EA6" w:rsidP="00901EA6">
            <w:pPr>
              <w:jc w:val="center"/>
              <w:rPr>
                <w:rFonts w:ascii="Arial" w:eastAsia="Malgun Gothic" w:hAnsi="Arial" w:cs="Arial"/>
                <w:color w:val="000000"/>
                <w:sz w:val="21"/>
                <w:szCs w:val="21"/>
              </w:rPr>
            </w:pPr>
          </w:p>
        </w:tc>
        <w:tc>
          <w:tcPr>
            <w:tcW w:w="5495" w:type="dxa"/>
            <w:gridSpan w:val="5"/>
            <w:vAlign w:val="center"/>
          </w:tcPr>
          <w:p w14:paraId="5DB6CCB2" w14:textId="77777777" w:rsidR="00901EA6" w:rsidRPr="00B06789" w:rsidRDefault="00901EA6" w:rsidP="00901EA6">
            <w:pPr>
              <w:spacing w:line="240" w:lineRule="auto"/>
              <w:jc w:val="left"/>
              <w:rPr>
                <w:rFonts w:ascii="Arial" w:eastAsia="Malgun Gothic" w:hAnsi="Arial" w:cs="Arial"/>
                <w:color w:val="000000"/>
                <w:sz w:val="21"/>
                <w:szCs w:val="21"/>
              </w:rPr>
            </w:pPr>
          </w:p>
        </w:tc>
        <w:tc>
          <w:tcPr>
            <w:tcW w:w="2065" w:type="dxa"/>
            <w:vAlign w:val="center"/>
          </w:tcPr>
          <w:p w14:paraId="48D7C02D" w14:textId="77777777" w:rsidR="00901EA6" w:rsidRPr="00B06789" w:rsidRDefault="00901EA6" w:rsidP="00901EA6">
            <w:pPr>
              <w:jc w:val="left"/>
              <w:rPr>
                <w:rFonts w:ascii="Arial" w:eastAsia="Malgun Gothic" w:hAnsi="Arial" w:cs="Arial"/>
                <w:color w:val="000000"/>
                <w:sz w:val="21"/>
                <w:szCs w:val="21"/>
              </w:rPr>
            </w:pPr>
          </w:p>
        </w:tc>
      </w:tr>
      <w:tr w:rsidR="00901EA6" w:rsidRPr="00B06789" w14:paraId="1A08F403" w14:textId="77777777" w:rsidTr="009A3E11">
        <w:trPr>
          <w:trHeight w:val="427"/>
        </w:trPr>
        <w:tc>
          <w:tcPr>
            <w:tcW w:w="720" w:type="dxa"/>
            <w:vAlign w:val="center"/>
          </w:tcPr>
          <w:p w14:paraId="12472DDD" w14:textId="77777777" w:rsidR="00901EA6" w:rsidRPr="00B06789" w:rsidRDefault="00901EA6" w:rsidP="00901EA6">
            <w:pPr>
              <w:jc w:val="center"/>
              <w:rPr>
                <w:rFonts w:ascii="Arial" w:eastAsia="Malgun Gothic" w:hAnsi="Arial" w:cs="Arial"/>
                <w:color w:val="000000"/>
                <w:sz w:val="21"/>
                <w:szCs w:val="21"/>
              </w:rPr>
            </w:pPr>
          </w:p>
        </w:tc>
        <w:tc>
          <w:tcPr>
            <w:tcW w:w="1440" w:type="dxa"/>
            <w:vAlign w:val="center"/>
          </w:tcPr>
          <w:p w14:paraId="4FB7406A" w14:textId="77777777" w:rsidR="00901EA6" w:rsidRPr="00B06789" w:rsidRDefault="00901EA6" w:rsidP="00901EA6">
            <w:pPr>
              <w:jc w:val="center"/>
              <w:rPr>
                <w:rFonts w:ascii="Arial" w:eastAsia="Malgun Gothic" w:hAnsi="Arial" w:cs="Arial"/>
                <w:color w:val="000000"/>
                <w:sz w:val="21"/>
                <w:szCs w:val="21"/>
              </w:rPr>
            </w:pPr>
          </w:p>
        </w:tc>
        <w:tc>
          <w:tcPr>
            <w:tcW w:w="5495" w:type="dxa"/>
            <w:gridSpan w:val="5"/>
            <w:vAlign w:val="center"/>
          </w:tcPr>
          <w:p w14:paraId="442F0723" w14:textId="77777777" w:rsidR="00901EA6" w:rsidRPr="00B06789" w:rsidRDefault="00901EA6" w:rsidP="00901EA6">
            <w:pPr>
              <w:spacing w:line="240" w:lineRule="auto"/>
              <w:jc w:val="left"/>
              <w:rPr>
                <w:rFonts w:ascii="Arial" w:eastAsia="Malgun Gothic" w:hAnsi="Arial" w:cs="Arial"/>
                <w:color w:val="000000"/>
                <w:sz w:val="21"/>
                <w:szCs w:val="21"/>
              </w:rPr>
            </w:pPr>
          </w:p>
        </w:tc>
        <w:tc>
          <w:tcPr>
            <w:tcW w:w="2065" w:type="dxa"/>
            <w:vAlign w:val="center"/>
          </w:tcPr>
          <w:p w14:paraId="5B31A161" w14:textId="77777777" w:rsidR="00901EA6" w:rsidRPr="00B06789" w:rsidRDefault="00901EA6" w:rsidP="00901EA6">
            <w:pPr>
              <w:jc w:val="left"/>
              <w:rPr>
                <w:rFonts w:ascii="Arial" w:eastAsia="Malgun Gothic" w:hAnsi="Arial" w:cs="Arial"/>
                <w:color w:val="000000"/>
                <w:sz w:val="21"/>
                <w:szCs w:val="21"/>
              </w:rPr>
            </w:pPr>
          </w:p>
        </w:tc>
      </w:tr>
      <w:tr w:rsidR="00901EA6" w:rsidRPr="00B06789" w14:paraId="18015C61" w14:textId="77777777" w:rsidTr="009A3E11">
        <w:trPr>
          <w:trHeight w:val="427"/>
        </w:trPr>
        <w:tc>
          <w:tcPr>
            <w:tcW w:w="720" w:type="dxa"/>
            <w:vAlign w:val="center"/>
          </w:tcPr>
          <w:p w14:paraId="6485CE89" w14:textId="77777777" w:rsidR="00901EA6" w:rsidRPr="00B06789" w:rsidRDefault="00901EA6" w:rsidP="00901EA6">
            <w:pPr>
              <w:jc w:val="center"/>
              <w:rPr>
                <w:rFonts w:ascii="Arial" w:eastAsia="Malgun Gothic" w:hAnsi="Arial" w:cs="Arial"/>
                <w:color w:val="000000"/>
                <w:sz w:val="21"/>
                <w:szCs w:val="21"/>
              </w:rPr>
            </w:pPr>
          </w:p>
        </w:tc>
        <w:tc>
          <w:tcPr>
            <w:tcW w:w="1440" w:type="dxa"/>
            <w:vAlign w:val="center"/>
          </w:tcPr>
          <w:p w14:paraId="7C51477D" w14:textId="77777777" w:rsidR="00901EA6" w:rsidRPr="00B06789" w:rsidRDefault="00901EA6" w:rsidP="00901EA6">
            <w:pPr>
              <w:jc w:val="center"/>
              <w:rPr>
                <w:rFonts w:ascii="Arial" w:eastAsia="Malgun Gothic" w:hAnsi="Arial" w:cs="Arial"/>
                <w:color w:val="000000"/>
                <w:sz w:val="21"/>
                <w:szCs w:val="21"/>
              </w:rPr>
            </w:pPr>
          </w:p>
        </w:tc>
        <w:tc>
          <w:tcPr>
            <w:tcW w:w="5495" w:type="dxa"/>
            <w:gridSpan w:val="5"/>
            <w:vAlign w:val="center"/>
          </w:tcPr>
          <w:p w14:paraId="553091ED" w14:textId="77777777" w:rsidR="00901EA6" w:rsidRPr="00B06789" w:rsidRDefault="00901EA6" w:rsidP="00901EA6">
            <w:pPr>
              <w:spacing w:line="240" w:lineRule="auto"/>
              <w:jc w:val="center"/>
              <w:rPr>
                <w:rFonts w:ascii="Arial" w:eastAsia="Malgun Gothic" w:hAnsi="Arial" w:cs="Arial"/>
                <w:color w:val="000000"/>
                <w:sz w:val="21"/>
                <w:szCs w:val="21"/>
              </w:rPr>
            </w:pPr>
          </w:p>
        </w:tc>
        <w:tc>
          <w:tcPr>
            <w:tcW w:w="2065" w:type="dxa"/>
            <w:vAlign w:val="center"/>
          </w:tcPr>
          <w:p w14:paraId="435B1354" w14:textId="77777777" w:rsidR="00901EA6" w:rsidRPr="00B06789" w:rsidRDefault="00901EA6" w:rsidP="00901EA6">
            <w:pPr>
              <w:jc w:val="center"/>
              <w:rPr>
                <w:rFonts w:ascii="Arial" w:eastAsia="Malgun Gothic" w:hAnsi="Arial" w:cs="Arial"/>
                <w:color w:val="000000"/>
                <w:sz w:val="21"/>
                <w:szCs w:val="21"/>
              </w:rPr>
            </w:pPr>
          </w:p>
        </w:tc>
      </w:tr>
      <w:tr w:rsidR="00901EA6" w:rsidRPr="00B06789" w14:paraId="00610AEF" w14:textId="77777777" w:rsidTr="009A3E11">
        <w:trPr>
          <w:trHeight w:val="427"/>
        </w:trPr>
        <w:tc>
          <w:tcPr>
            <w:tcW w:w="720" w:type="dxa"/>
            <w:vAlign w:val="center"/>
          </w:tcPr>
          <w:p w14:paraId="0741A712" w14:textId="77777777" w:rsidR="00901EA6" w:rsidRPr="00B06789" w:rsidRDefault="00901EA6" w:rsidP="00901EA6">
            <w:pPr>
              <w:ind w:firstLineChars="100" w:firstLine="210"/>
              <w:rPr>
                <w:rFonts w:ascii="Arial" w:eastAsia="Malgun Gothic" w:hAnsi="Arial" w:cs="Arial"/>
                <w:color w:val="000000"/>
                <w:sz w:val="21"/>
                <w:szCs w:val="21"/>
              </w:rPr>
            </w:pPr>
          </w:p>
        </w:tc>
        <w:tc>
          <w:tcPr>
            <w:tcW w:w="1440" w:type="dxa"/>
            <w:vAlign w:val="center"/>
          </w:tcPr>
          <w:p w14:paraId="7CB308FE" w14:textId="77777777" w:rsidR="00901EA6" w:rsidRPr="00B06789" w:rsidRDefault="00901EA6" w:rsidP="00901EA6">
            <w:pPr>
              <w:jc w:val="center"/>
              <w:rPr>
                <w:rFonts w:ascii="Arial" w:eastAsia="Malgun Gothic" w:hAnsi="Arial" w:cs="Arial"/>
                <w:color w:val="000000"/>
                <w:sz w:val="21"/>
                <w:szCs w:val="21"/>
              </w:rPr>
            </w:pPr>
          </w:p>
        </w:tc>
        <w:tc>
          <w:tcPr>
            <w:tcW w:w="5495" w:type="dxa"/>
            <w:gridSpan w:val="5"/>
            <w:vAlign w:val="center"/>
          </w:tcPr>
          <w:p w14:paraId="7B6D05F6" w14:textId="77777777" w:rsidR="00901EA6" w:rsidRPr="00B06789" w:rsidRDefault="00901EA6" w:rsidP="00901EA6">
            <w:pPr>
              <w:rPr>
                <w:rFonts w:ascii="Arial" w:eastAsia="Malgun Gothic" w:hAnsi="Arial" w:cs="Arial"/>
                <w:color w:val="000000"/>
                <w:sz w:val="21"/>
                <w:szCs w:val="21"/>
              </w:rPr>
            </w:pPr>
          </w:p>
        </w:tc>
        <w:tc>
          <w:tcPr>
            <w:tcW w:w="2065" w:type="dxa"/>
            <w:vAlign w:val="center"/>
          </w:tcPr>
          <w:p w14:paraId="208A9ACA" w14:textId="77777777" w:rsidR="00901EA6" w:rsidRPr="00B06789" w:rsidRDefault="00901EA6" w:rsidP="00901EA6">
            <w:pPr>
              <w:jc w:val="center"/>
              <w:rPr>
                <w:rFonts w:ascii="Arial" w:eastAsia="Malgun Gothic" w:hAnsi="Arial" w:cs="Arial"/>
                <w:color w:val="000000"/>
                <w:sz w:val="21"/>
                <w:szCs w:val="21"/>
              </w:rPr>
            </w:pPr>
          </w:p>
        </w:tc>
      </w:tr>
      <w:tr w:rsidR="00901EA6" w:rsidRPr="00B06789" w14:paraId="20DE39B8" w14:textId="77777777" w:rsidTr="009A3E11">
        <w:trPr>
          <w:trHeight w:val="428"/>
        </w:trPr>
        <w:tc>
          <w:tcPr>
            <w:tcW w:w="720" w:type="dxa"/>
            <w:vAlign w:val="center"/>
          </w:tcPr>
          <w:p w14:paraId="25ED143F" w14:textId="77777777" w:rsidR="00901EA6" w:rsidRPr="00B06789" w:rsidRDefault="00901EA6" w:rsidP="00901EA6">
            <w:pPr>
              <w:ind w:firstLineChars="100" w:firstLine="210"/>
              <w:rPr>
                <w:rFonts w:ascii="Arial" w:eastAsia="Malgun Gothic" w:hAnsi="Arial" w:cs="Arial"/>
                <w:color w:val="000000"/>
                <w:sz w:val="21"/>
                <w:szCs w:val="21"/>
              </w:rPr>
            </w:pPr>
          </w:p>
        </w:tc>
        <w:tc>
          <w:tcPr>
            <w:tcW w:w="1440" w:type="dxa"/>
            <w:vAlign w:val="center"/>
          </w:tcPr>
          <w:p w14:paraId="132E68D1" w14:textId="77777777" w:rsidR="00901EA6" w:rsidRPr="00B06789" w:rsidRDefault="00901EA6" w:rsidP="00901EA6">
            <w:pPr>
              <w:jc w:val="center"/>
              <w:rPr>
                <w:rFonts w:ascii="Arial" w:eastAsia="Malgun Gothic" w:hAnsi="Arial" w:cs="Arial"/>
                <w:color w:val="000000"/>
                <w:sz w:val="21"/>
                <w:szCs w:val="21"/>
              </w:rPr>
            </w:pPr>
          </w:p>
        </w:tc>
        <w:tc>
          <w:tcPr>
            <w:tcW w:w="5495" w:type="dxa"/>
            <w:gridSpan w:val="5"/>
            <w:vAlign w:val="center"/>
          </w:tcPr>
          <w:p w14:paraId="7677D710" w14:textId="77777777" w:rsidR="00901EA6" w:rsidRPr="00B06789" w:rsidRDefault="00901EA6" w:rsidP="00901EA6">
            <w:pPr>
              <w:rPr>
                <w:rFonts w:ascii="Arial" w:eastAsia="Malgun Gothic" w:hAnsi="Arial" w:cs="Arial"/>
                <w:color w:val="000000"/>
                <w:sz w:val="21"/>
                <w:szCs w:val="21"/>
              </w:rPr>
            </w:pPr>
          </w:p>
        </w:tc>
        <w:tc>
          <w:tcPr>
            <w:tcW w:w="2065" w:type="dxa"/>
            <w:vAlign w:val="center"/>
          </w:tcPr>
          <w:p w14:paraId="6E828967" w14:textId="77777777" w:rsidR="00901EA6" w:rsidRPr="00B06789" w:rsidRDefault="00901EA6" w:rsidP="00901EA6">
            <w:pPr>
              <w:jc w:val="center"/>
              <w:rPr>
                <w:rFonts w:ascii="Arial" w:eastAsia="Malgun Gothic" w:hAnsi="Arial" w:cs="Arial"/>
                <w:color w:val="000000"/>
                <w:sz w:val="21"/>
                <w:szCs w:val="21"/>
              </w:rPr>
            </w:pPr>
          </w:p>
        </w:tc>
      </w:tr>
      <w:tr w:rsidR="00901EA6" w:rsidRPr="00B06789" w14:paraId="5E940D36" w14:textId="77777777" w:rsidTr="009A3E11">
        <w:trPr>
          <w:trHeight w:val="427"/>
        </w:trPr>
        <w:tc>
          <w:tcPr>
            <w:tcW w:w="720" w:type="dxa"/>
            <w:vAlign w:val="center"/>
          </w:tcPr>
          <w:p w14:paraId="085900B8" w14:textId="77777777" w:rsidR="00901EA6" w:rsidRPr="00B06789" w:rsidRDefault="00901EA6" w:rsidP="00901EA6">
            <w:pPr>
              <w:ind w:firstLineChars="100" w:firstLine="210"/>
              <w:rPr>
                <w:rFonts w:ascii="Arial" w:eastAsia="Malgun Gothic" w:hAnsi="Arial" w:cs="Arial"/>
                <w:color w:val="000000"/>
                <w:sz w:val="21"/>
                <w:szCs w:val="21"/>
              </w:rPr>
            </w:pPr>
          </w:p>
        </w:tc>
        <w:tc>
          <w:tcPr>
            <w:tcW w:w="1440" w:type="dxa"/>
            <w:vAlign w:val="center"/>
          </w:tcPr>
          <w:p w14:paraId="597D4126" w14:textId="77777777" w:rsidR="00901EA6" w:rsidRPr="00B06789" w:rsidRDefault="00901EA6" w:rsidP="00901EA6">
            <w:pPr>
              <w:jc w:val="center"/>
              <w:rPr>
                <w:rFonts w:ascii="Arial" w:eastAsia="Malgun Gothic" w:hAnsi="Arial" w:cs="Arial"/>
                <w:color w:val="000000"/>
                <w:sz w:val="21"/>
                <w:szCs w:val="21"/>
              </w:rPr>
            </w:pPr>
          </w:p>
        </w:tc>
        <w:tc>
          <w:tcPr>
            <w:tcW w:w="5495" w:type="dxa"/>
            <w:gridSpan w:val="5"/>
            <w:vAlign w:val="center"/>
          </w:tcPr>
          <w:p w14:paraId="35393263" w14:textId="77777777" w:rsidR="00901EA6" w:rsidRPr="00B06789" w:rsidRDefault="00901EA6" w:rsidP="00901EA6">
            <w:pPr>
              <w:jc w:val="center"/>
              <w:rPr>
                <w:rFonts w:ascii="Arial" w:eastAsia="Malgun Gothic" w:hAnsi="Arial" w:cs="Arial"/>
                <w:color w:val="000000"/>
                <w:sz w:val="21"/>
                <w:szCs w:val="21"/>
              </w:rPr>
            </w:pPr>
          </w:p>
        </w:tc>
        <w:tc>
          <w:tcPr>
            <w:tcW w:w="2065" w:type="dxa"/>
            <w:vAlign w:val="center"/>
          </w:tcPr>
          <w:p w14:paraId="6E4EC2CC" w14:textId="77777777" w:rsidR="00901EA6" w:rsidRPr="00B06789" w:rsidRDefault="00901EA6" w:rsidP="00901EA6">
            <w:pPr>
              <w:jc w:val="center"/>
              <w:rPr>
                <w:rFonts w:ascii="Arial" w:eastAsia="Malgun Gothic" w:hAnsi="Arial" w:cs="Arial"/>
                <w:color w:val="000000"/>
                <w:sz w:val="21"/>
                <w:szCs w:val="21"/>
              </w:rPr>
            </w:pPr>
          </w:p>
        </w:tc>
      </w:tr>
      <w:tr w:rsidR="00823BC7" w:rsidRPr="00B06789" w14:paraId="1BCEE919" w14:textId="77777777" w:rsidTr="009A3E11">
        <w:trPr>
          <w:trHeight w:val="427"/>
        </w:trPr>
        <w:tc>
          <w:tcPr>
            <w:tcW w:w="720" w:type="dxa"/>
            <w:vAlign w:val="center"/>
          </w:tcPr>
          <w:p w14:paraId="70CBA941" w14:textId="77777777" w:rsidR="00823BC7" w:rsidRPr="00B06789" w:rsidRDefault="00823BC7" w:rsidP="00901EA6">
            <w:pPr>
              <w:ind w:firstLineChars="100" w:firstLine="210"/>
              <w:rPr>
                <w:rFonts w:ascii="Arial" w:eastAsia="Malgun Gothic" w:hAnsi="Arial" w:cs="Arial"/>
                <w:color w:val="000000"/>
                <w:sz w:val="21"/>
                <w:szCs w:val="21"/>
              </w:rPr>
            </w:pPr>
          </w:p>
        </w:tc>
        <w:tc>
          <w:tcPr>
            <w:tcW w:w="1440" w:type="dxa"/>
            <w:vAlign w:val="center"/>
          </w:tcPr>
          <w:p w14:paraId="50291E3F" w14:textId="77777777" w:rsidR="00823BC7" w:rsidRPr="00B06789" w:rsidRDefault="00823BC7" w:rsidP="00901EA6">
            <w:pPr>
              <w:jc w:val="center"/>
              <w:rPr>
                <w:rFonts w:ascii="Arial" w:eastAsia="Malgun Gothic" w:hAnsi="Arial" w:cs="Arial"/>
                <w:color w:val="000000"/>
                <w:sz w:val="21"/>
                <w:szCs w:val="21"/>
              </w:rPr>
            </w:pPr>
          </w:p>
        </w:tc>
        <w:tc>
          <w:tcPr>
            <w:tcW w:w="5495" w:type="dxa"/>
            <w:gridSpan w:val="5"/>
            <w:vAlign w:val="center"/>
          </w:tcPr>
          <w:p w14:paraId="547A25A3" w14:textId="77777777" w:rsidR="00823BC7" w:rsidRPr="00B06789" w:rsidRDefault="00823BC7" w:rsidP="00901EA6">
            <w:pPr>
              <w:jc w:val="center"/>
              <w:rPr>
                <w:rFonts w:ascii="Arial" w:eastAsia="Malgun Gothic" w:hAnsi="Arial" w:cs="Arial"/>
                <w:color w:val="000000"/>
                <w:sz w:val="21"/>
                <w:szCs w:val="21"/>
              </w:rPr>
            </w:pPr>
          </w:p>
        </w:tc>
        <w:tc>
          <w:tcPr>
            <w:tcW w:w="2065" w:type="dxa"/>
            <w:vAlign w:val="center"/>
          </w:tcPr>
          <w:p w14:paraId="6D02B461" w14:textId="77777777" w:rsidR="00823BC7" w:rsidRPr="00B06789" w:rsidRDefault="00823BC7" w:rsidP="00901EA6">
            <w:pPr>
              <w:jc w:val="center"/>
              <w:rPr>
                <w:rFonts w:ascii="Arial" w:eastAsia="Malgun Gothic" w:hAnsi="Arial" w:cs="Arial"/>
                <w:color w:val="000000"/>
                <w:sz w:val="21"/>
                <w:szCs w:val="21"/>
              </w:rPr>
            </w:pPr>
          </w:p>
        </w:tc>
      </w:tr>
      <w:tr w:rsidR="00823BC7" w:rsidRPr="00B06789" w14:paraId="4590716A" w14:textId="77777777" w:rsidTr="009A3E11">
        <w:trPr>
          <w:trHeight w:val="427"/>
        </w:trPr>
        <w:tc>
          <w:tcPr>
            <w:tcW w:w="720" w:type="dxa"/>
            <w:vAlign w:val="center"/>
          </w:tcPr>
          <w:p w14:paraId="6BD1214C" w14:textId="77777777" w:rsidR="00823BC7" w:rsidRPr="00B06789" w:rsidRDefault="00823BC7" w:rsidP="00901EA6">
            <w:pPr>
              <w:ind w:firstLineChars="100" w:firstLine="210"/>
              <w:rPr>
                <w:rFonts w:ascii="Arial" w:eastAsia="Malgun Gothic" w:hAnsi="Arial" w:cs="Arial"/>
                <w:color w:val="000000"/>
                <w:sz w:val="21"/>
                <w:szCs w:val="21"/>
              </w:rPr>
            </w:pPr>
          </w:p>
        </w:tc>
        <w:tc>
          <w:tcPr>
            <w:tcW w:w="1440" w:type="dxa"/>
            <w:vAlign w:val="center"/>
          </w:tcPr>
          <w:p w14:paraId="50F749CF" w14:textId="77777777" w:rsidR="00823BC7" w:rsidRPr="00B06789" w:rsidRDefault="00823BC7" w:rsidP="00901EA6">
            <w:pPr>
              <w:jc w:val="center"/>
              <w:rPr>
                <w:rFonts w:ascii="Arial" w:eastAsia="Malgun Gothic" w:hAnsi="Arial" w:cs="Arial"/>
                <w:color w:val="000000"/>
                <w:sz w:val="21"/>
                <w:szCs w:val="21"/>
              </w:rPr>
            </w:pPr>
          </w:p>
        </w:tc>
        <w:tc>
          <w:tcPr>
            <w:tcW w:w="5495" w:type="dxa"/>
            <w:gridSpan w:val="5"/>
            <w:vAlign w:val="center"/>
          </w:tcPr>
          <w:p w14:paraId="39D764F0" w14:textId="77777777" w:rsidR="00823BC7" w:rsidRPr="00B06789" w:rsidRDefault="00823BC7" w:rsidP="00901EA6">
            <w:pPr>
              <w:jc w:val="center"/>
              <w:rPr>
                <w:rFonts w:ascii="Arial" w:eastAsia="Malgun Gothic" w:hAnsi="Arial" w:cs="Arial"/>
                <w:color w:val="000000"/>
                <w:sz w:val="21"/>
                <w:szCs w:val="21"/>
              </w:rPr>
            </w:pPr>
          </w:p>
        </w:tc>
        <w:tc>
          <w:tcPr>
            <w:tcW w:w="2065" w:type="dxa"/>
            <w:vAlign w:val="center"/>
          </w:tcPr>
          <w:p w14:paraId="174823C1" w14:textId="77777777" w:rsidR="00823BC7" w:rsidRPr="00B06789" w:rsidRDefault="00823BC7" w:rsidP="00901EA6">
            <w:pPr>
              <w:jc w:val="center"/>
              <w:rPr>
                <w:rFonts w:ascii="Arial" w:eastAsia="Malgun Gothic" w:hAnsi="Arial" w:cs="Arial"/>
                <w:color w:val="000000"/>
                <w:sz w:val="21"/>
                <w:szCs w:val="21"/>
              </w:rPr>
            </w:pPr>
          </w:p>
        </w:tc>
      </w:tr>
      <w:tr w:rsidR="00823BC7" w:rsidRPr="00B06789" w14:paraId="3436934E" w14:textId="77777777" w:rsidTr="009A3E11">
        <w:trPr>
          <w:trHeight w:val="427"/>
        </w:trPr>
        <w:tc>
          <w:tcPr>
            <w:tcW w:w="720" w:type="dxa"/>
            <w:vAlign w:val="center"/>
          </w:tcPr>
          <w:p w14:paraId="515BC23A" w14:textId="77777777" w:rsidR="00823BC7" w:rsidRPr="00B06789" w:rsidRDefault="00823BC7" w:rsidP="00901EA6">
            <w:pPr>
              <w:ind w:firstLineChars="100" w:firstLine="210"/>
              <w:rPr>
                <w:rFonts w:ascii="Arial" w:eastAsia="Malgun Gothic" w:hAnsi="Arial" w:cs="Arial"/>
                <w:color w:val="000000"/>
                <w:sz w:val="21"/>
                <w:szCs w:val="21"/>
              </w:rPr>
            </w:pPr>
          </w:p>
        </w:tc>
        <w:tc>
          <w:tcPr>
            <w:tcW w:w="1440" w:type="dxa"/>
            <w:vAlign w:val="center"/>
          </w:tcPr>
          <w:p w14:paraId="4837194A" w14:textId="77777777" w:rsidR="00823BC7" w:rsidRPr="00B06789" w:rsidRDefault="00823BC7" w:rsidP="00901EA6">
            <w:pPr>
              <w:jc w:val="center"/>
              <w:rPr>
                <w:rFonts w:ascii="Arial" w:eastAsia="Malgun Gothic" w:hAnsi="Arial" w:cs="Arial"/>
                <w:color w:val="000000"/>
                <w:sz w:val="21"/>
                <w:szCs w:val="21"/>
              </w:rPr>
            </w:pPr>
          </w:p>
        </w:tc>
        <w:tc>
          <w:tcPr>
            <w:tcW w:w="5495" w:type="dxa"/>
            <w:gridSpan w:val="5"/>
            <w:vAlign w:val="center"/>
          </w:tcPr>
          <w:p w14:paraId="04D20D25" w14:textId="77777777" w:rsidR="00823BC7" w:rsidRPr="00B06789" w:rsidRDefault="00823BC7" w:rsidP="00901EA6">
            <w:pPr>
              <w:jc w:val="center"/>
              <w:rPr>
                <w:rFonts w:ascii="Arial" w:eastAsia="Malgun Gothic" w:hAnsi="Arial" w:cs="Arial"/>
                <w:color w:val="000000"/>
                <w:sz w:val="21"/>
                <w:szCs w:val="21"/>
              </w:rPr>
            </w:pPr>
          </w:p>
        </w:tc>
        <w:tc>
          <w:tcPr>
            <w:tcW w:w="2065" w:type="dxa"/>
            <w:vAlign w:val="center"/>
          </w:tcPr>
          <w:p w14:paraId="094EEF14" w14:textId="77777777" w:rsidR="00823BC7" w:rsidRPr="00B06789" w:rsidRDefault="00823BC7" w:rsidP="00901EA6">
            <w:pPr>
              <w:jc w:val="center"/>
              <w:rPr>
                <w:rFonts w:ascii="Arial" w:eastAsia="Malgun Gothic" w:hAnsi="Arial" w:cs="Arial"/>
                <w:color w:val="000000"/>
                <w:sz w:val="21"/>
                <w:szCs w:val="21"/>
              </w:rPr>
            </w:pPr>
          </w:p>
        </w:tc>
      </w:tr>
      <w:tr w:rsidR="00823BC7" w:rsidRPr="00B06789" w14:paraId="137E9BF9" w14:textId="77777777" w:rsidTr="009A3E11">
        <w:trPr>
          <w:trHeight w:val="427"/>
        </w:trPr>
        <w:tc>
          <w:tcPr>
            <w:tcW w:w="720" w:type="dxa"/>
            <w:vAlign w:val="center"/>
          </w:tcPr>
          <w:p w14:paraId="2CBDE44A" w14:textId="77777777" w:rsidR="00823BC7" w:rsidRPr="00B06789" w:rsidRDefault="00823BC7" w:rsidP="00901EA6">
            <w:pPr>
              <w:ind w:firstLineChars="100" w:firstLine="210"/>
              <w:rPr>
                <w:rFonts w:ascii="Arial" w:eastAsia="Malgun Gothic" w:hAnsi="Arial" w:cs="Arial"/>
                <w:color w:val="000000"/>
                <w:sz w:val="21"/>
                <w:szCs w:val="21"/>
              </w:rPr>
            </w:pPr>
          </w:p>
        </w:tc>
        <w:tc>
          <w:tcPr>
            <w:tcW w:w="1440" w:type="dxa"/>
            <w:vAlign w:val="center"/>
          </w:tcPr>
          <w:p w14:paraId="0BEBB344" w14:textId="77777777" w:rsidR="00823BC7" w:rsidRPr="00B06789" w:rsidRDefault="00823BC7" w:rsidP="00901EA6">
            <w:pPr>
              <w:jc w:val="center"/>
              <w:rPr>
                <w:rFonts w:ascii="Arial" w:eastAsia="Malgun Gothic" w:hAnsi="Arial" w:cs="Arial"/>
                <w:color w:val="000000"/>
                <w:sz w:val="21"/>
                <w:szCs w:val="21"/>
              </w:rPr>
            </w:pPr>
          </w:p>
        </w:tc>
        <w:tc>
          <w:tcPr>
            <w:tcW w:w="5495" w:type="dxa"/>
            <w:gridSpan w:val="5"/>
            <w:vAlign w:val="center"/>
          </w:tcPr>
          <w:p w14:paraId="6C48FD02" w14:textId="77777777" w:rsidR="00823BC7" w:rsidRPr="00B06789" w:rsidRDefault="00823BC7" w:rsidP="00901EA6">
            <w:pPr>
              <w:jc w:val="center"/>
              <w:rPr>
                <w:rFonts w:ascii="Arial" w:eastAsia="Malgun Gothic" w:hAnsi="Arial" w:cs="Arial"/>
                <w:color w:val="000000"/>
                <w:sz w:val="21"/>
                <w:szCs w:val="21"/>
              </w:rPr>
            </w:pPr>
          </w:p>
        </w:tc>
        <w:tc>
          <w:tcPr>
            <w:tcW w:w="2065" w:type="dxa"/>
            <w:vAlign w:val="center"/>
          </w:tcPr>
          <w:p w14:paraId="471F369A" w14:textId="77777777" w:rsidR="00823BC7" w:rsidRPr="00B06789" w:rsidRDefault="00823BC7" w:rsidP="00901EA6">
            <w:pPr>
              <w:jc w:val="center"/>
              <w:rPr>
                <w:rFonts w:ascii="Arial" w:eastAsia="Malgun Gothic" w:hAnsi="Arial" w:cs="Arial"/>
                <w:color w:val="000000"/>
                <w:sz w:val="21"/>
                <w:szCs w:val="21"/>
              </w:rPr>
            </w:pPr>
          </w:p>
        </w:tc>
      </w:tr>
      <w:tr w:rsidR="00823BC7" w:rsidRPr="00B06789" w14:paraId="6857D7C4" w14:textId="77777777" w:rsidTr="009A3E11">
        <w:trPr>
          <w:trHeight w:val="427"/>
        </w:trPr>
        <w:tc>
          <w:tcPr>
            <w:tcW w:w="720" w:type="dxa"/>
            <w:vAlign w:val="center"/>
          </w:tcPr>
          <w:p w14:paraId="7B3253C1" w14:textId="77777777" w:rsidR="00823BC7" w:rsidRPr="00B06789" w:rsidRDefault="00823BC7" w:rsidP="00901EA6">
            <w:pPr>
              <w:ind w:firstLineChars="100" w:firstLine="210"/>
              <w:rPr>
                <w:rFonts w:ascii="Arial" w:eastAsia="Malgun Gothic" w:hAnsi="Arial" w:cs="Arial"/>
                <w:color w:val="000000"/>
                <w:sz w:val="21"/>
                <w:szCs w:val="21"/>
              </w:rPr>
            </w:pPr>
          </w:p>
        </w:tc>
        <w:tc>
          <w:tcPr>
            <w:tcW w:w="1440" w:type="dxa"/>
            <w:vAlign w:val="center"/>
          </w:tcPr>
          <w:p w14:paraId="54C40B13" w14:textId="77777777" w:rsidR="00823BC7" w:rsidRPr="00B06789" w:rsidRDefault="00823BC7" w:rsidP="00901EA6">
            <w:pPr>
              <w:jc w:val="center"/>
              <w:rPr>
                <w:rFonts w:ascii="Arial" w:eastAsia="Malgun Gothic" w:hAnsi="Arial" w:cs="Arial"/>
                <w:color w:val="000000"/>
                <w:sz w:val="21"/>
                <w:szCs w:val="21"/>
              </w:rPr>
            </w:pPr>
          </w:p>
        </w:tc>
        <w:tc>
          <w:tcPr>
            <w:tcW w:w="5495" w:type="dxa"/>
            <w:gridSpan w:val="5"/>
            <w:vAlign w:val="center"/>
          </w:tcPr>
          <w:p w14:paraId="7FE9AA65" w14:textId="77777777" w:rsidR="00823BC7" w:rsidRPr="00B06789" w:rsidRDefault="00823BC7" w:rsidP="00901EA6">
            <w:pPr>
              <w:jc w:val="center"/>
              <w:rPr>
                <w:rFonts w:ascii="Arial" w:eastAsia="Malgun Gothic" w:hAnsi="Arial" w:cs="Arial"/>
                <w:color w:val="000000"/>
                <w:sz w:val="21"/>
                <w:szCs w:val="21"/>
              </w:rPr>
            </w:pPr>
          </w:p>
        </w:tc>
        <w:tc>
          <w:tcPr>
            <w:tcW w:w="2065" w:type="dxa"/>
            <w:vAlign w:val="center"/>
          </w:tcPr>
          <w:p w14:paraId="423AE45F" w14:textId="77777777" w:rsidR="00823BC7" w:rsidRPr="00B06789" w:rsidRDefault="00823BC7" w:rsidP="00901EA6">
            <w:pPr>
              <w:jc w:val="center"/>
              <w:rPr>
                <w:rFonts w:ascii="Arial" w:eastAsia="Malgun Gothic" w:hAnsi="Arial" w:cs="Arial"/>
                <w:color w:val="000000"/>
                <w:sz w:val="21"/>
                <w:szCs w:val="21"/>
              </w:rPr>
            </w:pPr>
          </w:p>
        </w:tc>
      </w:tr>
      <w:tr w:rsidR="00823BC7" w:rsidRPr="00B06789" w14:paraId="06F53188" w14:textId="77777777" w:rsidTr="009A3E11">
        <w:trPr>
          <w:trHeight w:val="427"/>
        </w:trPr>
        <w:tc>
          <w:tcPr>
            <w:tcW w:w="720" w:type="dxa"/>
            <w:vAlign w:val="center"/>
          </w:tcPr>
          <w:p w14:paraId="0CFD7072" w14:textId="77777777" w:rsidR="00823BC7" w:rsidRPr="00B06789" w:rsidRDefault="00823BC7" w:rsidP="00901EA6">
            <w:pPr>
              <w:ind w:firstLineChars="100" w:firstLine="210"/>
              <w:rPr>
                <w:rFonts w:ascii="Arial" w:eastAsia="Malgun Gothic" w:hAnsi="Arial" w:cs="Arial"/>
                <w:color w:val="000000"/>
                <w:sz w:val="21"/>
                <w:szCs w:val="21"/>
              </w:rPr>
            </w:pPr>
          </w:p>
        </w:tc>
        <w:tc>
          <w:tcPr>
            <w:tcW w:w="1440" w:type="dxa"/>
            <w:vAlign w:val="center"/>
          </w:tcPr>
          <w:p w14:paraId="71CF6AA7" w14:textId="77777777" w:rsidR="00823BC7" w:rsidRPr="00B06789" w:rsidRDefault="00823BC7" w:rsidP="00901EA6">
            <w:pPr>
              <w:jc w:val="center"/>
              <w:rPr>
                <w:rFonts w:ascii="Arial" w:eastAsia="Malgun Gothic" w:hAnsi="Arial" w:cs="Arial"/>
                <w:color w:val="000000"/>
                <w:sz w:val="21"/>
                <w:szCs w:val="21"/>
              </w:rPr>
            </w:pPr>
          </w:p>
        </w:tc>
        <w:tc>
          <w:tcPr>
            <w:tcW w:w="5495" w:type="dxa"/>
            <w:gridSpan w:val="5"/>
            <w:vAlign w:val="center"/>
          </w:tcPr>
          <w:p w14:paraId="3D3B6D13" w14:textId="77777777" w:rsidR="00823BC7" w:rsidRPr="00B06789" w:rsidRDefault="00823BC7" w:rsidP="00901EA6">
            <w:pPr>
              <w:jc w:val="center"/>
              <w:rPr>
                <w:rFonts w:ascii="Arial" w:eastAsia="Malgun Gothic" w:hAnsi="Arial" w:cs="Arial"/>
                <w:color w:val="000000"/>
                <w:sz w:val="21"/>
                <w:szCs w:val="21"/>
              </w:rPr>
            </w:pPr>
          </w:p>
        </w:tc>
        <w:tc>
          <w:tcPr>
            <w:tcW w:w="2065" w:type="dxa"/>
            <w:vAlign w:val="center"/>
          </w:tcPr>
          <w:p w14:paraId="2BD434AA" w14:textId="77777777" w:rsidR="00823BC7" w:rsidRPr="00B06789" w:rsidRDefault="00823BC7" w:rsidP="00901EA6">
            <w:pPr>
              <w:jc w:val="center"/>
              <w:rPr>
                <w:rFonts w:ascii="Arial" w:eastAsia="Malgun Gothic" w:hAnsi="Arial" w:cs="Arial"/>
                <w:color w:val="000000"/>
                <w:sz w:val="21"/>
                <w:szCs w:val="21"/>
              </w:rPr>
            </w:pPr>
          </w:p>
        </w:tc>
      </w:tr>
      <w:tr w:rsidR="00823BC7" w:rsidRPr="00B06789" w14:paraId="1DD79E3B" w14:textId="77777777" w:rsidTr="009A3E11">
        <w:trPr>
          <w:trHeight w:val="427"/>
        </w:trPr>
        <w:tc>
          <w:tcPr>
            <w:tcW w:w="720" w:type="dxa"/>
            <w:vAlign w:val="center"/>
          </w:tcPr>
          <w:p w14:paraId="0779E4BC" w14:textId="77777777" w:rsidR="00823BC7" w:rsidRPr="00B06789" w:rsidRDefault="00823BC7" w:rsidP="00901EA6">
            <w:pPr>
              <w:ind w:firstLineChars="100" w:firstLine="210"/>
              <w:rPr>
                <w:rFonts w:ascii="Arial" w:eastAsia="Malgun Gothic" w:hAnsi="Arial" w:cs="Arial"/>
                <w:color w:val="000000"/>
                <w:sz w:val="21"/>
                <w:szCs w:val="21"/>
              </w:rPr>
            </w:pPr>
          </w:p>
        </w:tc>
        <w:tc>
          <w:tcPr>
            <w:tcW w:w="1440" w:type="dxa"/>
            <w:vAlign w:val="center"/>
          </w:tcPr>
          <w:p w14:paraId="6A48A7DB" w14:textId="77777777" w:rsidR="00823BC7" w:rsidRPr="00B06789" w:rsidRDefault="00823BC7" w:rsidP="00901EA6">
            <w:pPr>
              <w:jc w:val="center"/>
              <w:rPr>
                <w:rFonts w:ascii="Arial" w:eastAsia="Malgun Gothic" w:hAnsi="Arial" w:cs="Arial"/>
                <w:color w:val="000000"/>
                <w:sz w:val="21"/>
                <w:szCs w:val="21"/>
              </w:rPr>
            </w:pPr>
          </w:p>
        </w:tc>
        <w:tc>
          <w:tcPr>
            <w:tcW w:w="5495" w:type="dxa"/>
            <w:gridSpan w:val="5"/>
            <w:vAlign w:val="center"/>
          </w:tcPr>
          <w:p w14:paraId="005C792B" w14:textId="77777777" w:rsidR="00823BC7" w:rsidRPr="00B06789" w:rsidRDefault="00823BC7" w:rsidP="00901EA6">
            <w:pPr>
              <w:jc w:val="center"/>
              <w:rPr>
                <w:rFonts w:ascii="Arial" w:eastAsia="Malgun Gothic" w:hAnsi="Arial" w:cs="Arial"/>
                <w:color w:val="000000"/>
                <w:sz w:val="21"/>
                <w:szCs w:val="21"/>
              </w:rPr>
            </w:pPr>
          </w:p>
        </w:tc>
        <w:tc>
          <w:tcPr>
            <w:tcW w:w="2065" w:type="dxa"/>
            <w:vAlign w:val="center"/>
          </w:tcPr>
          <w:p w14:paraId="76A11CB7" w14:textId="77777777" w:rsidR="00823BC7" w:rsidRPr="00B06789" w:rsidRDefault="00823BC7" w:rsidP="00901EA6">
            <w:pPr>
              <w:jc w:val="center"/>
              <w:rPr>
                <w:rFonts w:ascii="Arial" w:eastAsia="Malgun Gothic" w:hAnsi="Arial" w:cs="Arial"/>
                <w:color w:val="000000"/>
                <w:sz w:val="21"/>
                <w:szCs w:val="21"/>
              </w:rPr>
            </w:pPr>
          </w:p>
        </w:tc>
      </w:tr>
      <w:tr w:rsidR="00823BC7" w:rsidRPr="00B06789" w14:paraId="74D88875" w14:textId="77777777" w:rsidTr="009A3E11">
        <w:trPr>
          <w:trHeight w:val="427"/>
        </w:trPr>
        <w:tc>
          <w:tcPr>
            <w:tcW w:w="720" w:type="dxa"/>
            <w:vAlign w:val="center"/>
          </w:tcPr>
          <w:p w14:paraId="73DE0822" w14:textId="77777777" w:rsidR="00823BC7" w:rsidRPr="00B06789" w:rsidRDefault="00823BC7" w:rsidP="00901EA6">
            <w:pPr>
              <w:ind w:firstLineChars="100" w:firstLine="210"/>
              <w:rPr>
                <w:rFonts w:ascii="Arial" w:eastAsia="Malgun Gothic" w:hAnsi="Arial" w:cs="Arial"/>
                <w:color w:val="000000"/>
                <w:sz w:val="21"/>
                <w:szCs w:val="21"/>
              </w:rPr>
            </w:pPr>
          </w:p>
        </w:tc>
        <w:tc>
          <w:tcPr>
            <w:tcW w:w="1440" w:type="dxa"/>
            <w:vAlign w:val="center"/>
          </w:tcPr>
          <w:p w14:paraId="27EB043A" w14:textId="77777777" w:rsidR="00823BC7" w:rsidRPr="00B06789" w:rsidRDefault="00823BC7" w:rsidP="00901EA6">
            <w:pPr>
              <w:jc w:val="center"/>
              <w:rPr>
                <w:rFonts w:ascii="Arial" w:eastAsia="Malgun Gothic" w:hAnsi="Arial" w:cs="Arial"/>
                <w:color w:val="000000"/>
                <w:sz w:val="21"/>
                <w:szCs w:val="21"/>
              </w:rPr>
            </w:pPr>
          </w:p>
        </w:tc>
        <w:tc>
          <w:tcPr>
            <w:tcW w:w="5495" w:type="dxa"/>
            <w:gridSpan w:val="5"/>
            <w:vAlign w:val="center"/>
          </w:tcPr>
          <w:p w14:paraId="7E0DF2EB" w14:textId="77777777" w:rsidR="00823BC7" w:rsidRPr="00B06789" w:rsidRDefault="00823BC7" w:rsidP="00901EA6">
            <w:pPr>
              <w:jc w:val="center"/>
              <w:rPr>
                <w:rFonts w:ascii="Arial" w:eastAsia="Malgun Gothic" w:hAnsi="Arial" w:cs="Arial"/>
                <w:color w:val="000000"/>
                <w:sz w:val="21"/>
                <w:szCs w:val="21"/>
              </w:rPr>
            </w:pPr>
          </w:p>
        </w:tc>
        <w:tc>
          <w:tcPr>
            <w:tcW w:w="2065" w:type="dxa"/>
            <w:vAlign w:val="center"/>
          </w:tcPr>
          <w:p w14:paraId="782D1701" w14:textId="77777777" w:rsidR="00823BC7" w:rsidRPr="00B06789" w:rsidRDefault="00823BC7" w:rsidP="00901EA6">
            <w:pPr>
              <w:jc w:val="center"/>
              <w:rPr>
                <w:rFonts w:ascii="Arial" w:eastAsia="Malgun Gothic" w:hAnsi="Arial" w:cs="Arial"/>
                <w:color w:val="000000"/>
                <w:sz w:val="21"/>
                <w:szCs w:val="21"/>
              </w:rPr>
            </w:pPr>
          </w:p>
        </w:tc>
      </w:tr>
      <w:tr w:rsidR="00901EA6" w:rsidRPr="00B06789" w14:paraId="792D9747" w14:textId="77777777" w:rsidTr="009A3E11">
        <w:trPr>
          <w:trHeight w:val="427"/>
        </w:trPr>
        <w:tc>
          <w:tcPr>
            <w:tcW w:w="720" w:type="dxa"/>
            <w:vAlign w:val="center"/>
          </w:tcPr>
          <w:p w14:paraId="31F7DD87" w14:textId="77777777" w:rsidR="00901EA6" w:rsidRPr="00B06789" w:rsidRDefault="00901EA6" w:rsidP="00901EA6">
            <w:pPr>
              <w:ind w:firstLineChars="100" w:firstLine="210"/>
              <w:rPr>
                <w:rFonts w:ascii="Arial" w:eastAsia="Malgun Gothic" w:hAnsi="Arial" w:cs="Arial"/>
                <w:color w:val="000000"/>
                <w:sz w:val="21"/>
                <w:szCs w:val="21"/>
              </w:rPr>
            </w:pPr>
          </w:p>
        </w:tc>
        <w:tc>
          <w:tcPr>
            <w:tcW w:w="1440" w:type="dxa"/>
            <w:vAlign w:val="center"/>
          </w:tcPr>
          <w:p w14:paraId="0CFA429D" w14:textId="77777777" w:rsidR="00901EA6" w:rsidRPr="00B06789" w:rsidRDefault="00901EA6" w:rsidP="00901EA6">
            <w:pPr>
              <w:jc w:val="center"/>
              <w:rPr>
                <w:rFonts w:ascii="Arial" w:eastAsia="Malgun Gothic" w:hAnsi="Arial" w:cs="Arial"/>
                <w:color w:val="000000"/>
                <w:sz w:val="21"/>
                <w:szCs w:val="21"/>
              </w:rPr>
            </w:pPr>
          </w:p>
        </w:tc>
        <w:tc>
          <w:tcPr>
            <w:tcW w:w="5495" w:type="dxa"/>
            <w:gridSpan w:val="5"/>
            <w:vAlign w:val="center"/>
          </w:tcPr>
          <w:p w14:paraId="77DA27D8" w14:textId="77777777" w:rsidR="00901EA6" w:rsidRPr="00B06789" w:rsidRDefault="00901EA6" w:rsidP="00901EA6">
            <w:pPr>
              <w:jc w:val="center"/>
              <w:rPr>
                <w:rFonts w:ascii="Arial" w:eastAsia="Malgun Gothic" w:hAnsi="Arial" w:cs="Arial"/>
                <w:color w:val="000000"/>
                <w:sz w:val="21"/>
                <w:szCs w:val="21"/>
              </w:rPr>
            </w:pPr>
          </w:p>
        </w:tc>
        <w:tc>
          <w:tcPr>
            <w:tcW w:w="2065" w:type="dxa"/>
            <w:vAlign w:val="center"/>
          </w:tcPr>
          <w:p w14:paraId="07378D1F" w14:textId="77777777" w:rsidR="00901EA6" w:rsidRPr="00B06789" w:rsidRDefault="00901EA6" w:rsidP="00901EA6">
            <w:pPr>
              <w:jc w:val="center"/>
              <w:rPr>
                <w:rFonts w:ascii="Arial" w:eastAsia="Malgun Gothic" w:hAnsi="Arial" w:cs="Arial"/>
                <w:color w:val="000000"/>
                <w:sz w:val="21"/>
                <w:szCs w:val="21"/>
              </w:rPr>
            </w:pPr>
          </w:p>
        </w:tc>
      </w:tr>
      <w:tr w:rsidR="00901EA6" w:rsidRPr="00B06789" w14:paraId="7C9DC3CB" w14:textId="77777777" w:rsidTr="009A3E11">
        <w:trPr>
          <w:trHeight w:val="427"/>
        </w:trPr>
        <w:tc>
          <w:tcPr>
            <w:tcW w:w="720" w:type="dxa"/>
            <w:vAlign w:val="center"/>
          </w:tcPr>
          <w:p w14:paraId="651187C3" w14:textId="77777777" w:rsidR="00901EA6" w:rsidRPr="00B06789" w:rsidRDefault="00901EA6" w:rsidP="00901EA6">
            <w:pPr>
              <w:jc w:val="center"/>
              <w:rPr>
                <w:rFonts w:ascii="Arial" w:eastAsia="Malgun Gothic" w:hAnsi="Arial" w:cs="Arial"/>
                <w:color w:val="000000"/>
                <w:sz w:val="21"/>
                <w:szCs w:val="21"/>
              </w:rPr>
            </w:pPr>
            <w:r w:rsidRPr="00B06789">
              <w:rPr>
                <w:rFonts w:ascii="Arial" w:eastAsia="Malgun Gothic" w:hAnsi="Arial" w:cs="Arial"/>
                <w:color w:val="000000"/>
                <w:sz w:val="21"/>
                <w:szCs w:val="21"/>
              </w:rPr>
              <w:t>0</w:t>
            </w:r>
          </w:p>
        </w:tc>
        <w:tc>
          <w:tcPr>
            <w:tcW w:w="1440" w:type="dxa"/>
            <w:vAlign w:val="center"/>
          </w:tcPr>
          <w:p w14:paraId="6C921F2D" w14:textId="77777777" w:rsidR="00901EA6" w:rsidRPr="00B06789" w:rsidRDefault="00823BC7" w:rsidP="00901EA6">
            <w:pPr>
              <w:jc w:val="center"/>
              <w:rPr>
                <w:rFonts w:ascii="Arial" w:eastAsia="Malgun Gothic" w:hAnsi="Arial" w:cs="Arial"/>
                <w:color w:val="000000"/>
                <w:sz w:val="21"/>
                <w:szCs w:val="21"/>
              </w:rPr>
            </w:pPr>
            <w:r w:rsidRPr="00B06789">
              <w:rPr>
                <w:rFonts w:ascii="Arial" w:eastAsia="Malgun Gothic" w:hAnsi="Arial" w:cs="Arial"/>
                <w:color w:val="000000"/>
                <w:sz w:val="21"/>
                <w:szCs w:val="21"/>
              </w:rPr>
              <w:t>2021</w:t>
            </w:r>
            <w:r w:rsidR="00901EA6" w:rsidRPr="00B06789">
              <w:rPr>
                <w:rFonts w:ascii="Arial" w:eastAsia="Malgun Gothic" w:hAnsi="Arial" w:cs="Arial"/>
                <w:color w:val="000000"/>
                <w:sz w:val="21"/>
                <w:szCs w:val="21"/>
              </w:rPr>
              <w:t>.0</w:t>
            </w:r>
            <w:r w:rsidRPr="00B06789">
              <w:rPr>
                <w:rFonts w:ascii="Arial" w:eastAsia="Malgun Gothic" w:hAnsi="Arial" w:cs="Arial"/>
                <w:color w:val="000000"/>
                <w:sz w:val="21"/>
                <w:szCs w:val="21"/>
              </w:rPr>
              <w:t>7</w:t>
            </w:r>
            <w:r w:rsidR="00901EA6" w:rsidRPr="00B06789">
              <w:rPr>
                <w:rFonts w:ascii="Arial" w:eastAsia="Malgun Gothic" w:hAnsi="Arial" w:cs="Arial"/>
                <w:color w:val="000000"/>
                <w:sz w:val="21"/>
                <w:szCs w:val="21"/>
              </w:rPr>
              <w:t>.01</w:t>
            </w:r>
          </w:p>
        </w:tc>
        <w:tc>
          <w:tcPr>
            <w:tcW w:w="5495" w:type="dxa"/>
            <w:gridSpan w:val="5"/>
            <w:vAlign w:val="center"/>
          </w:tcPr>
          <w:p w14:paraId="3CC2EB4C" w14:textId="77777777" w:rsidR="00901EA6" w:rsidRPr="00B06789" w:rsidRDefault="00901EA6" w:rsidP="00901EA6">
            <w:pPr>
              <w:jc w:val="center"/>
              <w:rPr>
                <w:rFonts w:ascii="Arial" w:eastAsia="Malgun Gothic" w:hAnsi="Arial" w:cs="Arial"/>
                <w:color w:val="000000"/>
                <w:sz w:val="21"/>
                <w:szCs w:val="21"/>
              </w:rPr>
            </w:pPr>
            <w:proofErr w:type="gramStart"/>
            <w:r w:rsidRPr="00B06789">
              <w:rPr>
                <w:rFonts w:ascii="Arial" w:eastAsia="Malgun Gothic" w:hAnsi="Arial" w:cs="Arial"/>
                <w:color w:val="000000"/>
                <w:sz w:val="21"/>
                <w:szCs w:val="21"/>
              </w:rPr>
              <w:t>최</w:t>
            </w:r>
            <w:r w:rsidRPr="00B06789">
              <w:rPr>
                <w:rFonts w:ascii="Arial" w:eastAsia="Malgun Gothic" w:hAnsi="Arial" w:cs="Arial"/>
                <w:color w:val="000000"/>
                <w:sz w:val="21"/>
                <w:szCs w:val="21"/>
              </w:rPr>
              <w:t xml:space="preserve">  </w:t>
            </w:r>
            <w:r w:rsidRPr="00B06789">
              <w:rPr>
                <w:rFonts w:ascii="Arial" w:eastAsia="Malgun Gothic" w:hAnsi="Arial" w:cs="Arial"/>
                <w:color w:val="000000"/>
                <w:sz w:val="21"/>
                <w:szCs w:val="21"/>
              </w:rPr>
              <w:t>초</w:t>
            </w:r>
            <w:proofErr w:type="gramEnd"/>
            <w:r w:rsidRPr="00B06789">
              <w:rPr>
                <w:rFonts w:ascii="Arial" w:eastAsia="Malgun Gothic" w:hAnsi="Arial" w:cs="Arial"/>
                <w:color w:val="000000"/>
                <w:sz w:val="21"/>
                <w:szCs w:val="21"/>
              </w:rPr>
              <w:t xml:space="preserve">  </w:t>
            </w:r>
            <w:r w:rsidRPr="00B06789">
              <w:rPr>
                <w:rFonts w:ascii="Arial" w:eastAsia="Malgun Gothic" w:hAnsi="Arial" w:cs="Arial"/>
                <w:color w:val="000000"/>
                <w:sz w:val="21"/>
                <w:szCs w:val="21"/>
              </w:rPr>
              <w:t>작</w:t>
            </w:r>
            <w:r w:rsidRPr="00B06789">
              <w:rPr>
                <w:rFonts w:ascii="Arial" w:eastAsia="Malgun Gothic" w:hAnsi="Arial" w:cs="Arial"/>
                <w:color w:val="000000"/>
                <w:sz w:val="21"/>
                <w:szCs w:val="21"/>
              </w:rPr>
              <w:t xml:space="preserve">  </w:t>
            </w:r>
            <w:r w:rsidRPr="00B06789">
              <w:rPr>
                <w:rFonts w:ascii="Arial" w:eastAsia="Malgun Gothic" w:hAnsi="Arial" w:cs="Arial"/>
                <w:color w:val="000000"/>
                <w:sz w:val="21"/>
                <w:szCs w:val="21"/>
              </w:rPr>
              <w:t>성</w:t>
            </w:r>
          </w:p>
        </w:tc>
        <w:tc>
          <w:tcPr>
            <w:tcW w:w="2065" w:type="dxa"/>
            <w:vAlign w:val="center"/>
          </w:tcPr>
          <w:p w14:paraId="1CC99675" w14:textId="77777777" w:rsidR="00901EA6" w:rsidRPr="00B06789" w:rsidRDefault="00901EA6" w:rsidP="00901EA6">
            <w:pPr>
              <w:jc w:val="center"/>
              <w:rPr>
                <w:rFonts w:ascii="Arial" w:eastAsia="Malgun Gothic" w:hAnsi="Arial" w:cs="Arial"/>
                <w:color w:val="000000"/>
                <w:sz w:val="21"/>
                <w:szCs w:val="21"/>
              </w:rPr>
            </w:pPr>
          </w:p>
        </w:tc>
      </w:tr>
      <w:tr w:rsidR="00901EA6" w:rsidRPr="00B06789" w14:paraId="43300353" w14:textId="77777777" w:rsidTr="009A3E11">
        <w:trPr>
          <w:trHeight w:val="428"/>
        </w:trPr>
        <w:tc>
          <w:tcPr>
            <w:tcW w:w="720" w:type="dxa"/>
            <w:vAlign w:val="center"/>
          </w:tcPr>
          <w:p w14:paraId="4B6D32EA" w14:textId="262060CB" w:rsidR="00901EA6" w:rsidRPr="002A5E52" w:rsidRDefault="00901EA6" w:rsidP="00901EA6">
            <w:pPr>
              <w:jc w:val="center"/>
              <w:rPr>
                <w:rFonts w:ascii="Arial" w:eastAsia="Malgun Gothic" w:hAnsi="Arial" w:cs="Arial"/>
                <w:color w:val="000000"/>
                <w:sz w:val="21"/>
                <w:szCs w:val="21"/>
                <w:lang w:val="ru-RU"/>
              </w:rPr>
            </w:pPr>
            <w:r w:rsidRPr="00B06789">
              <w:rPr>
                <w:rFonts w:ascii="Arial" w:eastAsia="Malgun Gothic" w:hAnsi="Arial" w:cs="Arial"/>
                <w:color w:val="000000"/>
                <w:sz w:val="21"/>
                <w:szCs w:val="21"/>
              </w:rPr>
              <w:t>Rev.</w:t>
            </w:r>
            <w:r w:rsidR="002A5E52">
              <w:rPr>
                <w:rFonts w:ascii="Arial" w:eastAsia="Malgun Gothic" w:hAnsi="Arial" w:cs="Arial"/>
                <w:color w:val="000000"/>
                <w:sz w:val="21"/>
                <w:szCs w:val="21"/>
              </w:rPr>
              <w:t xml:space="preserve"> / </w:t>
            </w:r>
            <w:r w:rsidR="002A5E52">
              <w:rPr>
                <w:rFonts w:ascii="Arial" w:eastAsia="Malgun Gothic" w:hAnsi="Arial" w:cs="Arial"/>
                <w:color w:val="000000"/>
                <w:sz w:val="21"/>
                <w:szCs w:val="21"/>
                <w:lang w:val="ru-RU"/>
              </w:rPr>
              <w:t xml:space="preserve">Правки </w:t>
            </w:r>
          </w:p>
        </w:tc>
        <w:tc>
          <w:tcPr>
            <w:tcW w:w="1440" w:type="dxa"/>
            <w:vAlign w:val="center"/>
          </w:tcPr>
          <w:p w14:paraId="374711B3" w14:textId="781B19C5" w:rsidR="00901EA6" w:rsidRPr="00B06789" w:rsidRDefault="00901EA6" w:rsidP="00901EA6">
            <w:pPr>
              <w:jc w:val="center"/>
              <w:rPr>
                <w:rFonts w:ascii="Arial" w:eastAsia="Malgun Gothic" w:hAnsi="Arial" w:cs="Arial"/>
                <w:color w:val="000000"/>
                <w:sz w:val="21"/>
                <w:szCs w:val="21"/>
                <w:lang w:val="ru-RU"/>
              </w:rPr>
            </w:pPr>
            <w:r w:rsidRPr="00B06789">
              <w:rPr>
                <w:rFonts w:ascii="Arial" w:eastAsia="Malgun Gothic" w:hAnsi="Arial" w:cs="Arial"/>
                <w:color w:val="000000"/>
                <w:sz w:val="21"/>
                <w:szCs w:val="21"/>
              </w:rPr>
              <w:t>개정</w:t>
            </w:r>
            <w:r w:rsidRPr="00B06789">
              <w:rPr>
                <w:rFonts w:ascii="Arial" w:eastAsia="Malgun Gothic" w:hAnsi="Arial" w:cs="Arial"/>
                <w:color w:val="000000"/>
                <w:sz w:val="21"/>
                <w:szCs w:val="21"/>
                <w:lang w:val="ru-RU"/>
              </w:rPr>
              <w:t xml:space="preserve"> </w:t>
            </w:r>
            <w:proofErr w:type="gramStart"/>
            <w:r w:rsidRPr="00B06789">
              <w:rPr>
                <w:rFonts w:ascii="Arial" w:eastAsia="Malgun Gothic" w:hAnsi="Arial" w:cs="Arial"/>
                <w:color w:val="000000"/>
                <w:sz w:val="21"/>
                <w:szCs w:val="21"/>
              </w:rPr>
              <w:t>일자</w:t>
            </w:r>
            <w:r w:rsidR="00CB4E06" w:rsidRPr="00B06789">
              <w:rPr>
                <w:rFonts w:ascii="Arial" w:eastAsia="Malgun Gothic" w:hAnsi="Arial" w:cs="Arial"/>
                <w:color w:val="000000"/>
                <w:sz w:val="21"/>
                <w:szCs w:val="21"/>
                <w:lang w:val="ru-RU"/>
              </w:rPr>
              <w:t xml:space="preserve"> /</w:t>
            </w:r>
            <w:proofErr w:type="gramEnd"/>
            <w:r w:rsidR="00CB4E06" w:rsidRPr="00B06789">
              <w:rPr>
                <w:rFonts w:ascii="Arial" w:eastAsia="Malgun Gothic" w:hAnsi="Arial" w:cs="Arial"/>
                <w:color w:val="000000"/>
                <w:sz w:val="21"/>
                <w:szCs w:val="21"/>
                <w:lang w:val="ru-RU"/>
              </w:rPr>
              <w:t xml:space="preserve"> Дата внесения правок</w:t>
            </w:r>
            <w:r w:rsidR="00CA61B8">
              <w:rPr>
                <w:rFonts w:ascii="Arial" w:eastAsia="Malgun Gothic" w:hAnsi="Arial" w:cs="Arial"/>
                <w:color w:val="000000"/>
                <w:sz w:val="21"/>
                <w:szCs w:val="21"/>
                <w:lang w:val="ru-RU"/>
              </w:rPr>
              <w:t xml:space="preserve"> / </w:t>
            </w:r>
            <w:r w:rsidR="00CA61B8" w:rsidRPr="00CA61B8">
              <w:rPr>
                <w:rFonts w:ascii="Arial" w:eastAsia="Malgun Gothic" w:hAnsi="Arial" w:cs="Arial"/>
                <w:color w:val="000000"/>
                <w:sz w:val="21"/>
                <w:szCs w:val="21"/>
                <w:lang w:val="ru-RU"/>
              </w:rPr>
              <w:t>/Edit date /</w:t>
            </w:r>
          </w:p>
        </w:tc>
        <w:tc>
          <w:tcPr>
            <w:tcW w:w="5495" w:type="dxa"/>
            <w:gridSpan w:val="5"/>
            <w:vAlign w:val="center"/>
          </w:tcPr>
          <w:p w14:paraId="3C7EDFF0" w14:textId="43F25F5C" w:rsidR="00901EA6" w:rsidRPr="00B06789" w:rsidRDefault="00901EA6" w:rsidP="00901EA6">
            <w:pPr>
              <w:jc w:val="center"/>
              <w:rPr>
                <w:rFonts w:ascii="Arial" w:eastAsia="Malgun Gothic" w:hAnsi="Arial" w:cs="Arial"/>
                <w:color w:val="000000"/>
                <w:sz w:val="21"/>
                <w:szCs w:val="21"/>
                <w:lang w:val="ru-RU"/>
              </w:rPr>
            </w:pPr>
            <w:r w:rsidRPr="00CA61B8">
              <w:rPr>
                <w:rFonts w:ascii="Arial" w:eastAsia="Malgun Gothic" w:hAnsi="Arial" w:cs="Arial"/>
                <w:color w:val="000000"/>
                <w:sz w:val="21"/>
                <w:szCs w:val="21"/>
                <w:lang w:val="ru-RU"/>
              </w:rPr>
              <w:t>개정</w:t>
            </w:r>
            <w:r w:rsidRPr="00B06789">
              <w:rPr>
                <w:rFonts w:ascii="Arial" w:eastAsia="Malgun Gothic" w:hAnsi="Arial" w:cs="Arial"/>
                <w:color w:val="000000"/>
                <w:sz w:val="21"/>
                <w:szCs w:val="21"/>
                <w:lang w:val="ru-RU"/>
              </w:rPr>
              <w:t xml:space="preserve"> </w:t>
            </w:r>
            <w:r w:rsidRPr="00CA61B8">
              <w:rPr>
                <w:rFonts w:ascii="Arial" w:eastAsia="Malgun Gothic" w:hAnsi="Arial" w:cs="Arial"/>
                <w:color w:val="000000"/>
                <w:sz w:val="21"/>
                <w:szCs w:val="21"/>
                <w:lang w:val="ru-RU"/>
              </w:rPr>
              <w:t>내용</w:t>
            </w:r>
            <w:r w:rsidRPr="00B06789">
              <w:rPr>
                <w:rFonts w:ascii="Arial" w:eastAsia="Malgun Gothic" w:hAnsi="Arial" w:cs="Arial"/>
                <w:color w:val="000000"/>
                <w:sz w:val="21"/>
                <w:szCs w:val="21"/>
                <w:lang w:val="ru-RU"/>
              </w:rPr>
              <w:t xml:space="preserve"> </w:t>
            </w:r>
            <w:r w:rsidRPr="00CA61B8">
              <w:rPr>
                <w:rFonts w:ascii="Arial" w:eastAsia="Malgun Gothic" w:hAnsi="Arial" w:cs="Arial"/>
                <w:color w:val="000000"/>
                <w:sz w:val="21"/>
                <w:szCs w:val="21"/>
                <w:lang w:val="ru-RU"/>
              </w:rPr>
              <w:t>및</w:t>
            </w:r>
            <w:r w:rsidRPr="00B06789">
              <w:rPr>
                <w:rFonts w:ascii="Arial" w:eastAsia="Malgun Gothic" w:hAnsi="Arial" w:cs="Arial"/>
                <w:color w:val="000000"/>
                <w:sz w:val="21"/>
                <w:szCs w:val="21"/>
                <w:lang w:val="ru-RU"/>
              </w:rPr>
              <w:t xml:space="preserve"> </w:t>
            </w:r>
            <w:proofErr w:type="gramStart"/>
            <w:r w:rsidRPr="00CA61B8">
              <w:rPr>
                <w:rFonts w:ascii="Arial" w:eastAsia="Malgun Gothic" w:hAnsi="Arial" w:cs="Arial"/>
                <w:color w:val="000000"/>
                <w:sz w:val="21"/>
                <w:szCs w:val="21"/>
                <w:lang w:val="ru-RU"/>
              </w:rPr>
              <w:t>사유</w:t>
            </w:r>
            <w:r w:rsidR="00CB4E06" w:rsidRPr="00B06789">
              <w:rPr>
                <w:rFonts w:ascii="Arial" w:eastAsia="Malgun Gothic" w:hAnsi="Arial" w:cs="Arial"/>
                <w:color w:val="000000"/>
                <w:sz w:val="21"/>
                <w:szCs w:val="21"/>
                <w:lang w:val="ru-RU"/>
              </w:rPr>
              <w:t xml:space="preserve"> /</w:t>
            </w:r>
            <w:proofErr w:type="gramEnd"/>
            <w:r w:rsidR="00CB4E06" w:rsidRPr="00B06789">
              <w:rPr>
                <w:rFonts w:ascii="Arial" w:eastAsia="Malgun Gothic" w:hAnsi="Arial" w:cs="Arial"/>
                <w:color w:val="000000"/>
                <w:sz w:val="21"/>
                <w:szCs w:val="21"/>
                <w:lang w:val="ru-RU"/>
              </w:rPr>
              <w:t xml:space="preserve"> Правки и причина их внесения</w:t>
            </w:r>
            <w:r w:rsidR="00CA61B8">
              <w:rPr>
                <w:rFonts w:ascii="Arial" w:eastAsia="Malgun Gothic" w:hAnsi="Arial" w:cs="Arial"/>
                <w:color w:val="000000"/>
                <w:sz w:val="21"/>
                <w:szCs w:val="21"/>
                <w:lang w:val="ru-RU"/>
              </w:rPr>
              <w:t xml:space="preserve"> /</w:t>
            </w:r>
            <w:r w:rsidR="00CA61B8" w:rsidRPr="00CA61B8">
              <w:rPr>
                <w:rFonts w:ascii="Arial" w:eastAsia="Malgun Gothic" w:hAnsi="Arial" w:cs="Arial"/>
                <w:color w:val="000000"/>
                <w:sz w:val="21"/>
                <w:szCs w:val="21"/>
                <w:lang w:val="ru-RU"/>
              </w:rPr>
              <w:t xml:space="preserve"> Edits and the reason for making them /</w:t>
            </w:r>
          </w:p>
        </w:tc>
        <w:tc>
          <w:tcPr>
            <w:tcW w:w="2065" w:type="dxa"/>
            <w:vAlign w:val="center"/>
          </w:tcPr>
          <w:p w14:paraId="6A61C0D8" w14:textId="61E55E84" w:rsidR="00901EA6" w:rsidRPr="00B06789" w:rsidRDefault="00901EA6" w:rsidP="00901EA6">
            <w:pPr>
              <w:jc w:val="center"/>
              <w:rPr>
                <w:rFonts w:ascii="Arial" w:eastAsia="Malgun Gothic" w:hAnsi="Arial" w:cs="Arial"/>
                <w:color w:val="000000"/>
                <w:sz w:val="21"/>
                <w:szCs w:val="21"/>
                <w:lang w:val="ru-RU"/>
              </w:rPr>
            </w:pPr>
            <w:proofErr w:type="gramStart"/>
            <w:r w:rsidRPr="00CA61B8">
              <w:rPr>
                <w:rFonts w:ascii="Arial" w:eastAsia="Malgun Gothic" w:hAnsi="Arial" w:cs="Arial"/>
                <w:color w:val="000000"/>
                <w:sz w:val="21"/>
                <w:szCs w:val="21"/>
                <w:lang w:val="ru-RU"/>
              </w:rPr>
              <w:t>비고</w:t>
            </w:r>
            <w:r w:rsidR="00CB4E06" w:rsidRPr="00CA61B8">
              <w:rPr>
                <w:rFonts w:ascii="Arial" w:eastAsia="Malgun Gothic" w:hAnsi="Arial" w:cs="Arial"/>
                <w:color w:val="000000"/>
                <w:sz w:val="21"/>
                <w:szCs w:val="21"/>
                <w:lang w:val="ru-RU"/>
              </w:rPr>
              <w:t xml:space="preserve"> </w:t>
            </w:r>
            <w:r w:rsidR="00CB4E06" w:rsidRPr="00B06789">
              <w:rPr>
                <w:rFonts w:ascii="Arial" w:eastAsia="Malgun Gothic" w:hAnsi="Arial" w:cs="Arial"/>
                <w:color w:val="000000"/>
                <w:sz w:val="21"/>
                <w:szCs w:val="21"/>
                <w:lang w:val="ru-RU"/>
              </w:rPr>
              <w:t>/</w:t>
            </w:r>
            <w:proofErr w:type="gramEnd"/>
            <w:r w:rsidR="00CB4E06" w:rsidRPr="00B06789">
              <w:rPr>
                <w:rFonts w:ascii="Arial" w:eastAsia="Malgun Gothic" w:hAnsi="Arial" w:cs="Arial"/>
                <w:color w:val="000000"/>
                <w:sz w:val="21"/>
                <w:szCs w:val="21"/>
                <w:lang w:val="ru-RU"/>
              </w:rPr>
              <w:t xml:space="preserve"> Примечания</w:t>
            </w:r>
            <w:r w:rsidR="00CA61B8">
              <w:rPr>
                <w:rFonts w:ascii="Arial" w:eastAsia="Malgun Gothic" w:hAnsi="Arial" w:cs="Arial"/>
                <w:color w:val="000000"/>
                <w:sz w:val="21"/>
                <w:szCs w:val="21"/>
                <w:lang w:val="ru-RU"/>
              </w:rPr>
              <w:t xml:space="preserve"> </w:t>
            </w:r>
            <w:r w:rsidR="00CA61B8" w:rsidRPr="00CA61B8">
              <w:rPr>
                <w:rFonts w:ascii="Arial" w:eastAsia="Malgun Gothic" w:hAnsi="Arial" w:cs="Arial"/>
                <w:color w:val="000000"/>
                <w:sz w:val="21"/>
                <w:szCs w:val="21"/>
                <w:lang w:val="ru-RU"/>
              </w:rPr>
              <w:t>/ Notes /</w:t>
            </w:r>
          </w:p>
        </w:tc>
      </w:tr>
      <w:tr w:rsidR="00901EA6" w:rsidRPr="00B06789" w14:paraId="653B0F7B" w14:textId="77777777" w:rsidTr="002A5E52">
        <w:trPr>
          <w:cantSplit/>
          <w:trHeight w:hRule="exact" w:val="4717"/>
        </w:trPr>
        <w:tc>
          <w:tcPr>
            <w:tcW w:w="720" w:type="dxa"/>
            <w:tcBorders>
              <w:top w:val="single" w:sz="12" w:space="0" w:color="auto"/>
              <w:left w:val="single" w:sz="12" w:space="0" w:color="auto"/>
              <w:bottom w:val="single" w:sz="12" w:space="0" w:color="auto"/>
              <w:right w:val="single" w:sz="6" w:space="0" w:color="auto"/>
            </w:tcBorders>
            <w:vAlign w:val="center"/>
          </w:tcPr>
          <w:p w14:paraId="23FC4D5D" w14:textId="77777777" w:rsidR="00901EA6" w:rsidRPr="00B06789" w:rsidRDefault="00901EA6" w:rsidP="00901EA6">
            <w:pPr>
              <w:jc w:val="center"/>
              <w:rPr>
                <w:rFonts w:ascii="Arial" w:eastAsia="Malgun Gothic" w:hAnsi="Arial" w:cs="Arial"/>
                <w:color w:val="000000"/>
                <w:sz w:val="21"/>
                <w:szCs w:val="21"/>
              </w:rPr>
            </w:pPr>
            <w:r w:rsidRPr="00B06789">
              <w:rPr>
                <w:rFonts w:ascii="Arial" w:eastAsia="Malgun Gothic" w:hAnsi="Arial" w:cs="Arial"/>
                <w:color w:val="000000"/>
                <w:sz w:val="21"/>
                <w:szCs w:val="21"/>
              </w:rPr>
              <w:lastRenderedPageBreak/>
              <w:t>부</w:t>
            </w:r>
          </w:p>
          <w:p w14:paraId="2130A3D5" w14:textId="77777777" w:rsidR="00901EA6" w:rsidRPr="00B06789" w:rsidRDefault="00901EA6" w:rsidP="00901EA6">
            <w:pPr>
              <w:jc w:val="center"/>
              <w:rPr>
                <w:rFonts w:ascii="Arial" w:eastAsia="Malgun Gothic" w:hAnsi="Arial" w:cs="Arial"/>
                <w:color w:val="000000"/>
                <w:sz w:val="21"/>
                <w:szCs w:val="21"/>
              </w:rPr>
            </w:pPr>
            <w:r w:rsidRPr="00B06789">
              <w:rPr>
                <w:rFonts w:ascii="Arial" w:eastAsia="Malgun Gothic" w:hAnsi="Arial" w:cs="Arial"/>
                <w:color w:val="000000"/>
                <w:sz w:val="21"/>
                <w:szCs w:val="21"/>
              </w:rPr>
              <w:t>서</w:t>
            </w:r>
          </w:p>
          <w:p w14:paraId="6209DAF3" w14:textId="70B0768F" w:rsidR="00901EA6" w:rsidRPr="00B06789" w:rsidRDefault="00901EA6" w:rsidP="00901EA6">
            <w:pPr>
              <w:jc w:val="center"/>
              <w:rPr>
                <w:rFonts w:ascii="Arial" w:eastAsia="Malgun Gothic" w:hAnsi="Arial" w:cs="Arial"/>
                <w:color w:val="000000"/>
                <w:sz w:val="21"/>
                <w:szCs w:val="21"/>
              </w:rPr>
            </w:pPr>
            <w:proofErr w:type="gramStart"/>
            <w:r w:rsidRPr="00B06789">
              <w:rPr>
                <w:rFonts w:ascii="Arial" w:eastAsia="Malgun Gothic" w:hAnsi="Arial" w:cs="Arial"/>
                <w:color w:val="000000"/>
                <w:sz w:val="21"/>
                <w:szCs w:val="21"/>
              </w:rPr>
              <w:t>장</w:t>
            </w:r>
            <w:r w:rsidR="002A5E52">
              <w:rPr>
                <w:rFonts w:ascii="Malgun Gothic" w:eastAsia="Malgun Gothic" w:hAnsi="Malgun Gothic"/>
                <w:color w:val="000000"/>
              </w:rPr>
              <w:t xml:space="preserve">/ </w:t>
            </w:r>
            <w:r w:rsidR="002A5E52">
              <w:rPr>
                <w:rFonts w:eastAsia="Malgun Gothic"/>
                <w:color w:val="000000"/>
                <w:lang w:val="ru-RU"/>
              </w:rPr>
              <w:t>Глава</w:t>
            </w:r>
            <w:proofErr w:type="gramEnd"/>
            <w:r w:rsidR="002A5E52">
              <w:rPr>
                <w:rFonts w:eastAsia="Malgun Gothic"/>
                <w:color w:val="000000"/>
                <w:lang w:val="ru-RU"/>
              </w:rPr>
              <w:t xml:space="preserve">  отдела / </w:t>
            </w:r>
            <w:r w:rsidR="002A5E52">
              <w:rPr>
                <w:rFonts w:eastAsia="Malgun Gothic"/>
                <w:color w:val="000000"/>
                <w:lang w:val="en-GB"/>
              </w:rPr>
              <w:t>Head of the Department /</w:t>
            </w:r>
          </w:p>
        </w:tc>
        <w:tc>
          <w:tcPr>
            <w:tcW w:w="2520" w:type="dxa"/>
            <w:gridSpan w:val="2"/>
            <w:tcBorders>
              <w:top w:val="single" w:sz="12" w:space="0" w:color="auto"/>
              <w:left w:val="single" w:sz="6" w:space="0" w:color="auto"/>
              <w:bottom w:val="single" w:sz="12" w:space="0" w:color="auto"/>
              <w:right w:val="single" w:sz="6" w:space="0" w:color="auto"/>
            </w:tcBorders>
            <w:vAlign w:val="center"/>
          </w:tcPr>
          <w:p w14:paraId="2F217B70" w14:textId="6358DA79" w:rsidR="00901EA6" w:rsidRPr="00B06789" w:rsidRDefault="00901EA6" w:rsidP="00901EA6">
            <w:pPr>
              <w:jc w:val="center"/>
              <w:rPr>
                <w:rFonts w:ascii="Arial" w:eastAsia="Malgun Gothic" w:hAnsi="Arial" w:cs="Arial"/>
                <w:color w:val="000000"/>
                <w:sz w:val="21"/>
                <w:szCs w:val="21"/>
              </w:rPr>
            </w:pPr>
          </w:p>
          <w:p w14:paraId="32894564" w14:textId="62C238F5" w:rsidR="00901EA6" w:rsidRPr="00B06789" w:rsidRDefault="00901EA6" w:rsidP="00901EA6">
            <w:pPr>
              <w:jc w:val="center"/>
              <w:rPr>
                <w:rFonts w:ascii="Arial" w:eastAsia="Malgun Gothic" w:hAnsi="Arial" w:cs="Arial"/>
                <w:color w:val="000000"/>
                <w:sz w:val="21"/>
                <w:szCs w:val="21"/>
              </w:rPr>
            </w:pPr>
            <w:r w:rsidRPr="00B06789">
              <w:rPr>
                <w:rFonts w:ascii="Arial" w:eastAsia="Malgun Gothic" w:hAnsi="Arial" w:cs="Arial"/>
                <w:color w:val="000000"/>
                <w:sz w:val="21"/>
                <w:szCs w:val="21"/>
              </w:rPr>
              <w:t xml:space="preserve"> .   ..</w:t>
            </w:r>
          </w:p>
          <w:p w14:paraId="5737CEAA" w14:textId="77777777" w:rsidR="00CB4E06" w:rsidRPr="00B06789" w:rsidRDefault="00CB4E06" w:rsidP="00CB4E06">
            <w:pPr>
              <w:rPr>
                <w:rFonts w:ascii="Arial" w:eastAsia="Malgun Gothic" w:hAnsi="Arial" w:cs="Arial"/>
                <w:sz w:val="21"/>
                <w:szCs w:val="21"/>
              </w:rPr>
            </w:pPr>
          </w:p>
          <w:p w14:paraId="13003896" w14:textId="77777777" w:rsidR="00CB4E06" w:rsidRPr="00B06789" w:rsidRDefault="00CB4E06" w:rsidP="00CB4E06">
            <w:pPr>
              <w:rPr>
                <w:rFonts w:ascii="Arial" w:eastAsia="Malgun Gothic" w:hAnsi="Arial" w:cs="Arial"/>
                <w:sz w:val="21"/>
                <w:szCs w:val="21"/>
              </w:rPr>
            </w:pPr>
          </w:p>
          <w:p w14:paraId="0A878A64" w14:textId="77777777" w:rsidR="00CB4E06" w:rsidRPr="00B06789" w:rsidRDefault="00CB4E06" w:rsidP="00CB4E06">
            <w:pPr>
              <w:rPr>
                <w:rFonts w:ascii="Arial" w:eastAsia="Malgun Gothic" w:hAnsi="Arial" w:cs="Arial"/>
                <w:sz w:val="21"/>
                <w:szCs w:val="21"/>
              </w:rPr>
            </w:pPr>
          </w:p>
        </w:tc>
        <w:tc>
          <w:tcPr>
            <w:tcW w:w="720" w:type="dxa"/>
            <w:tcBorders>
              <w:top w:val="single" w:sz="12" w:space="0" w:color="auto"/>
              <w:left w:val="single" w:sz="6" w:space="0" w:color="auto"/>
              <w:bottom w:val="single" w:sz="12" w:space="0" w:color="auto"/>
              <w:right w:val="single" w:sz="6" w:space="0" w:color="auto"/>
            </w:tcBorders>
            <w:vAlign w:val="center"/>
          </w:tcPr>
          <w:p w14:paraId="0CD4E524" w14:textId="77777777" w:rsidR="00901EA6" w:rsidRPr="00B06789" w:rsidRDefault="00901EA6" w:rsidP="00901EA6">
            <w:pPr>
              <w:spacing w:line="180" w:lineRule="auto"/>
              <w:jc w:val="center"/>
              <w:rPr>
                <w:rFonts w:ascii="Arial" w:eastAsia="Malgun Gothic" w:hAnsi="Arial" w:cs="Arial"/>
                <w:color w:val="000000"/>
                <w:sz w:val="21"/>
                <w:szCs w:val="21"/>
              </w:rPr>
            </w:pPr>
            <w:r w:rsidRPr="00B06789">
              <w:rPr>
                <w:rFonts w:ascii="Arial" w:eastAsia="Malgun Gothic" w:hAnsi="Arial" w:cs="Arial"/>
                <w:color w:val="000000"/>
                <w:sz w:val="21"/>
                <w:szCs w:val="21"/>
              </w:rPr>
              <w:t>담</w:t>
            </w:r>
          </w:p>
          <w:p w14:paraId="5E673C24" w14:textId="77777777" w:rsidR="00901EA6" w:rsidRPr="00B06789" w:rsidRDefault="00901EA6" w:rsidP="00901EA6">
            <w:pPr>
              <w:spacing w:line="180" w:lineRule="auto"/>
              <w:jc w:val="center"/>
              <w:rPr>
                <w:rFonts w:ascii="Arial" w:eastAsia="Malgun Gothic" w:hAnsi="Arial" w:cs="Arial"/>
                <w:color w:val="000000"/>
                <w:sz w:val="21"/>
                <w:szCs w:val="21"/>
              </w:rPr>
            </w:pPr>
            <w:r w:rsidRPr="00B06789">
              <w:rPr>
                <w:rFonts w:ascii="Arial" w:eastAsia="Malgun Gothic" w:hAnsi="Arial" w:cs="Arial"/>
                <w:color w:val="000000"/>
                <w:sz w:val="21"/>
                <w:szCs w:val="21"/>
              </w:rPr>
              <w:t>당</w:t>
            </w:r>
          </w:p>
          <w:p w14:paraId="397B1568" w14:textId="77777777" w:rsidR="00901EA6" w:rsidRPr="00B06789" w:rsidRDefault="00901EA6" w:rsidP="00901EA6">
            <w:pPr>
              <w:spacing w:line="180" w:lineRule="auto"/>
              <w:jc w:val="center"/>
              <w:rPr>
                <w:rFonts w:ascii="Arial" w:eastAsia="Malgun Gothic" w:hAnsi="Arial" w:cs="Arial"/>
                <w:color w:val="000000"/>
                <w:sz w:val="21"/>
                <w:szCs w:val="21"/>
              </w:rPr>
            </w:pPr>
            <w:r w:rsidRPr="00B06789">
              <w:rPr>
                <w:rFonts w:ascii="Arial" w:eastAsia="Malgun Gothic" w:hAnsi="Arial" w:cs="Arial"/>
                <w:color w:val="000000"/>
                <w:sz w:val="21"/>
                <w:szCs w:val="21"/>
              </w:rPr>
              <w:t>임</w:t>
            </w:r>
          </w:p>
          <w:p w14:paraId="41F118F0" w14:textId="05F0538C" w:rsidR="00901EA6" w:rsidRPr="00B06789" w:rsidRDefault="00901EA6" w:rsidP="00901EA6">
            <w:pPr>
              <w:spacing w:line="180" w:lineRule="auto"/>
              <w:jc w:val="center"/>
              <w:rPr>
                <w:rFonts w:ascii="Arial" w:eastAsia="Malgun Gothic" w:hAnsi="Arial" w:cs="Arial"/>
                <w:color w:val="000000"/>
                <w:sz w:val="21"/>
                <w:szCs w:val="21"/>
              </w:rPr>
            </w:pPr>
            <w:proofErr w:type="gramStart"/>
            <w:r w:rsidRPr="00B06789">
              <w:rPr>
                <w:rFonts w:ascii="Arial" w:eastAsia="Malgun Gothic" w:hAnsi="Arial" w:cs="Arial"/>
                <w:color w:val="000000"/>
                <w:sz w:val="21"/>
                <w:szCs w:val="21"/>
              </w:rPr>
              <w:t>원</w:t>
            </w:r>
            <w:r w:rsidR="002A5E52">
              <w:rPr>
                <w:rFonts w:ascii="Malgun Gothic" w:eastAsia="Malgun Gothic" w:hAnsi="Malgun Gothic"/>
                <w:color w:val="000000"/>
              </w:rPr>
              <w:t xml:space="preserve">/ </w:t>
            </w:r>
            <w:r w:rsidR="002A5E52">
              <w:rPr>
                <w:rFonts w:eastAsia="Malgun Gothic"/>
                <w:color w:val="000000"/>
                <w:lang w:val="ru-RU"/>
              </w:rPr>
              <w:t>Ответственный</w:t>
            </w:r>
            <w:proofErr w:type="gramEnd"/>
            <w:r w:rsidR="002A5E52">
              <w:rPr>
                <w:rFonts w:eastAsia="Malgun Gothic"/>
                <w:color w:val="000000"/>
                <w:lang w:val="ru-RU"/>
              </w:rPr>
              <w:t xml:space="preserve"> сотрудник / </w:t>
            </w:r>
            <w:r w:rsidR="002A5E52">
              <w:rPr>
                <w:rFonts w:ascii="Malgun Gothic" w:eastAsia="Malgun Gothic" w:hAnsi="Malgun Gothic"/>
                <w:color w:val="000000"/>
              </w:rPr>
              <w:t xml:space="preserve"> Responsible Employee /</w:t>
            </w:r>
          </w:p>
        </w:tc>
        <w:tc>
          <w:tcPr>
            <w:tcW w:w="2520" w:type="dxa"/>
            <w:tcBorders>
              <w:top w:val="single" w:sz="12" w:space="0" w:color="auto"/>
              <w:left w:val="single" w:sz="6" w:space="0" w:color="auto"/>
              <w:bottom w:val="single" w:sz="12" w:space="0" w:color="auto"/>
              <w:right w:val="single" w:sz="6" w:space="0" w:color="auto"/>
            </w:tcBorders>
            <w:vAlign w:val="center"/>
          </w:tcPr>
          <w:p w14:paraId="59568714" w14:textId="50100983" w:rsidR="00901EA6" w:rsidRPr="00B06789" w:rsidRDefault="00901EA6" w:rsidP="00901EA6">
            <w:pPr>
              <w:jc w:val="center"/>
              <w:rPr>
                <w:rFonts w:ascii="Arial" w:eastAsia="Malgun Gothic" w:hAnsi="Arial" w:cs="Arial"/>
                <w:color w:val="000000"/>
                <w:sz w:val="21"/>
                <w:szCs w:val="21"/>
              </w:rPr>
            </w:pPr>
          </w:p>
          <w:p w14:paraId="6788E693" w14:textId="77777777" w:rsidR="00901EA6" w:rsidRPr="00B06789" w:rsidRDefault="00901EA6" w:rsidP="00901EA6">
            <w:pPr>
              <w:jc w:val="center"/>
              <w:rPr>
                <w:rFonts w:ascii="Arial" w:eastAsia="Malgun Gothic" w:hAnsi="Arial" w:cs="Arial"/>
                <w:color w:val="000000"/>
                <w:sz w:val="21"/>
                <w:szCs w:val="21"/>
              </w:rPr>
            </w:pPr>
            <w:r w:rsidRPr="00B06789">
              <w:rPr>
                <w:rFonts w:ascii="Arial" w:eastAsia="Malgun Gothic" w:hAnsi="Arial" w:cs="Arial"/>
                <w:color w:val="000000"/>
                <w:sz w:val="21"/>
                <w:szCs w:val="21"/>
              </w:rPr>
              <w:t>.   .   .</w:t>
            </w:r>
          </w:p>
        </w:tc>
        <w:tc>
          <w:tcPr>
            <w:tcW w:w="720" w:type="dxa"/>
            <w:tcBorders>
              <w:top w:val="single" w:sz="12" w:space="0" w:color="auto"/>
              <w:left w:val="single" w:sz="6" w:space="0" w:color="auto"/>
              <w:bottom w:val="single" w:sz="12" w:space="0" w:color="auto"/>
              <w:right w:val="single" w:sz="6" w:space="0" w:color="auto"/>
            </w:tcBorders>
            <w:vAlign w:val="center"/>
          </w:tcPr>
          <w:p w14:paraId="0A028D37" w14:textId="77777777" w:rsidR="00901EA6" w:rsidRPr="00B06789" w:rsidRDefault="00901EA6" w:rsidP="00901EA6">
            <w:pPr>
              <w:jc w:val="center"/>
              <w:rPr>
                <w:rFonts w:ascii="Arial" w:eastAsia="Malgun Gothic" w:hAnsi="Arial" w:cs="Arial"/>
                <w:color w:val="000000"/>
                <w:sz w:val="21"/>
                <w:szCs w:val="21"/>
              </w:rPr>
            </w:pPr>
            <w:r w:rsidRPr="00B06789">
              <w:rPr>
                <w:rFonts w:ascii="Arial" w:eastAsia="Malgun Gothic" w:hAnsi="Arial" w:cs="Arial"/>
                <w:color w:val="000000"/>
                <w:sz w:val="21"/>
                <w:szCs w:val="21"/>
              </w:rPr>
              <w:t>회</w:t>
            </w:r>
          </w:p>
          <w:p w14:paraId="1EF03B78" w14:textId="77777777" w:rsidR="00901EA6" w:rsidRPr="00B06789" w:rsidRDefault="00901EA6" w:rsidP="00901EA6">
            <w:pPr>
              <w:jc w:val="center"/>
              <w:rPr>
                <w:rFonts w:ascii="Arial" w:eastAsia="Malgun Gothic" w:hAnsi="Arial" w:cs="Arial"/>
                <w:color w:val="000000"/>
                <w:sz w:val="21"/>
                <w:szCs w:val="21"/>
              </w:rPr>
            </w:pPr>
          </w:p>
          <w:p w14:paraId="01261ED3" w14:textId="24907D5A" w:rsidR="00901EA6" w:rsidRPr="00B06789" w:rsidRDefault="00901EA6" w:rsidP="00901EA6">
            <w:pPr>
              <w:jc w:val="center"/>
              <w:rPr>
                <w:rFonts w:ascii="Arial" w:eastAsia="Malgun Gothic" w:hAnsi="Arial" w:cs="Arial"/>
                <w:color w:val="000000"/>
                <w:sz w:val="21"/>
                <w:szCs w:val="21"/>
              </w:rPr>
            </w:pPr>
            <w:proofErr w:type="gramStart"/>
            <w:r w:rsidRPr="00B06789">
              <w:rPr>
                <w:rFonts w:ascii="Arial" w:eastAsia="Malgun Gothic" w:hAnsi="Arial" w:cs="Arial"/>
                <w:color w:val="000000"/>
                <w:sz w:val="21"/>
                <w:szCs w:val="21"/>
              </w:rPr>
              <w:t>장</w:t>
            </w:r>
            <w:r w:rsidR="002A5E52">
              <w:rPr>
                <w:rFonts w:eastAsia="Malgun Gothic"/>
                <w:color w:val="000000"/>
                <w:lang w:val="ru-RU"/>
              </w:rPr>
              <w:t>/ Председатель</w:t>
            </w:r>
            <w:proofErr w:type="gramEnd"/>
            <w:r w:rsidR="002A5E52">
              <w:rPr>
                <w:rFonts w:eastAsia="Malgun Gothic"/>
                <w:color w:val="000000"/>
                <w:lang w:val="ru-RU"/>
              </w:rPr>
              <w:t xml:space="preserve"> / </w:t>
            </w:r>
            <w:r w:rsidR="002A5E52">
              <w:rPr>
                <w:rFonts w:eastAsia="Malgun Gothic"/>
                <w:color w:val="000000"/>
                <w:lang w:val="en-GB"/>
              </w:rPr>
              <w:t>Chairman /</w:t>
            </w:r>
          </w:p>
        </w:tc>
        <w:tc>
          <w:tcPr>
            <w:tcW w:w="2520" w:type="dxa"/>
            <w:gridSpan w:val="2"/>
            <w:tcBorders>
              <w:top w:val="single" w:sz="12" w:space="0" w:color="auto"/>
              <w:left w:val="single" w:sz="6" w:space="0" w:color="auto"/>
              <w:bottom w:val="single" w:sz="12" w:space="0" w:color="auto"/>
              <w:right w:val="single" w:sz="12" w:space="0" w:color="auto"/>
            </w:tcBorders>
            <w:vAlign w:val="center"/>
          </w:tcPr>
          <w:p w14:paraId="2E7928EB" w14:textId="1249BFC2" w:rsidR="00901EA6" w:rsidRPr="00B06789" w:rsidRDefault="00901EA6" w:rsidP="00901EA6">
            <w:pPr>
              <w:jc w:val="center"/>
              <w:rPr>
                <w:rFonts w:ascii="Arial" w:eastAsia="Malgun Gothic" w:hAnsi="Arial" w:cs="Arial"/>
                <w:color w:val="000000"/>
                <w:sz w:val="21"/>
                <w:szCs w:val="21"/>
              </w:rPr>
            </w:pPr>
          </w:p>
          <w:p w14:paraId="792395E9" w14:textId="77777777" w:rsidR="00901EA6" w:rsidRPr="00B06789" w:rsidRDefault="00901EA6" w:rsidP="00901EA6">
            <w:pPr>
              <w:jc w:val="center"/>
              <w:rPr>
                <w:rFonts w:ascii="Arial" w:eastAsia="Malgun Gothic" w:hAnsi="Arial" w:cs="Arial"/>
                <w:color w:val="000000"/>
                <w:sz w:val="21"/>
                <w:szCs w:val="21"/>
              </w:rPr>
            </w:pPr>
            <w:r w:rsidRPr="00B06789">
              <w:rPr>
                <w:rFonts w:ascii="Arial" w:eastAsia="Malgun Gothic" w:hAnsi="Arial" w:cs="Arial"/>
                <w:color w:val="000000"/>
                <w:sz w:val="21"/>
                <w:szCs w:val="21"/>
              </w:rPr>
              <w:t>.   .   .</w:t>
            </w:r>
          </w:p>
        </w:tc>
      </w:tr>
    </w:tbl>
    <w:p w14:paraId="061E7F2E" w14:textId="77777777" w:rsidR="002103A2" w:rsidRPr="00B06789" w:rsidRDefault="002103A2">
      <w:pPr>
        <w:rPr>
          <w:rFonts w:ascii="Arial" w:eastAsia="Malgun Gothic" w:hAnsi="Arial" w:cs="Arial"/>
          <w:color w:val="000000"/>
          <w:sz w:val="21"/>
          <w:szCs w:val="21"/>
        </w:rPr>
        <w:sectPr w:rsidR="002103A2" w:rsidRPr="00B06789" w:rsidSect="005E3EFA">
          <w:headerReference w:type="even" r:id="rId11"/>
          <w:headerReference w:type="default" r:id="rId12"/>
          <w:footerReference w:type="even" r:id="rId13"/>
          <w:footerReference w:type="default" r:id="rId14"/>
          <w:headerReference w:type="first" r:id="rId15"/>
          <w:footerReference w:type="first" r:id="rId16"/>
          <w:pgSz w:w="11906" w:h="16838" w:code="9"/>
          <w:pgMar w:top="606" w:right="1134" w:bottom="1134" w:left="1134" w:header="624" w:footer="567" w:gutter="0"/>
          <w:cols w:space="720"/>
          <w:titlePg/>
          <w:docGrid w:linePitch="299"/>
        </w:sectPr>
      </w:pPr>
    </w:p>
    <w:tbl>
      <w:tblPr>
        <w:tblStyle w:val="a8"/>
        <w:tblW w:w="5000" w:type="pct"/>
        <w:tblLook w:val="04A0" w:firstRow="1" w:lastRow="0" w:firstColumn="1" w:lastColumn="0" w:noHBand="0" w:noVBand="1"/>
      </w:tblPr>
      <w:tblGrid>
        <w:gridCol w:w="5028"/>
        <w:gridCol w:w="5030"/>
        <w:gridCol w:w="5030"/>
      </w:tblGrid>
      <w:tr w:rsidR="002103A2" w:rsidRPr="002A5E52" w14:paraId="5C3FFD0C" w14:textId="77777777" w:rsidTr="002103A2">
        <w:tc>
          <w:tcPr>
            <w:tcW w:w="1666" w:type="pct"/>
          </w:tcPr>
          <w:p w14:paraId="7D827F70" w14:textId="66DBD56C" w:rsidR="002103A2" w:rsidRPr="002A5E52" w:rsidRDefault="005E3EFA" w:rsidP="00E17745">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lastRenderedPageBreak/>
              <w:t xml:space="preserve">1 </w:t>
            </w:r>
            <w:r w:rsidRPr="002A5E52">
              <w:rPr>
                <w:rFonts w:ascii="Arial" w:eastAsia="Malgun Gothic" w:hAnsi="Arial" w:cs="Arial"/>
                <w:b/>
                <w:bCs/>
                <w:color w:val="000000"/>
                <w:sz w:val="21"/>
                <w:szCs w:val="21"/>
              </w:rPr>
              <w:t>장</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총칙</w:t>
            </w:r>
          </w:p>
        </w:tc>
        <w:tc>
          <w:tcPr>
            <w:tcW w:w="1667" w:type="pct"/>
          </w:tcPr>
          <w:p w14:paraId="125FE620" w14:textId="613E292D" w:rsidR="002103A2" w:rsidRPr="002A5E52" w:rsidRDefault="005E3EFA" w:rsidP="00E17745">
            <w:pPr>
              <w:rPr>
                <w:rFonts w:ascii="Arial" w:eastAsia="Malgun Gothic" w:hAnsi="Arial" w:cs="Arial"/>
                <w:b/>
                <w:bCs/>
                <w:color w:val="000000"/>
                <w:sz w:val="21"/>
                <w:szCs w:val="21"/>
                <w:lang w:val="en-GB"/>
              </w:rPr>
            </w:pPr>
            <w:r w:rsidRPr="002A5E52">
              <w:rPr>
                <w:rFonts w:ascii="Arial" w:eastAsia="Malgun Gothic" w:hAnsi="Arial" w:cs="Arial"/>
                <w:b/>
                <w:bCs/>
                <w:color w:val="000000"/>
                <w:sz w:val="21"/>
                <w:szCs w:val="21"/>
                <w:lang w:val="ru-RU"/>
              </w:rPr>
              <w:t>ГЛАВА 1. ОБЩИЕ ПОЛОЖЕНИЯ</w:t>
            </w:r>
          </w:p>
        </w:tc>
        <w:tc>
          <w:tcPr>
            <w:tcW w:w="1667" w:type="pct"/>
          </w:tcPr>
          <w:p w14:paraId="040C059D" w14:textId="30569AC8" w:rsidR="002103A2" w:rsidRPr="002A5E52" w:rsidRDefault="005E3EFA" w:rsidP="00E17745">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CHAPTER 1. GENERAL PROVISIONS</w:t>
            </w:r>
          </w:p>
        </w:tc>
      </w:tr>
      <w:tr w:rsidR="005E3EFA" w:rsidRPr="002A5E52" w14:paraId="190C80B3" w14:textId="77777777" w:rsidTr="002103A2">
        <w:tc>
          <w:tcPr>
            <w:tcW w:w="1666" w:type="pct"/>
          </w:tcPr>
          <w:p w14:paraId="2E02360F" w14:textId="7D022A7F" w:rsidR="005E3EFA" w:rsidRPr="002A5E52" w:rsidRDefault="005E3EFA" w:rsidP="00E17745">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1</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목적</w:t>
            </w:r>
            <w:r w:rsidRPr="002A5E52">
              <w:rPr>
                <w:rFonts w:ascii="Arial" w:eastAsia="Malgun Gothic" w:hAnsi="Arial" w:cs="Arial"/>
                <w:b/>
                <w:bCs/>
                <w:color w:val="000000"/>
                <w:sz w:val="21"/>
                <w:szCs w:val="21"/>
              </w:rPr>
              <w:t>)</w:t>
            </w:r>
          </w:p>
        </w:tc>
        <w:tc>
          <w:tcPr>
            <w:tcW w:w="1667" w:type="pct"/>
          </w:tcPr>
          <w:p w14:paraId="25E0B98A" w14:textId="0EBFED17" w:rsidR="005E3EFA" w:rsidRPr="002A5E52" w:rsidRDefault="005E3EFA" w:rsidP="00E17745">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1. (Цель)</w:t>
            </w:r>
          </w:p>
        </w:tc>
        <w:tc>
          <w:tcPr>
            <w:tcW w:w="1667" w:type="pct"/>
          </w:tcPr>
          <w:p w14:paraId="393A9FAD" w14:textId="3263AFDE" w:rsidR="005E3EFA" w:rsidRPr="002A5E52" w:rsidRDefault="005E3EFA" w:rsidP="00E17745">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1. (Purpose)</w:t>
            </w:r>
          </w:p>
        </w:tc>
      </w:tr>
      <w:tr w:rsidR="005E3EFA" w:rsidRPr="002A5E52" w14:paraId="028DD907" w14:textId="77777777" w:rsidTr="002103A2">
        <w:tc>
          <w:tcPr>
            <w:tcW w:w="1666" w:type="pct"/>
          </w:tcPr>
          <w:p w14:paraId="375BDE46" w14:textId="2C232C90" w:rsidR="005E3EFA" w:rsidRPr="002A5E52" w:rsidRDefault="005E3EFA" w:rsidP="00E17745">
            <w:pPr>
              <w:rPr>
                <w:rFonts w:ascii="Arial" w:eastAsia="Malgun Gothic" w:hAnsi="Arial" w:cs="Arial"/>
                <w:color w:val="000000"/>
                <w:sz w:val="21"/>
                <w:szCs w:val="21"/>
              </w:rPr>
            </w:pPr>
            <w:r w:rsidRPr="002A5E52">
              <w:rPr>
                <w:rFonts w:ascii="Arial" w:eastAsia="Malgun Gothic" w:hAnsi="Arial" w:cs="Arial"/>
                <w:color w:val="000000"/>
                <w:sz w:val="21"/>
                <w:szCs w:val="21"/>
              </w:rPr>
              <w:t>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취업규칙</w:t>
            </w:r>
            <w:r w:rsidRPr="002A5E52">
              <w:rPr>
                <w:rFonts w:ascii="Arial" w:eastAsia="Malgun Gothic" w:hAnsi="Arial" w:cs="Arial"/>
                <w:color w:val="000000"/>
                <w:sz w:val="21"/>
                <w:szCs w:val="21"/>
              </w:rPr>
              <w:t>(</w:t>
            </w:r>
            <w:r w:rsidRPr="002A5E52">
              <w:rPr>
                <w:rFonts w:ascii="Arial" w:eastAsia="Malgun Gothic" w:hAnsi="Arial" w:cs="Arial"/>
                <w:color w:val="000000"/>
                <w:sz w:val="21"/>
                <w:szCs w:val="21"/>
              </w:rPr>
              <w:t>이하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규칙</w:t>
            </w:r>
            <w:r w:rsidRPr="002A5E52">
              <w:rPr>
                <w:rFonts w:ascii="Arial" w:eastAsia="Malgun Gothic" w:hAnsi="Arial" w:cs="Arial"/>
                <w:color w:val="000000"/>
                <w:sz w:val="21"/>
                <w:szCs w:val="21"/>
              </w:rPr>
              <w:t>"</w:t>
            </w:r>
            <w:r w:rsidRPr="002A5E52">
              <w:rPr>
                <w:rFonts w:ascii="Arial" w:eastAsia="Malgun Gothic" w:hAnsi="Arial" w:cs="Arial"/>
                <w:color w:val="000000"/>
                <w:sz w:val="21"/>
                <w:szCs w:val="21"/>
              </w:rPr>
              <w:t>이라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r w:rsidRPr="002A5E52">
              <w:rPr>
                <w:rFonts w:ascii="Arial" w:eastAsia="Malgun Gothic" w:hAnsi="Arial" w:cs="Arial"/>
                <w:color w:val="000000"/>
                <w:sz w:val="21"/>
                <w:szCs w:val="21"/>
              </w:rPr>
              <w:t>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노동관계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법령이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정하는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바에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의하여</w:t>
            </w:r>
            <w:r w:rsidRPr="002A5E52">
              <w:rPr>
                <w:rFonts w:ascii="Arial" w:eastAsia="Malgun Gothic" w:hAnsi="Arial" w:cs="Arial"/>
                <w:color w:val="000000"/>
                <w:sz w:val="21"/>
                <w:szCs w:val="21"/>
              </w:rPr>
              <w:t xml:space="preserve"> </w:t>
            </w:r>
            <w:del w:id="0" w:author="Mia Choi" w:date="2021-07-25T15:28:00Z">
              <w:r w:rsidRPr="002A5E52" w:rsidDel="00722200">
                <w:rPr>
                  <w:rFonts w:ascii="Arial" w:eastAsia="Malgun Gothic" w:hAnsi="Arial" w:cs="Arial"/>
                  <w:color w:val="000000"/>
                  <w:sz w:val="21"/>
                  <w:szCs w:val="21"/>
                </w:rPr>
                <w:delText>주식회사</w:delText>
              </w:r>
              <w:r w:rsidRPr="002A5E52" w:rsidDel="00722200">
                <w:rPr>
                  <w:rFonts w:ascii="Arial" w:eastAsia="Malgun Gothic" w:hAnsi="Arial" w:cs="Arial"/>
                  <w:color w:val="000000"/>
                  <w:sz w:val="21"/>
                  <w:szCs w:val="21"/>
                </w:rPr>
                <w:delText xml:space="preserve"> </w:delText>
              </w:r>
            </w:del>
            <w:ins w:id="1" w:author="Mia Choi" w:date="2021-07-25T15:28:00Z">
              <w:r w:rsidRPr="002A5E52">
                <w:rPr>
                  <w:rFonts w:ascii="Arial" w:eastAsia="Malgun Gothic" w:hAnsi="Arial" w:cs="Arial"/>
                  <w:color w:val="000000"/>
                  <w:sz w:val="21"/>
                  <w:szCs w:val="21"/>
                </w:rPr>
                <w:t>유한책임회사</w:t>
              </w:r>
            </w:ins>
            <w:r w:rsidRPr="002A5E52">
              <w:rPr>
                <w:rFonts w:ascii="Arial" w:eastAsia="Malgun Gothic" w:hAnsi="Arial" w:cs="Arial"/>
                <w:color w:val="000000"/>
                <w:sz w:val="21"/>
                <w:szCs w:val="21"/>
              </w:rPr>
              <w:t>CTR RUS(</w:t>
            </w:r>
            <w:r w:rsidRPr="002A5E52">
              <w:rPr>
                <w:rFonts w:ascii="Arial" w:eastAsia="Malgun Gothic" w:hAnsi="Arial" w:cs="Arial"/>
                <w:color w:val="000000"/>
                <w:sz w:val="21"/>
                <w:szCs w:val="21"/>
              </w:rPr>
              <w:t>이하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w:t>
            </w:r>
            <w:r w:rsidRPr="002A5E52">
              <w:rPr>
                <w:rFonts w:ascii="Arial" w:eastAsia="Malgun Gothic" w:hAnsi="Arial" w:cs="Arial"/>
                <w:color w:val="000000"/>
                <w:sz w:val="21"/>
                <w:szCs w:val="21"/>
              </w:rPr>
              <w:t>"</w:t>
            </w:r>
            <w:r w:rsidRPr="002A5E52">
              <w:rPr>
                <w:rFonts w:ascii="Arial" w:eastAsia="Malgun Gothic" w:hAnsi="Arial" w:cs="Arial"/>
                <w:color w:val="000000"/>
                <w:sz w:val="21"/>
                <w:szCs w:val="21"/>
              </w:rPr>
              <w:t>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r w:rsidRPr="002A5E52">
              <w:rPr>
                <w:rFonts w:ascii="Arial" w:eastAsia="Malgun Gothic" w:hAnsi="Arial" w:cs="Arial"/>
                <w:color w:val="000000"/>
                <w:sz w:val="21"/>
                <w:szCs w:val="21"/>
              </w:rPr>
              <w:t>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근무하는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종업원들의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근로조건과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근무규율을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정하여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직장의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질서를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유지하고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각자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부여된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직무를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성실히</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수행케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함으로써</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발전과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종업원의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복리증진을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도모하고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노사관계의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안정과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균형을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유지함을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목적으로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tcPr>
          <w:p w14:paraId="5A6B0582" w14:textId="1DF24655" w:rsidR="005E3EFA" w:rsidRPr="002A5E52" w:rsidRDefault="005E3EFA" w:rsidP="00E17745">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Настоящие Правила найма (далее – Правила) основной целью ставят поддержание баланса и безопасности трудовых отношений, а также способствование развитию компании ООО "СИТИАР РУС" (далее – Компания) и благосостоянию работников путем добросовестного выполнения возложенных на них обязанностей и поддержания порядка на рабочем месте в соответствие с установленными в Компании условиями и правилами труда.</w:t>
            </w:r>
          </w:p>
        </w:tc>
        <w:tc>
          <w:tcPr>
            <w:tcW w:w="1667" w:type="pct"/>
          </w:tcPr>
          <w:p w14:paraId="56BF4383" w14:textId="3061D216" w:rsidR="005E3EFA" w:rsidRPr="002A5E52" w:rsidRDefault="005E3EFA" w:rsidP="00E17745">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This Employment Regulation (hereinafter – "the Regulation") are aimed at maintaining the balance and safety of labor relations, as well as contributing to the development of "CTR RUS" LLC (hereinafter – "the Company") and the employees’ welfare </w:t>
            </w:r>
            <w:r w:rsidRPr="002A5E52">
              <w:rPr>
                <w:rFonts w:ascii="Arial" w:eastAsia="Malgun Gothic" w:hAnsi="Arial" w:cs="Arial"/>
                <w:color w:val="000000"/>
                <w:sz w:val="21"/>
                <w:szCs w:val="21"/>
                <w:lang w:val="en-GB"/>
              </w:rPr>
              <w:t>by</w:t>
            </w:r>
            <w:r w:rsidRPr="002A5E52">
              <w:rPr>
                <w:rFonts w:ascii="Arial" w:eastAsia="Malgun Gothic" w:hAnsi="Arial" w:cs="Arial"/>
                <w:color w:val="000000"/>
                <w:sz w:val="21"/>
                <w:szCs w:val="21"/>
              </w:rPr>
              <w:t xml:space="preserve"> conscientiously fulfilling their duties and maintaining order in the workplace in accordance with the established in the Company by working conditions and rules in accordance with the labor rules.</w:t>
            </w:r>
          </w:p>
        </w:tc>
      </w:tr>
      <w:tr w:rsidR="005E3EFA" w:rsidRPr="002A5E52" w14:paraId="2FBFD344" w14:textId="77777777" w:rsidTr="002103A2">
        <w:tc>
          <w:tcPr>
            <w:tcW w:w="1666" w:type="pct"/>
          </w:tcPr>
          <w:p w14:paraId="6A542770" w14:textId="1E670A0D" w:rsidR="005E3EFA" w:rsidRPr="002A5E52" w:rsidRDefault="005E3EFA" w:rsidP="00E17745">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2</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적용범위</w:t>
            </w:r>
            <w:r w:rsidRPr="002A5E52">
              <w:rPr>
                <w:rFonts w:ascii="Arial" w:eastAsia="Malgun Gothic" w:hAnsi="Arial" w:cs="Arial"/>
                <w:b/>
                <w:bCs/>
                <w:color w:val="000000"/>
                <w:sz w:val="21"/>
                <w:szCs w:val="21"/>
              </w:rPr>
              <w:t>)</w:t>
            </w:r>
          </w:p>
        </w:tc>
        <w:tc>
          <w:tcPr>
            <w:tcW w:w="1667" w:type="pct"/>
          </w:tcPr>
          <w:p w14:paraId="3979F0E5" w14:textId="15EB11E4" w:rsidR="005E3EFA" w:rsidRPr="002A5E52" w:rsidRDefault="005E3EFA" w:rsidP="00E17745">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2. (Область применения)</w:t>
            </w:r>
          </w:p>
        </w:tc>
        <w:tc>
          <w:tcPr>
            <w:tcW w:w="1667" w:type="pct"/>
          </w:tcPr>
          <w:p w14:paraId="161B48AD" w14:textId="17B7A2CB" w:rsidR="005E3EFA" w:rsidRPr="002A5E52" w:rsidRDefault="005E3EFA" w:rsidP="00E17745">
            <w:pPr>
              <w:rPr>
                <w:rFonts w:ascii="Arial" w:eastAsia="Malgun Gothic" w:hAnsi="Arial" w:cs="Arial"/>
                <w:b/>
                <w:bCs/>
                <w:color w:val="000000"/>
                <w:sz w:val="21"/>
                <w:szCs w:val="21"/>
              </w:rPr>
            </w:pPr>
            <w:r w:rsidRPr="002A5E52">
              <w:rPr>
                <w:rFonts w:ascii="Arial" w:eastAsia="Malgun Gothic" w:hAnsi="Arial" w:cs="Arial"/>
                <w:b/>
                <w:bCs/>
                <w:color w:val="000000"/>
                <w:sz w:val="21"/>
                <w:szCs w:val="21"/>
                <w:lang w:val="en-GB"/>
              </w:rPr>
              <w:t>Article 2. (Scope)</w:t>
            </w:r>
          </w:p>
        </w:tc>
      </w:tr>
      <w:tr w:rsidR="005E3EFA" w:rsidRPr="002A5E52" w14:paraId="453032BC" w14:textId="77777777" w:rsidTr="002103A2">
        <w:tc>
          <w:tcPr>
            <w:tcW w:w="1666" w:type="pct"/>
          </w:tcPr>
          <w:p w14:paraId="6A6F0E35" w14:textId="335C78AA" w:rsidR="005E3EFA" w:rsidRPr="002A5E52" w:rsidRDefault="005E3EFA" w:rsidP="00E17745">
            <w:pPr>
              <w:rPr>
                <w:rFonts w:ascii="Arial" w:eastAsia="Malgun Gothic" w:hAnsi="Arial" w:cs="Arial"/>
                <w:color w:val="000000"/>
                <w:sz w:val="21"/>
                <w:szCs w:val="21"/>
              </w:rPr>
            </w:pPr>
            <w:r w:rsidRPr="002A5E52">
              <w:rPr>
                <w:rFonts w:ascii="Arial" w:eastAsia="Malgun Gothic" w:hAnsi="Arial" w:cs="Arial"/>
                <w:color w:val="000000"/>
                <w:sz w:val="21"/>
                <w:szCs w:val="21"/>
              </w:rPr>
              <w:t>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규칙의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적용은</w:t>
            </w:r>
            <w:del w:id="2" w:author="Mia Choi" w:date="2021-07-25T15:30:00Z">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근로기준법</w:delText>
              </w:r>
              <w:r w:rsidRPr="002A5E52" w:rsidDel="00722200">
                <w:rPr>
                  <w:rFonts w:ascii="Arial" w:eastAsia="Malgun Gothic" w:hAnsi="Arial" w:cs="Arial"/>
                  <w:color w:val="000000"/>
                  <w:sz w:val="21"/>
                  <w:szCs w:val="21"/>
                </w:rPr>
                <w:delText>(</w:delText>
              </w:r>
              <w:r w:rsidRPr="002A5E52" w:rsidDel="00722200">
                <w:rPr>
                  <w:rFonts w:ascii="Arial" w:eastAsia="Malgun Gothic" w:hAnsi="Arial" w:cs="Arial"/>
                  <w:color w:val="000000"/>
                  <w:sz w:val="21"/>
                  <w:szCs w:val="21"/>
                </w:rPr>
                <w:delText>이하</w:delText>
              </w:r>
              <w:r w:rsidRPr="002A5E52" w:rsidDel="00722200">
                <w:rPr>
                  <w:rFonts w:ascii="Arial" w:eastAsia="Malgun Gothic" w:hAnsi="Arial" w:cs="Arial"/>
                  <w:color w:val="000000"/>
                  <w:sz w:val="21"/>
                  <w:szCs w:val="21"/>
                </w:rPr>
                <w:delText xml:space="preserve"> </w:delText>
              </w:r>
            </w:del>
            <w:r w:rsidRPr="002A5E52">
              <w:rPr>
                <w:rFonts w:ascii="Arial" w:eastAsia="Malgun Gothic" w:hAnsi="Arial" w:cs="Arial"/>
                <w:color w:val="000000"/>
                <w:sz w:val="21"/>
                <w:szCs w:val="21"/>
              </w:rPr>
              <w:t>"</w:t>
            </w:r>
            <w:del w:id="3" w:author="Mia Choi" w:date="2021-07-25T15:30:00Z">
              <w:r w:rsidRPr="002A5E52" w:rsidDel="00722200">
                <w:rPr>
                  <w:rFonts w:ascii="Arial" w:eastAsia="Malgun Gothic" w:hAnsi="Arial" w:cs="Arial"/>
                  <w:color w:val="000000"/>
                  <w:sz w:val="21"/>
                  <w:szCs w:val="21"/>
                </w:rPr>
                <w:delText>법</w:delText>
              </w:r>
            </w:del>
            <w:r w:rsidRPr="002A5E52">
              <w:rPr>
                <w:rFonts w:ascii="Arial" w:eastAsia="Malgun Gothic" w:hAnsi="Arial" w:cs="Arial"/>
                <w:color w:val="000000"/>
                <w:sz w:val="21"/>
                <w:szCs w:val="21"/>
              </w:rPr>
              <w:t>"</w:t>
            </w:r>
            <w:del w:id="4" w:author="Mia Choi" w:date="2021-07-25T15:30:00Z">
              <w:r w:rsidRPr="002A5E52" w:rsidDel="00722200">
                <w:rPr>
                  <w:rFonts w:ascii="Arial" w:eastAsia="Malgun Gothic" w:hAnsi="Arial" w:cs="Arial"/>
                  <w:color w:val="000000"/>
                  <w:sz w:val="21"/>
                  <w:szCs w:val="21"/>
                </w:rPr>
                <w:delText>이라</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한다</w:delText>
              </w:r>
              <w:r w:rsidRPr="002A5E52" w:rsidDel="00722200">
                <w:rPr>
                  <w:rFonts w:ascii="Arial" w:eastAsia="Malgun Gothic" w:hAnsi="Arial" w:cs="Arial"/>
                  <w:color w:val="000000"/>
                  <w:sz w:val="21"/>
                  <w:szCs w:val="21"/>
                </w:rPr>
                <w:delText>)</w:delText>
              </w:r>
              <w:r w:rsidRPr="002A5E52" w:rsidDel="00722200">
                <w:rPr>
                  <w:rFonts w:ascii="Arial" w:eastAsia="Malgun Gothic" w:hAnsi="Arial" w:cs="Arial"/>
                  <w:color w:val="000000"/>
                  <w:sz w:val="21"/>
                  <w:szCs w:val="21"/>
                </w:rPr>
                <w:delText>의</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적용대상</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범위</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내에서</w:delText>
              </w:r>
              <w:r w:rsidRPr="002A5E52" w:rsidDel="00722200">
                <w:rPr>
                  <w:rFonts w:ascii="Arial" w:eastAsia="Malgun Gothic" w:hAnsi="Arial" w:cs="Arial"/>
                  <w:color w:val="000000"/>
                  <w:sz w:val="21"/>
                  <w:szCs w:val="21"/>
                </w:rPr>
                <w:delText xml:space="preserve"> </w:delText>
              </w:r>
            </w:del>
            <w:r w:rsidRPr="002A5E52">
              <w:rPr>
                <w:rFonts w:ascii="Arial" w:eastAsia="Malgun Gothic" w:hAnsi="Arial" w:cs="Arial"/>
                <w:color w:val="000000"/>
                <w:sz w:val="21"/>
                <w:szCs w:val="21"/>
              </w:rPr>
              <w:t>회사에</w:t>
            </w:r>
            <w:r w:rsidRPr="002A5E52">
              <w:rPr>
                <w:rFonts w:ascii="Arial" w:eastAsia="Malgun Gothic" w:hAnsi="Arial" w:cs="Arial"/>
                <w:color w:val="000000"/>
                <w:sz w:val="21"/>
                <w:szCs w:val="21"/>
              </w:rPr>
              <w:t xml:space="preserve"> </w:t>
            </w:r>
            <w:proofErr w:type="gramStart"/>
            <w:r w:rsidRPr="002A5E52">
              <w:rPr>
                <w:rFonts w:ascii="Arial" w:eastAsia="Malgun Gothic" w:hAnsi="Arial" w:cs="Arial"/>
                <w:color w:val="000000"/>
                <w:sz w:val="21"/>
                <w:szCs w:val="21"/>
              </w:rPr>
              <w:t>근무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하는</w:t>
            </w:r>
            <w:proofErr w:type="gram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전체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직원</w:t>
            </w:r>
            <w:del w:id="5" w:author="Mia Choi" w:date="2021-07-25T15:30:00Z">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중</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관리직</w:delText>
              </w:r>
              <w:r w:rsidRPr="002A5E52" w:rsidDel="00722200">
                <w:rPr>
                  <w:rFonts w:ascii="Arial" w:eastAsia="Malgun Gothic" w:hAnsi="Arial" w:cs="Arial"/>
                  <w:color w:val="000000"/>
                  <w:sz w:val="21"/>
                  <w:szCs w:val="21"/>
                </w:rPr>
                <w:delText>(</w:delText>
              </w:r>
              <w:r w:rsidRPr="002A5E52" w:rsidDel="00722200">
                <w:rPr>
                  <w:rFonts w:ascii="Arial" w:eastAsia="Malgun Gothic" w:hAnsi="Arial" w:cs="Arial"/>
                  <w:color w:val="000000"/>
                  <w:sz w:val="21"/>
                  <w:szCs w:val="21"/>
                </w:rPr>
                <w:delText>이하</w:delText>
              </w:r>
              <w:r w:rsidRPr="002A5E52" w:rsidDel="00722200">
                <w:rPr>
                  <w:rFonts w:ascii="Arial" w:eastAsia="Malgun Gothic" w:hAnsi="Arial" w:cs="Arial"/>
                  <w:color w:val="000000"/>
                  <w:sz w:val="21"/>
                  <w:szCs w:val="21"/>
                </w:rPr>
                <w:delText xml:space="preserve"> </w:delText>
              </w:r>
            </w:del>
            <w:r w:rsidRPr="002A5E52">
              <w:rPr>
                <w:rFonts w:ascii="Arial" w:eastAsia="Malgun Gothic" w:hAnsi="Arial" w:cs="Arial"/>
                <w:color w:val="000000"/>
                <w:sz w:val="21"/>
                <w:szCs w:val="21"/>
              </w:rPr>
              <w:t>"</w:t>
            </w:r>
            <w:del w:id="6" w:author="Mia Choi" w:date="2021-07-25T15:30:00Z">
              <w:r w:rsidRPr="002A5E52" w:rsidDel="00722200">
                <w:rPr>
                  <w:rFonts w:ascii="Arial" w:eastAsia="Malgun Gothic" w:hAnsi="Arial" w:cs="Arial"/>
                  <w:color w:val="000000"/>
                  <w:sz w:val="21"/>
                  <w:szCs w:val="21"/>
                </w:rPr>
                <w:delText>종업원</w:delText>
              </w:r>
            </w:del>
            <w:r w:rsidRPr="002A5E52">
              <w:rPr>
                <w:rFonts w:ascii="Arial" w:eastAsia="Malgun Gothic" w:hAnsi="Arial" w:cs="Arial"/>
                <w:color w:val="000000"/>
                <w:sz w:val="21"/>
                <w:szCs w:val="21"/>
              </w:rPr>
              <w:t>"</w:t>
            </w:r>
            <w:del w:id="7" w:author="Mia Choi" w:date="2021-07-25T15:30:00Z">
              <w:r w:rsidRPr="002A5E52" w:rsidDel="00722200">
                <w:rPr>
                  <w:rFonts w:ascii="Arial" w:eastAsia="Malgun Gothic" w:hAnsi="Arial" w:cs="Arial"/>
                  <w:color w:val="000000"/>
                  <w:sz w:val="21"/>
                  <w:szCs w:val="21"/>
                </w:rPr>
                <w:delText>이라</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한다</w:delText>
              </w:r>
              <w:r w:rsidRPr="002A5E52" w:rsidDel="00722200">
                <w:rPr>
                  <w:rFonts w:ascii="Arial" w:eastAsia="Malgun Gothic" w:hAnsi="Arial" w:cs="Arial"/>
                  <w:color w:val="000000"/>
                  <w:sz w:val="21"/>
                  <w:szCs w:val="21"/>
                </w:rPr>
                <w:delText>)</w:delText>
              </w:r>
            </w:del>
            <w:r w:rsidRPr="002A5E52">
              <w:rPr>
                <w:rFonts w:ascii="Arial" w:eastAsia="Malgun Gothic" w:hAnsi="Arial" w:cs="Arial"/>
                <w:color w:val="000000"/>
                <w:sz w:val="21"/>
                <w:szCs w:val="21"/>
              </w:rPr>
              <w:t>에게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적용한다</w:t>
            </w:r>
            <w:r w:rsidRPr="002A5E52">
              <w:rPr>
                <w:rFonts w:ascii="Arial" w:eastAsia="Malgun Gothic" w:hAnsi="Arial" w:cs="Arial"/>
                <w:color w:val="000000"/>
                <w:sz w:val="21"/>
                <w:szCs w:val="21"/>
              </w:rPr>
              <w:t xml:space="preserve">. </w:t>
            </w:r>
            <w:del w:id="8" w:author="Mia Choi" w:date="2021-07-25T15:30:00Z">
              <w:r w:rsidRPr="002A5E52" w:rsidDel="00722200">
                <w:rPr>
                  <w:rFonts w:ascii="Arial" w:eastAsia="Malgun Gothic" w:hAnsi="Arial" w:cs="Arial"/>
                  <w:color w:val="000000"/>
                  <w:sz w:val="21"/>
                  <w:szCs w:val="21"/>
                </w:rPr>
                <w:delText>단</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일용직</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계약직</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실습생</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등은</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별도의</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취업규칙을</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정할</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수</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있다</w:delText>
              </w:r>
              <w:r w:rsidRPr="002A5E52" w:rsidDel="00722200">
                <w:rPr>
                  <w:rFonts w:ascii="Arial" w:eastAsia="Malgun Gothic" w:hAnsi="Arial" w:cs="Arial"/>
                  <w:color w:val="000000"/>
                  <w:sz w:val="21"/>
                  <w:szCs w:val="21"/>
                </w:rPr>
                <w:delText>.</w:delText>
              </w:r>
            </w:del>
          </w:p>
        </w:tc>
        <w:tc>
          <w:tcPr>
            <w:tcW w:w="1667" w:type="pct"/>
          </w:tcPr>
          <w:p w14:paraId="4180E690" w14:textId="0EC31768" w:rsidR="005E3EFA" w:rsidRPr="002A5E52" w:rsidRDefault="005E3EFA" w:rsidP="00E17745">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Правила распространятся на всех работников, осуществляющих трудовую деятельность в Компании (далее – Работники).</w:t>
            </w:r>
          </w:p>
        </w:tc>
        <w:tc>
          <w:tcPr>
            <w:tcW w:w="1667" w:type="pct"/>
          </w:tcPr>
          <w:p w14:paraId="0919FDF4" w14:textId="32A68BA3" w:rsidR="005E3EFA" w:rsidRPr="002A5E52" w:rsidRDefault="005E3EFA" w:rsidP="00E17745">
            <w:pPr>
              <w:rPr>
                <w:rFonts w:ascii="Arial" w:eastAsia="Malgun Gothic" w:hAnsi="Arial" w:cs="Arial"/>
                <w:color w:val="000000"/>
                <w:sz w:val="21"/>
                <w:szCs w:val="21"/>
              </w:rPr>
            </w:pPr>
            <w:r w:rsidRPr="002A5E52">
              <w:rPr>
                <w:rFonts w:ascii="Arial" w:eastAsia="Malgun Gothic" w:hAnsi="Arial" w:cs="Arial"/>
                <w:color w:val="000000"/>
                <w:sz w:val="21"/>
                <w:szCs w:val="21"/>
              </w:rPr>
              <w:t>Th</w:t>
            </w:r>
            <w:r w:rsidRPr="002A5E52">
              <w:rPr>
                <w:rFonts w:ascii="Arial" w:eastAsia="Malgun Gothic" w:hAnsi="Arial" w:cs="Arial"/>
                <w:color w:val="000000"/>
                <w:sz w:val="21"/>
                <w:szCs w:val="21"/>
                <w:lang w:val="en-GB"/>
              </w:rPr>
              <w:t>is Regulation</w:t>
            </w:r>
            <w:r w:rsidRPr="002A5E52">
              <w:rPr>
                <w:rFonts w:ascii="Arial" w:eastAsia="Malgun Gothic" w:hAnsi="Arial" w:cs="Arial"/>
                <w:color w:val="000000"/>
                <w:sz w:val="21"/>
                <w:szCs w:val="21"/>
              </w:rPr>
              <w:t xml:space="preserve"> applies to</w:t>
            </w:r>
            <w:r w:rsidRPr="002A5E52">
              <w:rPr>
                <w:rFonts w:ascii="Arial" w:eastAsia="Malgun Gothic" w:hAnsi="Arial" w:cs="Arial"/>
                <w:color w:val="000000"/>
                <w:sz w:val="21"/>
                <w:szCs w:val="21"/>
                <w:lang w:val="en-GB"/>
              </w:rPr>
              <w:t xml:space="preserve"> the Company’s</w:t>
            </w:r>
            <w:r w:rsidRPr="002A5E52">
              <w:rPr>
                <w:rFonts w:ascii="Arial" w:eastAsia="Malgun Gothic" w:hAnsi="Arial" w:cs="Arial"/>
                <w:color w:val="000000"/>
                <w:sz w:val="21"/>
                <w:szCs w:val="21"/>
              </w:rPr>
              <w:t xml:space="preserve"> employees (hereinafter </w:t>
            </w:r>
            <w:r w:rsidRPr="002A5E52">
              <w:rPr>
                <w:rFonts w:ascii="Arial" w:eastAsia="Malgun Gothic" w:hAnsi="Arial" w:cs="Arial"/>
                <w:color w:val="000000"/>
                <w:sz w:val="21"/>
                <w:szCs w:val="21"/>
                <w:lang w:val="en-GB"/>
              </w:rPr>
              <w:t xml:space="preserve">- </w:t>
            </w:r>
            <w:r w:rsidRPr="002A5E52">
              <w:rPr>
                <w:rFonts w:ascii="Arial" w:eastAsia="Malgun Gothic" w:hAnsi="Arial" w:cs="Arial"/>
                <w:color w:val="000000"/>
                <w:sz w:val="21"/>
                <w:szCs w:val="21"/>
              </w:rPr>
              <w:t>"</w:t>
            </w:r>
            <w:r w:rsidRPr="002A5E52">
              <w:rPr>
                <w:rFonts w:ascii="Arial" w:eastAsia="Malgun Gothic" w:hAnsi="Arial" w:cs="Arial"/>
                <w:color w:val="000000"/>
                <w:sz w:val="21"/>
                <w:szCs w:val="21"/>
                <w:lang w:val="en-GB"/>
              </w:rPr>
              <w:t>the E</w:t>
            </w:r>
            <w:proofErr w:type="spellStart"/>
            <w:r w:rsidRPr="002A5E52">
              <w:rPr>
                <w:rFonts w:ascii="Arial" w:eastAsia="Malgun Gothic" w:hAnsi="Arial" w:cs="Arial"/>
                <w:color w:val="000000"/>
                <w:sz w:val="21"/>
                <w:szCs w:val="21"/>
              </w:rPr>
              <w:t>mployees</w:t>
            </w:r>
            <w:proofErr w:type="spellEnd"/>
            <w:r w:rsidRPr="002A5E52">
              <w:rPr>
                <w:rFonts w:ascii="Arial" w:eastAsia="Malgun Gothic" w:hAnsi="Arial" w:cs="Arial"/>
                <w:color w:val="000000"/>
                <w:sz w:val="21"/>
                <w:szCs w:val="21"/>
              </w:rPr>
              <w:t xml:space="preserve">"). </w:t>
            </w:r>
          </w:p>
        </w:tc>
      </w:tr>
      <w:tr w:rsidR="005E3EFA" w:rsidRPr="002A5E52" w14:paraId="53E8F236" w14:textId="77777777" w:rsidTr="002103A2">
        <w:tc>
          <w:tcPr>
            <w:tcW w:w="1666" w:type="pct"/>
          </w:tcPr>
          <w:p w14:paraId="70C68318" w14:textId="11ABF7F6" w:rsidR="005E3EFA" w:rsidRPr="002A5E52" w:rsidRDefault="005E3EFA" w:rsidP="00E17745">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3</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효력</w:t>
            </w:r>
            <w:r w:rsidRPr="002A5E52">
              <w:rPr>
                <w:rFonts w:ascii="Arial" w:eastAsia="Malgun Gothic" w:hAnsi="Arial" w:cs="Arial"/>
                <w:b/>
                <w:bCs/>
                <w:color w:val="000000"/>
                <w:sz w:val="21"/>
                <w:szCs w:val="21"/>
              </w:rPr>
              <w:t>)</w:t>
            </w:r>
          </w:p>
        </w:tc>
        <w:tc>
          <w:tcPr>
            <w:tcW w:w="1667" w:type="pct"/>
          </w:tcPr>
          <w:p w14:paraId="0AA03326" w14:textId="5863D190" w:rsidR="005E3EFA" w:rsidRPr="002A5E52" w:rsidDel="008B04E5" w:rsidRDefault="005E3EFA" w:rsidP="00E17745">
            <w:pPr>
              <w:rPr>
                <w:rFonts w:ascii="Arial" w:eastAsia="Malgun Gothic" w:hAnsi="Arial" w:cs="Arial"/>
                <w:b/>
                <w:bCs/>
                <w:color w:val="000000"/>
                <w:sz w:val="21"/>
                <w:szCs w:val="21"/>
              </w:rPr>
            </w:pPr>
            <w:r w:rsidRPr="002A5E52">
              <w:rPr>
                <w:rFonts w:ascii="Arial" w:eastAsia="Malgun Gothic" w:hAnsi="Arial" w:cs="Arial"/>
                <w:b/>
                <w:bCs/>
                <w:color w:val="000000"/>
                <w:sz w:val="21"/>
                <w:szCs w:val="21"/>
                <w:lang w:val="ru-RU"/>
              </w:rPr>
              <w:t xml:space="preserve">Статья 3. </w:t>
            </w:r>
            <w:r w:rsidRPr="002A5E52">
              <w:rPr>
                <w:rFonts w:ascii="Arial" w:eastAsia="Malgun Gothic" w:hAnsi="Arial" w:cs="Arial"/>
                <w:b/>
                <w:bCs/>
                <w:color w:val="000000"/>
                <w:sz w:val="21"/>
                <w:szCs w:val="21"/>
              </w:rPr>
              <w:t>(</w:t>
            </w:r>
            <w:r w:rsidRPr="002A5E52">
              <w:rPr>
                <w:rFonts w:ascii="Arial" w:eastAsia="Malgun Gothic" w:hAnsi="Arial" w:cs="Arial"/>
                <w:b/>
                <w:bCs/>
                <w:color w:val="000000"/>
                <w:sz w:val="21"/>
                <w:szCs w:val="21"/>
                <w:lang w:val="ru-RU"/>
              </w:rPr>
              <w:t>Действие Правил</w:t>
            </w:r>
            <w:r w:rsidRPr="002A5E52">
              <w:rPr>
                <w:rFonts w:ascii="Arial" w:eastAsia="Malgun Gothic" w:hAnsi="Arial" w:cs="Arial"/>
                <w:b/>
                <w:bCs/>
                <w:color w:val="000000"/>
                <w:sz w:val="21"/>
                <w:szCs w:val="21"/>
              </w:rPr>
              <w:t>)</w:t>
            </w:r>
          </w:p>
        </w:tc>
        <w:tc>
          <w:tcPr>
            <w:tcW w:w="1667" w:type="pct"/>
          </w:tcPr>
          <w:p w14:paraId="3ED6DCFF" w14:textId="7E633544" w:rsidR="005E3EFA" w:rsidRPr="002A5E52" w:rsidRDefault="005E3EFA" w:rsidP="00E17745">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3 (Coming into force)</w:t>
            </w:r>
          </w:p>
        </w:tc>
      </w:tr>
      <w:tr w:rsidR="005E3EFA" w:rsidRPr="002A5E52" w14:paraId="7FCAD2CC" w14:textId="77777777" w:rsidTr="002103A2">
        <w:tc>
          <w:tcPr>
            <w:tcW w:w="1666" w:type="pct"/>
          </w:tcPr>
          <w:p w14:paraId="5AE701AC" w14:textId="77777777" w:rsidR="005E3EFA" w:rsidRPr="002A5E52" w:rsidRDefault="005E3EFA" w:rsidP="005E3EFA">
            <w:pPr>
              <w:ind w:left="840" w:hangingChars="400" w:hanging="840"/>
              <w:rPr>
                <w:rFonts w:ascii="Arial" w:eastAsia="Malgun Gothic" w:hAnsi="Arial" w:cs="Arial"/>
                <w:color w:val="000000"/>
                <w:sz w:val="21"/>
                <w:szCs w:val="21"/>
              </w:rPr>
            </w:pPr>
            <w:r w:rsidRPr="002A5E52">
              <w:rPr>
                <w:rFonts w:ascii="Arial" w:eastAsia="Malgun Gothic" w:hAnsi="Arial" w:cs="Arial"/>
                <w:color w:val="000000"/>
                <w:sz w:val="21"/>
                <w:szCs w:val="21"/>
              </w:rPr>
              <w:t>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규칙은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관계법령에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반하지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않는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종업원에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적용되는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규정에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우선하며</w:t>
            </w:r>
          </w:p>
          <w:p w14:paraId="7947C1C4" w14:textId="6B3818E5" w:rsidR="005E3EFA" w:rsidRPr="002A5E52" w:rsidRDefault="005E3EFA" w:rsidP="005E3EFA">
            <w:pPr>
              <w:rPr>
                <w:rFonts w:ascii="Arial" w:eastAsia="Malgun Gothic" w:hAnsi="Arial" w:cs="Arial"/>
                <w:color w:val="000000"/>
                <w:sz w:val="21"/>
                <w:szCs w:val="21"/>
              </w:rPr>
            </w:pPr>
            <w:r w:rsidRPr="002A5E52">
              <w:rPr>
                <w:rFonts w:ascii="Arial" w:eastAsia="Malgun Gothic" w:hAnsi="Arial" w:cs="Arial"/>
                <w:color w:val="000000"/>
                <w:sz w:val="21"/>
                <w:szCs w:val="21"/>
              </w:rPr>
              <w:t>관계</w:t>
            </w:r>
            <w:ins w:id="9" w:author="Mia Choi" w:date="2021-07-25T15:30:00Z">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러</w:t>
              </w:r>
            </w:ins>
            <w:ins w:id="10" w:author="Mia Choi" w:date="2021-07-25T15:31:00Z">
              <w:r w:rsidRPr="002A5E52">
                <w:rPr>
                  <w:rFonts w:ascii="Arial" w:eastAsia="Malgun Gothic" w:hAnsi="Arial" w:cs="Arial"/>
                  <w:color w:val="000000"/>
                  <w:sz w:val="21"/>
                  <w:szCs w:val="21"/>
                </w:rPr>
                <w:t>시아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연방</w:t>
              </w:r>
            </w:ins>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법령에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명시되지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않은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사항은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규칙의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정하는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바에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의한다</w:t>
            </w:r>
            <w:r w:rsidRPr="002A5E52">
              <w:rPr>
                <w:rFonts w:ascii="Arial" w:eastAsia="Malgun Gothic" w:hAnsi="Arial" w:cs="Arial"/>
                <w:color w:val="000000"/>
                <w:sz w:val="21"/>
                <w:szCs w:val="21"/>
              </w:rPr>
              <w:t>.</w:t>
            </w:r>
          </w:p>
        </w:tc>
        <w:tc>
          <w:tcPr>
            <w:tcW w:w="1667" w:type="pct"/>
          </w:tcPr>
          <w:p w14:paraId="50E18313" w14:textId="1117F615" w:rsidR="005E3EFA" w:rsidRPr="002A5E52" w:rsidRDefault="005E3EFA" w:rsidP="00E17745">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 xml:space="preserve">Правила имеют приоритетную силу над установленными по отношению к Работнику правилами в Компании, если они не противоречат действующему законодательству России. Вопросы, отсутствующие в действующем законодательстве, регулируются в </w:t>
            </w:r>
            <w:r w:rsidRPr="002A5E52">
              <w:rPr>
                <w:rFonts w:ascii="Arial" w:eastAsia="Malgun Gothic" w:hAnsi="Arial" w:cs="Arial"/>
                <w:color w:val="000000"/>
                <w:sz w:val="21"/>
                <w:szCs w:val="21"/>
                <w:lang w:val="ru-RU"/>
              </w:rPr>
              <w:lastRenderedPageBreak/>
              <w:t>соответствие с положениями Правил.</w:t>
            </w:r>
          </w:p>
        </w:tc>
        <w:tc>
          <w:tcPr>
            <w:tcW w:w="1667" w:type="pct"/>
          </w:tcPr>
          <w:p w14:paraId="766E47F1" w14:textId="0CBC706A" w:rsidR="005E3EFA" w:rsidRPr="002A5E52" w:rsidRDefault="005E3EFA" w:rsidP="00E17745">
            <w:pPr>
              <w:rPr>
                <w:rFonts w:ascii="Arial" w:eastAsia="Malgun Gothic" w:hAnsi="Arial" w:cs="Arial"/>
                <w:color w:val="000000"/>
                <w:sz w:val="21"/>
                <w:szCs w:val="21"/>
              </w:rPr>
            </w:pPr>
            <w:r w:rsidRPr="002A5E52">
              <w:rPr>
                <w:rFonts w:ascii="Arial" w:eastAsia="Malgun Gothic" w:hAnsi="Arial" w:cs="Arial"/>
                <w:color w:val="000000"/>
                <w:sz w:val="21"/>
                <w:szCs w:val="21"/>
              </w:rPr>
              <w:lastRenderedPageBreak/>
              <w:t>Th</w:t>
            </w:r>
            <w:r w:rsidRPr="002A5E52">
              <w:rPr>
                <w:rFonts w:ascii="Arial" w:eastAsia="Malgun Gothic" w:hAnsi="Arial" w:cs="Arial"/>
                <w:color w:val="000000"/>
                <w:sz w:val="21"/>
                <w:szCs w:val="21"/>
                <w:lang w:val="en-GB"/>
              </w:rPr>
              <w:t>is Regulation</w:t>
            </w:r>
            <w:r w:rsidRPr="002A5E52">
              <w:rPr>
                <w:rFonts w:ascii="Arial" w:eastAsia="Malgun Gothic" w:hAnsi="Arial" w:cs="Arial"/>
                <w:color w:val="000000"/>
                <w:sz w:val="21"/>
                <w:szCs w:val="21"/>
              </w:rPr>
              <w:t xml:space="preserve"> ha</w:t>
            </w:r>
            <w:r w:rsidRPr="002A5E52">
              <w:rPr>
                <w:rFonts w:ascii="Arial" w:eastAsia="Malgun Gothic" w:hAnsi="Arial" w:cs="Arial"/>
                <w:color w:val="000000"/>
                <w:sz w:val="21"/>
                <w:szCs w:val="21"/>
                <w:lang w:val="en-GB"/>
              </w:rPr>
              <w:t>s</w:t>
            </w:r>
            <w:r w:rsidRPr="002A5E52">
              <w:rPr>
                <w:rFonts w:ascii="Arial" w:eastAsia="Malgun Gothic" w:hAnsi="Arial" w:cs="Arial"/>
                <w:color w:val="000000"/>
                <w:sz w:val="21"/>
                <w:szCs w:val="21"/>
              </w:rPr>
              <w:t xml:space="preserve"> priority over the rules established </w:t>
            </w:r>
            <w:r w:rsidRPr="002A5E52">
              <w:rPr>
                <w:rFonts w:ascii="Arial" w:eastAsia="Malgun Gothic" w:hAnsi="Arial" w:cs="Arial"/>
                <w:color w:val="000000"/>
                <w:sz w:val="21"/>
                <w:szCs w:val="21"/>
                <w:lang w:val="en-GB"/>
              </w:rPr>
              <w:t>concerning</w:t>
            </w:r>
            <w:r w:rsidRPr="002A5E52">
              <w:rPr>
                <w:rFonts w:ascii="Arial" w:eastAsia="Malgun Gothic" w:hAnsi="Arial" w:cs="Arial"/>
                <w:color w:val="000000"/>
                <w:sz w:val="21"/>
                <w:szCs w:val="21"/>
              </w:rPr>
              <w:t xml:space="preserve"> the Employee in the </w:t>
            </w:r>
            <w:r w:rsidR="00EA3184" w:rsidRPr="002A5E52">
              <w:rPr>
                <w:rFonts w:ascii="Arial" w:eastAsia="Malgun Gothic" w:hAnsi="Arial" w:cs="Arial"/>
                <w:color w:val="000000"/>
                <w:sz w:val="21"/>
                <w:szCs w:val="21"/>
              </w:rPr>
              <w:t>Company if</w:t>
            </w:r>
            <w:r w:rsidRPr="002A5E52">
              <w:rPr>
                <w:rFonts w:ascii="Arial" w:eastAsia="Malgun Gothic" w:hAnsi="Arial" w:cs="Arial"/>
                <w:color w:val="000000"/>
                <w:sz w:val="21"/>
                <w:szCs w:val="21"/>
              </w:rPr>
              <w:t xml:space="preserve"> they do not contradict the current legislation. Issues that are absent in the current legislation are regulated in accordance with </w:t>
            </w:r>
            <w:proofErr w:type="spellStart"/>
            <w:r w:rsidRPr="002A5E52">
              <w:rPr>
                <w:rFonts w:ascii="Arial" w:eastAsia="Malgun Gothic" w:hAnsi="Arial" w:cs="Arial"/>
                <w:color w:val="000000"/>
                <w:sz w:val="21"/>
                <w:szCs w:val="21"/>
              </w:rPr>
              <w:t>th</w:t>
            </w:r>
            <w:proofErr w:type="spellEnd"/>
            <w:r w:rsidRPr="002A5E52">
              <w:rPr>
                <w:rFonts w:ascii="Arial" w:eastAsia="Malgun Gothic" w:hAnsi="Arial" w:cs="Arial"/>
                <w:color w:val="000000"/>
                <w:sz w:val="21"/>
                <w:szCs w:val="21"/>
                <w:lang w:val="en-GB"/>
              </w:rPr>
              <w:t>is</w:t>
            </w:r>
            <w:r w:rsidRPr="002A5E52">
              <w:rPr>
                <w:rFonts w:ascii="Arial" w:eastAsia="Malgun Gothic" w:hAnsi="Arial" w:cs="Arial"/>
                <w:color w:val="000000"/>
                <w:sz w:val="21"/>
                <w:szCs w:val="21"/>
              </w:rPr>
              <w:t xml:space="preserve"> R</w:t>
            </w:r>
            <w:proofErr w:type="spellStart"/>
            <w:r w:rsidRPr="002A5E52">
              <w:rPr>
                <w:rFonts w:ascii="Arial" w:eastAsia="Malgun Gothic" w:hAnsi="Arial" w:cs="Arial"/>
                <w:color w:val="000000"/>
                <w:sz w:val="21"/>
                <w:szCs w:val="21"/>
                <w:lang w:val="en-GB"/>
              </w:rPr>
              <w:t>egulation</w:t>
            </w:r>
            <w:proofErr w:type="spellEnd"/>
            <w:r w:rsidRPr="002A5E52">
              <w:rPr>
                <w:rFonts w:ascii="Arial" w:eastAsia="Malgun Gothic" w:hAnsi="Arial" w:cs="Arial"/>
                <w:color w:val="000000"/>
                <w:sz w:val="21"/>
                <w:szCs w:val="21"/>
              </w:rPr>
              <w:t>.</w:t>
            </w:r>
          </w:p>
        </w:tc>
      </w:tr>
      <w:tr w:rsidR="005E3EFA" w:rsidRPr="002A5E52" w14:paraId="2CC7745E" w14:textId="77777777" w:rsidTr="002103A2">
        <w:tc>
          <w:tcPr>
            <w:tcW w:w="1666" w:type="pct"/>
          </w:tcPr>
          <w:p w14:paraId="414AD8B3" w14:textId="454978FB" w:rsidR="005E3EFA" w:rsidRPr="002A5E52" w:rsidRDefault="005E3EFA" w:rsidP="005E3EFA">
            <w:pPr>
              <w:ind w:left="840" w:hangingChars="400" w:hanging="840"/>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4</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정의</w:t>
            </w:r>
            <w:r w:rsidRPr="002A5E52">
              <w:rPr>
                <w:rFonts w:ascii="Arial" w:eastAsia="Malgun Gothic" w:hAnsi="Arial" w:cs="Arial"/>
                <w:b/>
                <w:bCs/>
                <w:color w:val="000000"/>
                <w:sz w:val="21"/>
                <w:szCs w:val="21"/>
              </w:rPr>
              <w:t>)</w:t>
            </w:r>
          </w:p>
        </w:tc>
        <w:tc>
          <w:tcPr>
            <w:tcW w:w="1667" w:type="pct"/>
          </w:tcPr>
          <w:p w14:paraId="6F682996" w14:textId="6BCB9262" w:rsidR="005E3EFA" w:rsidRPr="002A5E52" w:rsidDel="008B04E5" w:rsidRDefault="005E3EFA" w:rsidP="00E17745">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4. (Термины и определения, используемые в настоящих Правилах)</w:t>
            </w:r>
          </w:p>
        </w:tc>
        <w:tc>
          <w:tcPr>
            <w:tcW w:w="1667" w:type="pct"/>
          </w:tcPr>
          <w:p w14:paraId="0A10422D" w14:textId="3B76F705" w:rsidR="005E3EFA" w:rsidRPr="002A5E52" w:rsidRDefault="005E3EFA" w:rsidP="00E17745">
            <w:pPr>
              <w:rPr>
                <w:rFonts w:ascii="Arial" w:eastAsia="Malgun Gothic" w:hAnsi="Arial" w:cs="Arial"/>
                <w:b/>
                <w:bCs/>
                <w:color w:val="000000"/>
                <w:sz w:val="21"/>
                <w:szCs w:val="21"/>
              </w:rPr>
            </w:pPr>
            <w:r w:rsidRPr="002A5E52">
              <w:rPr>
                <w:rFonts w:ascii="Arial" w:eastAsia="Malgun Gothic" w:hAnsi="Arial" w:cs="Arial"/>
                <w:b/>
                <w:bCs/>
                <w:color w:val="000000"/>
                <w:sz w:val="21"/>
                <w:szCs w:val="21"/>
                <w:lang w:val="en-GB"/>
              </w:rPr>
              <w:t>Article 4 (Definition of terms)</w:t>
            </w:r>
          </w:p>
        </w:tc>
      </w:tr>
      <w:tr w:rsidR="005E3EFA" w:rsidRPr="002A5E52" w14:paraId="7C4001AA" w14:textId="77777777" w:rsidTr="002103A2">
        <w:tc>
          <w:tcPr>
            <w:tcW w:w="1666" w:type="pct"/>
          </w:tcPr>
          <w:p w14:paraId="4A20D7C0" w14:textId="77777777" w:rsidR="005E3EFA" w:rsidRPr="002A5E52" w:rsidRDefault="005E3EFA" w:rsidP="005E3EFA">
            <w:pPr>
              <w:outlineLvl w:val="0"/>
              <w:rPr>
                <w:rFonts w:ascii="Arial" w:eastAsia="Malgun Gothic" w:hAnsi="Arial" w:cs="Arial"/>
                <w:color w:val="000000"/>
                <w:sz w:val="21"/>
                <w:szCs w:val="21"/>
              </w:rPr>
            </w:pPr>
            <w:r w:rsidRPr="002A5E52">
              <w:rPr>
                <w:rFonts w:ascii="Arial" w:eastAsia="Malgun Gothic" w:hAnsi="Arial" w:cs="Arial"/>
                <w:color w:val="000000"/>
                <w:sz w:val="21"/>
                <w:szCs w:val="21"/>
              </w:rPr>
              <w:t xml:space="preserve">1. </w:t>
            </w:r>
            <w:r w:rsidRPr="002A5E52">
              <w:rPr>
                <w:rFonts w:ascii="Arial" w:eastAsia="Malgun Gothic" w:hAnsi="Arial" w:cs="Arial"/>
                <w:color w:val="000000"/>
                <w:sz w:val="21"/>
                <w:szCs w:val="21"/>
              </w:rPr>
              <w:t>종업원</w:t>
            </w:r>
          </w:p>
          <w:p w14:paraId="1C6CCADC" w14:textId="3E71E7FA" w:rsidR="005E3EFA" w:rsidRPr="002A5E52" w:rsidRDefault="005E3EFA" w:rsidP="005E3EFA">
            <w:pPr>
              <w:rPr>
                <w:rFonts w:ascii="Arial" w:eastAsia="Malgun Gothic" w:hAnsi="Arial" w:cs="Arial"/>
                <w:color w:val="000000"/>
                <w:sz w:val="21"/>
                <w:szCs w:val="21"/>
              </w:rPr>
            </w:pPr>
            <w:r w:rsidRPr="002A5E52">
              <w:rPr>
                <w:rFonts w:ascii="Arial" w:eastAsia="Malgun Gothic" w:hAnsi="Arial" w:cs="Arial"/>
                <w:color w:val="000000"/>
                <w:sz w:val="21"/>
                <w:szCs w:val="21"/>
              </w:rPr>
              <w:t>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규칙에서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종업원이라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함은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직종에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관계없이</w:t>
            </w:r>
            <w:r w:rsidRPr="002A5E52">
              <w:rPr>
                <w:rFonts w:ascii="Arial" w:eastAsia="Malgun Gothic" w:hAnsi="Arial" w:cs="Arial"/>
                <w:color w:val="000000"/>
                <w:sz w:val="21"/>
                <w:szCs w:val="21"/>
              </w:rPr>
              <w:t xml:space="preserve"> </w:t>
            </w:r>
            <w:ins w:id="11" w:author="Mia Choi" w:date="2021-07-25T15:31:00Z">
              <w:r w:rsidRPr="002A5E52">
                <w:rPr>
                  <w:rFonts w:ascii="Arial" w:eastAsia="Malgun Gothic" w:hAnsi="Arial" w:cs="Arial"/>
                  <w:color w:val="000000"/>
                  <w:sz w:val="21"/>
                  <w:szCs w:val="21"/>
                </w:rPr>
                <w:t>러시아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연방</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노동</w:t>
              </w:r>
            </w:ins>
            <w:r w:rsidRPr="002A5E52">
              <w:rPr>
                <w:rFonts w:ascii="Arial" w:eastAsia="Malgun Gothic" w:hAnsi="Arial" w:cs="Arial"/>
                <w:color w:val="000000"/>
                <w:sz w:val="21"/>
                <w:szCs w:val="21"/>
              </w:rPr>
              <w:t>법의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적용을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받는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자로서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근로계약을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체결하고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입사수속을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한자를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말한다</w:t>
            </w:r>
            <w:r w:rsidRPr="002A5E52">
              <w:rPr>
                <w:rFonts w:ascii="Arial" w:eastAsia="Malgun Gothic" w:hAnsi="Arial" w:cs="Arial"/>
                <w:color w:val="000000"/>
                <w:sz w:val="21"/>
                <w:szCs w:val="21"/>
              </w:rPr>
              <w:t>.</w:t>
            </w:r>
          </w:p>
        </w:tc>
        <w:tc>
          <w:tcPr>
            <w:tcW w:w="1667" w:type="pct"/>
          </w:tcPr>
          <w:p w14:paraId="0B5FA95E" w14:textId="77777777" w:rsidR="005E3EFA" w:rsidRPr="002A5E52" w:rsidRDefault="005E3EFA" w:rsidP="005E3EFA">
            <w:pPr>
              <w:pStyle w:val="af"/>
              <w:numPr>
                <w:ilvl w:val="0"/>
                <w:numId w:val="32"/>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lang w:val="ru-RU"/>
              </w:rPr>
              <w:t>Работник</w:t>
            </w:r>
          </w:p>
          <w:p w14:paraId="6FF127A7" w14:textId="21BCB88A" w:rsidR="005E3EFA" w:rsidRPr="002A5E52" w:rsidRDefault="005E3EFA" w:rsidP="005E3EFA">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Под Работником подразумеваются лицо, которое независимо от профессии вступило в трудовые правоотношения с Компанией в соответствии с действующим законодательством России, заключило трудовой договор с Компанией и прошло процедуру приема на работу.</w:t>
            </w:r>
          </w:p>
          <w:p w14:paraId="14AF1891" w14:textId="77777777" w:rsidR="005E3EFA" w:rsidRPr="002A5E52" w:rsidRDefault="005E3EFA" w:rsidP="005E3EFA">
            <w:pPr>
              <w:ind w:leftChars="500" w:left="1100" w:firstLineChars="4" w:firstLine="8"/>
              <w:rPr>
                <w:rFonts w:ascii="Arial" w:eastAsia="Malgun Gothic" w:hAnsi="Arial" w:cs="Arial"/>
                <w:color w:val="000000"/>
                <w:sz w:val="21"/>
                <w:szCs w:val="21"/>
                <w:lang w:val="ru-RU"/>
              </w:rPr>
            </w:pPr>
          </w:p>
        </w:tc>
        <w:tc>
          <w:tcPr>
            <w:tcW w:w="1667" w:type="pct"/>
          </w:tcPr>
          <w:p w14:paraId="01E2B1C7" w14:textId="77777777" w:rsidR="005E3EFA" w:rsidRPr="002A5E52" w:rsidRDefault="005E3EFA" w:rsidP="005E3EFA">
            <w:pPr>
              <w:pStyle w:val="af"/>
              <w:numPr>
                <w:ilvl w:val="0"/>
                <w:numId w:val="44"/>
              </w:numPr>
              <w:ind w:left="709" w:hanging="709"/>
              <w:rPr>
                <w:rFonts w:ascii="Arial" w:eastAsia="Malgun Gothic" w:hAnsi="Arial" w:cs="Arial"/>
                <w:color w:val="000000"/>
                <w:sz w:val="21"/>
                <w:szCs w:val="21"/>
                <w:lang w:val="en-GB"/>
              </w:rPr>
            </w:pPr>
            <w:r w:rsidRPr="002A5E52">
              <w:rPr>
                <w:rFonts w:ascii="Arial" w:eastAsia="Malgun Gothic" w:hAnsi="Arial" w:cs="Arial"/>
                <w:color w:val="000000"/>
                <w:sz w:val="21"/>
                <w:szCs w:val="21"/>
                <w:lang w:val="en-GB"/>
              </w:rPr>
              <w:t xml:space="preserve">The </w:t>
            </w:r>
            <w:r w:rsidRPr="002A5E52">
              <w:rPr>
                <w:rFonts w:ascii="Arial" w:eastAsia="Malgun Gothic" w:hAnsi="Arial" w:cs="Arial"/>
                <w:color w:val="000000"/>
                <w:sz w:val="21"/>
                <w:szCs w:val="21"/>
                <w:lang w:val="ru-RU"/>
              </w:rPr>
              <w:t>Employee</w:t>
            </w:r>
          </w:p>
          <w:p w14:paraId="1C4E2076" w14:textId="65EBDD6D" w:rsidR="005E3EFA" w:rsidRPr="002A5E52" w:rsidRDefault="005E3EFA" w:rsidP="00E17745">
            <w:pPr>
              <w:rPr>
                <w:rFonts w:ascii="Arial" w:eastAsia="Malgun Gothic" w:hAnsi="Arial" w:cs="Arial"/>
                <w:color w:val="000000"/>
                <w:sz w:val="21"/>
                <w:szCs w:val="21"/>
                <w:lang w:val="en-GB"/>
              </w:rPr>
            </w:pPr>
            <w:r w:rsidRPr="002A5E52">
              <w:rPr>
                <w:rFonts w:ascii="Arial" w:eastAsia="Malgun Gothic" w:hAnsi="Arial" w:cs="Arial"/>
                <w:color w:val="000000"/>
                <w:sz w:val="21"/>
                <w:szCs w:val="21"/>
                <w:lang w:val="en-GB"/>
              </w:rPr>
              <w:t xml:space="preserve">Employee is a person who regardless of profession falls under the law, has entered </w:t>
            </w:r>
            <w:proofErr w:type="spellStart"/>
            <w:r w:rsidRPr="002A5E52">
              <w:rPr>
                <w:rFonts w:ascii="Arial" w:eastAsia="Malgun Gothic" w:hAnsi="Arial" w:cs="Arial"/>
                <w:color w:val="000000"/>
                <w:sz w:val="21"/>
                <w:szCs w:val="21"/>
                <w:lang w:val="en-GB"/>
              </w:rPr>
              <w:t>labor</w:t>
            </w:r>
            <w:proofErr w:type="spellEnd"/>
            <w:r w:rsidRPr="002A5E52">
              <w:rPr>
                <w:rFonts w:ascii="Arial" w:eastAsia="Malgun Gothic" w:hAnsi="Arial" w:cs="Arial"/>
                <w:color w:val="000000"/>
                <w:sz w:val="21"/>
                <w:szCs w:val="21"/>
                <w:lang w:val="en-GB"/>
              </w:rPr>
              <w:t xml:space="preserve"> relationship with the Company in accordance with the applicable legislation of Russia and has signed an employment contract with the Company and has gone through the hiring procedure.</w:t>
            </w:r>
          </w:p>
        </w:tc>
      </w:tr>
      <w:tr w:rsidR="005E3EFA" w:rsidRPr="002A5E52" w14:paraId="2D7279E6" w14:textId="77777777" w:rsidTr="002103A2">
        <w:tc>
          <w:tcPr>
            <w:tcW w:w="1666" w:type="pct"/>
          </w:tcPr>
          <w:p w14:paraId="579B94E6" w14:textId="77777777" w:rsidR="005E3EFA" w:rsidRPr="002A5E52" w:rsidRDefault="005E3EFA" w:rsidP="005E3EFA">
            <w:pPr>
              <w:outlineLvl w:val="0"/>
              <w:rPr>
                <w:rFonts w:ascii="Arial" w:eastAsia="Malgun Gothic" w:hAnsi="Arial" w:cs="Arial"/>
                <w:color w:val="000000"/>
                <w:sz w:val="21"/>
                <w:szCs w:val="21"/>
              </w:rPr>
            </w:pPr>
            <w:r w:rsidRPr="002A5E52">
              <w:rPr>
                <w:rFonts w:ascii="Arial" w:eastAsia="Malgun Gothic" w:hAnsi="Arial" w:cs="Arial"/>
                <w:color w:val="000000"/>
                <w:sz w:val="21"/>
                <w:szCs w:val="21"/>
              </w:rPr>
              <w:t xml:space="preserve">2. </w:t>
            </w:r>
            <w:r w:rsidRPr="002A5E52">
              <w:rPr>
                <w:rFonts w:ascii="Arial" w:eastAsia="Malgun Gothic" w:hAnsi="Arial" w:cs="Arial"/>
                <w:color w:val="000000"/>
                <w:sz w:val="21"/>
                <w:szCs w:val="21"/>
              </w:rPr>
              <w:t>상사</w:t>
            </w:r>
          </w:p>
          <w:p w14:paraId="00378041" w14:textId="6089C90F" w:rsidR="005E3EFA" w:rsidRPr="002A5E52" w:rsidRDefault="005E3EFA" w:rsidP="005E3EFA">
            <w:pPr>
              <w:rPr>
                <w:rFonts w:ascii="Arial" w:eastAsia="Malgun Gothic" w:hAnsi="Arial" w:cs="Arial"/>
                <w:color w:val="000000"/>
                <w:sz w:val="21"/>
                <w:szCs w:val="21"/>
              </w:rPr>
            </w:pPr>
            <w:r w:rsidRPr="002A5E52">
              <w:rPr>
                <w:rFonts w:ascii="Arial" w:eastAsia="Malgun Gothic" w:hAnsi="Arial" w:cs="Arial"/>
                <w:color w:val="000000"/>
                <w:sz w:val="21"/>
                <w:szCs w:val="21"/>
              </w:rPr>
              <w:t>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규칙에서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상사라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함은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업무수행상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자기를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직접</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간접으로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감독할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자를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말하며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소속</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장이라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함은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관계부서의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장을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말한다</w:t>
            </w:r>
            <w:r w:rsidRPr="002A5E52">
              <w:rPr>
                <w:rFonts w:ascii="Arial" w:eastAsia="Malgun Gothic" w:hAnsi="Arial" w:cs="Arial"/>
                <w:color w:val="000000"/>
                <w:sz w:val="21"/>
                <w:szCs w:val="21"/>
              </w:rPr>
              <w:t>.</w:t>
            </w:r>
          </w:p>
        </w:tc>
        <w:tc>
          <w:tcPr>
            <w:tcW w:w="1667" w:type="pct"/>
          </w:tcPr>
          <w:p w14:paraId="053D7271" w14:textId="162BE9F8" w:rsidR="005E3EFA" w:rsidRPr="002A5E52" w:rsidRDefault="005E3EFA" w:rsidP="005E3EFA">
            <w:pPr>
              <w:pStyle w:val="af"/>
              <w:numPr>
                <w:ilvl w:val="0"/>
                <w:numId w:val="32"/>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Глава</w:t>
            </w:r>
          </w:p>
          <w:p w14:paraId="6C3FDC2F" w14:textId="26FCC5C8" w:rsidR="005E3EFA" w:rsidRPr="002A5E52" w:rsidRDefault="005E3EFA" w:rsidP="00E17745">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Под Главой подразумевается лицо, способное напрямую или косвенно контролировать выполнение Работником поставленных рабочих задач, возглавляющее соответствующее подразделение (отдел) Компании.</w:t>
            </w:r>
          </w:p>
        </w:tc>
        <w:tc>
          <w:tcPr>
            <w:tcW w:w="1667" w:type="pct"/>
          </w:tcPr>
          <w:p w14:paraId="076F7056" w14:textId="77777777" w:rsidR="005E3EFA" w:rsidRPr="002A5E52" w:rsidRDefault="005E3EFA" w:rsidP="005E3EFA">
            <w:pPr>
              <w:pStyle w:val="af"/>
              <w:numPr>
                <w:ilvl w:val="0"/>
                <w:numId w:val="44"/>
              </w:numPr>
              <w:ind w:left="709" w:hanging="709"/>
              <w:rPr>
                <w:rFonts w:ascii="Arial" w:eastAsia="Malgun Gothic" w:hAnsi="Arial" w:cs="Arial"/>
                <w:color w:val="000000"/>
                <w:sz w:val="21"/>
                <w:szCs w:val="21"/>
                <w:lang w:val="en-GB"/>
              </w:rPr>
            </w:pPr>
            <w:r w:rsidRPr="002A5E52">
              <w:rPr>
                <w:rFonts w:ascii="Arial" w:eastAsia="Malgun Gothic" w:hAnsi="Arial" w:cs="Arial"/>
                <w:color w:val="000000"/>
                <w:sz w:val="21"/>
                <w:szCs w:val="21"/>
                <w:lang w:val="en-GB"/>
              </w:rPr>
              <w:t>The Head</w:t>
            </w:r>
          </w:p>
          <w:p w14:paraId="68EED51C" w14:textId="4CBCFF8E" w:rsidR="005E3EFA" w:rsidRPr="002A5E52" w:rsidRDefault="005E3EFA" w:rsidP="00E17745">
            <w:pPr>
              <w:rPr>
                <w:rFonts w:ascii="Arial" w:eastAsia="Malgun Gothic" w:hAnsi="Arial" w:cs="Arial"/>
                <w:color w:val="000000"/>
                <w:sz w:val="21"/>
                <w:szCs w:val="21"/>
                <w:lang w:val="en-GB"/>
              </w:rPr>
            </w:pPr>
            <w:r w:rsidRPr="002A5E52">
              <w:rPr>
                <w:rFonts w:ascii="Arial" w:eastAsia="Malgun Gothic" w:hAnsi="Arial" w:cs="Arial"/>
                <w:color w:val="000000"/>
                <w:sz w:val="21"/>
                <w:szCs w:val="21"/>
                <w:lang w:val="en-GB"/>
              </w:rPr>
              <w:t xml:space="preserve">Head is a person who </w:t>
            </w:r>
            <w:proofErr w:type="gramStart"/>
            <w:r w:rsidRPr="002A5E52">
              <w:rPr>
                <w:rFonts w:ascii="Arial" w:eastAsia="Malgun Gothic" w:hAnsi="Arial" w:cs="Arial"/>
                <w:color w:val="000000"/>
                <w:sz w:val="21"/>
                <w:szCs w:val="21"/>
                <w:lang w:val="en-GB"/>
              </w:rPr>
              <w:t>is able to</w:t>
            </w:r>
            <w:proofErr w:type="gramEnd"/>
            <w:r w:rsidRPr="002A5E52">
              <w:rPr>
                <w:rFonts w:ascii="Arial" w:eastAsia="Malgun Gothic" w:hAnsi="Arial" w:cs="Arial"/>
                <w:color w:val="000000"/>
                <w:sz w:val="21"/>
                <w:szCs w:val="21"/>
                <w:lang w:val="en-GB"/>
              </w:rPr>
              <w:t xml:space="preserve"> control the implementation of the assigned work tasks by the Employee directly or indirectly and who is responsible for the relevant division of the Company.</w:t>
            </w:r>
          </w:p>
        </w:tc>
      </w:tr>
      <w:tr w:rsidR="005E3EFA" w:rsidRPr="002A5E52" w14:paraId="395DD98F" w14:textId="77777777" w:rsidTr="002103A2">
        <w:tc>
          <w:tcPr>
            <w:tcW w:w="1666" w:type="pct"/>
          </w:tcPr>
          <w:p w14:paraId="6FA49458" w14:textId="4DB7AFFB" w:rsidR="005E3EFA" w:rsidRPr="002A5E52" w:rsidRDefault="005E3EFA" w:rsidP="005E3EFA">
            <w:pPr>
              <w:rPr>
                <w:rFonts w:ascii="Arial" w:eastAsia="Malgun Gothic" w:hAnsi="Arial" w:cs="Arial"/>
                <w:color w:val="000000"/>
                <w:sz w:val="21"/>
                <w:szCs w:val="21"/>
                <w:lang w:val="en-GB"/>
              </w:rPr>
            </w:pPr>
            <w:proofErr w:type="gramStart"/>
            <w:r w:rsidRPr="002A5E52">
              <w:rPr>
                <w:rFonts w:ascii="Arial" w:eastAsia="Malgun Gothic" w:hAnsi="Arial" w:cs="Arial"/>
                <w:color w:val="000000"/>
                <w:sz w:val="21"/>
                <w:szCs w:val="21"/>
              </w:rPr>
              <w:t>제</w:t>
            </w:r>
            <w:r w:rsidRPr="002A5E52">
              <w:rPr>
                <w:rFonts w:ascii="Arial" w:eastAsia="Malgun Gothic" w:hAnsi="Arial" w:cs="Arial"/>
                <w:color w:val="000000"/>
                <w:sz w:val="21"/>
                <w:szCs w:val="21"/>
                <w:lang w:val="en-GB"/>
              </w:rPr>
              <w:t xml:space="preserve">  5</w:t>
            </w:r>
            <w:proofErr w:type="gramEnd"/>
            <w:r w:rsidRPr="002A5E52">
              <w:rPr>
                <w:rFonts w:ascii="Arial" w:eastAsia="Malgun Gothic" w:hAnsi="Arial" w:cs="Arial"/>
                <w:color w:val="000000"/>
                <w:sz w:val="21"/>
                <w:szCs w:val="21"/>
              </w:rPr>
              <w:t>조</w:t>
            </w:r>
            <w:r w:rsidRPr="002A5E52">
              <w:rPr>
                <w:rFonts w:ascii="Arial" w:eastAsia="Malgun Gothic" w:hAnsi="Arial" w:cs="Arial"/>
                <w:color w:val="000000"/>
                <w:sz w:val="21"/>
                <w:szCs w:val="21"/>
                <w:lang w:val="en-GB"/>
              </w:rPr>
              <w:t xml:space="preserve"> (</w:t>
            </w:r>
            <w:r w:rsidRPr="002A5E52">
              <w:rPr>
                <w:rFonts w:ascii="Arial" w:eastAsia="Malgun Gothic" w:hAnsi="Arial" w:cs="Arial"/>
                <w:color w:val="000000"/>
                <w:sz w:val="21"/>
                <w:szCs w:val="21"/>
              </w:rPr>
              <w:t>준수의무</w:t>
            </w:r>
            <w:r w:rsidRPr="002A5E52">
              <w:rPr>
                <w:rFonts w:ascii="Arial" w:eastAsia="Malgun Gothic" w:hAnsi="Arial" w:cs="Arial"/>
                <w:color w:val="000000"/>
                <w:sz w:val="21"/>
                <w:szCs w:val="21"/>
                <w:lang w:val="en-GB"/>
              </w:rPr>
              <w:t>)</w:t>
            </w:r>
          </w:p>
        </w:tc>
        <w:tc>
          <w:tcPr>
            <w:tcW w:w="1667" w:type="pct"/>
          </w:tcPr>
          <w:p w14:paraId="17DBD9F3" w14:textId="78E5F170" w:rsidR="005E3EFA" w:rsidRPr="002A5E52" w:rsidDel="009B62C4" w:rsidRDefault="005E3EFA" w:rsidP="005E3EFA">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5. (Соблюдение настоящих Правил)</w:t>
            </w:r>
          </w:p>
        </w:tc>
        <w:tc>
          <w:tcPr>
            <w:tcW w:w="1667" w:type="pct"/>
          </w:tcPr>
          <w:p w14:paraId="6844FAFE" w14:textId="5B40904F" w:rsidR="005E3EFA" w:rsidRPr="002A5E52" w:rsidRDefault="005E3EFA" w:rsidP="005E3EFA">
            <w:pPr>
              <w:rPr>
                <w:rFonts w:ascii="Arial" w:eastAsia="Malgun Gothic" w:hAnsi="Arial" w:cs="Arial"/>
                <w:b/>
                <w:bCs/>
                <w:color w:val="000000"/>
                <w:sz w:val="21"/>
                <w:szCs w:val="21"/>
                <w:lang w:val="en-GB"/>
              </w:rPr>
            </w:pPr>
            <w:r w:rsidRPr="002A5E52">
              <w:rPr>
                <w:rFonts w:ascii="Arial" w:eastAsia="Malgun Gothic" w:hAnsi="Arial" w:cs="Arial"/>
                <w:b/>
                <w:bCs/>
                <w:color w:val="000000"/>
                <w:sz w:val="21"/>
                <w:szCs w:val="21"/>
              </w:rPr>
              <w:t>Article 5. (Compliance with the Regulation)</w:t>
            </w:r>
          </w:p>
        </w:tc>
      </w:tr>
      <w:tr w:rsidR="005E3EFA" w:rsidRPr="002A5E52" w14:paraId="3069E893" w14:textId="77777777" w:rsidTr="002103A2">
        <w:tc>
          <w:tcPr>
            <w:tcW w:w="1666" w:type="pct"/>
          </w:tcPr>
          <w:p w14:paraId="1DE0EC3F" w14:textId="77777777" w:rsidR="005E3EFA" w:rsidRPr="002A5E52" w:rsidDel="00722200" w:rsidRDefault="005E3EFA">
            <w:pPr>
              <w:rPr>
                <w:del w:id="12" w:author="Mia Choi" w:date="2021-07-25T15:32:00Z"/>
                <w:rFonts w:ascii="Arial" w:eastAsia="Malgun Gothic" w:hAnsi="Arial" w:cs="Arial"/>
                <w:color w:val="000000"/>
                <w:sz w:val="21"/>
                <w:szCs w:val="21"/>
                <w:lang w:val="en-GB"/>
              </w:rPr>
              <w:pPrChange w:id="13" w:author="Mia Choi" w:date="2021-07-25T15:32:00Z">
                <w:pPr>
                  <w:ind w:left="840" w:hangingChars="400" w:hanging="840"/>
                </w:pPr>
              </w:pPrChange>
            </w:pPr>
            <w:proofErr w:type="spellStart"/>
            <w:r w:rsidRPr="002A5E52">
              <w:rPr>
                <w:rFonts w:ascii="Arial" w:eastAsia="Malgun Gothic" w:hAnsi="Arial" w:cs="Arial"/>
                <w:color w:val="000000"/>
                <w:sz w:val="21"/>
                <w:szCs w:val="21"/>
              </w:rPr>
              <w:t>회사</w:t>
            </w:r>
            <w:ins w:id="14" w:author="Mia Choi" w:date="2021-07-25T15:32:00Z">
              <w:r w:rsidRPr="002A5E52">
                <w:rPr>
                  <w:rFonts w:ascii="Arial" w:eastAsia="Malgun Gothic" w:hAnsi="Arial" w:cs="Arial"/>
                  <w:color w:val="000000"/>
                  <w:sz w:val="21"/>
                  <w:szCs w:val="21"/>
                </w:rPr>
                <w:t>와</w:t>
              </w:r>
            </w:ins>
            <w:del w:id="15" w:author="Mia Choi" w:date="2021-07-25T15:32:00Z">
              <w:r w:rsidRPr="002A5E52" w:rsidDel="00722200">
                <w:rPr>
                  <w:rFonts w:ascii="Arial" w:eastAsia="Malgun Gothic" w:hAnsi="Arial" w:cs="Arial"/>
                  <w:color w:val="000000"/>
                  <w:sz w:val="21"/>
                  <w:szCs w:val="21"/>
                </w:rPr>
                <w:delText>는</w:delText>
              </w:r>
              <w:r w:rsidRPr="002A5E52" w:rsidDel="00722200">
                <w:rPr>
                  <w:rFonts w:ascii="Arial" w:eastAsia="Malgun Gothic" w:hAnsi="Arial" w:cs="Arial"/>
                  <w:color w:val="000000"/>
                  <w:sz w:val="21"/>
                  <w:szCs w:val="21"/>
                  <w:lang w:val="en-GB"/>
                </w:rPr>
                <w:delText xml:space="preserve"> </w:delText>
              </w:r>
              <w:r w:rsidRPr="002A5E52" w:rsidDel="00722200">
                <w:rPr>
                  <w:rFonts w:ascii="Arial" w:eastAsia="Malgun Gothic" w:hAnsi="Arial" w:cs="Arial"/>
                  <w:color w:val="000000"/>
                  <w:sz w:val="21"/>
                  <w:szCs w:val="21"/>
                </w:rPr>
                <w:delText>이</w:delText>
              </w:r>
              <w:r w:rsidRPr="002A5E52" w:rsidDel="00722200">
                <w:rPr>
                  <w:rFonts w:ascii="Arial" w:eastAsia="Malgun Gothic" w:hAnsi="Arial" w:cs="Arial"/>
                  <w:color w:val="000000"/>
                  <w:sz w:val="21"/>
                  <w:szCs w:val="21"/>
                  <w:lang w:val="en-GB"/>
                </w:rPr>
                <w:delText xml:space="preserve"> </w:delText>
              </w:r>
              <w:r w:rsidRPr="002A5E52" w:rsidDel="00722200">
                <w:rPr>
                  <w:rFonts w:ascii="Arial" w:eastAsia="Malgun Gothic" w:hAnsi="Arial" w:cs="Arial"/>
                  <w:color w:val="000000"/>
                  <w:sz w:val="21"/>
                  <w:szCs w:val="21"/>
                </w:rPr>
                <w:delText>규칙에</w:delText>
              </w:r>
              <w:r w:rsidRPr="002A5E52" w:rsidDel="00722200">
                <w:rPr>
                  <w:rFonts w:ascii="Arial" w:eastAsia="Malgun Gothic" w:hAnsi="Arial" w:cs="Arial"/>
                  <w:color w:val="000000"/>
                  <w:sz w:val="21"/>
                  <w:szCs w:val="21"/>
                  <w:lang w:val="en-GB"/>
                </w:rPr>
                <w:delText xml:space="preserve"> </w:delText>
              </w:r>
              <w:r w:rsidRPr="002A5E52" w:rsidDel="00722200">
                <w:rPr>
                  <w:rFonts w:ascii="Arial" w:eastAsia="Malgun Gothic" w:hAnsi="Arial" w:cs="Arial"/>
                  <w:color w:val="000000"/>
                  <w:sz w:val="21"/>
                  <w:szCs w:val="21"/>
                </w:rPr>
                <w:delText>정하는</w:delText>
              </w:r>
              <w:r w:rsidRPr="002A5E52" w:rsidDel="00722200">
                <w:rPr>
                  <w:rFonts w:ascii="Arial" w:eastAsia="Malgun Gothic" w:hAnsi="Arial" w:cs="Arial"/>
                  <w:color w:val="000000"/>
                  <w:sz w:val="21"/>
                  <w:szCs w:val="21"/>
                  <w:lang w:val="en-GB"/>
                </w:rPr>
                <w:delText xml:space="preserve"> </w:delText>
              </w:r>
              <w:r w:rsidRPr="002A5E52" w:rsidDel="00722200">
                <w:rPr>
                  <w:rFonts w:ascii="Arial" w:eastAsia="Malgun Gothic" w:hAnsi="Arial" w:cs="Arial"/>
                  <w:color w:val="000000"/>
                  <w:sz w:val="21"/>
                  <w:szCs w:val="21"/>
                </w:rPr>
                <w:delText>바에</w:delText>
              </w:r>
              <w:r w:rsidRPr="002A5E52" w:rsidDel="00722200">
                <w:rPr>
                  <w:rFonts w:ascii="Arial" w:eastAsia="Malgun Gothic" w:hAnsi="Arial" w:cs="Arial"/>
                  <w:color w:val="000000"/>
                  <w:sz w:val="21"/>
                  <w:szCs w:val="21"/>
                  <w:lang w:val="en-GB"/>
                </w:rPr>
                <w:delText xml:space="preserve"> </w:delText>
              </w:r>
              <w:r w:rsidRPr="002A5E52" w:rsidDel="00722200">
                <w:rPr>
                  <w:rFonts w:ascii="Arial" w:eastAsia="Malgun Gothic" w:hAnsi="Arial" w:cs="Arial"/>
                  <w:color w:val="000000"/>
                  <w:sz w:val="21"/>
                  <w:szCs w:val="21"/>
                </w:rPr>
                <w:delText>따라</w:delText>
              </w:r>
              <w:r w:rsidRPr="002A5E52" w:rsidDel="00722200">
                <w:rPr>
                  <w:rFonts w:ascii="Arial" w:eastAsia="Malgun Gothic" w:hAnsi="Arial" w:cs="Arial"/>
                  <w:color w:val="000000"/>
                  <w:sz w:val="21"/>
                  <w:szCs w:val="21"/>
                  <w:lang w:val="en-GB"/>
                </w:rPr>
                <w:delText xml:space="preserve"> </w:delText>
              </w:r>
              <w:r w:rsidRPr="002A5E52" w:rsidDel="00722200">
                <w:rPr>
                  <w:rFonts w:ascii="Arial" w:eastAsia="Malgun Gothic" w:hAnsi="Arial" w:cs="Arial"/>
                  <w:color w:val="000000"/>
                  <w:sz w:val="21"/>
                  <w:szCs w:val="21"/>
                </w:rPr>
                <w:delText>종업원을</w:delText>
              </w:r>
              <w:r w:rsidRPr="002A5E52" w:rsidDel="00722200">
                <w:rPr>
                  <w:rFonts w:ascii="Arial" w:eastAsia="Malgun Gothic" w:hAnsi="Arial" w:cs="Arial"/>
                  <w:color w:val="000000"/>
                  <w:sz w:val="21"/>
                  <w:szCs w:val="21"/>
                  <w:lang w:val="en-GB"/>
                </w:rPr>
                <w:delText xml:space="preserve"> </w:delText>
              </w:r>
              <w:r w:rsidRPr="002A5E52" w:rsidDel="00722200">
                <w:rPr>
                  <w:rFonts w:ascii="Arial" w:eastAsia="Malgun Gothic" w:hAnsi="Arial" w:cs="Arial"/>
                  <w:color w:val="000000"/>
                  <w:sz w:val="21"/>
                  <w:szCs w:val="21"/>
                </w:rPr>
                <w:delText>취업케</w:delText>
              </w:r>
              <w:r w:rsidRPr="002A5E52" w:rsidDel="00722200">
                <w:rPr>
                  <w:rFonts w:ascii="Arial" w:eastAsia="Malgun Gothic" w:hAnsi="Arial" w:cs="Arial"/>
                  <w:color w:val="000000"/>
                  <w:sz w:val="21"/>
                  <w:szCs w:val="21"/>
                  <w:lang w:val="en-GB"/>
                </w:rPr>
                <w:delText xml:space="preserve"> </w:delText>
              </w:r>
              <w:r w:rsidRPr="002A5E52" w:rsidDel="00722200">
                <w:rPr>
                  <w:rFonts w:ascii="Arial" w:eastAsia="Malgun Gothic" w:hAnsi="Arial" w:cs="Arial"/>
                  <w:color w:val="000000"/>
                  <w:sz w:val="21"/>
                  <w:szCs w:val="21"/>
                </w:rPr>
                <w:delText>하며</w:delText>
              </w:r>
              <w:r w:rsidRPr="002A5E52" w:rsidDel="00722200">
                <w:rPr>
                  <w:rFonts w:ascii="Arial" w:eastAsia="Malgun Gothic" w:hAnsi="Arial" w:cs="Arial"/>
                  <w:color w:val="000000"/>
                  <w:sz w:val="21"/>
                  <w:szCs w:val="21"/>
                  <w:lang w:val="en-GB"/>
                </w:rPr>
                <w:delText xml:space="preserve"> </w:delText>
              </w:r>
            </w:del>
            <w:r w:rsidRPr="002A5E52">
              <w:rPr>
                <w:rFonts w:ascii="Arial" w:eastAsia="Malgun Gothic" w:hAnsi="Arial" w:cs="Arial"/>
                <w:color w:val="000000"/>
                <w:sz w:val="21"/>
                <w:szCs w:val="21"/>
              </w:rPr>
              <w:t>종업원은</w:t>
            </w:r>
            <w:proofErr w:type="spellEnd"/>
            <w:r w:rsidRPr="002A5E52">
              <w:rPr>
                <w:rFonts w:ascii="Arial" w:eastAsia="Malgun Gothic" w:hAnsi="Arial" w:cs="Arial"/>
                <w:color w:val="000000"/>
                <w:sz w:val="21"/>
                <w:szCs w:val="21"/>
                <w:lang w:val="en-GB"/>
              </w:rPr>
              <w:t xml:space="preserve"> </w:t>
            </w:r>
            <w:r w:rsidRPr="002A5E52">
              <w:rPr>
                <w:rFonts w:ascii="Arial" w:eastAsia="Malgun Gothic" w:hAnsi="Arial" w:cs="Arial"/>
                <w:color w:val="000000"/>
                <w:sz w:val="21"/>
                <w:szCs w:val="21"/>
              </w:rPr>
              <w:t>본</w:t>
            </w:r>
            <w:r w:rsidRPr="002A5E52">
              <w:rPr>
                <w:rFonts w:ascii="Arial" w:eastAsia="Malgun Gothic" w:hAnsi="Arial" w:cs="Arial"/>
                <w:color w:val="000000"/>
                <w:sz w:val="21"/>
                <w:szCs w:val="21"/>
                <w:lang w:val="en-GB"/>
              </w:rPr>
              <w:t xml:space="preserve"> </w:t>
            </w:r>
            <w:proofErr w:type="spellStart"/>
            <w:r w:rsidRPr="002A5E52">
              <w:rPr>
                <w:rFonts w:ascii="Arial" w:eastAsia="Malgun Gothic" w:hAnsi="Arial" w:cs="Arial"/>
                <w:color w:val="000000"/>
                <w:sz w:val="21"/>
                <w:szCs w:val="21"/>
              </w:rPr>
              <w:t>규칙</w:t>
            </w:r>
            <w:ins w:id="16" w:author="Mia Choi" w:date="2021-07-25T15:32:00Z">
              <w:r w:rsidRPr="002A5E52">
                <w:rPr>
                  <w:rFonts w:ascii="Arial" w:eastAsia="Malgun Gothic" w:hAnsi="Arial" w:cs="Arial"/>
                  <w:color w:val="000000"/>
                  <w:sz w:val="21"/>
                  <w:szCs w:val="21"/>
                </w:rPr>
                <w:t>을</w:t>
              </w:r>
            </w:ins>
            <w:del w:id="17" w:author="Mia Choi" w:date="2021-07-25T15:32:00Z">
              <w:r w:rsidRPr="002A5E52" w:rsidDel="00722200">
                <w:rPr>
                  <w:rFonts w:ascii="Arial" w:eastAsia="Malgun Gothic" w:hAnsi="Arial" w:cs="Arial"/>
                  <w:color w:val="000000"/>
                  <w:sz w:val="21"/>
                  <w:szCs w:val="21"/>
                </w:rPr>
                <w:delText>의</w:delText>
              </w:r>
              <w:r w:rsidRPr="002A5E52" w:rsidDel="00722200">
                <w:rPr>
                  <w:rFonts w:ascii="Arial" w:eastAsia="Malgun Gothic" w:hAnsi="Arial" w:cs="Arial"/>
                  <w:color w:val="000000"/>
                  <w:sz w:val="21"/>
                  <w:szCs w:val="21"/>
                  <w:lang w:val="en-GB"/>
                </w:rPr>
                <w:delText xml:space="preserve"> </w:delText>
              </w:r>
              <w:r w:rsidRPr="002A5E52" w:rsidDel="00722200">
                <w:rPr>
                  <w:rFonts w:ascii="Arial" w:eastAsia="Malgun Gothic" w:hAnsi="Arial" w:cs="Arial"/>
                  <w:color w:val="000000"/>
                  <w:sz w:val="21"/>
                  <w:szCs w:val="21"/>
                </w:rPr>
                <w:delText>정한</w:delText>
              </w:r>
            </w:del>
          </w:p>
          <w:p w14:paraId="5A446DBF" w14:textId="7613372B" w:rsidR="005E3EFA" w:rsidRPr="002A5E52" w:rsidRDefault="005E3EFA" w:rsidP="005E3EFA">
            <w:pPr>
              <w:rPr>
                <w:rFonts w:ascii="Arial" w:eastAsia="Malgun Gothic" w:hAnsi="Arial" w:cs="Arial"/>
                <w:color w:val="000000"/>
                <w:sz w:val="21"/>
                <w:szCs w:val="21"/>
              </w:rPr>
            </w:pPr>
            <w:del w:id="18" w:author="Mia Choi" w:date="2021-07-25T15:32:00Z">
              <w:r w:rsidRPr="002A5E52" w:rsidDel="00722200">
                <w:rPr>
                  <w:rFonts w:ascii="Arial" w:eastAsia="Malgun Gothic" w:hAnsi="Arial" w:cs="Arial"/>
                  <w:color w:val="000000"/>
                  <w:sz w:val="21"/>
                  <w:szCs w:val="21"/>
                </w:rPr>
                <w:delText>바에</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따라</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회사</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또는</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상사의</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지시명령을</w:delText>
              </w:r>
              <w:r w:rsidRPr="002A5E52" w:rsidDel="00722200">
                <w:rPr>
                  <w:rFonts w:ascii="Arial" w:eastAsia="Malgun Gothic" w:hAnsi="Arial" w:cs="Arial"/>
                  <w:color w:val="000000"/>
                  <w:sz w:val="21"/>
                  <w:szCs w:val="21"/>
                </w:rPr>
                <w:delText xml:space="preserve"> </w:delText>
              </w:r>
            </w:del>
            <w:r w:rsidRPr="002A5E52">
              <w:rPr>
                <w:rFonts w:ascii="Arial" w:eastAsia="Malgun Gothic" w:hAnsi="Arial" w:cs="Arial"/>
                <w:color w:val="000000"/>
                <w:sz w:val="21"/>
                <w:szCs w:val="21"/>
              </w:rPr>
              <w:t>성실히</w:t>
            </w:r>
            <w:proofErr w:type="spell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준수할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의무가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있다</w:t>
            </w:r>
            <w:r w:rsidRPr="002A5E52">
              <w:rPr>
                <w:rFonts w:ascii="Arial" w:eastAsia="Malgun Gothic" w:hAnsi="Arial" w:cs="Arial"/>
                <w:color w:val="000000"/>
                <w:sz w:val="21"/>
                <w:szCs w:val="21"/>
              </w:rPr>
              <w:t>.</w:t>
            </w:r>
          </w:p>
        </w:tc>
        <w:tc>
          <w:tcPr>
            <w:tcW w:w="1667" w:type="pct"/>
          </w:tcPr>
          <w:p w14:paraId="0E3318F9" w14:textId="144FA5F1" w:rsidR="005E3EFA" w:rsidRPr="002A5E52" w:rsidDel="009B62C4" w:rsidRDefault="005E3EFA" w:rsidP="005E3EFA">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Компания и Работник обязаны следовать Правилам в процессе трудовых правоотношений.</w:t>
            </w:r>
          </w:p>
        </w:tc>
        <w:tc>
          <w:tcPr>
            <w:tcW w:w="1667" w:type="pct"/>
          </w:tcPr>
          <w:p w14:paraId="5951C11A" w14:textId="6B220E70" w:rsidR="005E3EFA" w:rsidRPr="002A5E52" w:rsidRDefault="005E3EFA" w:rsidP="005E3EFA">
            <w:pPr>
              <w:rPr>
                <w:rFonts w:ascii="Arial" w:eastAsia="Malgun Gothic" w:hAnsi="Arial" w:cs="Arial"/>
                <w:color w:val="000000"/>
                <w:sz w:val="21"/>
                <w:szCs w:val="21"/>
                <w:lang w:val="en-GB"/>
              </w:rPr>
            </w:pPr>
            <w:r w:rsidRPr="002A5E52">
              <w:rPr>
                <w:rFonts w:ascii="Arial" w:eastAsia="Malgun Gothic" w:hAnsi="Arial" w:cs="Arial"/>
                <w:color w:val="000000"/>
                <w:sz w:val="21"/>
                <w:szCs w:val="21"/>
              </w:rPr>
              <w:t>The Employee</w:t>
            </w:r>
            <w:r w:rsidRPr="002A5E52">
              <w:rPr>
                <w:rFonts w:ascii="Arial" w:eastAsia="Malgun Gothic" w:hAnsi="Arial" w:cs="Arial"/>
                <w:color w:val="000000"/>
                <w:sz w:val="21"/>
                <w:szCs w:val="21"/>
                <w:lang w:val="en-GB"/>
              </w:rPr>
              <w:t xml:space="preserve"> shall comply with the </w:t>
            </w:r>
            <w:proofErr w:type="spellStart"/>
            <w:r w:rsidRPr="002A5E52">
              <w:rPr>
                <w:rFonts w:ascii="Arial" w:eastAsia="Malgun Gothic" w:hAnsi="Arial" w:cs="Arial"/>
                <w:color w:val="000000"/>
                <w:sz w:val="21"/>
                <w:szCs w:val="21"/>
                <w:lang w:val="en-GB"/>
              </w:rPr>
              <w:t>Regulatiion</w:t>
            </w:r>
            <w:proofErr w:type="spellEnd"/>
            <w:r w:rsidRPr="002A5E52">
              <w:rPr>
                <w:rFonts w:ascii="Arial" w:eastAsia="Malgun Gothic" w:hAnsi="Arial" w:cs="Arial"/>
                <w:color w:val="000000"/>
                <w:sz w:val="21"/>
                <w:szCs w:val="21"/>
                <w:lang w:val="en-GB"/>
              </w:rPr>
              <w:t xml:space="preserve"> with respect to </w:t>
            </w:r>
            <w:proofErr w:type="spellStart"/>
            <w:r w:rsidRPr="002A5E52">
              <w:rPr>
                <w:rFonts w:ascii="Arial" w:eastAsia="Malgun Gothic" w:hAnsi="Arial" w:cs="Arial"/>
                <w:color w:val="000000"/>
                <w:sz w:val="21"/>
                <w:szCs w:val="21"/>
                <w:lang w:val="en-GB"/>
              </w:rPr>
              <w:t>labor</w:t>
            </w:r>
            <w:proofErr w:type="spellEnd"/>
            <w:r w:rsidRPr="002A5E52">
              <w:rPr>
                <w:rFonts w:ascii="Arial" w:eastAsia="Malgun Gothic" w:hAnsi="Arial" w:cs="Arial"/>
                <w:color w:val="000000"/>
                <w:sz w:val="21"/>
                <w:szCs w:val="21"/>
                <w:lang w:val="en-GB"/>
              </w:rPr>
              <w:t xml:space="preserve"> relations</w:t>
            </w:r>
            <w:r w:rsidRPr="002A5E52">
              <w:rPr>
                <w:rFonts w:ascii="Arial" w:eastAsia="Malgun Gothic" w:hAnsi="Arial" w:cs="Arial"/>
                <w:color w:val="000000"/>
                <w:sz w:val="21"/>
                <w:szCs w:val="21"/>
              </w:rPr>
              <w:t>.</w:t>
            </w:r>
          </w:p>
        </w:tc>
      </w:tr>
      <w:tr w:rsidR="005E3EFA" w:rsidRPr="002A5E52" w14:paraId="542C6E76" w14:textId="77777777" w:rsidTr="002103A2">
        <w:tc>
          <w:tcPr>
            <w:tcW w:w="1666" w:type="pct"/>
          </w:tcPr>
          <w:p w14:paraId="6B591773" w14:textId="3E164264" w:rsidR="005E3EFA" w:rsidRPr="002A5E52" w:rsidRDefault="005E3EFA" w:rsidP="005E3EFA">
            <w:pPr>
              <w:keepNext/>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2</w:t>
            </w:r>
            <w:proofErr w:type="gramEnd"/>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장</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채용</w:t>
            </w:r>
          </w:p>
        </w:tc>
        <w:tc>
          <w:tcPr>
            <w:tcW w:w="1667" w:type="pct"/>
          </w:tcPr>
          <w:p w14:paraId="53E57E8D" w14:textId="7F87318D" w:rsidR="005E3EFA" w:rsidRPr="002A5E52" w:rsidRDefault="005E3EFA" w:rsidP="005E3EFA">
            <w:pPr>
              <w:keepNext/>
              <w:rPr>
                <w:rFonts w:ascii="Arial" w:eastAsia="Malgun Gothic" w:hAnsi="Arial" w:cs="Arial"/>
                <w:b/>
                <w:bCs/>
                <w:color w:val="000000"/>
                <w:sz w:val="21"/>
                <w:szCs w:val="21"/>
                <w:lang w:val="ru-RU"/>
              </w:rPr>
            </w:pPr>
            <w:r w:rsidRPr="002A5E52">
              <w:rPr>
                <w:rFonts w:ascii="Arial" w:eastAsia="Malgun Gothic" w:hAnsi="Arial" w:cs="Arial"/>
                <w:b/>
                <w:bCs/>
                <w:color w:val="000000"/>
                <w:spacing w:val="-4"/>
                <w:sz w:val="21"/>
                <w:szCs w:val="21"/>
                <w:lang w:val="ru-RU"/>
              </w:rPr>
              <w:t>ГЛАВА 2. ПРИЕМ НА РАБОТУ</w:t>
            </w:r>
          </w:p>
        </w:tc>
        <w:tc>
          <w:tcPr>
            <w:tcW w:w="1667" w:type="pct"/>
          </w:tcPr>
          <w:p w14:paraId="2634D718" w14:textId="07739512" w:rsidR="005E3EFA" w:rsidRPr="002A5E52" w:rsidRDefault="005E3EFA" w:rsidP="005E3EFA">
            <w:pPr>
              <w:keepNext/>
              <w:rPr>
                <w:rFonts w:ascii="Arial" w:eastAsia="Malgun Gothic" w:hAnsi="Arial" w:cs="Arial"/>
                <w:b/>
                <w:bCs/>
                <w:color w:val="000000"/>
                <w:sz w:val="21"/>
                <w:szCs w:val="21"/>
              </w:rPr>
            </w:pPr>
            <w:r w:rsidRPr="002A5E52">
              <w:rPr>
                <w:rFonts w:ascii="Arial" w:eastAsia="Malgun Gothic" w:hAnsi="Arial" w:cs="Arial"/>
                <w:b/>
                <w:bCs/>
                <w:color w:val="000000"/>
                <w:spacing w:val="-4"/>
                <w:sz w:val="21"/>
                <w:szCs w:val="21"/>
              </w:rPr>
              <w:t>CHAPTER 2. HIRING</w:t>
            </w:r>
          </w:p>
        </w:tc>
      </w:tr>
      <w:tr w:rsidR="005E3EFA" w:rsidRPr="002A5E52" w14:paraId="662DD0C9" w14:textId="77777777" w:rsidTr="002103A2">
        <w:tc>
          <w:tcPr>
            <w:tcW w:w="1666" w:type="pct"/>
          </w:tcPr>
          <w:p w14:paraId="3DF67505" w14:textId="61B2677E" w:rsidR="005E3EFA" w:rsidRPr="002A5E52" w:rsidRDefault="005E3EFA" w:rsidP="005E3EFA">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6</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전형</w:t>
            </w:r>
            <w:r w:rsidRPr="002A5E52">
              <w:rPr>
                <w:rFonts w:ascii="Arial" w:eastAsia="Malgun Gothic" w:hAnsi="Arial" w:cs="Arial"/>
                <w:b/>
                <w:bCs/>
                <w:color w:val="000000"/>
                <w:sz w:val="21"/>
                <w:szCs w:val="21"/>
              </w:rPr>
              <w:t>)</w:t>
            </w:r>
          </w:p>
        </w:tc>
        <w:tc>
          <w:tcPr>
            <w:tcW w:w="1667" w:type="pct"/>
          </w:tcPr>
          <w:p w14:paraId="32F40CF2" w14:textId="690F67D4" w:rsidR="005E3EFA" w:rsidRPr="002A5E52" w:rsidRDefault="005E3EFA" w:rsidP="005E3EFA">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6. (Форма приема)</w:t>
            </w:r>
          </w:p>
        </w:tc>
        <w:tc>
          <w:tcPr>
            <w:tcW w:w="1667" w:type="pct"/>
          </w:tcPr>
          <w:p w14:paraId="57A1685E" w14:textId="2C6D1C4E" w:rsidR="005E3EFA" w:rsidRPr="002A5E52" w:rsidRDefault="005E3EFA" w:rsidP="005E3EFA">
            <w:pPr>
              <w:rPr>
                <w:rFonts w:ascii="Arial" w:eastAsia="Malgun Gothic" w:hAnsi="Arial" w:cs="Arial"/>
                <w:b/>
                <w:bCs/>
                <w:color w:val="000000"/>
                <w:sz w:val="21"/>
                <w:szCs w:val="21"/>
                <w:lang w:val="ru-RU"/>
              </w:rPr>
            </w:pPr>
            <w:r w:rsidRPr="002A5E52">
              <w:rPr>
                <w:rFonts w:ascii="Arial" w:eastAsia="Malgun Gothic" w:hAnsi="Arial" w:cs="Arial"/>
                <w:b/>
                <w:bCs/>
                <w:color w:val="000000"/>
                <w:spacing w:val="-4"/>
                <w:sz w:val="21"/>
                <w:szCs w:val="21"/>
              </w:rPr>
              <w:t xml:space="preserve">Article 6. </w:t>
            </w:r>
            <w:r w:rsidRPr="002A5E52">
              <w:rPr>
                <w:rFonts w:ascii="Arial" w:eastAsia="Malgun Gothic" w:hAnsi="Arial" w:cs="Arial"/>
                <w:b/>
                <w:bCs/>
                <w:color w:val="000000"/>
                <w:spacing w:val="-4"/>
                <w:sz w:val="21"/>
                <w:szCs w:val="21"/>
                <w:lang w:val="ru-RU"/>
              </w:rPr>
              <w:t>(</w:t>
            </w:r>
            <w:r w:rsidRPr="002A5E52">
              <w:rPr>
                <w:rFonts w:ascii="Arial" w:eastAsia="Malgun Gothic" w:hAnsi="Arial" w:cs="Arial"/>
                <w:b/>
                <w:bCs/>
                <w:color w:val="000000"/>
                <w:spacing w:val="-4"/>
                <w:sz w:val="21"/>
                <w:szCs w:val="21"/>
              </w:rPr>
              <w:t>Form of admission</w:t>
            </w:r>
            <w:r w:rsidRPr="002A5E52">
              <w:rPr>
                <w:rFonts w:ascii="Arial" w:eastAsia="Malgun Gothic" w:hAnsi="Arial" w:cs="Arial"/>
                <w:b/>
                <w:bCs/>
                <w:color w:val="000000"/>
                <w:spacing w:val="-4"/>
                <w:sz w:val="21"/>
                <w:szCs w:val="21"/>
                <w:lang w:val="ru-RU"/>
              </w:rPr>
              <w:t>)</w:t>
            </w:r>
          </w:p>
        </w:tc>
      </w:tr>
      <w:tr w:rsidR="005E3EFA" w:rsidRPr="002A5E52" w14:paraId="0C0230E7" w14:textId="77777777" w:rsidTr="002103A2">
        <w:tc>
          <w:tcPr>
            <w:tcW w:w="1666" w:type="pct"/>
          </w:tcPr>
          <w:p w14:paraId="48FFDDEE" w14:textId="338394DD" w:rsidR="005E3EFA" w:rsidRPr="002A5E52" w:rsidRDefault="005E3EFA" w:rsidP="005E3EFA">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1. </w:t>
            </w:r>
            <w:r w:rsidRPr="002A5E52">
              <w:rPr>
                <w:rFonts w:ascii="Arial" w:eastAsia="Malgun Gothic" w:hAnsi="Arial" w:cs="Arial" w:hint="eastAsia"/>
                <w:color w:val="000000"/>
                <w:spacing w:val="-4"/>
                <w:sz w:val="21"/>
                <w:szCs w:val="21"/>
                <w:rPrChange w:id="19" w:author="Mia Choi" w:date="2021-07-25T15:33:00Z">
                  <w:rPr>
                    <w:rFonts w:ascii="Malgun Gothic" w:eastAsia="Malgun Gothic" w:hAnsi="Malgun Gothic" w:hint="eastAsia"/>
                    <w:color w:val="000000"/>
                  </w:rPr>
                </w:rPrChange>
              </w:rPr>
              <w:t>종업원이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되고자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규칙</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w:t>
            </w:r>
            <w:r w:rsidRPr="002A5E52">
              <w:rPr>
                <w:rFonts w:ascii="Arial" w:eastAsia="Malgun Gothic" w:hAnsi="Arial" w:cs="Arial"/>
                <w:color w:val="000000"/>
                <w:sz w:val="21"/>
                <w:szCs w:val="21"/>
              </w:rPr>
              <w:t>7</w:t>
            </w:r>
            <w:r w:rsidRPr="002A5E52">
              <w:rPr>
                <w:rFonts w:ascii="Arial" w:eastAsia="Malgun Gothic" w:hAnsi="Arial" w:cs="Arial"/>
                <w:color w:val="000000"/>
                <w:sz w:val="21"/>
                <w:szCs w:val="21"/>
              </w:rPr>
              <w:t>조에서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정</w:t>
            </w:r>
            <w:r w:rsidRPr="002A5E52">
              <w:rPr>
                <w:rFonts w:ascii="Arial" w:eastAsia="Malgun Gothic" w:hAnsi="Arial" w:cs="Arial"/>
                <w:color w:val="000000"/>
                <w:sz w:val="21"/>
                <w:szCs w:val="21"/>
              </w:rPr>
              <w:lastRenderedPageBreak/>
              <w:t>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구비서류를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제출하고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실시하는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시험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면접과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서류전형에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합격하여야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tcPr>
          <w:p w14:paraId="1AF1D731" w14:textId="7D4B90E0" w:rsidR="005E3EFA" w:rsidRPr="002A5E52" w:rsidRDefault="005E3EFA" w:rsidP="005E3EFA">
            <w:pPr>
              <w:pStyle w:val="af"/>
              <w:numPr>
                <w:ilvl w:val="0"/>
                <w:numId w:val="4"/>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lastRenderedPageBreak/>
              <w:t xml:space="preserve">Лицо, поступающее на работу в </w:t>
            </w:r>
            <w:r w:rsidRPr="002A5E52">
              <w:rPr>
                <w:rFonts w:ascii="Arial" w:eastAsia="Malgun Gothic" w:hAnsi="Arial" w:cs="Arial"/>
                <w:color w:val="000000"/>
                <w:sz w:val="21"/>
                <w:szCs w:val="21"/>
                <w:lang w:val="ru-RU"/>
              </w:rPr>
              <w:lastRenderedPageBreak/>
              <w:t>Компанию, должно предоставить документы, указанные в ст. 7 Правил, и успешно пройти проводимые Компанией конкурс резюме и собеседование или экзамен.</w:t>
            </w:r>
          </w:p>
        </w:tc>
        <w:tc>
          <w:tcPr>
            <w:tcW w:w="1667" w:type="pct"/>
          </w:tcPr>
          <w:p w14:paraId="4AD94393" w14:textId="0AB3D686" w:rsidR="005E3EFA" w:rsidRPr="002A5E52" w:rsidRDefault="005E3EFA" w:rsidP="005E3EFA">
            <w:pPr>
              <w:pStyle w:val="af"/>
              <w:numPr>
                <w:ilvl w:val="0"/>
                <w:numId w:val="118"/>
              </w:numPr>
              <w:ind w:left="709" w:hanging="709"/>
              <w:rPr>
                <w:rFonts w:ascii="Arial" w:eastAsia="Malgun Gothic" w:hAnsi="Arial" w:cs="Arial"/>
                <w:color w:val="000000"/>
                <w:spacing w:val="-4"/>
                <w:sz w:val="21"/>
                <w:szCs w:val="21"/>
              </w:rPr>
            </w:pPr>
            <w:r w:rsidRPr="002A5E52">
              <w:rPr>
                <w:rFonts w:ascii="Arial" w:eastAsia="Malgun Gothic" w:hAnsi="Arial" w:cs="Arial"/>
                <w:color w:val="000000"/>
                <w:spacing w:val="-4"/>
                <w:sz w:val="21"/>
                <w:szCs w:val="21"/>
              </w:rPr>
              <w:lastRenderedPageBreak/>
              <w:t xml:space="preserve">A person </w:t>
            </w:r>
            <w:r w:rsidRPr="002A5E52">
              <w:rPr>
                <w:rFonts w:ascii="Arial" w:eastAsia="Malgun Gothic" w:hAnsi="Arial" w:cs="Arial"/>
                <w:color w:val="000000"/>
                <w:sz w:val="21"/>
                <w:szCs w:val="21"/>
              </w:rPr>
              <w:t>wishing</w:t>
            </w:r>
            <w:r w:rsidRPr="002A5E52">
              <w:rPr>
                <w:rFonts w:ascii="Arial" w:eastAsia="Malgun Gothic" w:hAnsi="Arial" w:cs="Arial"/>
                <w:color w:val="000000"/>
                <w:spacing w:val="-4"/>
                <w:sz w:val="21"/>
                <w:szCs w:val="21"/>
              </w:rPr>
              <w:t xml:space="preserve"> to become </w:t>
            </w:r>
            <w:r w:rsidRPr="002A5E52">
              <w:rPr>
                <w:rFonts w:ascii="Arial" w:eastAsia="Malgun Gothic" w:hAnsi="Arial" w:cs="Arial"/>
                <w:color w:val="000000"/>
                <w:spacing w:val="-4"/>
                <w:sz w:val="21"/>
                <w:szCs w:val="21"/>
                <w:lang w:val="en-GB"/>
              </w:rPr>
              <w:t xml:space="preserve">the Company’s </w:t>
            </w:r>
            <w:r w:rsidRPr="002A5E52">
              <w:rPr>
                <w:rFonts w:ascii="Arial" w:eastAsia="Malgun Gothic" w:hAnsi="Arial" w:cs="Arial"/>
                <w:color w:val="000000"/>
                <w:spacing w:val="-4"/>
                <w:sz w:val="21"/>
                <w:szCs w:val="21"/>
              </w:rPr>
              <w:lastRenderedPageBreak/>
              <w:t xml:space="preserve">Employee </w:t>
            </w:r>
            <w:r w:rsidR="009377BB" w:rsidRPr="002A5E52">
              <w:rPr>
                <w:rFonts w:ascii="Arial" w:eastAsia="Malgun Gothic" w:hAnsi="Arial" w:cs="Arial"/>
                <w:color w:val="000000"/>
                <w:spacing w:val="-4"/>
                <w:sz w:val="21"/>
                <w:szCs w:val="21"/>
              </w:rPr>
              <w:t>shall</w:t>
            </w:r>
            <w:r w:rsidRPr="002A5E52">
              <w:rPr>
                <w:rFonts w:ascii="Arial" w:eastAsia="Malgun Gothic" w:hAnsi="Arial" w:cs="Arial"/>
                <w:color w:val="000000"/>
                <w:spacing w:val="-4"/>
                <w:sz w:val="21"/>
                <w:szCs w:val="21"/>
              </w:rPr>
              <w:t xml:space="preserve"> provide the documents specified in Art. 7 of the</w:t>
            </w:r>
            <w:r w:rsidRPr="002A5E52">
              <w:rPr>
                <w:rFonts w:ascii="Arial" w:eastAsia="Malgun Gothic" w:hAnsi="Arial" w:cs="Arial"/>
                <w:color w:val="000000"/>
                <w:spacing w:val="-4"/>
                <w:sz w:val="21"/>
                <w:szCs w:val="21"/>
                <w:lang w:val="en-GB"/>
              </w:rPr>
              <w:t xml:space="preserve"> Regulation</w:t>
            </w:r>
            <w:r w:rsidRPr="002A5E52">
              <w:rPr>
                <w:rFonts w:ascii="Arial" w:eastAsia="Malgun Gothic" w:hAnsi="Arial" w:cs="Arial"/>
                <w:color w:val="000000"/>
                <w:spacing w:val="-4"/>
                <w:sz w:val="21"/>
                <w:szCs w:val="21"/>
              </w:rPr>
              <w:t>, and successfully pass t</w:t>
            </w:r>
            <w:r w:rsidRPr="002A5E52">
              <w:rPr>
                <w:rFonts w:ascii="Arial" w:eastAsia="Malgun Gothic" w:hAnsi="Arial" w:cs="Arial"/>
                <w:color w:val="000000"/>
                <w:spacing w:val="-4"/>
                <w:sz w:val="21"/>
                <w:szCs w:val="21"/>
                <w:lang w:val="en-GB"/>
              </w:rPr>
              <w:t xml:space="preserve">he documents screening </w:t>
            </w:r>
            <w:r w:rsidRPr="002A5E52">
              <w:rPr>
                <w:rFonts w:ascii="Arial" w:eastAsia="Malgun Gothic" w:hAnsi="Arial" w:cs="Arial"/>
                <w:color w:val="000000"/>
                <w:spacing w:val="-4"/>
                <w:sz w:val="21"/>
                <w:szCs w:val="21"/>
              </w:rPr>
              <w:t>and interview or exam conducted by the Company.</w:t>
            </w:r>
          </w:p>
        </w:tc>
      </w:tr>
      <w:tr w:rsidR="005E3EFA" w:rsidRPr="002A5E52" w14:paraId="50433575" w14:textId="77777777" w:rsidTr="002103A2">
        <w:tc>
          <w:tcPr>
            <w:tcW w:w="1666" w:type="pct"/>
          </w:tcPr>
          <w:p w14:paraId="68CE8BD9" w14:textId="65BD3524" w:rsidR="005E3EFA" w:rsidRPr="002A5E52" w:rsidRDefault="005E3EFA" w:rsidP="005E3EFA">
            <w:pPr>
              <w:rPr>
                <w:rFonts w:ascii="Arial" w:eastAsia="Malgun Gothic" w:hAnsi="Arial" w:cs="Arial"/>
                <w:color w:val="000000"/>
                <w:sz w:val="21"/>
                <w:szCs w:val="21"/>
              </w:rPr>
            </w:pPr>
            <w:r w:rsidRPr="002A5E52">
              <w:rPr>
                <w:rFonts w:ascii="Arial" w:eastAsia="Malgun Gothic" w:hAnsi="Arial" w:cs="Arial"/>
                <w:color w:val="000000"/>
                <w:spacing w:val="-4"/>
                <w:sz w:val="21"/>
                <w:szCs w:val="21"/>
              </w:rPr>
              <w:lastRenderedPageBreak/>
              <w:t xml:space="preserve">2. </w:t>
            </w:r>
            <w:r w:rsidRPr="002A5E52">
              <w:rPr>
                <w:rFonts w:ascii="Arial" w:eastAsia="Malgun Gothic" w:hAnsi="Arial" w:cs="Arial"/>
                <w:color w:val="000000"/>
                <w:spacing w:val="-4"/>
                <w:sz w:val="21"/>
                <w:szCs w:val="21"/>
              </w:rPr>
              <w:t>회사는</w:t>
            </w:r>
            <w:r w:rsidRPr="002A5E52">
              <w:rPr>
                <w:rFonts w:ascii="Arial" w:eastAsia="Malgun Gothic" w:hAnsi="Arial" w:cs="Arial"/>
                <w:color w:val="000000"/>
                <w:spacing w:val="-4"/>
                <w:sz w:val="21"/>
                <w:szCs w:val="21"/>
              </w:rPr>
              <w:t xml:space="preserve"> </w:t>
            </w:r>
            <w:r w:rsidRPr="002A5E52">
              <w:rPr>
                <w:rFonts w:ascii="Arial" w:eastAsia="Malgun Gothic" w:hAnsi="Arial" w:cs="Arial"/>
                <w:color w:val="000000"/>
                <w:spacing w:val="-4"/>
                <w:sz w:val="21"/>
                <w:szCs w:val="21"/>
              </w:rPr>
              <w:t>특히</w:t>
            </w:r>
            <w:r w:rsidRPr="002A5E52">
              <w:rPr>
                <w:rFonts w:ascii="Arial" w:eastAsia="Malgun Gothic" w:hAnsi="Arial" w:cs="Arial"/>
                <w:color w:val="000000"/>
                <w:spacing w:val="-4"/>
                <w:sz w:val="21"/>
                <w:szCs w:val="21"/>
              </w:rPr>
              <w:t xml:space="preserve"> </w:t>
            </w:r>
            <w:r w:rsidRPr="002A5E52">
              <w:rPr>
                <w:rFonts w:ascii="Arial" w:eastAsia="Malgun Gothic" w:hAnsi="Arial" w:cs="Arial"/>
                <w:color w:val="000000"/>
                <w:spacing w:val="-4"/>
                <w:sz w:val="21"/>
                <w:szCs w:val="21"/>
              </w:rPr>
              <w:t>필요하다고</w:t>
            </w:r>
            <w:r w:rsidRPr="002A5E52">
              <w:rPr>
                <w:rFonts w:ascii="Arial" w:eastAsia="Malgun Gothic" w:hAnsi="Arial" w:cs="Arial"/>
                <w:color w:val="000000"/>
                <w:spacing w:val="-4"/>
                <w:sz w:val="21"/>
                <w:szCs w:val="21"/>
              </w:rPr>
              <w:t xml:space="preserve"> </w:t>
            </w:r>
            <w:r w:rsidRPr="002A5E52">
              <w:rPr>
                <w:rFonts w:ascii="Arial" w:eastAsia="Malgun Gothic" w:hAnsi="Arial" w:cs="Arial"/>
                <w:color w:val="000000"/>
                <w:spacing w:val="-4"/>
                <w:sz w:val="21"/>
                <w:szCs w:val="21"/>
              </w:rPr>
              <w:t>인정하는</w:t>
            </w:r>
            <w:r w:rsidRPr="002A5E52">
              <w:rPr>
                <w:rFonts w:ascii="Arial" w:eastAsia="Malgun Gothic" w:hAnsi="Arial" w:cs="Arial"/>
                <w:color w:val="000000"/>
                <w:spacing w:val="-4"/>
                <w:sz w:val="21"/>
                <w:szCs w:val="21"/>
              </w:rPr>
              <w:t xml:space="preserve"> </w:t>
            </w:r>
            <w:r w:rsidRPr="002A5E52">
              <w:rPr>
                <w:rFonts w:ascii="Arial" w:eastAsia="Malgun Gothic" w:hAnsi="Arial" w:cs="Arial"/>
                <w:color w:val="000000"/>
                <w:spacing w:val="-4"/>
                <w:sz w:val="21"/>
                <w:szCs w:val="21"/>
              </w:rPr>
              <w:t>자에</w:t>
            </w:r>
            <w:r w:rsidRPr="002A5E52">
              <w:rPr>
                <w:rFonts w:ascii="Arial" w:eastAsia="Malgun Gothic" w:hAnsi="Arial" w:cs="Arial"/>
                <w:color w:val="000000"/>
                <w:spacing w:val="-4"/>
                <w:sz w:val="21"/>
                <w:szCs w:val="21"/>
              </w:rPr>
              <w:t xml:space="preserve"> </w:t>
            </w:r>
            <w:r w:rsidRPr="002A5E52">
              <w:rPr>
                <w:rFonts w:ascii="Arial" w:eastAsia="Malgun Gothic" w:hAnsi="Arial" w:cs="Arial"/>
                <w:color w:val="000000"/>
                <w:spacing w:val="-4"/>
                <w:sz w:val="21"/>
                <w:szCs w:val="21"/>
              </w:rPr>
              <w:t>대하여는</w:t>
            </w:r>
            <w:r w:rsidRPr="002A5E52">
              <w:rPr>
                <w:rFonts w:ascii="Arial" w:eastAsia="Malgun Gothic" w:hAnsi="Arial" w:cs="Arial"/>
                <w:color w:val="000000"/>
                <w:spacing w:val="-4"/>
                <w:sz w:val="21"/>
                <w:szCs w:val="21"/>
              </w:rPr>
              <w:t xml:space="preserve"> </w:t>
            </w:r>
            <w:r w:rsidRPr="002A5E52">
              <w:rPr>
                <w:rFonts w:ascii="Arial" w:eastAsia="Malgun Gothic" w:hAnsi="Arial" w:cs="Arial"/>
                <w:color w:val="000000"/>
                <w:spacing w:val="-4"/>
                <w:sz w:val="21"/>
                <w:szCs w:val="21"/>
              </w:rPr>
              <w:t>시험</w:t>
            </w:r>
            <w:r w:rsidRPr="002A5E52">
              <w:rPr>
                <w:rFonts w:ascii="Arial" w:eastAsia="Malgun Gothic" w:hAnsi="Arial" w:cs="Arial"/>
                <w:color w:val="000000"/>
                <w:spacing w:val="-4"/>
                <w:sz w:val="21"/>
                <w:szCs w:val="21"/>
              </w:rPr>
              <w:t xml:space="preserve"> </w:t>
            </w:r>
            <w:r w:rsidRPr="002A5E52">
              <w:rPr>
                <w:rFonts w:ascii="Arial" w:eastAsia="Malgun Gothic" w:hAnsi="Arial" w:cs="Arial"/>
                <w:color w:val="000000"/>
                <w:spacing w:val="-4"/>
                <w:sz w:val="21"/>
                <w:szCs w:val="21"/>
              </w:rPr>
              <w:t>또는</w:t>
            </w:r>
            <w:r w:rsidRPr="002A5E52">
              <w:rPr>
                <w:rFonts w:ascii="Arial" w:eastAsia="Malgun Gothic" w:hAnsi="Arial" w:cs="Arial"/>
                <w:color w:val="000000"/>
                <w:spacing w:val="-4"/>
                <w:sz w:val="21"/>
                <w:szCs w:val="21"/>
              </w:rPr>
              <w:t xml:space="preserve"> </w:t>
            </w:r>
            <w:r w:rsidRPr="002A5E52">
              <w:rPr>
                <w:rFonts w:ascii="Arial" w:eastAsia="Malgun Gothic" w:hAnsi="Arial" w:cs="Arial"/>
                <w:color w:val="000000"/>
                <w:spacing w:val="-4"/>
                <w:sz w:val="21"/>
                <w:szCs w:val="21"/>
              </w:rPr>
              <w:t>전형을</w:t>
            </w:r>
            <w:r w:rsidRPr="002A5E52">
              <w:rPr>
                <w:rFonts w:ascii="Arial" w:eastAsia="Malgun Gothic" w:hAnsi="Arial" w:cs="Arial"/>
                <w:color w:val="000000"/>
                <w:spacing w:val="-4"/>
                <w:sz w:val="21"/>
                <w:szCs w:val="21"/>
              </w:rPr>
              <w:t xml:space="preserve"> </w:t>
            </w:r>
            <w:r w:rsidRPr="002A5E52">
              <w:rPr>
                <w:rFonts w:ascii="Arial" w:eastAsia="Malgun Gothic" w:hAnsi="Arial" w:cs="Arial"/>
                <w:color w:val="000000"/>
                <w:spacing w:val="-4"/>
                <w:sz w:val="21"/>
                <w:szCs w:val="21"/>
              </w:rPr>
              <w:t>면제할</w:t>
            </w:r>
            <w:r w:rsidRPr="002A5E52">
              <w:rPr>
                <w:rFonts w:ascii="Arial" w:eastAsia="Malgun Gothic" w:hAnsi="Arial" w:cs="Arial"/>
                <w:color w:val="000000"/>
                <w:spacing w:val="-4"/>
                <w:sz w:val="21"/>
                <w:szCs w:val="21"/>
              </w:rPr>
              <w:t xml:space="preserve"> </w:t>
            </w:r>
            <w:r w:rsidRPr="002A5E52">
              <w:rPr>
                <w:rFonts w:ascii="Arial" w:eastAsia="Malgun Gothic" w:hAnsi="Arial" w:cs="Arial"/>
                <w:color w:val="000000"/>
                <w:spacing w:val="-4"/>
                <w:sz w:val="21"/>
                <w:szCs w:val="21"/>
              </w:rPr>
              <w:t>수</w:t>
            </w:r>
            <w:r w:rsidRPr="002A5E52">
              <w:rPr>
                <w:rFonts w:ascii="Arial" w:eastAsia="Malgun Gothic" w:hAnsi="Arial" w:cs="Arial"/>
                <w:color w:val="000000"/>
                <w:spacing w:val="-4"/>
                <w:sz w:val="21"/>
                <w:szCs w:val="21"/>
              </w:rPr>
              <w:t xml:space="preserve"> </w:t>
            </w:r>
            <w:r w:rsidRPr="002A5E52">
              <w:rPr>
                <w:rFonts w:ascii="Arial" w:eastAsia="Malgun Gothic" w:hAnsi="Arial" w:cs="Arial"/>
                <w:color w:val="000000"/>
                <w:spacing w:val="-4"/>
                <w:sz w:val="21"/>
                <w:szCs w:val="21"/>
              </w:rPr>
              <w:t>있다</w:t>
            </w:r>
            <w:r w:rsidRPr="002A5E52">
              <w:rPr>
                <w:rFonts w:ascii="Arial" w:eastAsia="Malgun Gothic" w:hAnsi="Arial" w:cs="Arial"/>
                <w:color w:val="000000"/>
                <w:spacing w:val="-4"/>
                <w:sz w:val="21"/>
                <w:szCs w:val="21"/>
              </w:rPr>
              <w:t>.</w:t>
            </w:r>
          </w:p>
        </w:tc>
        <w:tc>
          <w:tcPr>
            <w:tcW w:w="1667" w:type="pct"/>
          </w:tcPr>
          <w:p w14:paraId="56D7EB02" w14:textId="6EF301C8" w:rsidR="005E3EFA" w:rsidRPr="002A5E52" w:rsidRDefault="005E3EFA" w:rsidP="005E3EFA">
            <w:pPr>
              <w:pStyle w:val="af"/>
              <w:numPr>
                <w:ilvl w:val="0"/>
                <w:numId w:val="4"/>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Лицо может быть освобождено от прохождения экзамена или конкурса резюме, в случае если Компания подтвердит особую необходимость в приеме данного лица на работу.</w:t>
            </w:r>
          </w:p>
        </w:tc>
        <w:tc>
          <w:tcPr>
            <w:tcW w:w="1667" w:type="pct"/>
          </w:tcPr>
          <w:p w14:paraId="345F8A23" w14:textId="1074B3D7" w:rsidR="005E3EFA" w:rsidRPr="002A5E52" w:rsidRDefault="005E3EFA" w:rsidP="005E3EFA">
            <w:pPr>
              <w:pStyle w:val="af"/>
              <w:numPr>
                <w:ilvl w:val="0"/>
                <w:numId w:val="118"/>
              </w:numPr>
              <w:ind w:left="709" w:hanging="709"/>
              <w:rPr>
                <w:rFonts w:ascii="Arial" w:eastAsia="Malgun Gothic" w:hAnsi="Arial" w:cs="Arial"/>
                <w:color w:val="000000"/>
                <w:spacing w:val="-4"/>
                <w:sz w:val="21"/>
                <w:szCs w:val="21"/>
              </w:rPr>
            </w:pPr>
            <w:r w:rsidRPr="002A5E52">
              <w:rPr>
                <w:rFonts w:ascii="Arial" w:eastAsia="Malgun Gothic" w:hAnsi="Arial" w:cs="Arial"/>
                <w:color w:val="000000"/>
                <w:spacing w:val="-4"/>
                <w:sz w:val="21"/>
                <w:szCs w:val="21"/>
              </w:rPr>
              <w:t xml:space="preserve">A person may be exempted from passing </w:t>
            </w:r>
            <w:r w:rsidRPr="002A5E52">
              <w:rPr>
                <w:rFonts w:ascii="Arial" w:eastAsia="Malgun Gothic" w:hAnsi="Arial" w:cs="Arial"/>
                <w:color w:val="000000"/>
                <w:spacing w:val="-4"/>
                <w:sz w:val="21"/>
                <w:szCs w:val="21"/>
                <w:lang w:val="en-GB"/>
              </w:rPr>
              <w:t>the</w:t>
            </w:r>
            <w:r w:rsidRPr="002A5E52">
              <w:rPr>
                <w:rFonts w:ascii="Arial" w:eastAsia="Malgun Gothic" w:hAnsi="Arial" w:cs="Arial"/>
                <w:color w:val="000000"/>
                <w:spacing w:val="-4"/>
                <w:sz w:val="21"/>
                <w:szCs w:val="21"/>
              </w:rPr>
              <w:t xml:space="preserve"> exam or </w:t>
            </w:r>
            <w:r w:rsidRPr="002A5E52">
              <w:rPr>
                <w:rFonts w:ascii="Arial" w:eastAsia="Malgun Gothic" w:hAnsi="Arial" w:cs="Arial"/>
                <w:color w:val="000000"/>
                <w:spacing w:val="-4"/>
                <w:sz w:val="21"/>
                <w:szCs w:val="21"/>
                <w:lang w:val="en-GB"/>
              </w:rPr>
              <w:t>the documents screening part</w:t>
            </w:r>
            <w:r w:rsidRPr="002A5E52">
              <w:rPr>
                <w:rFonts w:ascii="Arial" w:eastAsia="Malgun Gothic" w:hAnsi="Arial" w:cs="Arial"/>
                <w:color w:val="000000"/>
                <w:spacing w:val="-4"/>
                <w:sz w:val="21"/>
                <w:szCs w:val="21"/>
              </w:rPr>
              <w:t xml:space="preserve"> if the Company confirms a special need to hire this person.</w:t>
            </w:r>
          </w:p>
        </w:tc>
      </w:tr>
      <w:tr w:rsidR="00EA3184" w:rsidRPr="002A5E52" w14:paraId="64858B6F" w14:textId="77777777" w:rsidTr="002103A2">
        <w:tc>
          <w:tcPr>
            <w:tcW w:w="1666" w:type="pct"/>
          </w:tcPr>
          <w:p w14:paraId="529CE58E" w14:textId="4AA2E4FA" w:rsidR="00EA3184" w:rsidRPr="002A5E52" w:rsidRDefault="00EA3184" w:rsidP="005E3EFA">
            <w:pPr>
              <w:rPr>
                <w:rFonts w:ascii="Arial" w:eastAsia="Malgun Gothic" w:hAnsi="Arial" w:cs="Arial"/>
                <w:b/>
                <w:bCs/>
                <w:color w:val="000000"/>
                <w:spacing w:val="-4"/>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7</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Change w:id="20" w:author="Mia Choi" w:date="2021-07-25T15:33:00Z">
                  <w:rPr>
                    <w:rFonts w:ascii="Malgun Gothic" w:eastAsia="Malgun Gothic" w:hAnsi="Malgun Gothic"/>
                    <w:color w:val="000000"/>
                    <w:highlight w:val="yellow"/>
                  </w:rPr>
                </w:rPrChange>
              </w:rPr>
              <w:t>(</w:t>
            </w:r>
            <w:r w:rsidRPr="002A5E52">
              <w:rPr>
                <w:rFonts w:ascii="Arial" w:eastAsia="Malgun Gothic" w:hAnsi="Arial" w:cs="Arial" w:hint="eastAsia"/>
                <w:b/>
                <w:bCs/>
                <w:color w:val="000000"/>
                <w:sz w:val="21"/>
                <w:szCs w:val="21"/>
                <w:rPrChange w:id="21" w:author="Mia Choi" w:date="2021-07-25T15:33:00Z">
                  <w:rPr>
                    <w:rFonts w:ascii="Malgun Gothic" w:eastAsia="Malgun Gothic" w:hAnsi="Malgun Gothic" w:hint="eastAsia"/>
                    <w:color w:val="000000"/>
                    <w:highlight w:val="yellow"/>
                  </w:rPr>
                </w:rPrChange>
              </w:rPr>
              <w:t>구비서류</w:t>
            </w:r>
            <w:r w:rsidRPr="002A5E52">
              <w:rPr>
                <w:rFonts w:ascii="Arial" w:eastAsia="Malgun Gothic" w:hAnsi="Arial" w:cs="Arial"/>
                <w:b/>
                <w:bCs/>
                <w:color w:val="000000"/>
                <w:sz w:val="21"/>
                <w:szCs w:val="21"/>
                <w:rPrChange w:id="22" w:author="Mia Choi" w:date="2021-07-25T15:33:00Z">
                  <w:rPr>
                    <w:rFonts w:ascii="Malgun Gothic" w:eastAsia="Malgun Gothic" w:hAnsi="Malgun Gothic"/>
                    <w:color w:val="000000"/>
                    <w:highlight w:val="yellow"/>
                  </w:rPr>
                </w:rPrChange>
              </w:rPr>
              <w:t>)</w:t>
            </w:r>
          </w:p>
        </w:tc>
        <w:tc>
          <w:tcPr>
            <w:tcW w:w="1667" w:type="pct"/>
          </w:tcPr>
          <w:p w14:paraId="681F4CF4" w14:textId="139416C4" w:rsidR="00EA3184" w:rsidRPr="002A5E52" w:rsidRDefault="00EA3184" w:rsidP="00EA3184">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7. (Список необходимых документов)</w:t>
            </w:r>
          </w:p>
        </w:tc>
        <w:tc>
          <w:tcPr>
            <w:tcW w:w="1667" w:type="pct"/>
          </w:tcPr>
          <w:p w14:paraId="13D81AB7" w14:textId="0A53E94B" w:rsidR="00EA3184" w:rsidRPr="002A5E52" w:rsidRDefault="00EA3184" w:rsidP="00EA3184">
            <w:pPr>
              <w:rPr>
                <w:rFonts w:ascii="Arial" w:eastAsia="Malgun Gothic" w:hAnsi="Arial" w:cs="Arial"/>
                <w:b/>
                <w:bCs/>
                <w:color w:val="000000"/>
                <w:spacing w:val="-4"/>
                <w:sz w:val="21"/>
                <w:szCs w:val="21"/>
              </w:rPr>
            </w:pPr>
            <w:r w:rsidRPr="002A5E52">
              <w:rPr>
                <w:rFonts w:ascii="Arial" w:eastAsia="Malgun Gothic" w:hAnsi="Arial" w:cs="Arial"/>
                <w:b/>
                <w:bCs/>
                <w:color w:val="000000"/>
                <w:sz w:val="21"/>
                <w:szCs w:val="21"/>
              </w:rPr>
              <w:t>Article 7. (List of required documents)</w:t>
            </w:r>
          </w:p>
        </w:tc>
      </w:tr>
      <w:tr w:rsidR="00EA3184" w:rsidRPr="002A5E52" w14:paraId="01331442" w14:textId="77777777" w:rsidTr="002103A2">
        <w:tc>
          <w:tcPr>
            <w:tcW w:w="1666" w:type="pct"/>
          </w:tcPr>
          <w:p w14:paraId="6D698DC1" w14:textId="77777777" w:rsidR="00EA3184" w:rsidRPr="002A5E52" w:rsidRDefault="00EA3184" w:rsidP="00EA3184">
            <w:pPr>
              <w:rPr>
                <w:rFonts w:ascii="Arial" w:eastAsia="Malgun Gothic" w:hAnsi="Arial" w:cs="Arial"/>
                <w:color w:val="000000"/>
                <w:sz w:val="21"/>
                <w:szCs w:val="21"/>
              </w:rPr>
            </w:pPr>
            <w:r w:rsidRPr="002A5E52">
              <w:rPr>
                <w:rFonts w:ascii="Arial" w:eastAsia="Malgun Gothic" w:hAnsi="Arial" w:cs="Arial"/>
                <w:color w:val="000000"/>
                <w:sz w:val="21"/>
                <w:szCs w:val="21"/>
              </w:rPr>
              <w:t>종업원이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되고자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다음의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구비서류를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근로계약</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체결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전까지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제출</w:t>
            </w:r>
          </w:p>
          <w:p w14:paraId="7988C4C5" w14:textId="05701AE8" w:rsidR="00EA3184" w:rsidRPr="002A5E52" w:rsidRDefault="00EA3184" w:rsidP="00EA3184">
            <w:pPr>
              <w:rPr>
                <w:rFonts w:ascii="Arial" w:eastAsia="Malgun Gothic" w:hAnsi="Arial" w:cs="Arial"/>
                <w:color w:val="000000"/>
                <w:sz w:val="21"/>
                <w:szCs w:val="21"/>
              </w:rPr>
            </w:pPr>
            <w:r w:rsidRPr="002A5E52">
              <w:rPr>
                <w:rFonts w:ascii="Arial" w:eastAsia="Malgun Gothic" w:hAnsi="Arial" w:cs="Arial"/>
                <w:color w:val="000000"/>
                <w:sz w:val="21"/>
                <w:szCs w:val="21"/>
              </w:rPr>
              <w:t>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tcPr>
          <w:p w14:paraId="0EF1A4A4" w14:textId="14746DAD" w:rsidR="00EA3184" w:rsidRPr="002A5E52" w:rsidRDefault="00EA3184" w:rsidP="00EA3184">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Лицо, желающее стать Работником Компании, до того, как заключить трудовой договор с Компанией, обязано предоставить следующие документы:</w:t>
            </w:r>
          </w:p>
        </w:tc>
        <w:tc>
          <w:tcPr>
            <w:tcW w:w="1667" w:type="pct"/>
          </w:tcPr>
          <w:p w14:paraId="6745F0C8" w14:textId="297502DC" w:rsidR="00EA3184" w:rsidRPr="002A5E52" w:rsidRDefault="00EA3184" w:rsidP="00EA3184">
            <w:pPr>
              <w:rPr>
                <w:rFonts w:ascii="Arial" w:eastAsia="Malgun Gothic" w:hAnsi="Arial" w:cs="Arial"/>
                <w:color w:val="000000"/>
                <w:spacing w:val="-4"/>
                <w:sz w:val="21"/>
                <w:szCs w:val="21"/>
              </w:rPr>
            </w:pPr>
            <w:r w:rsidRPr="002A5E52">
              <w:rPr>
                <w:rFonts w:ascii="Arial" w:eastAsia="Malgun Gothic" w:hAnsi="Arial" w:cs="Arial"/>
                <w:color w:val="000000"/>
                <w:sz w:val="21"/>
                <w:szCs w:val="21"/>
              </w:rPr>
              <w:t xml:space="preserve">A person wishing to become an Employee of the Company, before concluding an employment contract with the Company, </w:t>
            </w:r>
            <w:r w:rsidR="009377BB" w:rsidRPr="002A5E52">
              <w:rPr>
                <w:rFonts w:ascii="Arial" w:eastAsia="Malgun Gothic" w:hAnsi="Arial" w:cs="Arial"/>
                <w:color w:val="000000"/>
                <w:sz w:val="21"/>
                <w:szCs w:val="21"/>
              </w:rPr>
              <w:t>shall</w:t>
            </w:r>
            <w:r w:rsidRPr="002A5E52">
              <w:rPr>
                <w:rFonts w:ascii="Arial" w:eastAsia="Malgun Gothic" w:hAnsi="Arial" w:cs="Arial"/>
                <w:color w:val="000000"/>
                <w:sz w:val="21"/>
                <w:szCs w:val="21"/>
              </w:rPr>
              <w:t xml:space="preserve"> provide the following documents:</w:t>
            </w:r>
          </w:p>
        </w:tc>
      </w:tr>
      <w:tr w:rsidR="00EA3184" w:rsidRPr="002A5E52" w14:paraId="0E933CFA" w14:textId="77777777" w:rsidTr="002103A2">
        <w:tc>
          <w:tcPr>
            <w:tcW w:w="1666" w:type="pct"/>
          </w:tcPr>
          <w:p w14:paraId="43695B45" w14:textId="77777777" w:rsidR="00EA3184" w:rsidRPr="002A5E52" w:rsidRDefault="00EA3184" w:rsidP="00EA3184">
            <w:pPr>
              <w:rPr>
                <w:ins w:id="23" w:author="Mia Choi" w:date="2021-07-25T15:33:00Z"/>
                <w:rFonts w:ascii="Arial" w:eastAsia="Malgun Gothic" w:hAnsi="Arial" w:cs="Arial"/>
                <w:color w:val="000000"/>
                <w:sz w:val="21"/>
                <w:szCs w:val="21"/>
              </w:rPr>
            </w:pPr>
            <w:ins w:id="24" w:author="Mia Choi" w:date="2021-07-25T15:33:00Z">
              <w:r w:rsidRPr="002A5E52">
                <w:rPr>
                  <w:rFonts w:ascii="Arial" w:eastAsia="Malgun Gothic" w:hAnsi="Arial" w:cs="Arial"/>
                  <w:color w:val="000000"/>
                  <w:sz w:val="21"/>
                  <w:szCs w:val="21"/>
                </w:rPr>
                <w:t xml:space="preserve">1. </w:t>
              </w:r>
              <w:r w:rsidRPr="002A5E52">
                <w:rPr>
                  <w:rFonts w:ascii="Arial" w:eastAsia="Malgun Gothic" w:hAnsi="Arial" w:cs="Arial"/>
                  <w:color w:val="000000"/>
                  <w:sz w:val="21"/>
                  <w:szCs w:val="21"/>
                </w:rPr>
                <w:t>여권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신분증</w:t>
              </w:r>
              <w:r w:rsidRPr="002A5E52">
                <w:rPr>
                  <w:rFonts w:ascii="Arial" w:eastAsia="Malgun Gothic" w:hAnsi="Arial" w:cs="Arial"/>
                  <w:color w:val="000000"/>
                  <w:sz w:val="21"/>
                  <w:szCs w:val="21"/>
                </w:rPr>
                <w:t>;</w:t>
              </w:r>
            </w:ins>
          </w:p>
          <w:p w14:paraId="3BDF423B" w14:textId="77777777" w:rsidR="00EA3184" w:rsidRPr="002A5E52" w:rsidRDefault="00EA3184" w:rsidP="00EA3184">
            <w:pPr>
              <w:rPr>
                <w:ins w:id="25" w:author="Mia Choi" w:date="2021-07-25T15:33:00Z"/>
                <w:rFonts w:ascii="Arial" w:eastAsia="Malgun Gothic" w:hAnsi="Arial" w:cs="Arial"/>
                <w:color w:val="000000"/>
                <w:sz w:val="21"/>
                <w:szCs w:val="21"/>
              </w:rPr>
            </w:pPr>
            <w:ins w:id="26" w:author="Mia Choi" w:date="2021-07-25T15:33:00Z">
              <w:r w:rsidRPr="002A5E52">
                <w:rPr>
                  <w:rFonts w:ascii="Arial" w:eastAsia="Malgun Gothic" w:hAnsi="Arial" w:cs="Arial"/>
                  <w:color w:val="000000"/>
                  <w:sz w:val="21"/>
                  <w:szCs w:val="21"/>
                </w:rPr>
                <w:t xml:space="preserve">2. </w:t>
              </w:r>
              <w:r w:rsidRPr="002A5E52">
                <w:rPr>
                  <w:rFonts w:ascii="Arial" w:eastAsia="Malgun Gothic" w:hAnsi="Arial" w:cs="Arial"/>
                  <w:color w:val="000000"/>
                  <w:sz w:val="21"/>
                  <w:szCs w:val="21"/>
                </w:rPr>
                <w:t>노동</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장부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노동</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활동에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대한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정보</w:t>
              </w:r>
              <w:r w:rsidRPr="002A5E52">
                <w:rPr>
                  <w:rFonts w:ascii="Arial" w:eastAsia="Malgun Gothic" w:hAnsi="Arial" w:cs="Arial"/>
                  <w:color w:val="000000"/>
                  <w:sz w:val="21"/>
                  <w:szCs w:val="21"/>
                </w:rPr>
                <w:t>(</w:t>
              </w:r>
              <w:r w:rsidRPr="002A5E52">
                <w:rPr>
                  <w:rFonts w:ascii="Arial" w:eastAsia="Malgun Gothic" w:hAnsi="Arial" w:cs="Arial"/>
                  <w:color w:val="000000"/>
                  <w:sz w:val="21"/>
                  <w:szCs w:val="21"/>
                </w:rPr>
                <w:t>러시아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노동법</w:t>
              </w:r>
              <w:r w:rsidRPr="002A5E52">
                <w:rPr>
                  <w:rFonts w:ascii="Arial" w:eastAsia="Malgun Gothic" w:hAnsi="Arial" w:cs="Arial"/>
                  <w:color w:val="000000"/>
                  <w:sz w:val="21"/>
                  <w:szCs w:val="21"/>
                </w:rPr>
                <w:t xml:space="preserve"> </w:t>
              </w:r>
              <w:proofErr w:type="gramStart"/>
              <w:r w:rsidRPr="002A5E52">
                <w:rPr>
                  <w:rFonts w:ascii="Arial" w:eastAsia="Malgun Gothic" w:hAnsi="Arial" w:cs="Arial"/>
                  <w:color w:val="000000"/>
                  <w:sz w:val="21"/>
                  <w:szCs w:val="21"/>
                </w:rPr>
                <w:t>제</w:t>
              </w:r>
              <w:r w:rsidRPr="002A5E52">
                <w:rPr>
                  <w:rFonts w:ascii="Arial" w:eastAsia="Malgun Gothic" w:hAnsi="Arial" w:cs="Arial"/>
                  <w:color w:val="000000"/>
                  <w:sz w:val="21"/>
                  <w:szCs w:val="21"/>
                </w:rPr>
                <w:t xml:space="preserve"> 66.1</w:t>
              </w:r>
              <w:proofErr w:type="gramEnd"/>
              <w:r w:rsidRPr="002A5E52">
                <w:rPr>
                  <w:rFonts w:ascii="Arial" w:eastAsia="Malgun Gothic" w:hAnsi="Arial" w:cs="Arial"/>
                  <w:color w:val="000000"/>
                  <w:sz w:val="21"/>
                  <w:szCs w:val="21"/>
                </w:rPr>
                <w:t>조</w:t>
              </w:r>
              <w:r w:rsidRPr="002A5E52">
                <w:rPr>
                  <w:rFonts w:ascii="Arial" w:eastAsia="Malgun Gothic" w:hAnsi="Arial" w:cs="Arial"/>
                  <w:color w:val="000000"/>
                  <w:sz w:val="21"/>
                  <w:szCs w:val="21"/>
                </w:rPr>
                <w:t>)(</w:t>
              </w:r>
              <w:r w:rsidRPr="002A5E52">
                <w:rPr>
                  <w:rFonts w:ascii="Arial" w:eastAsia="Malgun Gothic" w:hAnsi="Arial" w:cs="Arial"/>
                  <w:color w:val="000000"/>
                  <w:sz w:val="21"/>
                  <w:szCs w:val="21"/>
                </w:rPr>
                <w:t>고용</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계약이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처음으로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체결된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제외</w:t>
              </w:r>
              <w:r w:rsidRPr="002A5E52">
                <w:rPr>
                  <w:rFonts w:ascii="Arial" w:eastAsia="Malgun Gothic" w:hAnsi="Arial" w:cs="Arial"/>
                  <w:color w:val="000000"/>
                  <w:sz w:val="21"/>
                  <w:szCs w:val="21"/>
                </w:rPr>
                <w:t>);</w:t>
              </w:r>
            </w:ins>
          </w:p>
          <w:p w14:paraId="7EFC94F1" w14:textId="77777777" w:rsidR="00EA3184" w:rsidRPr="002A5E52" w:rsidRDefault="00EA3184" w:rsidP="00EA3184">
            <w:pPr>
              <w:rPr>
                <w:ins w:id="27" w:author="Mia Choi" w:date="2021-07-25T15:33:00Z"/>
                <w:rFonts w:ascii="Arial" w:eastAsia="Malgun Gothic" w:hAnsi="Arial" w:cs="Arial"/>
                <w:color w:val="000000"/>
                <w:sz w:val="21"/>
                <w:szCs w:val="21"/>
              </w:rPr>
            </w:pPr>
            <w:ins w:id="28" w:author="Mia Choi" w:date="2021-07-25T15:33:00Z">
              <w:r w:rsidRPr="002A5E52">
                <w:rPr>
                  <w:rFonts w:ascii="Arial" w:eastAsia="Malgun Gothic" w:hAnsi="Arial" w:cs="Arial"/>
                  <w:color w:val="000000"/>
                  <w:sz w:val="21"/>
                  <w:szCs w:val="21"/>
                </w:rPr>
                <w:t xml:space="preserve">3. </w:t>
              </w:r>
              <w:r w:rsidRPr="002A5E52">
                <w:rPr>
                  <w:rFonts w:ascii="Arial" w:eastAsia="Malgun Gothic" w:hAnsi="Arial" w:cs="Arial"/>
                  <w:color w:val="000000"/>
                  <w:sz w:val="21"/>
                  <w:szCs w:val="21"/>
                </w:rPr>
                <w:t>전자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문서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형식을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포함하여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개인</w:t>
              </w:r>
              <w:r w:rsidRPr="002A5E52">
                <w:rPr>
                  <w:rFonts w:ascii="Arial" w:eastAsia="Malgun Gothic" w:hAnsi="Arial" w:cs="Arial"/>
                  <w:color w:val="000000"/>
                  <w:sz w:val="21"/>
                  <w:szCs w:val="21"/>
                </w:rPr>
                <w:t>(</w:t>
              </w:r>
              <w:r w:rsidRPr="002A5E52">
                <w:rPr>
                  <w:rFonts w:ascii="Arial" w:eastAsia="Malgun Gothic" w:hAnsi="Arial" w:cs="Arial"/>
                  <w:color w:val="000000"/>
                  <w:sz w:val="21"/>
                  <w:szCs w:val="21"/>
                </w:rPr>
                <w:t>의인화된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시스템상의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등록을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증명하는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문서</w:t>
              </w:r>
              <w:r w:rsidRPr="002A5E52">
                <w:rPr>
                  <w:rFonts w:ascii="Arial" w:eastAsia="Malgun Gothic" w:hAnsi="Arial" w:cs="Arial"/>
                  <w:color w:val="000000"/>
                  <w:sz w:val="21"/>
                  <w:szCs w:val="21"/>
                </w:rPr>
                <w:t>;</w:t>
              </w:r>
            </w:ins>
          </w:p>
          <w:p w14:paraId="3AEAD4A4" w14:textId="77777777" w:rsidR="00EA3184" w:rsidRPr="002A5E52" w:rsidRDefault="00EA3184" w:rsidP="00EA3184">
            <w:pPr>
              <w:rPr>
                <w:ins w:id="29" w:author="Mia Choi" w:date="2021-07-25T15:33:00Z"/>
                <w:rFonts w:ascii="Arial" w:eastAsia="Malgun Gothic" w:hAnsi="Arial" w:cs="Arial"/>
                <w:color w:val="000000"/>
                <w:sz w:val="21"/>
                <w:szCs w:val="21"/>
              </w:rPr>
            </w:pPr>
            <w:ins w:id="30" w:author="Mia Choi" w:date="2021-07-25T15:33:00Z">
              <w:r w:rsidRPr="002A5E52">
                <w:rPr>
                  <w:rFonts w:ascii="Arial" w:eastAsia="Malgun Gothic" w:hAnsi="Arial" w:cs="Arial"/>
                  <w:color w:val="000000"/>
                  <w:sz w:val="21"/>
                  <w:szCs w:val="21"/>
                </w:rPr>
                <w:t xml:space="preserve">4. </w:t>
              </w:r>
              <w:r w:rsidRPr="002A5E52">
                <w:rPr>
                  <w:rFonts w:ascii="Arial" w:eastAsia="Malgun Gothic" w:hAnsi="Arial" w:cs="Arial"/>
                  <w:color w:val="000000"/>
                  <w:sz w:val="21"/>
                  <w:szCs w:val="21"/>
                </w:rPr>
                <w:t>병역등록서류</w:t>
              </w:r>
              <w:r w:rsidRPr="002A5E52">
                <w:rPr>
                  <w:rFonts w:ascii="Arial" w:eastAsia="Malgun Gothic" w:hAnsi="Arial" w:cs="Arial"/>
                  <w:color w:val="000000"/>
                  <w:sz w:val="21"/>
                  <w:szCs w:val="21"/>
                </w:rPr>
                <w:t xml:space="preserve"> - </w:t>
              </w:r>
              <w:r w:rsidRPr="002A5E52">
                <w:rPr>
                  <w:rFonts w:ascii="Arial" w:eastAsia="Malgun Gothic" w:hAnsi="Arial" w:cs="Arial"/>
                  <w:color w:val="000000"/>
                  <w:sz w:val="21"/>
                  <w:szCs w:val="21"/>
                </w:rPr>
                <w:t>병역의무자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징집대상자</w:t>
              </w:r>
              <w:r w:rsidRPr="002A5E52">
                <w:rPr>
                  <w:rFonts w:ascii="Arial" w:eastAsia="Malgun Gothic" w:hAnsi="Arial" w:cs="Arial"/>
                  <w:color w:val="000000"/>
                  <w:sz w:val="21"/>
                  <w:szCs w:val="21"/>
                </w:rPr>
                <w:t>;</w:t>
              </w:r>
            </w:ins>
          </w:p>
          <w:p w14:paraId="5DEC716A" w14:textId="77777777" w:rsidR="00EA3184" w:rsidRPr="002A5E52" w:rsidRDefault="00EA3184" w:rsidP="00EA3184">
            <w:pPr>
              <w:rPr>
                <w:ins w:id="31" w:author="Mia Choi" w:date="2021-07-25T15:33:00Z"/>
                <w:rFonts w:ascii="Arial" w:eastAsia="Malgun Gothic" w:hAnsi="Arial" w:cs="Arial"/>
                <w:color w:val="000000"/>
                <w:sz w:val="21"/>
                <w:szCs w:val="21"/>
              </w:rPr>
            </w:pPr>
            <w:ins w:id="32" w:author="Mia Choi" w:date="2021-07-25T15:33:00Z">
              <w:r w:rsidRPr="002A5E52">
                <w:rPr>
                  <w:rFonts w:ascii="Arial" w:eastAsia="Malgun Gothic" w:hAnsi="Arial" w:cs="Arial"/>
                  <w:color w:val="000000"/>
                  <w:sz w:val="21"/>
                  <w:szCs w:val="21"/>
                </w:rPr>
                <w:t xml:space="preserve">5. </w:t>
              </w:r>
              <w:r w:rsidRPr="002A5E52">
                <w:rPr>
                  <w:rFonts w:ascii="Arial" w:eastAsia="Malgun Gothic" w:hAnsi="Arial" w:cs="Arial"/>
                  <w:color w:val="000000"/>
                  <w:sz w:val="21"/>
                  <w:szCs w:val="21"/>
                </w:rPr>
                <w:t>교육</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자격</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특수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지식에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관한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문서</w:t>
              </w:r>
              <w:r w:rsidRPr="002A5E52">
                <w:rPr>
                  <w:rFonts w:ascii="Arial" w:eastAsia="Malgun Gothic" w:hAnsi="Arial" w:cs="Arial"/>
                  <w:color w:val="000000"/>
                  <w:sz w:val="21"/>
                  <w:szCs w:val="21"/>
                </w:rPr>
                <w:t xml:space="preserve"> - </w:t>
              </w:r>
              <w:r w:rsidRPr="002A5E52">
                <w:rPr>
                  <w:rFonts w:ascii="Arial" w:eastAsia="Malgun Gothic" w:hAnsi="Arial" w:cs="Arial"/>
                  <w:color w:val="000000"/>
                  <w:sz w:val="21"/>
                  <w:szCs w:val="21"/>
                </w:rPr>
                <w:t>특수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지식</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특수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훈련이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필요한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직업에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지원하는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r w:rsidRPr="002A5E52">
                <w:rPr>
                  <w:rFonts w:ascii="Arial" w:eastAsia="Malgun Gothic" w:hAnsi="Arial" w:cs="Arial"/>
                  <w:color w:val="000000"/>
                  <w:sz w:val="21"/>
                  <w:szCs w:val="21"/>
                </w:rPr>
                <w:t>;</w:t>
              </w:r>
            </w:ins>
          </w:p>
          <w:p w14:paraId="52C7E78B" w14:textId="77777777" w:rsidR="00EA3184" w:rsidRPr="002A5E52" w:rsidDel="00722200" w:rsidRDefault="00EA3184" w:rsidP="00EA3184">
            <w:pPr>
              <w:rPr>
                <w:del w:id="33" w:author="Mia Choi" w:date="2021-07-25T15:33:00Z"/>
                <w:rFonts w:ascii="Arial" w:eastAsia="Malgun Gothic" w:hAnsi="Arial" w:cs="Arial"/>
                <w:color w:val="000000"/>
                <w:sz w:val="21"/>
                <w:szCs w:val="21"/>
                <w:highlight w:val="yellow"/>
              </w:rPr>
            </w:pPr>
            <w:ins w:id="34" w:author="Mia Choi" w:date="2021-07-25T15:33:00Z">
              <w:r w:rsidRPr="002A5E52">
                <w:rPr>
                  <w:rFonts w:ascii="Arial" w:eastAsia="Malgun Gothic" w:hAnsi="Arial" w:cs="Arial"/>
                  <w:color w:val="000000"/>
                  <w:sz w:val="21"/>
                  <w:szCs w:val="21"/>
                </w:rPr>
                <w:t xml:space="preserve">6. </w:t>
              </w:r>
              <w:r w:rsidRPr="002A5E52">
                <w:rPr>
                  <w:rFonts w:ascii="Arial" w:eastAsia="Malgun Gothic" w:hAnsi="Arial" w:cs="Arial"/>
                  <w:color w:val="000000"/>
                  <w:sz w:val="21"/>
                  <w:szCs w:val="21"/>
                </w:rPr>
                <w:t>러시아의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현행법에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따른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문서</w:t>
              </w:r>
              <w:r w:rsidRPr="002A5E52">
                <w:rPr>
                  <w:rFonts w:ascii="Arial" w:eastAsia="Malgun Gothic" w:hAnsi="Arial" w:cs="Arial"/>
                  <w:color w:val="000000"/>
                  <w:sz w:val="21"/>
                  <w:szCs w:val="21"/>
                </w:rPr>
                <w:t>.</w:t>
              </w:r>
            </w:ins>
            <w:del w:id="35" w:author="Mia Choi" w:date="2021-07-25T15:33:00Z">
              <w:r w:rsidRPr="002A5E52" w:rsidDel="00722200">
                <w:rPr>
                  <w:rFonts w:ascii="Arial" w:eastAsia="Malgun Gothic" w:hAnsi="Arial" w:cs="Arial"/>
                  <w:color w:val="000000"/>
                  <w:sz w:val="21"/>
                  <w:szCs w:val="21"/>
                  <w:highlight w:val="yellow"/>
                </w:rPr>
                <w:delText xml:space="preserve">        1. </w:delText>
              </w:r>
              <w:r w:rsidRPr="002A5E52" w:rsidDel="00722200">
                <w:rPr>
                  <w:rFonts w:ascii="Arial" w:eastAsia="Malgun Gothic" w:hAnsi="Arial" w:cs="Arial"/>
                  <w:color w:val="000000"/>
                  <w:sz w:val="21"/>
                  <w:szCs w:val="21"/>
                  <w:highlight w:val="yellow"/>
                </w:rPr>
                <w:delText>이력서</w:delText>
              </w:r>
            </w:del>
          </w:p>
          <w:p w14:paraId="5A0A98E2" w14:textId="77777777" w:rsidR="00EA3184" w:rsidRPr="002A5E52" w:rsidDel="00722200" w:rsidRDefault="00EA3184" w:rsidP="00EA3184">
            <w:pPr>
              <w:ind w:firstLineChars="400" w:firstLine="840"/>
              <w:rPr>
                <w:del w:id="36" w:author="Mia Choi" w:date="2021-07-25T15:33:00Z"/>
                <w:rFonts w:ascii="Arial" w:eastAsia="Malgun Gothic" w:hAnsi="Arial" w:cs="Arial"/>
                <w:color w:val="000000"/>
                <w:sz w:val="21"/>
                <w:szCs w:val="21"/>
                <w:highlight w:val="yellow"/>
              </w:rPr>
            </w:pPr>
            <w:del w:id="37" w:author="Mia Choi" w:date="2021-07-25T15:33:00Z">
              <w:r w:rsidRPr="002A5E52" w:rsidDel="00722200">
                <w:rPr>
                  <w:rFonts w:ascii="Arial" w:eastAsia="Malgun Gothic" w:hAnsi="Arial" w:cs="Arial"/>
                  <w:color w:val="000000"/>
                  <w:sz w:val="21"/>
                  <w:szCs w:val="21"/>
                  <w:highlight w:val="yellow"/>
                </w:rPr>
                <w:lastRenderedPageBreak/>
                <w:delText xml:space="preserve">2. </w:delText>
              </w:r>
              <w:r w:rsidRPr="002A5E52" w:rsidDel="00722200">
                <w:rPr>
                  <w:rFonts w:ascii="Arial" w:eastAsia="Malgun Gothic" w:hAnsi="Arial" w:cs="Arial"/>
                  <w:color w:val="000000"/>
                  <w:sz w:val="21"/>
                  <w:szCs w:val="21"/>
                  <w:highlight w:val="yellow"/>
                </w:rPr>
                <w:delText>최종학교</w:delText>
              </w:r>
              <w:r w:rsidRPr="002A5E52" w:rsidDel="00722200">
                <w:rPr>
                  <w:rFonts w:ascii="Arial" w:eastAsia="Malgun Gothic" w:hAnsi="Arial" w:cs="Arial"/>
                  <w:color w:val="000000"/>
                  <w:sz w:val="21"/>
                  <w:szCs w:val="21"/>
                  <w:highlight w:val="yellow"/>
                </w:rPr>
                <w:delText xml:space="preserve"> </w:delText>
              </w:r>
              <w:r w:rsidRPr="002A5E52" w:rsidDel="00722200">
                <w:rPr>
                  <w:rFonts w:ascii="Arial" w:eastAsia="Malgun Gothic" w:hAnsi="Arial" w:cs="Arial"/>
                  <w:color w:val="000000"/>
                  <w:sz w:val="21"/>
                  <w:szCs w:val="21"/>
                  <w:highlight w:val="yellow"/>
                </w:rPr>
                <w:delText>졸업증명서</w:delText>
              </w:r>
              <w:r w:rsidRPr="002A5E52" w:rsidDel="00722200">
                <w:rPr>
                  <w:rFonts w:ascii="Arial" w:eastAsia="Malgun Gothic" w:hAnsi="Arial" w:cs="Arial"/>
                  <w:color w:val="000000"/>
                  <w:sz w:val="21"/>
                  <w:szCs w:val="21"/>
                  <w:highlight w:val="yellow"/>
                </w:rPr>
                <w:delText xml:space="preserve"> </w:delText>
              </w:r>
              <w:r w:rsidRPr="002A5E52" w:rsidDel="00722200">
                <w:rPr>
                  <w:rFonts w:ascii="Arial" w:eastAsia="Malgun Gothic" w:hAnsi="Arial" w:cs="Arial"/>
                  <w:color w:val="000000"/>
                  <w:sz w:val="21"/>
                  <w:szCs w:val="21"/>
                  <w:highlight w:val="yellow"/>
                </w:rPr>
                <w:delText>및</w:delText>
              </w:r>
              <w:r w:rsidRPr="002A5E52" w:rsidDel="00722200">
                <w:rPr>
                  <w:rFonts w:ascii="Arial" w:eastAsia="Malgun Gothic" w:hAnsi="Arial" w:cs="Arial"/>
                  <w:color w:val="000000"/>
                  <w:sz w:val="21"/>
                  <w:szCs w:val="21"/>
                  <w:highlight w:val="yellow"/>
                </w:rPr>
                <w:delText xml:space="preserve"> </w:delText>
              </w:r>
              <w:r w:rsidRPr="002A5E52" w:rsidDel="00722200">
                <w:rPr>
                  <w:rFonts w:ascii="Arial" w:eastAsia="Malgun Gothic" w:hAnsi="Arial" w:cs="Arial"/>
                  <w:color w:val="000000"/>
                  <w:sz w:val="21"/>
                  <w:szCs w:val="21"/>
                  <w:highlight w:val="yellow"/>
                </w:rPr>
                <w:delText>성적증명서</w:delText>
              </w:r>
              <w:r w:rsidRPr="002A5E52" w:rsidDel="00722200">
                <w:rPr>
                  <w:rFonts w:ascii="Arial" w:eastAsia="Malgun Gothic" w:hAnsi="Arial" w:cs="Arial"/>
                  <w:color w:val="000000"/>
                  <w:sz w:val="21"/>
                  <w:szCs w:val="21"/>
                  <w:highlight w:val="yellow"/>
                </w:rPr>
                <w:delText xml:space="preserve"> </w:delText>
              </w:r>
              <w:r w:rsidRPr="002A5E52" w:rsidDel="00722200">
                <w:rPr>
                  <w:rFonts w:ascii="Arial" w:eastAsia="Malgun Gothic" w:hAnsi="Arial" w:cs="Arial"/>
                  <w:color w:val="000000"/>
                  <w:sz w:val="21"/>
                  <w:szCs w:val="21"/>
                  <w:highlight w:val="yellow"/>
                </w:rPr>
                <w:delText>각</w:delText>
              </w:r>
              <w:r w:rsidRPr="002A5E52" w:rsidDel="00722200">
                <w:rPr>
                  <w:rFonts w:ascii="Arial" w:eastAsia="Malgun Gothic" w:hAnsi="Arial" w:cs="Arial"/>
                  <w:color w:val="000000"/>
                  <w:sz w:val="21"/>
                  <w:szCs w:val="21"/>
                  <w:highlight w:val="yellow"/>
                </w:rPr>
                <w:delText xml:space="preserve"> 1</w:delText>
              </w:r>
              <w:r w:rsidRPr="002A5E52" w:rsidDel="00722200">
                <w:rPr>
                  <w:rFonts w:ascii="Arial" w:eastAsia="Malgun Gothic" w:hAnsi="Arial" w:cs="Arial"/>
                  <w:color w:val="000000"/>
                  <w:sz w:val="21"/>
                  <w:szCs w:val="21"/>
                  <w:highlight w:val="yellow"/>
                </w:rPr>
                <w:delText>통</w:delText>
              </w:r>
            </w:del>
          </w:p>
          <w:p w14:paraId="63980AB0" w14:textId="77777777" w:rsidR="00EA3184" w:rsidRPr="002A5E52" w:rsidDel="00722200" w:rsidRDefault="00EA3184" w:rsidP="00EA3184">
            <w:pPr>
              <w:rPr>
                <w:del w:id="38" w:author="Mia Choi" w:date="2021-07-25T15:33:00Z"/>
                <w:rFonts w:ascii="Arial" w:eastAsia="Malgun Gothic" w:hAnsi="Arial" w:cs="Arial"/>
                <w:color w:val="000000"/>
                <w:sz w:val="21"/>
                <w:szCs w:val="21"/>
                <w:highlight w:val="yellow"/>
              </w:rPr>
            </w:pPr>
            <w:del w:id="39" w:author="Mia Choi" w:date="2021-07-25T15:33:00Z">
              <w:r w:rsidRPr="002A5E52" w:rsidDel="00722200">
                <w:rPr>
                  <w:rFonts w:ascii="Arial" w:eastAsia="Malgun Gothic" w:hAnsi="Arial" w:cs="Arial"/>
                  <w:color w:val="000000"/>
                  <w:sz w:val="21"/>
                  <w:szCs w:val="21"/>
                  <w:highlight w:val="yellow"/>
                </w:rPr>
                <w:delText xml:space="preserve">        3. </w:delText>
              </w:r>
              <w:r w:rsidRPr="002A5E52" w:rsidDel="00722200">
                <w:rPr>
                  <w:rFonts w:ascii="Arial" w:eastAsia="Malgun Gothic" w:hAnsi="Arial" w:cs="Arial"/>
                  <w:color w:val="000000"/>
                  <w:sz w:val="21"/>
                  <w:szCs w:val="21"/>
                  <w:highlight w:val="yellow"/>
                </w:rPr>
                <w:delText>경력증명서</w:delText>
              </w:r>
              <w:r w:rsidRPr="002A5E52" w:rsidDel="00722200">
                <w:rPr>
                  <w:rFonts w:ascii="Arial" w:eastAsia="Malgun Gothic" w:hAnsi="Arial" w:cs="Arial"/>
                  <w:color w:val="000000"/>
                  <w:sz w:val="21"/>
                  <w:szCs w:val="21"/>
                  <w:highlight w:val="yellow"/>
                </w:rPr>
                <w:delText xml:space="preserve"> </w:delText>
              </w:r>
              <w:r w:rsidRPr="002A5E52" w:rsidDel="00722200">
                <w:rPr>
                  <w:rFonts w:ascii="Arial" w:eastAsia="Malgun Gothic" w:hAnsi="Arial" w:cs="Arial"/>
                  <w:color w:val="000000"/>
                  <w:sz w:val="21"/>
                  <w:szCs w:val="21"/>
                  <w:highlight w:val="yellow"/>
                </w:rPr>
                <w:delText>및</w:delText>
              </w:r>
              <w:r w:rsidRPr="002A5E52" w:rsidDel="00722200">
                <w:rPr>
                  <w:rFonts w:ascii="Arial" w:eastAsia="Malgun Gothic" w:hAnsi="Arial" w:cs="Arial"/>
                  <w:color w:val="000000"/>
                  <w:sz w:val="21"/>
                  <w:szCs w:val="21"/>
                  <w:highlight w:val="yellow"/>
                </w:rPr>
                <w:delText xml:space="preserve"> </w:delText>
              </w:r>
              <w:r w:rsidRPr="002A5E52" w:rsidDel="00722200">
                <w:rPr>
                  <w:rFonts w:ascii="Arial" w:eastAsia="Malgun Gothic" w:hAnsi="Arial" w:cs="Arial"/>
                  <w:color w:val="000000"/>
                  <w:sz w:val="21"/>
                  <w:szCs w:val="21"/>
                  <w:highlight w:val="yellow"/>
                </w:rPr>
                <w:delText>기능자격증</w:delText>
              </w:r>
              <w:r w:rsidRPr="002A5E52" w:rsidDel="00722200">
                <w:rPr>
                  <w:rFonts w:ascii="Arial" w:eastAsia="Malgun Gothic" w:hAnsi="Arial" w:cs="Arial"/>
                  <w:color w:val="000000"/>
                  <w:sz w:val="21"/>
                  <w:szCs w:val="21"/>
                  <w:highlight w:val="yellow"/>
                </w:rPr>
                <w:delText xml:space="preserve"> </w:delText>
              </w:r>
              <w:r w:rsidRPr="002A5E52" w:rsidDel="00722200">
                <w:rPr>
                  <w:rFonts w:ascii="Arial" w:eastAsia="Malgun Gothic" w:hAnsi="Arial" w:cs="Arial"/>
                  <w:color w:val="000000"/>
                  <w:sz w:val="21"/>
                  <w:szCs w:val="21"/>
                  <w:highlight w:val="yellow"/>
                </w:rPr>
                <w:delText>사본</w:delText>
              </w:r>
              <w:r w:rsidRPr="002A5E52" w:rsidDel="00722200">
                <w:rPr>
                  <w:rFonts w:ascii="Arial" w:eastAsia="Malgun Gothic" w:hAnsi="Arial" w:cs="Arial"/>
                  <w:color w:val="000000"/>
                  <w:sz w:val="21"/>
                  <w:szCs w:val="21"/>
                  <w:highlight w:val="yellow"/>
                </w:rPr>
                <w:delText xml:space="preserve"> 1</w:delText>
              </w:r>
              <w:r w:rsidRPr="002A5E52" w:rsidDel="00722200">
                <w:rPr>
                  <w:rFonts w:ascii="Arial" w:eastAsia="Malgun Gothic" w:hAnsi="Arial" w:cs="Arial"/>
                  <w:color w:val="000000"/>
                  <w:sz w:val="21"/>
                  <w:szCs w:val="21"/>
                  <w:highlight w:val="yellow"/>
                </w:rPr>
                <w:delText>통</w:delText>
              </w:r>
              <w:r w:rsidRPr="002A5E52" w:rsidDel="00722200">
                <w:rPr>
                  <w:rFonts w:ascii="Arial" w:eastAsia="Malgun Gothic" w:hAnsi="Arial" w:cs="Arial"/>
                  <w:color w:val="000000"/>
                  <w:sz w:val="21"/>
                  <w:szCs w:val="21"/>
                  <w:highlight w:val="yellow"/>
                </w:rPr>
                <w:delText xml:space="preserve"> (</w:delText>
              </w:r>
              <w:r w:rsidRPr="002A5E52" w:rsidDel="00722200">
                <w:rPr>
                  <w:rFonts w:ascii="Arial" w:eastAsia="Malgun Gothic" w:hAnsi="Arial" w:cs="Arial"/>
                  <w:color w:val="000000"/>
                  <w:sz w:val="21"/>
                  <w:szCs w:val="21"/>
                  <w:highlight w:val="yellow"/>
                </w:rPr>
                <w:delText>해당자에</w:delText>
              </w:r>
              <w:r w:rsidRPr="002A5E52" w:rsidDel="00722200">
                <w:rPr>
                  <w:rFonts w:ascii="Arial" w:eastAsia="Malgun Gothic" w:hAnsi="Arial" w:cs="Arial"/>
                  <w:color w:val="000000"/>
                  <w:sz w:val="21"/>
                  <w:szCs w:val="21"/>
                  <w:highlight w:val="yellow"/>
                </w:rPr>
                <w:delText xml:space="preserve"> </w:delText>
              </w:r>
              <w:r w:rsidRPr="002A5E52" w:rsidDel="00722200">
                <w:rPr>
                  <w:rFonts w:ascii="Arial" w:eastAsia="Malgun Gothic" w:hAnsi="Arial" w:cs="Arial"/>
                  <w:color w:val="000000"/>
                  <w:sz w:val="21"/>
                  <w:szCs w:val="21"/>
                  <w:highlight w:val="yellow"/>
                </w:rPr>
                <w:delText>한함</w:delText>
              </w:r>
              <w:r w:rsidRPr="002A5E52" w:rsidDel="00722200">
                <w:rPr>
                  <w:rFonts w:ascii="Arial" w:eastAsia="Malgun Gothic" w:hAnsi="Arial" w:cs="Arial"/>
                  <w:color w:val="000000"/>
                  <w:sz w:val="21"/>
                  <w:szCs w:val="21"/>
                  <w:highlight w:val="yellow"/>
                </w:rPr>
                <w:delText>)</w:delText>
              </w:r>
            </w:del>
          </w:p>
          <w:p w14:paraId="5ADEF40D" w14:textId="77777777" w:rsidR="00EA3184" w:rsidRPr="002A5E52" w:rsidDel="00722200" w:rsidRDefault="00EA3184" w:rsidP="00EA3184">
            <w:pPr>
              <w:rPr>
                <w:del w:id="40" w:author="Mia Choi" w:date="2021-07-25T15:33:00Z"/>
                <w:rFonts w:ascii="Arial" w:eastAsia="Malgun Gothic" w:hAnsi="Arial" w:cs="Arial"/>
                <w:color w:val="000000"/>
                <w:sz w:val="21"/>
                <w:szCs w:val="21"/>
                <w:highlight w:val="yellow"/>
              </w:rPr>
            </w:pPr>
            <w:del w:id="41" w:author="Mia Choi" w:date="2021-07-25T15:33:00Z">
              <w:r w:rsidRPr="002A5E52" w:rsidDel="00722200">
                <w:rPr>
                  <w:rFonts w:ascii="Arial" w:eastAsia="Malgun Gothic" w:hAnsi="Arial" w:cs="Arial"/>
                  <w:color w:val="000000"/>
                  <w:sz w:val="21"/>
                  <w:szCs w:val="21"/>
                  <w:highlight w:val="yellow"/>
                </w:rPr>
                <w:delText xml:space="preserve">        4. </w:delText>
              </w:r>
              <w:r w:rsidRPr="002A5E52" w:rsidDel="00722200">
                <w:rPr>
                  <w:rFonts w:ascii="Arial" w:eastAsia="Malgun Gothic" w:hAnsi="Arial" w:cs="Arial"/>
                  <w:color w:val="000000"/>
                  <w:sz w:val="21"/>
                  <w:szCs w:val="21"/>
                  <w:highlight w:val="yellow"/>
                </w:rPr>
                <w:delText>신분확인증명서</w:delText>
              </w:r>
            </w:del>
          </w:p>
          <w:p w14:paraId="36458910" w14:textId="77777777" w:rsidR="00EA3184" w:rsidRPr="002A5E52" w:rsidDel="00722200" w:rsidRDefault="00EA3184" w:rsidP="00EA3184">
            <w:pPr>
              <w:rPr>
                <w:del w:id="42" w:author="Mia Choi" w:date="2021-07-25T15:33:00Z"/>
                <w:rFonts w:ascii="Arial" w:eastAsia="Malgun Gothic" w:hAnsi="Arial" w:cs="Arial"/>
                <w:color w:val="000000"/>
                <w:sz w:val="21"/>
                <w:szCs w:val="21"/>
                <w:highlight w:val="yellow"/>
              </w:rPr>
            </w:pPr>
            <w:del w:id="43" w:author="Mia Choi" w:date="2021-07-25T15:33:00Z">
              <w:r w:rsidRPr="002A5E52" w:rsidDel="00722200">
                <w:rPr>
                  <w:rFonts w:ascii="Arial" w:eastAsia="Malgun Gothic" w:hAnsi="Arial" w:cs="Arial"/>
                  <w:color w:val="000000"/>
                  <w:sz w:val="21"/>
                  <w:szCs w:val="21"/>
                  <w:highlight w:val="yellow"/>
                </w:rPr>
                <w:delText xml:space="preserve">        5. </w:delText>
              </w:r>
              <w:r w:rsidRPr="002A5E52" w:rsidDel="00722200">
                <w:rPr>
                  <w:rFonts w:ascii="Arial" w:eastAsia="Malgun Gothic" w:hAnsi="Arial" w:cs="Arial"/>
                  <w:color w:val="000000"/>
                  <w:sz w:val="21"/>
                  <w:szCs w:val="21"/>
                  <w:highlight w:val="yellow"/>
                </w:rPr>
                <w:delText>가족관계증명서</w:delText>
              </w:r>
            </w:del>
          </w:p>
          <w:p w14:paraId="0C1C0B30" w14:textId="24A80BB2" w:rsidR="00EA3184" w:rsidRPr="002A5E52" w:rsidRDefault="00EA3184" w:rsidP="00EA3184">
            <w:pPr>
              <w:rPr>
                <w:rFonts w:ascii="Arial" w:eastAsia="Malgun Gothic" w:hAnsi="Arial" w:cs="Arial"/>
                <w:color w:val="000000"/>
                <w:sz w:val="21"/>
                <w:szCs w:val="21"/>
              </w:rPr>
            </w:pPr>
            <w:del w:id="44" w:author="Mia Choi" w:date="2021-07-25T15:33:00Z">
              <w:r w:rsidRPr="002A5E52" w:rsidDel="00722200">
                <w:rPr>
                  <w:rFonts w:ascii="Arial" w:eastAsia="Malgun Gothic" w:hAnsi="Arial" w:cs="Arial"/>
                  <w:color w:val="000000"/>
                  <w:sz w:val="21"/>
                  <w:szCs w:val="21"/>
                  <w:highlight w:val="yellow"/>
                </w:rPr>
                <w:delText xml:space="preserve">        6. </w:delText>
              </w:r>
              <w:r w:rsidRPr="002A5E52" w:rsidDel="00722200">
                <w:rPr>
                  <w:rFonts w:ascii="Arial" w:eastAsia="Malgun Gothic" w:hAnsi="Arial" w:cs="Arial"/>
                  <w:color w:val="000000"/>
                  <w:sz w:val="21"/>
                  <w:szCs w:val="21"/>
                  <w:highlight w:val="yellow"/>
                </w:rPr>
                <w:delText>기타</w:delText>
              </w:r>
              <w:r w:rsidRPr="002A5E52" w:rsidDel="00722200">
                <w:rPr>
                  <w:rFonts w:ascii="Arial" w:eastAsia="Malgun Gothic" w:hAnsi="Arial" w:cs="Arial"/>
                  <w:color w:val="000000"/>
                  <w:sz w:val="21"/>
                  <w:szCs w:val="21"/>
                  <w:highlight w:val="yellow"/>
                </w:rPr>
                <w:delText xml:space="preserve"> </w:delText>
              </w:r>
              <w:r w:rsidRPr="002A5E52" w:rsidDel="00722200">
                <w:rPr>
                  <w:rFonts w:ascii="Arial" w:eastAsia="Malgun Gothic" w:hAnsi="Arial" w:cs="Arial"/>
                  <w:color w:val="000000"/>
                  <w:sz w:val="21"/>
                  <w:szCs w:val="21"/>
                  <w:highlight w:val="yellow"/>
                </w:rPr>
                <w:delText>회사가</w:delText>
              </w:r>
              <w:r w:rsidRPr="002A5E52" w:rsidDel="00722200">
                <w:rPr>
                  <w:rFonts w:ascii="Arial" w:eastAsia="Malgun Gothic" w:hAnsi="Arial" w:cs="Arial"/>
                  <w:color w:val="000000"/>
                  <w:sz w:val="21"/>
                  <w:szCs w:val="21"/>
                  <w:highlight w:val="yellow"/>
                </w:rPr>
                <w:delText xml:space="preserve"> </w:delText>
              </w:r>
              <w:r w:rsidRPr="002A5E52" w:rsidDel="00722200">
                <w:rPr>
                  <w:rFonts w:ascii="Arial" w:eastAsia="Malgun Gothic" w:hAnsi="Arial" w:cs="Arial"/>
                  <w:color w:val="000000"/>
                  <w:sz w:val="21"/>
                  <w:szCs w:val="21"/>
                  <w:highlight w:val="yellow"/>
                </w:rPr>
                <w:delText>필요하다고</w:delText>
              </w:r>
              <w:r w:rsidRPr="002A5E52" w:rsidDel="00722200">
                <w:rPr>
                  <w:rFonts w:ascii="Arial" w:eastAsia="Malgun Gothic" w:hAnsi="Arial" w:cs="Arial"/>
                  <w:color w:val="000000"/>
                  <w:sz w:val="21"/>
                  <w:szCs w:val="21"/>
                  <w:highlight w:val="yellow"/>
                </w:rPr>
                <w:delText xml:space="preserve"> </w:delText>
              </w:r>
              <w:r w:rsidRPr="002A5E52" w:rsidDel="00722200">
                <w:rPr>
                  <w:rFonts w:ascii="Arial" w:eastAsia="Malgun Gothic" w:hAnsi="Arial" w:cs="Arial"/>
                  <w:color w:val="000000"/>
                  <w:sz w:val="21"/>
                  <w:szCs w:val="21"/>
                  <w:highlight w:val="yellow"/>
                </w:rPr>
                <w:delText>인정하여</w:delText>
              </w:r>
              <w:r w:rsidRPr="002A5E52" w:rsidDel="00722200">
                <w:rPr>
                  <w:rFonts w:ascii="Arial" w:eastAsia="Malgun Gothic" w:hAnsi="Arial" w:cs="Arial"/>
                  <w:color w:val="000000"/>
                  <w:sz w:val="21"/>
                  <w:szCs w:val="21"/>
                  <w:highlight w:val="yellow"/>
                </w:rPr>
                <w:delText xml:space="preserve"> </w:delText>
              </w:r>
              <w:r w:rsidRPr="002A5E52" w:rsidDel="00722200">
                <w:rPr>
                  <w:rFonts w:ascii="Arial" w:eastAsia="Malgun Gothic" w:hAnsi="Arial" w:cs="Arial"/>
                  <w:color w:val="000000"/>
                  <w:sz w:val="21"/>
                  <w:szCs w:val="21"/>
                  <w:highlight w:val="yellow"/>
                </w:rPr>
                <w:delText>제출을</w:delText>
              </w:r>
              <w:r w:rsidRPr="002A5E52" w:rsidDel="00722200">
                <w:rPr>
                  <w:rFonts w:ascii="Arial" w:eastAsia="Malgun Gothic" w:hAnsi="Arial" w:cs="Arial"/>
                  <w:color w:val="000000"/>
                  <w:sz w:val="21"/>
                  <w:szCs w:val="21"/>
                  <w:highlight w:val="yellow"/>
                </w:rPr>
                <w:delText xml:space="preserve"> </w:delText>
              </w:r>
              <w:r w:rsidRPr="002A5E52" w:rsidDel="00722200">
                <w:rPr>
                  <w:rFonts w:ascii="Arial" w:eastAsia="Malgun Gothic" w:hAnsi="Arial" w:cs="Arial"/>
                  <w:color w:val="000000"/>
                  <w:sz w:val="21"/>
                  <w:szCs w:val="21"/>
                  <w:highlight w:val="yellow"/>
                </w:rPr>
                <w:delText>요구하는</w:delText>
              </w:r>
              <w:r w:rsidRPr="002A5E52" w:rsidDel="00722200">
                <w:rPr>
                  <w:rFonts w:ascii="Arial" w:eastAsia="Malgun Gothic" w:hAnsi="Arial" w:cs="Arial"/>
                  <w:color w:val="000000"/>
                  <w:sz w:val="21"/>
                  <w:szCs w:val="21"/>
                  <w:highlight w:val="yellow"/>
                </w:rPr>
                <w:delText xml:space="preserve"> </w:delText>
              </w:r>
              <w:r w:rsidRPr="002A5E52" w:rsidDel="00722200">
                <w:rPr>
                  <w:rFonts w:ascii="Arial" w:eastAsia="Malgun Gothic" w:hAnsi="Arial" w:cs="Arial"/>
                  <w:color w:val="000000"/>
                  <w:sz w:val="21"/>
                  <w:szCs w:val="21"/>
                  <w:highlight w:val="yellow"/>
                </w:rPr>
                <w:delText>서류</w:delText>
              </w:r>
            </w:del>
          </w:p>
        </w:tc>
        <w:tc>
          <w:tcPr>
            <w:tcW w:w="1667" w:type="pct"/>
          </w:tcPr>
          <w:p w14:paraId="1609878D" w14:textId="77777777" w:rsidR="00EA3184" w:rsidRPr="002A5E52" w:rsidRDefault="00EA3184" w:rsidP="00EA3184">
            <w:pPr>
              <w:pStyle w:val="af"/>
              <w:numPr>
                <w:ilvl w:val="0"/>
                <w:numId w:val="6"/>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Change w:id="45" w:author="Гурьянов" w:date="2021-07-21T17:19:00Z">
                  <w:rPr>
                    <w:rFonts w:ascii="Arial" w:hAnsi="Arial" w:cs="Arial"/>
                    <w:color w:val="000000"/>
                    <w:lang w:eastAsia="en-US"/>
                  </w:rPr>
                </w:rPrChange>
              </w:rPr>
              <w:lastRenderedPageBreak/>
              <w:t>паспорт или иной документ, удостоверяющий личность;</w:t>
            </w:r>
          </w:p>
          <w:p w14:paraId="06A1F668" w14:textId="77777777" w:rsidR="00EA3184" w:rsidRPr="002A5E52" w:rsidRDefault="00EA3184" w:rsidP="00EA3184">
            <w:pPr>
              <w:pStyle w:val="af"/>
              <w:numPr>
                <w:ilvl w:val="0"/>
                <w:numId w:val="6"/>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Change w:id="46" w:author="Гурьянов" w:date="2021-07-21T17:19:00Z">
                  <w:rPr>
                    <w:rFonts w:ascii="Arial" w:hAnsi="Arial" w:cs="Arial"/>
                    <w:color w:val="000000"/>
                    <w:lang w:eastAsia="en-US"/>
                  </w:rPr>
                </w:rPrChange>
              </w:rPr>
              <w:t>т</w:t>
            </w:r>
            <w:r w:rsidRPr="002A5E52">
              <w:rPr>
                <w:rFonts w:ascii="Arial" w:eastAsia="Malgun Gothic" w:hAnsi="Arial" w:cs="Arial"/>
                <w:color w:val="000000"/>
                <w:sz w:val="21"/>
                <w:szCs w:val="21"/>
                <w:lang w:val="ru-RU"/>
              </w:rPr>
              <w:t xml:space="preserve">рудовая книдка </w:t>
            </w:r>
            <w:r w:rsidRPr="002A5E52">
              <w:rPr>
                <w:rFonts w:ascii="Arial" w:eastAsia="Malgun Gothic" w:hAnsi="Arial" w:cs="Arial"/>
                <w:color w:val="000000"/>
                <w:sz w:val="21"/>
                <w:szCs w:val="21"/>
                <w:lang w:val="ru-RU"/>
                <w:rPrChange w:id="47" w:author="Гурьянов" w:date="2021-07-21T17:19:00Z">
                  <w:rPr>
                    <w:rFonts w:ascii="Arial" w:hAnsi="Arial" w:cs="Arial"/>
                    <w:color w:val="000000"/>
                    <w:lang w:eastAsia="en-US"/>
                  </w:rPr>
                </w:rPrChange>
              </w:rPr>
              <w:t>и (или) сведения о трудовой деятельности (</w:t>
            </w:r>
            <w:r w:rsidRPr="002A5E52">
              <w:rPr>
                <w:rFonts w:ascii="Arial" w:eastAsia="Malgun Gothic" w:hAnsi="Arial" w:cs="Arial"/>
                <w:color w:val="000000"/>
                <w:sz w:val="21"/>
                <w:szCs w:val="21"/>
                <w:lang w:val="ru-RU"/>
                <w:rPrChange w:id="48" w:author="Гурьянов" w:date="2021-07-21T17:19:00Z">
                  <w:rPr>
                    <w:rFonts w:ascii="Arial" w:hAnsi="Arial" w:cs="Arial"/>
                    <w:color w:val="000000"/>
                    <w:lang w:eastAsia="en-US"/>
                  </w:rPr>
                </w:rPrChange>
              </w:rPr>
              <w:fldChar w:fldCharType="begin"/>
            </w:r>
            <w:r w:rsidRPr="002A5E52">
              <w:rPr>
                <w:rFonts w:ascii="Arial" w:eastAsia="Malgun Gothic" w:hAnsi="Arial" w:cs="Arial"/>
                <w:color w:val="000000"/>
                <w:sz w:val="21"/>
                <w:szCs w:val="21"/>
                <w:lang w:val="ru-RU"/>
                <w:rPrChange w:id="49" w:author="Гурьянов" w:date="2021-07-21T17:19:00Z">
                  <w:rPr>
                    <w:rFonts w:ascii="Arial" w:hAnsi="Arial" w:cs="Arial"/>
                    <w:lang w:eastAsia="en-US"/>
                  </w:rPr>
                </w:rPrChange>
              </w:rPr>
              <w:instrText xml:space="preserve"> HYPERLINK \l "sub_661" </w:instrText>
            </w:r>
            <w:r w:rsidRPr="002A5E52">
              <w:rPr>
                <w:rFonts w:ascii="Arial" w:eastAsia="Malgun Gothic" w:hAnsi="Arial" w:cs="Arial"/>
                <w:color w:val="000000"/>
                <w:sz w:val="21"/>
                <w:szCs w:val="21"/>
                <w:lang w:val="ru-RU"/>
                <w:rPrChange w:id="50" w:author="Гурьянов" w:date="2021-07-21T17:19:00Z">
                  <w:rPr>
                    <w:rFonts w:ascii="Arial" w:hAnsi="Arial" w:cs="Arial"/>
                    <w:color w:val="000000"/>
                    <w:lang w:eastAsia="en-US"/>
                  </w:rPr>
                </w:rPrChange>
              </w:rPr>
              <w:fldChar w:fldCharType="separate"/>
            </w:r>
            <w:r w:rsidRPr="002A5E52">
              <w:rPr>
                <w:rFonts w:ascii="Arial" w:eastAsia="Malgun Gothic" w:hAnsi="Arial" w:cs="Arial"/>
                <w:color w:val="000000"/>
                <w:sz w:val="21"/>
                <w:szCs w:val="21"/>
                <w:lang w:val="ru-RU"/>
                <w:rPrChange w:id="51" w:author="Гурьянов" w:date="2021-07-21T17:19:00Z">
                  <w:rPr>
                    <w:rFonts w:ascii="Arial" w:hAnsi="Arial" w:cs="Arial"/>
                    <w:color w:val="000000"/>
                    <w:lang w:eastAsia="en-US"/>
                  </w:rPr>
                </w:rPrChange>
              </w:rPr>
              <w:t>статья 66.1</w:t>
            </w:r>
            <w:r w:rsidRPr="002A5E52">
              <w:rPr>
                <w:rFonts w:ascii="Arial" w:eastAsia="Malgun Gothic" w:hAnsi="Arial" w:cs="Arial"/>
                <w:color w:val="000000"/>
                <w:sz w:val="21"/>
                <w:szCs w:val="21"/>
                <w:lang w:val="ru-RU"/>
                <w:rPrChange w:id="52" w:author="Гурьянов" w:date="2021-07-21T17:19:00Z">
                  <w:rPr>
                    <w:rFonts w:ascii="Arial" w:hAnsi="Arial" w:cs="Arial"/>
                    <w:color w:val="000000"/>
                    <w:lang w:eastAsia="en-US"/>
                  </w:rPr>
                </w:rPrChange>
              </w:rPr>
              <w:fldChar w:fldCharType="end"/>
            </w:r>
            <w:r w:rsidRPr="002A5E52">
              <w:rPr>
                <w:rFonts w:ascii="Arial" w:eastAsia="Malgun Gothic" w:hAnsi="Arial" w:cs="Arial"/>
                <w:color w:val="000000"/>
                <w:sz w:val="21"/>
                <w:szCs w:val="21"/>
                <w:lang w:val="ru-RU"/>
                <w:rPrChange w:id="53" w:author="Гурьянов" w:date="2021-07-21T17:19:00Z">
                  <w:rPr>
                    <w:rFonts w:ascii="Arial" w:hAnsi="Arial" w:cs="Arial"/>
                    <w:color w:val="000000"/>
                    <w:lang w:eastAsia="en-US"/>
                  </w:rPr>
                </w:rPrChange>
              </w:rPr>
              <w:t xml:space="preserve"> Т</w:t>
            </w:r>
            <w:r w:rsidRPr="002A5E52">
              <w:rPr>
                <w:rFonts w:ascii="Arial" w:eastAsia="Malgun Gothic" w:hAnsi="Arial" w:cs="Arial"/>
                <w:color w:val="000000"/>
                <w:sz w:val="21"/>
                <w:szCs w:val="21"/>
                <w:lang w:val="ru-RU"/>
              </w:rPr>
              <w:t>рудового кодекса России</w:t>
            </w:r>
            <w:r w:rsidRPr="002A5E52">
              <w:rPr>
                <w:rFonts w:ascii="Arial" w:eastAsia="Malgun Gothic" w:hAnsi="Arial" w:cs="Arial"/>
                <w:color w:val="000000"/>
                <w:sz w:val="21"/>
                <w:szCs w:val="21"/>
                <w:lang w:val="ru-RU"/>
                <w:rPrChange w:id="54" w:author="Гурьянов" w:date="2021-07-21T17:19:00Z">
                  <w:rPr>
                    <w:rFonts w:ascii="Arial" w:hAnsi="Arial" w:cs="Arial"/>
                    <w:color w:val="000000"/>
                    <w:lang w:eastAsia="en-US"/>
                  </w:rPr>
                </w:rPrChange>
              </w:rPr>
              <w:t>), за исключением случаев, если трудовой договор заключается впервые</w:t>
            </w:r>
            <w:r w:rsidRPr="002A5E52">
              <w:rPr>
                <w:rFonts w:ascii="Arial" w:eastAsia="Malgun Gothic" w:hAnsi="Arial" w:cs="Arial"/>
                <w:color w:val="000000"/>
                <w:sz w:val="21"/>
                <w:szCs w:val="21"/>
                <w:lang w:val="ru-RU"/>
              </w:rPr>
              <w:t>;</w:t>
            </w:r>
          </w:p>
          <w:p w14:paraId="0E76A084" w14:textId="77777777" w:rsidR="00EA3184" w:rsidRPr="002A5E52" w:rsidRDefault="00EA3184" w:rsidP="00EA3184">
            <w:pPr>
              <w:pStyle w:val="af"/>
              <w:numPr>
                <w:ilvl w:val="0"/>
                <w:numId w:val="6"/>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Change w:id="55" w:author="Гурьянов" w:date="2021-07-21T17:20:00Z">
                  <w:rPr>
                    <w:rFonts w:ascii="Arial" w:hAnsi="Arial" w:cs="Arial"/>
                    <w:color w:val="000000"/>
                    <w:lang w:eastAsia="en-US"/>
                  </w:rPr>
                </w:rPrChange>
              </w:rPr>
              <w:fldChar w:fldCharType="begin"/>
            </w:r>
            <w:r w:rsidRPr="002A5E52">
              <w:rPr>
                <w:rFonts w:ascii="Arial" w:eastAsia="Malgun Gothic" w:hAnsi="Arial" w:cs="Arial"/>
                <w:color w:val="000000"/>
                <w:sz w:val="21"/>
                <w:szCs w:val="21"/>
                <w:lang w:val="ru-RU"/>
                <w:rPrChange w:id="56" w:author="Гурьянов" w:date="2021-07-21T17:20:00Z">
                  <w:rPr>
                    <w:rFonts w:ascii="Arial" w:hAnsi="Arial" w:cs="Arial"/>
                    <w:lang w:eastAsia="en-US"/>
                  </w:rPr>
                </w:rPrChange>
              </w:rPr>
              <w:instrText xml:space="preserve"> HYPERLINK "garantF1://72638984.1000" </w:instrText>
            </w:r>
            <w:r w:rsidRPr="002A5E52">
              <w:rPr>
                <w:rFonts w:ascii="Arial" w:eastAsia="Malgun Gothic" w:hAnsi="Arial" w:cs="Arial"/>
                <w:color w:val="000000"/>
                <w:sz w:val="21"/>
                <w:szCs w:val="21"/>
                <w:lang w:val="ru-RU"/>
                <w:rPrChange w:id="57" w:author="Гурьянов" w:date="2021-07-21T17:20:00Z">
                  <w:rPr>
                    <w:rFonts w:ascii="Arial" w:hAnsi="Arial" w:cs="Arial"/>
                    <w:color w:val="000000"/>
                    <w:lang w:eastAsia="en-US"/>
                  </w:rPr>
                </w:rPrChange>
              </w:rPr>
              <w:fldChar w:fldCharType="separate"/>
            </w:r>
            <w:r w:rsidRPr="002A5E52">
              <w:rPr>
                <w:rFonts w:ascii="Arial" w:eastAsia="Malgun Gothic" w:hAnsi="Arial" w:cs="Arial"/>
                <w:color w:val="000000"/>
                <w:sz w:val="21"/>
                <w:szCs w:val="21"/>
                <w:lang w:val="ru-RU"/>
                <w:rPrChange w:id="58" w:author="Гурьянов" w:date="2021-07-21T17:20:00Z">
                  <w:rPr>
                    <w:rFonts w:ascii="Arial" w:hAnsi="Arial" w:cs="Arial"/>
                    <w:color w:val="000000"/>
                    <w:lang w:eastAsia="en-US"/>
                  </w:rPr>
                </w:rPrChange>
              </w:rPr>
              <w:t>документ</w:t>
            </w:r>
            <w:r w:rsidRPr="002A5E52">
              <w:rPr>
                <w:rFonts w:ascii="Arial" w:eastAsia="Malgun Gothic" w:hAnsi="Arial" w:cs="Arial"/>
                <w:color w:val="000000"/>
                <w:sz w:val="21"/>
                <w:szCs w:val="21"/>
                <w:lang w:val="ru-RU"/>
                <w:rPrChange w:id="59" w:author="Гурьянов" w:date="2021-07-21T17:20:00Z">
                  <w:rPr>
                    <w:rFonts w:ascii="Arial" w:hAnsi="Arial" w:cs="Arial"/>
                    <w:color w:val="000000"/>
                    <w:lang w:eastAsia="en-US"/>
                  </w:rPr>
                </w:rPrChange>
              </w:rPr>
              <w:fldChar w:fldCharType="end"/>
            </w:r>
            <w:r w:rsidRPr="002A5E52">
              <w:rPr>
                <w:rFonts w:ascii="Arial" w:eastAsia="Malgun Gothic" w:hAnsi="Arial" w:cs="Arial"/>
                <w:color w:val="000000"/>
                <w:sz w:val="21"/>
                <w:szCs w:val="21"/>
                <w:lang w:val="ru-RU"/>
                <w:rPrChange w:id="60" w:author="Гурьянов" w:date="2021-07-21T17:20:00Z">
                  <w:rPr>
                    <w:rFonts w:ascii="Arial" w:hAnsi="Arial" w:cs="Arial"/>
                    <w:color w:val="000000"/>
                    <w:lang w:eastAsia="en-US"/>
                  </w:rPr>
                </w:rPrChange>
              </w:rPr>
              <w:t>, подтверждающий регистрацию в системе индивидуального (персонифицированного) учета, в том числе в форме электронного документа;</w:t>
            </w:r>
          </w:p>
          <w:p w14:paraId="77F8AC49" w14:textId="77777777" w:rsidR="00EA3184" w:rsidRPr="002A5E52" w:rsidRDefault="00EA3184" w:rsidP="00EA3184">
            <w:pPr>
              <w:pStyle w:val="af"/>
              <w:numPr>
                <w:ilvl w:val="0"/>
                <w:numId w:val="6"/>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Change w:id="61" w:author="Гурьянов" w:date="2021-07-21T17:20:00Z">
                  <w:rPr>
                    <w:rFonts w:ascii="Arial" w:hAnsi="Arial" w:cs="Arial"/>
                    <w:color w:val="000000"/>
                    <w:lang w:eastAsia="en-US"/>
                  </w:rPr>
                </w:rPrChange>
              </w:rPr>
              <w:lastRenderedPageBreak/>
              <w:t>документы воинского учета - для военнообязанных и лиц, подлежащих призыву на военную службу;</w:t>
            </w:r>
          </w:p>
          <w:p w14:paraId="19F65F8A" w14:textId="77777777" w:rsidR="00EA3184" w:rsidRPr="002A5E52" w:rsidRDefault="00EA3184" w:rsidP="00EA3184">
            <w:pPr>
              <w:pStyle w:val="af"/>
              <w:numPr>
                <w:ilvl w:val="0"/>
                <w:numId w:val="6"/>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Change w:id="62" w:author="Гурьянов" w:date="2021-07-21T17:20:00Z">
                  <w:rPr>
                    <w:rFonts w:ascii="Arial" w:hAnsi="Arial" w:cs="Arial"/>
                    <w:color w:val="000000"/>
                    <w:lang w:eastAsia="en-US"/>
                  </w:rPr>
                </w:rPrChange>
              </w:rPr>
              <w:t>документ об образовании, о квалификации или наличии специальных знаний - при поступлении на работу, требующую специальных знаний или специальной подготовки</w:t>
            </w:r>
            <w:r w:rsidRPr="002A5E52">
              <w:rPr>
                <w:rFonts w:ascii="Arial" w:eastAsia="Malgun Gothic" w:hAnsi="Arial" w:cs="Arial"/>
                <w:color w:val="000000"/>
                <w:sz w:val="21"/>
                <w:szCs w:val="21"/>
                <w:lang w:val="ru-RU"/>
              </w:rPr>
              <w:t>;</w:t>
            </w:r>
          </w:p>
          <w:p w14:paraId="2AE5DC1F" w14:textId="7B134584" w:rsidR="00EA3184" w:rsidRPr="002A5E52" w:rsidRDefault="00EA3184" w:rsidP="00EA3184">
            <w:pPr>
              <w:pStyle w:val="af"/>
              <w:numPr>
                <w:ilvl w:val="0"/>
                <w:numId w:val="6"/>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иные документы в соответствии с действующим законодательством России.</w:t>
            </w:r>
          </w:p>
        </w:tc>
        <w:tc>
          <w:tcPr>
            <w:tcW w:w="1667" w:type="pct"/>
          </w:tcPr>
          <w:p w14:paraId="18E27352" w14:textId="5AB6CE3D" w:rsidR="00EA3184" w:rsidRPr="002A5E52" w:rsidRDefault="00EA3184" w:rsidP="00EA3184">
            <w:pPr>
              <w:pStyle w:val="af"/>
              <w:numPr>
                <w:ilvl w:val="0"/>
                <w:numId w:val="119"/>
              </w:numPr>
              <w:ind w:left="709" w:hanging="709"/>
              <w:rPr>
                <w:rFonts w:ascii="Arial" w:eastAsia="Malgun Gothic" w:hAnsi="Arial" w:cs="Arial"/>
                <w:color w:val="000000"/>
                <w:spacing w:val="-4"/>
                <w:sz w:val="21"/>
                <w:szCs w:val="21"/>
              </w:rPr>
            </w:pPr>
            <w:r w:rsidRPr="002A5E52">
              <w:rPr>
                <w:rFonts w:ascii="Arial" w:eastAsia="Malgun Gothic" w:hAnsi="Arial" w:cs="Arial"/>
                <w:color w:val="000000"/>
                <w:spacing w:val="-4"/>
                <w:sz w:val="21"/>
                <w:szCs w:val="21"/>
              </w:rPr>
              <w:lastRenderedPageBreak/>
              <w:t xml:space="preserve">passport or other identity </w:t>
            </w:r>
            <w:proofErr w:type="gramStart"/>
            <w:r w:rsidRPr="002A5E52">
              <w:rPr>
                <w:rFonts w:ascii="Arial" w:eastAsia="Malgun Gothic" w:hAnsi="Arial" w:cs="Arial"/>
                <w:color w:val="000000"/>
                <w:spacing w:val="-4"/>
                <w:sz w:val="21"/>
                <w:szCs w:val="21"/>
              </w:rPr>
              <w:t>document;</w:t>
            </w:r>
            <w:proofErr w:type="gramEnd"/>
          </w:p>
          <w:p w14:paraId="426EDBA5" w14:textId="4E85025A" w:rsidR="00EA3184" w:rsidRPr="002A5E52" w:rsidRDefault="00EA3184" w:rsidP="00EA3184">
            <w:pPr>
              <w:pStyle w:val="af"/>
              <w:numPr>
                <w:ilvl w:val="0"/>
                <w:numId w:val="119"/>
              </w:numPr>
              <w:ind w:left="709" w:hanging="709"/>
              <w:rPr>
                <w:rFonts w:ascii="Arial" w:eastAsia="Malgun Gothic" w:hAnsi="Arial" w:cs="Arial"/>
                <w:color w:val="000000"/>
                <w:spacing w:val="-4"/>
                <w:sz w:val="21"/>
                <w:szCs w:val="21"/>
              </w:rPr>
            </w:pPr>
            <w:r w:rsidRPr="002A5E52">
              <w:rPr>
                <w:rFonts w:ascii="Arial" w:eastAsia="Malgun Gothic" w:hAnsi="Arial" w:cs="Arial"/>
                <w:color w:val="000000"/>
                <w:spacing w:val="-4"/>
                <w:sz w:val="21"/>
                <w:szCs w:val="21"/>
              </w:rPr>
              <w:t xml:space="preserve">labor book and (or) information about labor activity (article 66.1 of the Labor Code of Russia), except in cases where an employment contract is concluded for the first </w:t>
            </w:r>
            <w:proofErr w:type="gramStart"/>
            <w:r w:rsidRPr="002A5E52">
              <w:rPr>
                <w:rFonts w:ascii="Arial" w:eastAsia="Malgun Gothic" w:hAnsi="Arial" w:cs="Arial"/>
                <w:color w:val="000000"/>
                <w:spacing w:val="-4"/>
                <w:sz w:val="21"/>
                <w:szCs w:val="21"/>
              </w:rPr>
              <w:t>time;</w:t>
            </w:r>
            <w:proofErr w:type="gramEnd"/>
          </w:p>
          <w:p w14:paraId="31ED0E07" w14:textId="6A431C7B" w:rsidR="00EA3184" w:rsidRPr="002A5E52" w:rsidRDefault="00EA3184" w:rsidP="00EA3184">
            <w:pPr>
              <w:pStyle w:val="af"/>
              <w:numPr>
                <w:ilvl w:val="0"/>
                <w:numId w:val="119"/>
              </w:numPr>
              <w:ind w:left="709" w:hanging="709"/>
              <w:rPr>
                <w:rFonts w:ascii="Arial" w:eastAsia="Malgun Gothic" w:hAnsi="Arial" w:cs="Arial"/>
                <w:color w:val="000000"/>
                <w:spacing w:val="-4"/>
                <w:sz w:val="21"/>
                <w:szCs w:val="21"/>
              </w:rPr>
            </w:pPr>
            <w:r w:rsidRPr="002A5E52">
              <w:rPr>
                <w:rFonts w:ascii="Arial" w:eastAsia="Malgun Gothic" w:hAnsi="Arial" w:cs="Arial"/>
                <w:color w:val="000000"/>
                <w:spacing w:val="-4"/>
                <w:sz w:val="21"/>
                <w:szCs w:val="21"/>
              </w:rPr>
              <w:t xml:space="preserve">a document confirming registration in the individual (personified) accounting system, including in the form of an electronic </w:t>
            </w:r>
            <w:proofErr w:type="gramStart"/>
            <w:r w:rsidRPr="002A5E52">
              <w:rPr>
                <w:rFonts w:ascii="Arial" w:eastAsia="Malgun Gothic" w:hAnsi="Arial" w:cs="Arial"/>
                <w:color w:val="000000"/>
                <w:spacing w:val="-4"/>
                <w:sz w:val="21"/>
                <w:szCs w:val="21"/>
              </w:rPr>
              <w:t>document;</w:t>
            </w:r>
            <w:proofErr w:type="gramEnd"/>
          </w:p>
          <w:p w14:paraId="6E3FE826" w14:textId="72DC7C64" w:rsidR="00EA3184" w:rsidRPr="002A5E52" w:rsidRDefault="00EA3184" w:rsidP="00EA3184">
            <w:pPr>
              <w:pStyle w:val="af"/>
              <w:numPr>
                <w:ilvl w:val="0"/>
                <w:numId w:val="119"/>
              </w:numPr>
              <w:ind w:left="709" w:hanging="709"/>
              <w:rPr>
                <w:rFonts w:ascii="Arial" w:eastAsia="Malgun Gothic" w:hAnsi="Arial" w:cs="Arial"/>
                <w:color w:val="000000"/>
                <w:spacing w:val="-4"/>
                <w:sz w:val="21"/>
                <w:szCs w:val="21"/>
              </w:rPr>
            </w:pPr>
            <w:r w:rsidRPr="002A5E52">
              <w:rPr>
                <w:rFonts w:ascii="Arial" w:eastAsia="Malgun Gothic" w:hAnsi="Arial" w:cs="Arial"/>
                <w:color w:val="000000"/>
                <w:spacing w:val="-4"/>
                <w:sz w:val="21"/>
                <w:szCs w:val="21"/>
              </w:rPr>
              <w:t xml:space="preserve">military registration documents - for persons </w:t>
            </w:r>
            <w:r w:rsidRPr="002A5E52">
              <w:rPr>
                <w:rFonts w:ascii="Arial" w:eastAsia="Malgun Gothic" w:hAnsi="Arial" w:cs="Arial"/>
                <w:color w:val="000000"/>
                <w:spacing w:val="-4"/>
                <w:sz w:val="21"/>
                <w:szCs w:val="21"/>
              </w:rPr>
              <w:lastRenderedPageBreak/>
              <w:t xml:space="preserve">liable for military service and persons subject to </w:t>
            </w:r>
            <w:proofErr w:type="gramStart"/>
            <w:r w:rsidRPr="002A5E52">
              <w:rPr>
                <w:rFonts w:ascii="Arial" w:eastAsia="Malgun Gothic" w:hAnsi="Arial" w:cs="Arial"/>
                <w:color w:val="000000"/>
                <w:spacing w:val="-4"/>
                <w:sz w:val="21"/>
                <w:szCs w:val="21"/>
              </w:rPr>
              <w:t>conscription;</w:t>
            </w:r>
            <w:proofErr w:type="gramEnd"/>
          </w:p>
          <w:p w14:paraId="24B9F032" w14:textId="6F54C109" w:rsidR="00EA3184" w:rsidRPr="002A5E52" w:rsidRDefault="00EA3184" w:rsidP="00EA3184">
            <w:pPr>
              <w:pStyle w:val="af"/>
              <w:numPr>
                <w:ilvl w:val="0"/>
                <w:numId w:val="119"/>
              </w:numPr>
              <w:ind w:left="709" w:hanging="709"/>
              <w:rPr>
                <w:rFonts w:ascii="Arial" w:eastAsia="Malgun Gothic" w:hAnsi="Arial" w:cs="Arial"/>
                <w:color w:val="000000"/>
                <w:spacing w:val="-4"/>
                <w:sz w:val="21"/>
                <w:szCs w:val="21"/>
              </w:rPr>
            </w:pPr>
            <w:r w:rsidRPr="002A5E52">
              <w:rPr>
                <w:rFonts w:ascii="Arial" w:eastAsia="Malgun Gothic" w:hAnsi="Arial" w:cs="Arial"/>
                <w:color w:val="000000"/>
                <w:spacing w:val="-4"/>
                <w:sz w:val="21"/>
                <w:szCs w:val="21"/>
              </w:rPr>
              <w:t xml:space="preserve">document on education, qualification or availability of special knowledge - when applying for a job requiring special knowledge or special </w:t>
            </w:r>
            <w:proofErr w:type="gramStart"/>
            <w:r w:rsidRPr="002A5E52">
              <w:rPr>
                <w:rFonts w:ascii="Arial" w:eastAsia="Malgun Gothic" w:hAnsi="Arial" w:cs="Arial"/>
                <w:color w:val="000000"/>
                <w:spacing w:val="-4"/>
                <w:sz w:val="21"/>
                <w:szCs w:val="21"/>
              </w:rPr>
              <w:t>training;</w:t>
            </w:r>
            <w:proofErr w:type="gramEnd"/>
          </w:p>
          <w:p w14:paraId="4F3A6721" w14:textId="20CBD990" w:rsidR="00EA3184" w:rsidRPr="002A5E52" w:rsidRDefault="00EA3184" w:rsidP="00EA3184">
            <w:pPr>
              <w:pStyle w:val="af"/>
              <w:numPr>
                <w:ilvl w:val="0"/>
                <w:numId w:val="119"/>
              </w:numPr>
              <w:ind w:left="709" w:hanging="709"/>
              <w:rPr>
                <w:rFonts w:ascii="Arial" w:eastAsia="Malgun Gothic" w:hAnsi="Arial" w:cs="Arial"/>
                <w:color w:val="000000"/>
                <w:spacing w:val="-4"/>
                <w:sz w:val="21"/>
                <w:szCs w:val="21"/>
              </w:rPr>
            </w:pPr>
            <w:r w:rsidRPr="002A5E52">
              <w:rPr>
                <w:rFonts w:ascii="Arial" w:eastAsia="Malgun Gothic" w:hAnsi="Arial" w:cs="Arial"/>
                <w:color w:val="000000"/>
                <w:spacing w:val="-4"/>
                <w:sz w:val="21"/>
                <w:szCs w:val="21"/>
              </w:rPr>
              <w:t>other documents in accordance with the current legislation of Russia.</w:t>
            </w:r>
          </w:p>
        </w:tc>
      </w:tr>
      <w:tr w:rsidR="00EA3184" w:rsidRPr="002A5E52" w14:paraId="19C6DC92" w14:textId="77777777" w:rsidTr="002103A2">
        <w:tc>
          <w:tcPr>
            <w:tcW w:w="1666" w:type="pct"/>
          </w:tcPr>
          <w:p w14:paraId="222BCF5E" w14:textId="54647ECA" w:rsidR="00EA3184" w:rsidRPr="002A5E52" w:rsidRDefault="00EA3184" w:rsidP="00EA3184">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lastRenderedPageBreak/>
              <w:t>제</w:t>
            </w:r>
            <w:r w:rsidRPr="002A5E52">
              <w:rPr>
                <w:rFonts w:ascii="Arial" w:eastAsia="Malgun Gothic" w:hAnsi="Arial" w:cs="Arial"/>
                <w:b/>
                <w:bCs/>
                <w:color w:val="000000"/>
                <w:sz w:val="21"/>
                <w:szCs w:val="21"/>
              </w:rPr>
              <w:t xml:space="preserve"> 8</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근로계약</w:t>
            </w:r>
            <w:r w:rsidRPr="002A5E52">
              <w:rPr>
                <w:rFonts w:ascii="Arial" w:eastAsia="Malgun Gothic" w:hAnsi="Arial" w:cs="Arial"/>
                <w:b/>
                <w:bCs/>
                <w:color w:val="000000"/>
                <w:sz w:val="21"/>
                <w:szCs w:val="21"/>
              </w:rPr>
              <w:t>)</w:t>
            </w:r>
          </w:p>
        </w:tc>
        <w:tc>
          <w:tcPr>
            <w:tcW w:w="1667" w:type="pct"/>
          </w:tcPr>
          <w:p w14:paraId="05BF08EB" w14:textId="01723378" w:rsidR="00EA3184" w:rsidRPr="002A5E52" w:rsidRDefault="00EA3184" w:rsidP="00EA3184">
            <w:pPr>
              <w:rPr>
                <w:rFonts w:ascii="Arial" w:eastAsia="Malgun Gothic" w:hAnsi="Arial" w:cs="Arial"/>
                <w:b/>
                <w:bCs/>
                <w:color w:val="000000"/>
                <w:sz w:val="21"/>
                <w:szCs w:val="21"/>
                <w:lang w:val="ru-RU"/>
              </w:rPr>
            </w:pPr>
            <w:r w:rsidRPr="002A5E52">
              <w:rPr>
                <w:rFonts w:ascii="Arial" w:eastAsia="Malgun Gothic" w:hAnsi="Arial" w:cs="Arial"/>
                <w:b/>
                <w:bCs/>
                <w:color w:val="000000"/>
                <w:spacing w:val="-2"/>
                <w:sz w:val="21"/>
                <w:szCs w:val="21"/>
                <w:lang w:val="ru-RU"/>
              </w:rPr>
              <w:t>Статья 8. (Трудовой договор)</w:t>
            </w:r>
          </w:p>
        </w:tc>
        <w:tc>
          <w:tcPr>
            <w:tcW w:w="1667" w:type="pct"/>
          </w:tcPr>
          <w:p w14:paraId="0CC5C297" w14:textId="6D3FD9FC" w:rsidR="00EA3184" w:rsidRPr="002A5E52" w:rsidRDefault="00B06789" w:rsidP="00EA3184">
            <w:pPr>
              <w:rPr>
                <w:rFonts w:ascii="Arial" w:eastAsia="Malgun Gothic" w:hAnsi="Arial" w:cs="Arial"/>
                <w:b/>
                <w:bCs/>
                <w:color w:val="000000"/>
                <w:spacing w:val="-2"/>
                <w:sz w:val="21"/>
                <w:szCs w:val="21"/>
                <w:lang w:val="en-GB"/>
              </w:rPr>
            </w:pPr>
            <w:r w:rsidRPr="002A5E52">
              <w:rPr>
                <w:rFonts w:ascii="Arial" w:eastAsia="Malgun Gothic" w:hAnsi="Arial" w:cs="Arial"/>
                <w:b/>
                <w:bCs/>
                <w:color w:val="000000"/>
                <w:spacing w:val="-2"/>
                <w:sz w:val="21"/>
                <w:szCs w:val="21"/>
              </w:rPr>
              <w:t>Article 8 (</w:t>
            </w:r>
            <w:r w:rsidRPr="002A5E52">
              <w:rPr>
                <w:rFonts w:ascii="Arial" w:eastAsia="Malgun Gothic" w:hAnsi="Arial" w:cs="Arial"/>
                <w:b/>
                <w:bCs/>
                <w:color w:val="000000"/>
                <w:spacing w:val="-2"/>
                <w:sz w:val="21"/>
                <w:szCs w:val="21"/>
                <w:lang w:val="en-GB"/>
              </w:rPr>
              <w:t xml:space="preserve">Employment </w:t>
            </w:r>
            <w:r w:rsidRPr="002A5E52">
              <w:rPr>
                <w:rFonts w:ascii="Arial" w:eastAsia="Malgun Gothic" w:hAnsi="Arial" w:cs="Arial"/>
                <w:b/>
                <w:bCs/>
                <w:color w:val="000000"/>
                <w:spacing w:val="-2"/>
                <w:sz w:val="21"/>
                <w:szCs w:val="21"/>
              </w:rPr>
              <w:t>Contract)</w:t>
            </w:r>
          </w:p>
        </w:tc>
      </w:tr>
      <w:tr w:rsidR="00EA3184" w:rsidRPr="002A5E52" w14:paraId="3E9C4A9D" w14:textId="77777777" w:rsidTr="002103A2">
        <w:tc>
          <w:tcPr>
            <w:tcW w:w="1666" w:type="pct"/>
          </w:tcPr>
          <w:p w14:paraId="57C9752C" w14:textId="2446882D" w:rsidR="00EA3184" w:rsidRPr="002A5E52" w:rsidRDefault="00EA3184" w:rsidP="00EA3184">
            <w:pPr>
              <w:rPr>
                <w:rFonts w:ascii="Arial" w:eastAsia="Malgun Gothic" w:hAnsi="Arial" w:cs="Arial"/>
                <w:color w:val="000000"/>
                <w:sz w:val="21"/>
                <w:szCs w:val="21"/>
              </w:rPr>
            </w:pPr>
            <w:r w:rsidRPr="002A5E52">
              <w:rPr>
                <w:rFonts w:ascii="Arial" w:eastAsia="Malgun Gothic" w:hAnsi="Arial" w:cs="Arial" w:hint="eastAsia"/>
                <w:color w:val="000000"/>
                <w:sz w:val="21"/>
                <w:szCs w:val="21"/>
                <w:rPrChange w:id="63" w:author="Mia Choi" w:date="2021-07-25T15:36:00Z">
                  <w:rPr>
                    <w:rFonts w:ascii="Malgun Gothic" w:eastAsia="Malgun Gothic" w:hAnsi="Malgun Gothic" w:hint="eastAsia"/>
                    <w:color w:val="000000"/>
                    <w:spacing w:val="-2"/>
                  </w:rPr>
                </w:rPrChange>
              </w:rPr>
              <w:t>종업원이</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되고자</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하는</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자는</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회사와</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근로조건에</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합의한</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후</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근로계약을</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체결하여야</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한다</w:t>
            </w:r>
            <w:r w:rsidRPr="002A5E52">
              <w:rPr>
                <w:rFonts w:ascii="Arial" w:eastAsia="Malgun Gothic" w:hAnsi="Arial" w:cs="Arial"/>
                <w:color w:val="000000"/>
                <w:spacing w:val="-2"/>
                <w:sz w:val="21"/>
                <w:szCs w:val="21"/>
              </w:rPr>
              <w:t>.</w:t>
            </w:r>
          </w:p>
        </w:tc>
        <w:tc>
          <w:tcPr>
            <w:tcW w:w="1667" w:type="pct"/>
          </w:tcPr>
          <w:p w14:paraId="66A103E8" w14:textId="4FD3CA28" w:rsidR="00EA3184" w:rsidRPr="002A5E52" w:rsidRDefault="00EA3184" w:rsidP="00EA3184">
            <w:pPr>
              <w:rPr>
                <w:rFonts w:ascii="Arial" w:eastAsia="Malgun Gothic" w:hAnsi="Arial" w:cs="Arial"/>
                <w:color w:val="000000"/>
                <w:sz w:val="21"/>
                <w:szCs w:val="21"/>
                <w:lang w:val="ru-RU"/>
              </w:rPr>
            </w:pPr>
            <w:r w:rsidRPr="002A5E52">
              <w:rPr>
                <w:rFonts w:ascii="Arial" w:eastAsia="Malgun Gothic" w:hAnsi="Arial" w:cs="Arial"/>
                <w:color w:val="000000"/>
                <w:spacing w:val="-2"/>
                <w:sz w:val="21"/>
                <w:szCs w:val="21"/>
                <w:lang w:val="ru-RU"/>
              </w:rPr>
              <w:t>Работник обязан заключить трудовой договор с Компанией с предварительным обсуждением условий.</w:t>
            </w:r>
          </w:p>
        </w:tc>
        <w:tc>
          <w:tcPr>
            <w:tcW w:w="1667" w:type="pct"/>
          </w:tcPr>
          <w:p w14:paraId="4A1FBCD6" w14:textId="4606D7EB" w:rsidR="00EA3184" w:rsidRPr="002A5E52" w:rsidRDefault="00B06789" w:rsidP="00EA3184">
            <w:pPr>
              <w:rPr>
                <w:rFonts w:ascii="Arial" w:eastAsia="Malgun Gothic" w:hAnsi="Arial" w:cs="Arial"/>
                <w:color w:val="000000"/>
                <w:spacing w:val="-4"/>
                <w:sz w:val="21"/>
                <w:szCs w:val="21"/>
              </w:rPr>
            </w:pPr>
            <w:r w:rsidRPr="002A5E52">
              <w:rPr>
                <w:rFonts w:ascii="Arial" w:eastAsia="Malgun Gothic" w:hAnsi="Arial" w:cs="Arial"/>
                <w:color w:val="000000"/>
                <w:spacing w:val="-4"/>
                <w:sz w:val="21"/>
                <w:szCs w:val="21"/>
              </w:rPr>
              <w:t>A person who wants to be employed at the Company signs the Employment Contract after discussion of the working conditions with the Company.</w:t>
            </w:r>
          </w:p>
        </w:tc>
      </w:tr>
      <w:tr w:rsidR="00EA3184" w:rsidRPr="002A5E52" w14:paraId="4317033E" w14:textId="77777777" w:rsidTr="002103A2">
        <w:tc>
          <w:tcPr>
            <w:tcW w:w="1666" w:type="pct"/>
          </w:tcPr>
          <w:p w14:paraId="5D4DF3F5" w14:textId="2C9D0214" w:rsidR="00EA3184" w:rsidRPr="002A5E52" w:rsidRDefault="00EA3184" w:rsidP="00EA3184">
            <w:pPr>
              <w:rPr>
                <w:rFonts w:ascii="Arial" w:eastAsia="Malgun Gothic" w:hAnsi="Arial" w:cs="Arial"/>
                <w:color w:val="000000"/>
                <w:sz w:val="21"/>
                <w:szCs w:val="21"/>
              </w:rPr>
            </w:pPr>
            <w:r w:rsidRPr="002A5E52">
              <w:rPr>
                <w:rFonts w:ascii="Arial" w:eastAsia="Malgun Gothic" w:hAnsi="Arial" w:cs="Arial"/>
                <w:color w:val="000000"/>
                <w:sz w:val="21"/>
                <w:szCs w:val="21"/>
                <w:rPrChange w:id="64" w:author="Mia Choi" w:date="2021-07-25T15:36:00Z">
                  <w:rPr>
                    <w:rFonts w:ascii="Malgun Gothic" w:eastAsia="Malgun Gothic" w:hAnsi="Malgun Gothic"/>
                    <w:color w:val="000000"/>
                    <w:spacing w:val="-2"/>
                  </w:rPr>
                </w:rPrChange>
              </w:rPr>
              <w:t xml:space="preserve">1. </w:t>
            </w:r>
            <w:r w:rsidRPr="002A5E52">
              <w:rPr>
                <w:rFonts w:ascii="Arial" w:eastAsia="Malgun Gothic" w:hAnsi="Arial" w:cs="Arial" w:hint="eastAsia"/>
                <w:color w:val="000000"/>
                <w:sz w:val="21"/>
                <w:szCs w:val="21"/>
                <w:rPrChange w:id="65" w:author="Mia Choi" w:date="2021-07-25T15:36:00Z">
                  <w:rPr>
                    <w:rFonts w:ascii="Malgun Gothic" w:eastAsia="Malgun Gothic" w:hAnsi="Malgun Gothic" w:hint="eastAsia"/>
                    <w:color w:val="000000"/>
                    <w:spacing w:val="-2"/>
                  </w:rPr>
                </w:rPrChange>
              </w:rPr>
              <w:t>회사는</w:t>
            </w:r>
            <w:r w:rsidRPr="002A5E52">
              <w:rPr>
                <w:rFonts w:ascii="Arial" w:eastAsia="Malgun Gothic" w:hAnsi="Arial" w:cs="Arial"/>
                <w:color w:val="000000"/>
                <w:sz w:val="21"/>
                <w:szCs w:val="21"/>
                <w:rPrChange w:id="66"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67" w:author="Mia Choi" w:date="2021-07-25T15:36:00Z">
                  <w:rPr>
                    <w:rFonts w:ascii="Malgun Gothic" w:eastAsia="Malgun Gothic" w:hAnsi="Malgun Gothic" w:hint="eastAsia"/>
                    <w:color w:val="000000"/>
                    <w:spacing w:val="-2"/>
                  </w:rPr>
                </w:rPrChange>
              </w:rPr>
              <w:t>채용이</w:t>
            </w:r>
            <w:r w:rsidRPr="002A5E52">
              <w:rPr>
                <w:rFonts w:ascii="Arial" w:eastAsia="Malgun Gothic" w:hAnsi="Arial" w:cs="Arial"/>
                <w:color w:val="000000"/>
                <w:sz w:val="21"/>
                <w:szCs w:val="21"/>
                <w:rPrChange w:id="68"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69" w:author="Mia Choi" w:date="2021-07-25T15:36:00Z">
                  <w:rPr>
                    <w:rFonts w:ascii="Malgun Gothic" w:eastAsia="Malgun Gothic" w:hAnsi="Malgun Gothic" w:hint="eastAsia"/>
                    <w:color w:val="000000"/>
                    <w:spacing w:val="-2"/>
                  </w:rPr>
                </w:rPrChange>
              </w:rPr>
              <w:t>확정된</w:t>
            </w:r>
            <w:r w:rsidRPr="002A5E52">
              <w:rPr>
                <w:rFonts w:ascii="Arial" w:eastAsia="Malgun Gothic" w:hAnsi="Arial" w:cs="Arial"/>
                <w:color w:val="000000"/>
                <w:sz w:val="21"/>
                <w:szCs w:val="21"/>
                <w:rPrChange w:id="70"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71" w:author="Mia Choi" w:date="2021-07-25T15:36:00Z">
                  <w:rPr>
                    <w:rFonts w:ascii="Malgun Gothic" w:eastAsia="Malgun Gothic" w:hAnsi="Malgun Gothic" w:hint="eastAsia"/>
                    <w:color w:val="000000"/>
                    <w:spacing w:val="-2"/>
                  </w:rPr>
                </w:rPrChange>
              </w:rPr>
              <w:t>자와</w:t>
            </w:r>
            <w:r w:rsidRPr="002A5E52">
              <w:rPr>
                <w:rFonts w:ascii="Arial" w:eastAsia="Malgun Gothic" w:hAnsi="Arial" w:cs="Arial"/>
                <w:color w:val="000000"/>
                <w:sz w:val="21"/>
                <w:szCs w:val="21"/>
                <w:rPrChange w:id="72"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73" w:author="Mia Choi" w:date="2021-07-25T15:36:00Z">
                  <w:rPr>
                    <w:rFonts w:ascii="Malgun Gothic" w:eastAsia="Malgun Gothic" w:hAnsi="Malgun Gothic" w:hint="eastAsia"/>
                    <w:color w:val="000000"/>
                    <w:spacing w:val="-2"/>
                  </w:rPr>
                </w:rPrChange>
              </w:rPr>
              <w:t>서면으로</w:t>
            </w:r>
            <w:r w:rsidRPr="002A5E52">
              <w:rPr>
                <w:rFonts w:ascii="Arial" w:eastAsia="Malgun Gothic" w:hAnsi="Arial" w:cs="Arial"/>
                <w:color w:val="000000"/>
                <w:sz w:val="21"/>
                <w:szCs w:val="21"/>
                <w:rPrChange w:id="74"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color w:val="000000"/>
                <w:spacing w:val="-2"/>
                <w:sz w:val="21"/>
                <w:szCs w:val="21"/>
              </w:rPr>
              <w:t>근로계약을</w:t>
            </w:r>
            <w:r w:rsidRPr="002A5E52">
              <w:rPr>
                <w:rFonts w:ascii="Arial" w:eastAsia="Malgun Gothic" w:hAnsi="Arial" w:cs="Arial"/>
                <w:color w:val="000000"/>
                <w:sz w:val="21"/>
                <w:szCs w:val="21"/>
                <w:rPrChange w:id="75"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76" w:author="Mia Choi" w:date="2021-07-25T15:36:00Z">
                  <w:rPr>
                    <w:rFonts w:ascii="Malgun Gothic" w:eastAsia="Malgun Gothic" w:hAnsi="Malgun Gothic" w:hint="eastAsia"/>
                    <w:color w:val="000000"/>
                    <w:spacing w:val="-2"/>
                  </w:rPr>
                </w:rPrChange>
              </w:rPr>
              <w:t>체결하고</w:t>
            </w:r>
            <w:r w:rsidRPr="002A5E52">
              <w:rPr>
                <w:rFonts w:ascii="Arial" w:eastAsia="Malgun Gothic" w:hAnsi="Arial" w:cs="Arial"/>
                <w:color w:val="000000"/>
                <w:sz w:val="21"/>
                <w:szCs w:val="21"/>
                <w:rPrChange w:id="77"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78" w:author="Mia Choi" w:date="2021-07-25T15:36:00Z">
                  <w:rPr>
                    <w:rFonts w:ascii="Malgun Gothic" w:eastAsia="Malgun Gothic" w:hAnsi="Malgun Gothic" w:hint="eastAsia"/>
                    <w:color w:val="000000"/>
                    <w:spacing w:val="-2"/>
                  </w:rPr>
                </w:rPrChange>
              </w:rPr>
              <w:t>해당자에게</w:t>
            </w:r>
            <w:r w:rsidRPr="002A5E52">
              <w:rPr>
                <w:rFonts w:ascii="Arial" w:eastAsia="Malgun Gothic" w:hAnsi="Arial" w:cs="Arial"/>
                <w:color w:val="000000"/>
                <w:sz w:val="21"/>
                <w:szCs w:val="21"/>
                <w:rPrChange w:id="79"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80" w:author="Mia Choi" w:date="2021-07-25T15:36:00Z">
                  <w:rPr>
                    <w:rFonts w:ascii="Malgun Gothic" w:eastAsia="Malgun Gothic" w:hAnsi="Malgun Gothic" w:hint="eastAsia"/>
                    <w:color w:val="000000"/>
                    <w:spacing w:val="-2"/>
                  </w:rPr>
                </w:rPrChange>
              </w:rPr>
              <w:t>근로계약서</w:t>
            </w:r>
            <w:r w:rsidRPr="002A5E52">
              <w:rPr>
                <w:rFonts w:ascii="Arial" w:eastAsia="Malgun Gothic" w:hAnsi="Arial" w:cs="Arial"/>
                <w:color w:val="000000"/>
                <w:sz w:val="21"/>
                <w:szCs w:val="21"/>
                <w:rPrChange w:id="81"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82" w:author="Mia Choi" w:date="2021-07-25T15:36:00Z">
                  <w:rPr>
                    <w:rFonts w:ascii="Malgun Gothic" w:eastAsia="Malgun Gothic" w:hAnsi="Malgun Gothic" w:hint="eastAsia"/>
                    <w:color w:val="000000"/>
                    <w:spacing w:val="-2"/>
                  </w:rPr>
                </w:rPrChange>
              </w:rPr>
              <w:t>사본</w:t>
            </w:r>
            <w:r w:rsidRPr="002A5E52">
              <w:rPr>
                <w:rFonts w:ascii="Arial" w:eastAsia="Malgun Gothic" w:hAnsi="Arial" w:cs="Arial"/>
                <w:color w:val="000000"/>
                <w:sz w:val="21"/>
                <w:szCs w:val="21"/>
                <w:rPrChange w:id="83" w:author="Mia Choi" w:date="2021-07-25T15:36:00Z">
                  <w:rPr>
                    <w:rFonts w:ascii="Malgun Gothic" w:eastAsia="Malgun Gothic" w:hAnsi="Malgun Gothic"/>
                    <w:color w:val="000000"/>
                    <w:spacing w:val="-2"/>
                  </w:rPr>
                </w:rPrChange>
              </w:rPr>
              <w:t xml:space="preserve"> 1</w:t>
            </w:r>
            <w:r w:rsidRPr="002A5E52">
              <w:rPr>
                <w:rFonts w:ascii="Arial" w:eastAsia="Malgun Gothic" w:hAnsi="Arial" w:cs="Arial" w:hint="eastAsia"/>
                <w:color w:val="000000"/>
                <w:sz w:val="21"/>
                <w:szCs w:val="21"/>
                <w:rPrChange w:id="84" w:author="Mia Choi" w:date="2021-07-25T15:36:00Z">
                  <w:rPr>
                    <w:rFonts w:ascii="Malgun Gothic" w:eastAsia="Malgun Gothic" w:hAnsi="Malgun Gothic" w:hint="eastAsia"/>
                    <w:color w:val="000000"/>
                    <w:spacing w:val="-2"/>
                  </w:rPr>
                </w:rPrChange>
              </w:rPr>
              <w:t>부를</w:t>
            </w:r>
            <w:r w:rsidRPr="002A5E52">
              <w:rPr>
                <w:rFonts w:ascii="Arial" w:eastAsia="Malgun Gothic" w:hAnsi="Arial" w:cs="Arial"/>
                <w:color w:val="000000"/>
                <w:sz w:val="21"/>
                <w:szCs w:val="21"/>
                <w:rPrChange w:id="85"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86" w:author="Mia Choi" w:date="2021-07-25T15:36:00Z">
                  <w:rPr>
                    <w:rFonts w:ascii="Malgun Gothic" w:eastAsia="Malgun Gothic" w:hAnsi="Malgun Gothic" w:hint="eastAsia"/>
                    <w:color w:val="000000"/>
                    <w:spacing w:val="-2"/>
                  </w:rPr>
                </w:rPrChange>
              </w:rPr>
              <w:t>내어</w:t>
            </w:r>
            <w:r w:rsidRPr="002A5E52">
              <w:rPr>
                <w:rFonts w:ascii="Arial" w:eastAsia="Malgun Gothic" w:hAnsi="Arial" w:cs="Arial"/>
                <w:color w:val="000000"/>
                <w:sz w:val="21"/>
                <w:szCs w:val="21"/>
                <w:rPrChange w:id="87"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88" w:author="Mia Choi" w:date="2021-07-25T15:36:00Z">
                  <w:rPr>
                    <w:rFonts w:ascii="Malgun Gothic" w:eastAsia="Malgun Gothic" w:hAnsi="Malgun Gothic" w:hint="eastAsia"/>
                    <w:color w:val="000000"/>
                    <w:spacing w:val="-2"/>
                  </w:rPr>
                </w:rPrChange>
              </w:rPr>
              <w:t>준다</w:t>
            </w:r>
            <w:r w:rsidRPr="002A5E52">
              <w:rPr>
                <w:rFonts w:ascii="Arial" w:eastAsia="Malgun Gothic" w:hAnsi="Arial" w:cs="Arial"/>
                <w:color w:val="000000"/>
                <w:sz w:val="21"/>
                <w:szCs w:val="21"/>
                <w:rPrChange w:id="89" w:author="Mia Choi" w:date="2021-07-25T15:36:00Z">
                  <w:rPr>
                    <w:rFonts w:ascii="Malgun Gothic" w:eastAsia="Malgun Gothic" w:hAnsi="Malgun Gothic"/>
                    <w:color w:val="000000"/>
                    <w:spacing w:val="-2"/>
                  </w:rPr>
                </w:rPrChange>
              </w:rPr>
              <w:t>.</w:t>
            </w:r>
          </w:p>
        </w:tc>
        <w:tc>
          <w:tcPr>
            <w:tcW w:w="1667" w:type="pct"/>
          </w:tcPr>
          <w:p w14:paraId="1294E5B5" w14:textId="0AFF52A7" w:rsidR="00EA3184" w:rsidRPr="002A5E52" w:rsidRDefault="00EA3184" w:rsidP="00EA3184">
            <w:pPr>
              <w:pStyle w:val="af"/>
              <w:numPr>
                <w:ilvl w:val="0"/>
                <w:numId w:val="120"/>
              </w:numPr>
              <w:ind w:left="709" w:hanging="709"/>
              <w:rPr>
                <w:rFonts w:ascii="Arial" w:eastAsia="Malgun Gothic" w:hAnsi="Arial" w:cs="Arial"/>
                <w:color w:val="000000"/>
                <w:sz w:val="21"/>
                <w:szCs w:val="21"/>
                <w:lang w:val="ru-RU"/>
              </w:rPr>
            </w:pPr>
            <w:r w:rsidRPr="002A5E52">
              <w:rPr>
                <w:rFonts w:ascii="Arial" w:eastAsia="Malgun Gothic" w:hAnsi="Arial" w:cs="Arial"/>
                <w:color w:val="000000"/>
                <w:spacing w:val="-2"/>
                <w:sz w:val="21"/>
                <w:szCs w:val="21"/>
                <w:lang w:val="ru-RU"/>
              </w:rPr>
              <w:t>Компания подтверждает факт приема на работу Работника путем подписания трудового договора, один из экземпляров которого хранится у Работника.</w:t>
            </w:r>
          </w:p>
        </w:tc>
        <w:tc>
          <w:tcPr>
            <w:tcW w:w="1667" w:type="pct"/>
          </w:tcPr>
          <w:p w14:paraId="45D835A1" w14:textId="77777777" w:rsidR="002341D6" w:rsidRPr="002A5E52" w:rsidRDefault="002341D6" w:rsidP="002341D6">
            <w:pPr>
              <w:pStyle w:val="af"/>
              <w:numPr>
                <w:ilvl w:val="0"/>
                <w:numId w:val="178"/>
              </w:numPr>
              <w:ind w:left="709" w:hanging="709"/>
              <w:rPr>
                <w:rFonts w:ascii="Arial" w:eastAsia="Malgun Gothic" w:hAnsi="Arial" w:cs="Arial"/>
                <w:color w:val="000000"/>
                <w:spacing w:val="-2"/>
                <w:sz w:val="21"/>
                <w:szCs w:val="21"/>
                <w:lang w:val="en-GB"/>
              </w:rPr>
            </w:pPr>
            <w:r w:rsidRPr="002A5E52">
              <w:rPr>
                <w:rFonts w:ascii="Arial" w:eastAsia="Malgun Gothic" w:hAnsi="Arial" w:cs="Arial"/>
                <w:color w:val="000000"/>
                <w:spacing w:val="-2"/>
                <w:sz w:val="21"/>
                <w:szCs w:val="21"/>
                <w:lang w:val="en-GB"/>
              </w:rPr>
              <w:t xml:space="preserve">The Company confirms the fact of hiring </w:t>
            </w:r>
            <w:r w:rsidRPr="00E17745">
              <w:rPr>
                <w:rFonts w:ascii="Arial" w:eastAsia="Malgun Gothic" w:hAnsi="Arial" w:cs="Arial"/>
                <w:color w:val="000000"/>
                <w:spacing w:val="-2"/>
                <w:sz w:val="21"/>
                <w:szCs w:val="21"/>
              </w:rPr>
              <w:t>the</w:t>
            </w:r>
            <w:r w:rsidRPr="002A5E52">
              <w:rPr>
                <w:rFonts w:ascii="Arial" w:eastAsia="Malgun Gothic" w:hAnsi="Arial" w:cs="Arial"/>
                <w:color w:val="000000"/>
                <w:spacing w:val="-2"/>
                <w:sz w:val="21"/>
                <w:szCs w:val="21"/>
                <w:lang w:val="en-GB"/>
              </w:rPr>
              <w:t xml:space="preserve"> Employee by signing the Employment Contract, one of the copies of which is kept by the Employee.</w:t>
            </w:r>
          </w:p>
          <w:p w14:paraId="753D1336" w14:textId="77777777" w:rsidR="00EA3184" w:rsidRPr="00E17745" w:rsidRDefault="00EA3184" w:rsidP="00EA3184">
            <w:pPr>
              <w:rPr>
                <w:rFonts w:ascii="Arial" w:eastAsia="Malgun Gothic" w:hAnsi="Arial" w:cs="Arial"/>
                <w:color w:val="000000"/>
                <w:spacing w:val="-4"/>
                <w:sz w:val="21"/>
                <w:szCs w:val="21"/>
              </w:rPr>
            </w:pPr>
          </w:p>
        </w:tc>
      </w:tr>
      <w:tr w:rsidR="00EA3184" w:rsidRPr="002A5E52" w14:paraId="7FD04D72" w14:textId="77777777" w:rsidTr="002103A2">
        <w:tc>
          <w:tcPr>
            <w:tcW w:w="1666" w:type="pct"/>
          </w:tcPr>
          <w:p w14:paraId="7F3F7CA8" w14:textId="126951E3" w:rsidR="00EA3184" w:rsidRPr="002A5E52" w:rsidRDefault="00EA3184" w:rsidP="00EA3184">
            <w:pPr>
              <w:rPr>
                <w:rFonts w:ascii="Arial" w:eastAsia="Malgun Gothic" w:hAnsi="Arial" w:cs="Arial"/>
                <w:color w:val="000000"/>
                <w:sz w:val="21"/>
                <w:szCs w:val="21"/>
              </w:rPr>
            </w:pPr>
            <w:r w:rsidRPr="002A5E52">
              <w:rPr>
                <w:rFonts w:ascii="Arial" w:eastAsia="Malgun Gothic" w:hAnsi="Arial" w:cs="Arial"/>
                <w:color w:val="000000"/>
                <w:sz w:val="21"/>
                <w:szCs w:val="21"/>
                <w:rPrChange w:id="90" w:author="Mia Choi" w:date="2021-07-25T15:36:00Z">
                  <w:rPr>
                    <w:rFonts w:ascii="Malgun Gothic" w:eastAsia="Malgun Gothic" w:hAnsi="Malgun Gothic"/>
                    <w:color w:val="000000"/>
                    <w:spacing w:val="-2"/>
                  </w:rPr>
                </w:rPrChange>
              </w:rPr>
              <w:t xml:space="preserve">2. </w:t>
            </w:r>
            <w:r w:rsidRPr="002A5E52">
              <w:rPr>
                <w:rFonts w:ascii="Arial" w:eastAsia="Malgun Gothic" w:hAnsi="Arial" w:cs="Arial" w:hint="eastAsia"/>
                <w:color w:val="000000"/>
                <w:sz w:val="21"/>
                <w:szCs w:val="21"/>
                <w:rPrChange w:id="91" w:author="Mia Choi" w:date="2021-07-25T15:36:00Z">
                  <w:rPr>
                    <w:rFonts w:ascii="Malgun Gothic" w:eastAsia="Malgun Gothic" w:hAnsi="Malgun Gothic" w:hint="eastAsia"/>
                    <w:color w:val="000000"/>
                    <w:spacing w:val="-2"/>
                  </w:rPr>
                </w:rPrChange>
              </w:rPr>
              <w:t>회사는</w:t>
            </w:r>
            <w:r w:rsidRPr="002A5E52">
              <w:rPr>
                <w:rFonts w:ascii="Arial" w:eastAsia="Malgun Gothic" w:hAnsi="Arial" w:cs="Arial"/>
                <w:color w:val="000000"/>
                <w:sz w:val="21"/>
                <w:szCs w:val="21"/>
                <w:rPrChange w:id="92" w:author="Mia Choi" w:date="2021-07-25T15:36:00Z">
                  <w:rPr>
                    <w:rFonts w:ascii="Malgun Gothic" w:eastAsia="Malgun Gothic" w:hAnsi="Malgun Gothic"/>
                    <w:color w:val="000000"/>
                    <w:spacing w:val="-2"/>
                  </w:rPr>
                </w:rPrChange>
              </w:rPr>
              <w:t xml:space="preserve"> </w:t>
            </w:r>
            <w:ins w:id="93" w:author="Mia Choi" w:date="2021-07-25T15:34:00Z">
              <w:r w:rsidRPr="002A5E52">
                <w:rPr>
                  <w:rFonts w:ascii="Arial" w:eastAsia="Malgun Gothic" w:hAnsi="Arial" w:cs="Arial" w:hint="eastAsia"/>
                  <w:color w:val="000000"/>
                  <w:sz w:val="21"/>
                  <w:szCs w:val="21"/>
                  <w:rPrChange w:id="94" w:author="Mia Choi" w:date="2021-07-25T15:36:00Z">
                    <w:rPr>
                      <w:rFonts w:ascii="Malgun Gothic" w:eastAsia="Malgun Gothic" w:hAnsi="Malgun Gothic" w:hint="eastAsia"/>
                      <w:color w:val="000000"/>
                      <w:spacing w:val="-2"/>
                    </w:rPr>
                  </w:rPrChange>
                </w:rPr>
                <w:t>종업원과의</w:t>
              </w:r>
              <w:r w:rsidRPr="002A5E52">
                <w:rPr>
                  <w:rFonts w:ascii="Arial" w:eastAsia="Malgun Gothic" w:hAnsi="Arial" w:cs="Arial"/>
                  <w:color w:val="000000"/>
                  <w:sz w:val="21"/>
                  <w:szCs w:val="21"/>
                  <w:rPrChange w:id="95" w:author="Mia Choi" w:date="2021-07-25T15:36:00Z">
                    <w:rPr>
                      <w:rFonts w:ascii="Malgun Gothic" w:eastAsia="Malgun Gothic" w:hAnsi="Malgun Gothic"/>
                      <w:color w:val="000000"/>
                      <w:spacing w:val="-2"/>
                    </w:rPr>
                  </w:rPrChange>
                </w:rPr>
                <w:t xml:space="preserve"> </w:t>
              </w:r>
            </w:ins>
            <w:r w:rsidRPr="002A5E52">
              <w:rPr>
                <w:rFonts w:ascii="Arial" w:eastAsia="Malgun Gothic" w:hAnsi="Arial" w:cs="Arial" w:hint="eastAsia"/>
                <w:color w:val="000000"/>
                <w:sz w:val="21"/>
                <w:szCs w:val="21"/>
                <w:rPrChange w:id="96" w:author="Mia Choi" w:date="2021-07-25T15:36:00Z">
                  <w:rPr>
                    <w:rFonts w:ascii="Malgun Gothic" w:eastAsia="Malgun Gothic" w:hAnsi="Malgun Gothic" w:hint="eastAsia"/>
                    <w:color w:val="000000"/>
                    <w:spacing w:val="-2"/>
                  </w:rPr>
                </w:rPrChange>
              </w:rPr>
              <w:t>근로계약</w:t>
            </w:r>
            <w:r w:rsidRPr="002A5E52">
              <w:rPr>
                <w:rFonts w:ascii="Arial" w:eastAsia="Malgun Gothic" w:hAnsi="Arial" w:cs="Arial"/>
                <w:color w:val="000000"/>
                <w:sz w:val="21"/>
                <w:szCs w:val="21"/>
                <w:rPrChange w:id="97"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98" w:author="Mia Choi" w:date="2021-07-25T15:36:00Z">
                  <w:rPr>
                    <w:rFonts w:ascii="Malgun Gothic" w:eastAsia="Malgun Gothic" w:hAnsi="Malgun Gothic" w:hint="eastAsia"/>
                    <w:color w:val="000000"/>
                    <w:spacing w:val="-2"/>
                  </w:rPr>
                </w:rPrChange>
              </w:rPr>
              <w:t>체결</w:t>
            </w:r>
            <w:r w:rsidRPr="002A5E52">
              <w:rPr>
                <w:rFonts w:ascii="Arial" w:eastAsia="Malgun Gothic" w:hAnsi="Arial" w:cs="Arial"/>
                <w:color w:val="000000"/>
                <w:sz w:val="21"/>
                <w:szCs w:val="21"/>
                <w:rPrChange w:id="99"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00" w:author="Mia Choi" w:date="2021-07-25T15:36:00Z">
                  <w:rPr>
                    <w:rFonts w:ascii="Malgun Gothic" w:eastAsia="Malgun Gothic" w:hAnsi="Malgun Gothic" w:hint="eastAsia"/>
                    <w:color w:val="000000"/>
                    <w:spacing w:val="-2"/>
                  </w:rPr>
                </w:rPrChange>
              </w:rPr>
              <w:t>시</w:t>
            </w:r>
            <w:ins w:id="101" w:author="Mia Choi" w:date="2021-07-25T15:34:00Z">
              <w:r w:rsidRPr="002A5E52">
                <w:rPr>
                  <w:rFonts w:ascii="Arial" w:eastAsia="Malgun Gothic" w:hAnsi="Arial" w:cs="Arial" w:hint="eastAsia"/>
                  <w:color w:val="000000"/>
                  <w:sz w:val="21"/>
                  <w:szCs w:val="21"/>
                  <w:rPrChange w:id="102" w:author="Mia Choi" w:date="2021-07-25T15:36:00Z">
                    <w:rPr>
                      <w:rFonts w:ascii="Malgun Gothic" w:eastAsia="Malgun Gothic" w:hAnsi="Malgun Gothic" w:hint="eastAsia"/>
                      <w:color w:val="000000"/>
                      <w:spacing w:val="-2"/>
                    </w:rPr>
                  </w:rPrChange>
                </w:rPr>
                <w:t>다음과</w:t>
              </w:r>
              <w:r w:rsidRPr="002A5E52">
                <w:rPr>
                  <w:rFonts w:ascii="Arial" w:eastAsia="Malgun Gothic" w:hAnsi="Arial" w:cs="Arial"/>
                  <w:color w:val="000000"/>
                  <w:sz w:val="21"/>
                  <w:szCs w:val="21"/>
                  <w:rPrChange w:id="103"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04" w:author="Mia Choi" w:date="2021-07-25T15:36:00Z">
                    <w:rPr>
                      <w:rFonts w:ascii="Malgun Gothic" w:eastAsia="Malgun Gothic" w:hAnsi="Malgun Gothic" w:hint="eastAsia"/>
                      <w:color w:val="000000"/>
                      <w:spacing w:val="-2"/>
                    </w:rPr>
                  </w:rPrChange>
                </w:rPr>
                <w:t>같은</w:t>
              </w:r>
              <w:r w:rsidRPr="002A5E52">
                <w:rPr>
                  <w:rFonts w:ascii="Arial" w:eastAsia="Malgun Gothic" w:hAnsi="Arial" w:cs="Arial"/>
                  <w:color w:val="000000"/>
                  <w:sz w:val="21"/>
                  <w:szCs w:val="21"/>
                  <w:rPrChange w:id="105"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06" w:author="Mia Choi" w:date="2021-07-25T15:36:00Z">
                    <w:rPr>
                      <w:rFonts w:ascii="Malgun Gothic" w:eastAsia="Malgun Gothic" w:hAnsi="Malgun Gothic" w:hint="eastAsia"/>
                      <w:color w:val="000000"/>
                      <w:spacing w:val="-2"/>
                    </w:rPr>
                  </w:rPrChange>
                </w:rPr>
                <w:t>조건을</w:t>
              </w:r>
              <w:r w:rsidRPr="002A5E52">
                <w:rPr>
                  <w:rFonts w:ascii="Arial" w:eastAsia="Malgun Gothic" w:hAnsi="Arial" w:cs="Arial"/>
                  <w:color w:val="000000"/>
                  <w:sz w:val="21"/>
                  <w:szCs w:val="21"/>
                  <w:rPrChange w:id="107"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08" w:author="Mia Choi" w:date="2021-07-25T15:36:00Z">
                    <w:rPr>
                      <w:rFonts w:ascii="Malgun Gothic" w:eastAsia="Malgun Gothic" w:hAnsi="Malgun Gothic" w:hint="eastAsia"/>
                      <w:color w:val="000000"/>
                      <w:spacing w:val="-2"/>
                    </w:rPr>
                  </w:rPrChange>
                </w:rPr>
                <w:t>정한다</w:t>
              </w:r>
              <w:r w:rsidRPr="002A5E52">
                <w:rPr>
                  <w:rFonts w:ascii="Arial" w:eastAsia="Malgun Gothic" w:hAnsi="Arial" w:cs="Arial"/>
                  <w:color w:val="000000"/>
                  <w:sz w:val="21"/>
                  <w:szCs w:val="21"/>
                  <w:rPrChange w:id="109" w:author="Mia Choi" w:date="2021-07-25T15:36:00Z">
                    <w:rPr>
                      <w:rFonts w:ascii="Malgun Gothic" w:eastAsia="Malgun Gothic" w:hAnsi="Malgun Gothic"/>
                      <w:color w:val="000000"/>
                      <w:spacing w:val="-2"/>
                    </w:rPr>
                  </w:rPrChange>
                </w:rPr>
                <w:t>:</w:t>
              </w:r>
            </w:ins>
          </w:p>
        </w:tc>
        <w:tc>
          <w:tcPr>
            <w:tcW w:w="1667" w:type="pct"/>
          </w:tcPr>
          <w:p w14:paraId="419E242E" w14:textId="16BFCB03" w:rsidR="00EA3184" w:rsidRPr="002A5E52" w:rsidRDefault="00EA3184" w:rsidP="002341D6">
            <w:pPr>
              <w:pStyle w:val="af"/>
              <w:numPr>
                <w:ilvl w:val="0"/>
                <w:numId w:val="178"/>
              </w:numPr>
              <w:ind w:left="709" w:hanging="709"/>
              <w:rPr>
                <w:rFonts w:ascii="Arial" w:eastAsia="Malgun Gothic" w:hAnsi="Arial" w:cs="Arial"/>
                <w:color w:val="000000"/>
                <w:sz w:val="21"/>
                <w:szCs w:val="21"/>
                <w:lang w:val="ru-RU"/>
              </w:rPr>
            </w:pPr>
            <w:r w:rsidRPr="002A5E52">
              <w:rPr>
                <w:rFonts w:ascii="Arial" w:eastAsia="Malgun Gothic" w:hAnsi="Arial" w:cs="Arial"/>
                <w:color w:val="000000"/>
                <w:spacing w:val="-2"/>
                <w:sz w:val="21"/>
                <w:szCs w:val="21"/>
                <w:lang w:val="ru-RU"/>
              </w:rPr>
              <w:t xml:space="preserve">Компания при заключении трудового договора определяет такие условия труда Работника, как:  </w:t>
            </w:r>
          </w:p>
        </w:tc>
        <w:tc>
          <w:tcPr>
            <w:tcW w:w="1667" w:type="pct"/>
          </w:tcPr>
          <w:p w14:paraId="6ADEC8F5" w14:textId="697FAA24" w:rsidR="00EA3184" w:rsidRPr="002A5E52" w:rsidRDefault="002341D6" w:rsidP="002341D6">
            <w:pPr>
              <w:pStyle w:val="af"/>
              <w:numPr>
                <w:ilvl w:val="0"/>
                <w:numId w:val="180"/>
              </w:numPr>
              <w:ind w:left="709" w:hanging="709"/>
              <w:rPr>
                <w:rFonts w:ascii="Arial" w:eastAsia="Malgun Gothic" w:hAnsi="Arial" w:cs="Arial"/>
                <w:color w:val="000000"/>
                <w:spacing w:val="-2"/>
                <w:sz w:val="21"/>
                <w:szCs w:val="21"/>
                <w:lang w:val="en-GB"/>
              </w:rPr>
            </w:pPr>
            <w:r w:rsidRPr="002A5E52">
              <w:rPr>
                <w:rFonts w:ascii="Arial" w:eastAsia="Malgun Gothic" w:hAnsi="Arial" w:cs="Arial"/>
                <w:color w:val="000000"/>
                <w:spacing w:val="-2"/>
                <w:sz w:val="21"/>
                <w:szCs w:val="21"/>
                <w:lang w:val="en-GB"/>
              </w:rPr>
              <w:t>When signing the Employment Contract, the Company determines such working conditions of the Employee as</w:t>
            </w:r>
          </w:p>
        </w:tc>
      </w:tr>
      <w:tr w:rsidR="00EA3184" w:rsidRPr="002A5E52" w14:paraId="1D804FEB" w14:textId="77777777" w:rsidTr="002103A2">
        <w:tc>
          <w:tcPr>
            <w:tcW w:w="1666" w:type="pct"/>
          </w:tcPr>
          <w:p w14:paraId="466BD314" w14:textId="3F7A1E2E" w:rsidR="00EA3184" w:rsidRPr="002A5E52" w:rsidRDefault="00EA3184" w:rsidP="00EA3184">
            <w:pPr>
              <w:rPr>
                <w:rFonts w:ascii="Arial" w:eastAsia="Malgun Gothic" w:hAnsi="Arial" w:cs="Arial"/>
                <w:color w:val="000000"/>
                <w:sz w:val="21"/>
                <w:szCs w:val="21"/>
              </w:rPr>
            </w:pPr>
            <w:ins w:id="110" w:author="Mia Choi" w:date="2021-07-25T15:34:00Z">
              <w:r w:rsidRPr="002A5E52">
                <w:rPr>
                  <w:rFonts w:ascii="Arial" w:eastAsia="Malgun Gothic" w:hAnsi="Arial" w:cs="Arial" w:hint="eastAsia"/>
                  <w:color w:val="000000"/>
                  <w:sz w:val="21"/>
                  <w:szCs w:val="21"/>
                  <w:rPrChange w:id="111" w:author="Mia Choi" w:date="2021-07-25T15:36:00Z">
                    <w:rPr>
                      <w:rFonts w:ascii="Malgun Gothic" w:eastAsia="Malgun Gothic" w:hAnsi="Malgun Gothic" w:hint="eastAsia"/>
                      <w:color w:val="000000"/>
                      <w:spacing w:val="-2"/>
                    </w:rPr>
                  </w:rPrChange>
                </w:rPr>
                <w:t>•</w:t>
              </w:r>
              <w:r w:rsidRPr="002A5E52">
                <w:rPr>
                  <w:rFonts w:ascii="Arial" w:eastAsia="Malgun Gothic" w:hAnsi="Arial" w:cs="Arial"/>
                  <w:color w:val="000000"/>
                  <w:sz w:val="21"/>
                  <w:szCs w:val="21"/>
                  <w:rPrChange w:id="112"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13" w:author="Mia Choi" w:date="2021-07-25T15:36:00Z">
                    <w:rPr>
                      <w:rFonts w:ascii="Malgun Gothic" w:eastAsia="Malgun Gothic" w:hAnsi="Malgun Gothic" w:hint="eastAsia"/>
                      <w:color w:val="000000"/>
                      <w:spacing w:val="-2"/>
                    </w:rPr>
                  </w:rPrChange>
                </w:rPr>
                <w:t>취업의</w:t>
              </w:r>
              <w:r w:rsidRPr="002A5E52">
                <w:rPr>
                  <w:rFonts w:ascii="Arial" w:eastAsia="Malgun Gothic" w:hAnsi="Arial" w:cs="Arial"/>
                  <w:color w:val="000000"/>
                  <w:sz w:val="21"/>
                  <w:szCs w:val="21"/>
                  <w:rPrChange w:id="114"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15" w:author="Mia Choi" w:date="2021-07-25T15:36:00Z">
                    <w:rPr>
                      <w:rFonts w:ascii="Malgun Gothic" w:eastAsia="Malgun Gothic" w:hAnsi="Malgun Gothic" w:hint="eastAsia"/>
                      <w:color w:val="000000"/>
                      <w:spacing w:val="-2"/>
                    </w:rPr>
                  </w:rPrChange>
                </w:rPr>
                <w:t>장소</w:t>
              </w:r>
              <w:r w:rsidRPr="002A5E52">
                <w:rPr>
                  <w:rFonts w:ascii="Arial" w:eastAsia="Malgun Gothic" w:hAnsi="Arial" w:cs="Arial"/>
                  <w:color w:val="000000"/>
                  <w:sz w:val="21"/>
                  <w:szCs w:val="21"/>
                  <w:rPrChange w:id="116"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17" w:author="Mia Choi" w:date="2021-07-25T15:36:00Z">
                    <w:rPr>
                      <w:rFonts w:ascii="Malgun Gothic" w:eastAsia="Malgun Gothic" w:hAnsi="Malgun Gothic" w:hint="eastAsia"/>
                      <w:color w:val="000000"/>
                      <w:spacing w:val="-2"/>
                    </w:rPr>
                  </w:rPrChange>
                </w:rPr>
                <w:t>그리고</w:t>
              </w:r>
              <w:r w:rsidRPr="002A5E52">
                <w:rPr>
                  <w:rFonts w:ascii="Arial" w:eastAsia="Malgun Gothic" w:hAnsi="Arial" w:cs="Arial"/>
                  <w:color w:val="000000"/>
                  <w:sz w:val="21"/>
                  <w:szCs w:val="21"/>
                  <w:rPrChange w:id="118"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19" w:author="Mia Choi" w:date="2021-07-25T15:36:00Z">
                    <w:rPr>
                      <w:rFonts w:ascii="Malgun Gothic" w:eastAsia="Malgun Gothic" w:hAnsi="Malgun Gothic" w:hint="eastAsia"/>
                      <w:color w:val="000000"/>
                      <w:spacing w:val="-2"/>
                    </w:rPr>
                  </w:rPrChange>
                </w:rPr>
                <w:t>직원이</w:t>
              </w:r>
              <w:r w:rsidRPr="002A5E52">
                <w:rPr>
                  <w:rFonts w:ascii="Arial" w:eastAsia="Malgun Gothic" w:hAnsi="Arial" w:cs="Arial"/>
                  <w:color w:val="000000"/>
                  <w:sz w:val="21"/>
                  <w:szCs w:val="21"/>
                  <w:rPrChange w:id="120"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21" w:author="Mia Choi" w:date="2021-07-25T15:36:00Z">
                    <w:rPr>
                      <w:rFonts w:ascii="Malgun Gothic" w:eastAsia="Malgun Gothic" w:hAnsi="Malgun Gothic" w:hint="eastAsia"/>
                      <w:color w:val="000000"/>
                      <w:spacing w:val="-2"/>
                    </w:rPr>
                  </w:rPrChange>
                </w:rPr>
                <w:t>다른</w:t>
              </w:r>
              <w:r w:rsidRPr="002A5E52">
                <w:rPr>
                  <w:rFonts w:ascii="Arial" w:eastAsia="Malgun Gothic" w:hAnsi="Arial" w:cs="Arial"/>
                  <w:color w:val="000000"/>
                  <w:sz w:val="21"/>
                  <w:szCs w:val="21"/>
                  <w:rPrChange w:id="122"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23" w:author="Mia Choi" w:date="2021-07-25T15:36:00Z">
                    <w:rPr>
                      <w:rFonts w:ascii="Malgun Gothic" w:eastAsia="Malgun Gothic" w:hAnsi="Malgun Gothic" w:hint="eastAsia"/>
                      <w:color w:val="000000"/>
                      <w:spacing w:val="-2"/>
                    </w:rPr>
                  </w:rPrChange>
                </w:rPr>
                <w:t>지역에</w:t>
              </w:r>
              <w:r w:rsidRPr="002A5E52">
                <w:rPr>
                  <w:rFonts w:ascii="Arial" w:eastAsia="Malgun Gothic" w:hAnsi="Arial" w:cs="Arial"/>
                  <w:color w:val="000000"/>
                  <w:sz w:val="21"/>
                  <w:szCs w:val="21"/>
                  <w:rPrChange w:id="124"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25" w:author="Mia Choi" w:date="2021-07-25T15:36:00Z">
                    <w:rPr>
                      <w:rFonts w:ascii="Malgun Gothic" w:eastAsia="Malgun Gothic" w:hAnsi="Malgun Gothic" w:hint="eastAsia"/>
                      <w:color w:val="000000"/>
                      <w:spacing w:val="-2"/>
                    </w:rPr>
                  </w:rPrChange>
                </w:rPr>
                <w:t>위치한</w:t>
              </w:r>
              <w:r w:rsidRPr="002A5E52">
                <w:rPr>
                  <w:rFonts w:ascii="Arial" w:eastAsia="Malgun Gothic" w:hAnsi="Arial" w:cs="Arial"/>
                  <w:color w:val="000000"/>
                  <w:sz w:val="21"/>
                  <w:szCs w:val="21"/>
                  <w:rPrChange w:id="126"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27" w:author="Mia Choi" w:date="2021-07-25T15:36:00Z">
                    <w:rPr>
                      <w:rFonts w:ascii="Malgun Gothic" w:eastAsia="Malgun Gothic" w:hAnsi="Malgun Gothic" w:hint="eastAsia"/>
                      <w:color w:val="000000"/>
                      <w:spacing w:val="-2"/>
                    </w:rPr>
                  </w:rPrChange>
                </w:rPr>
                <w:t>조직의</w:t>
              </w:r>
              <w:r w:rsidRPr="002A5E52">
                <w:rPr>
                  <w:rFonts w:ascii="Arial" w:eastAsia="Malgun Gothic" w:hAnsi="Arial" w:cs="Arial"/>
                  <w:color w:val="000000"/>
                  <w:sz w:val="21"/>
                  <w:szCs w:val="21"/>
                  <w:rPrChange w:id="128"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29" w:author="Mia Choi" w:date="2021-07-25T15:36:00Z">
                    <w:rPr>
                      <w:rFonts w:ascii="Malgun Gothic" w:eastAsia="Malgun Gothic" w:hAnsi="Malgun Gothic" w:hint="eastAsia"/>
                      <w:color w:val="000000"/>
                      <w:spacing w:val="-2"/>
                    </w:rPr>
                  </w:rPrChange>
                </w:rPr>
                <w:t>지점</w:t>
              </w:r>
              <w:r w:rsidRPr="002A5E52">
                <w:rPr>
                  <w:rFonts w:ascii="Arial" w:eastAsia="Malgun Gothic" w:hAnsi="Arial" w:cs="Arial"/>
                  <w:color w:val="000000"/>
                  <w:sz w:val="21"/>
                  <w:szCs w:val="21"/>
                  <w:rPrChange w:id="130"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31" w:author="Mia Choi" w:date="2021-07-25T15:36:00Z">
                    <w:rPr>
                      <w:rFonts w:ascii="Malgun Gothic" w:eastAsia="Malgun Gothic" w:hAnsi="Malgun Gothic" w:hint="eastAsia"/>
                      <w:color w:val="000000"/>
                      <w:spacing w:val="-2"/>
                    </w:rPr>
                  </w:rPrChange>
                </w:rPr>
                <w:t>대표</w:t>
              </w:r>
              <w:r w:rsidRPr="002A5E52">
                <w:rPr>
                  <w:rFonts w:ascii="Arial" w:eastAsia="Malgun Gothic" w:hAnsi="Arial" w:cs="Arial"/>
                  <w:color w:val="000000"/>
                  <w:sz w:val="21"/>
                  <w:szCs w:val="21"/>
                  <w:rPrChange w:id="132"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33" w:author="Mia Choi" w:date="2021-07-25T15:36:00Z">
                    <w:rPr>
                      <w:rFonts w:ascii="Malgun Gothic" w:eastAsia="Malgun Gothic" w:hAnsi="Malgun Gothic" w:hint="eastAsia"/>
                      <w:color w:val="000000"/>
                      <w:spacing w:val="-2"/>
                    </w:rPr>
                  </w:rPrChange>
                </w:rPr>
                <w:t>사무소</w:t>
              </w:r>
              <w:r w:rsidRPr="002A5E52">
                <w:rPr>
                  <w:rFonts w:ascii="Arial" w:eastAsia="Malgun Gothic" w:hAnsi="Arial" w:cs="Arial"/>
                  <w:color w:val="000000"/>
                  <w:sz w:val="21"/>
                  <w:szCs w:val="21"/>
                  <w:rPrChange w:id="134"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35" w:author="Mia Choi" w:date="2021-07-25T15:36:00Z">
                    <w:rPr>
                      <w:rFonts w:ascii="Malgun Gothic" w:eastAsia="Malgun Gothic" w:hAnsi="Malgun Gothic" w:hint="eastAsia"/>
                      <w:color w:val="000000"/>
                      <w:spacing w:val="-2"/>
                    </w:rPr>
                  </w:rPrChange>
                </w:rPr>
                <w:t>또는</w:t>
              </w:r>
              <w:r w:rsidRPr="002A5E52">
                <w:rPr>
                  <w:rFonts w:ascii="Arial" w:eastAsia="Malgun Gothic" w:hAnsi="Arial" w:cs="Arial"/>
                  <w:color w:val="000000"/>
                  <w:sz w:val="21"/>
                  <w:szCs w:val="21"/>
                  <w:rPrChange w:id="136"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37" w:author="Mia Choi" w:date="2021-07-25T15:36:00Z">
                    <w:rPr>
                      <w:rFonts w:ascii="Malgun Gothic" w:eastAsia="Malgun Gothic" w:hAnsi="Malgun Gothic" w:hint="eastAsia"/>
                      <w:color w:val="000000"/>
                      <w:spacing w:val="-2"/>
                    </w:rPr>
                  </w:rPrChange>
                </w:rPr>
                <w:t>기타</w:t>
              </w:r>
              <w:r w:rsidRPr="002A5E52">
                <w:rPr>
                  <w:rFonts w:ascii="Arial" w:eastAsia="Malgun Gothic" w:hAnsi="Arial" w:cs="Arial"/>
                  <w:color w:val="000000"/>
                  <w:sz w:val="21"/>
                  <w:szCs w:val="21"/>
                  <w:rPrChange w:id="138"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39" w:author="Mia Choi" w:date="2021-07-25T15:36:00Z">
                    <w:rPr>
                      <w:rFonts w:ascii="Malgun Gothic" w:eastAsia="Malgun Gothic" w:hAnsi="Malgun Gothic" w:hint="eastAsia"/>
                      <w:color w:val="000000"/>
                      <w:spacing w:val="-2"/>
                    </w:rPr>
                  </w:rPrChange>
                </w:rPr>
                <w:t>별도의</w:t>
              </w:r>
              <w:r w:rsidRPr="002A5E52">
                <w:rPr>
                  <w:rFonts w:ascii="Arial" w:eastAsia="Malgun Gothic" w:hAnsi="Arial" w:cs="Arial"/>
                  <w:color w:val="000000"/>
                  <w:sz w:val="21"/>
                  <w:szCs w:val="21"/>
                  <w:rPrChange w:id="140"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41" w:author="Mia Choi" w:date="2021-07-25T15:36:00Z">
                    <w:rPr>
                      <w:rFonts w:ascii="Malgun Gothic" w:eastAsia="Malgun Gothic" w:hAnsi="Malgun Gothic" w:hint="eastAsia"/>
                      <w:color w:val="000000"/>
                      <w:spacing w:val="-2"/>
                    </w:rPr>
                  </w:rPrChange>
                </w:rPr>
                <w:t>구조</w:t>
              </w:r>
              <w:r w:rsidRPr="002A5E52">
                <w:rPr>
                  <w:rFonts w:ascii="Arial" w:eastAsia="Malgun Gothic" w:hAnsi="Arial" w:cs="Arial"/>
                  <w:color w:val="000000"/>
                  <w:sz w:val="21"/>
                  <w:szCs w:val="21"/>
                  <w:rPrChange w:id="142"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43" w:author="Mia Choi" w:date="2021-07-25T15:36:00Z">
                    <w:rPr>
                      <w:rFonts w:ascii="Malgun Gothic" w:eastAsia="Malgun Gothic" w:hAnsi="Malgun Gothic" w:hint="eastAsia"/>
                      <w:color w:val="000000"/>
                      <w:spacing w:val="-2"/>
                    </w:rPr>
                  </w:rPrChange>
                </w:rPr>
                <w:t>단위에서</w:t>
              </w:r>
              <w:r w:rsidRPr="002A5E52">
                <w:rPr>
                  <w:rFonts w:ascii="Arial" w:eastAsia="Malgun Gothic" w:hAnsi="Arial" w:cs="Arial"/>
                  <w:color w:val="000000"/>
                  <w:sz w:val="21"/>
                  <w:szCs w:val="21"/>
                  <w:rPrChange w:id="144"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45" w:author="Mia Choi" w:date="2021-07-25T15:36:00Z">
                    <w:rPr>
                      <w:rFonts w:ascii="Malgun Gothic" w:eastAsia="Malgun Gothic" w:hAnsi="Malgun Gothic" w:hint="eastAsia"/>
                      <w:color w:val="000000"/>
                      <w:spacing w:val="-2"/>
                    </w:rPr>
                  </w:rPrChange>
                </w:rPr>
                <w:t>일하기</w:t>
              </w:r>
              <w:r w:rsidRPr="002A5E52">
                <w:rPr>
                  <w:rFonts w:ascii="Arial" w:eastAsia="Malgun Gothic" w:hAnsi="Arial" w:cs="Arial"/>
                  <w:color w:val="000000"/>
                  <w:sz w:val="21"/>
                  <w:szCs w:val="21"/>
                  <w:rPrChange w:id="146"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47" w:author="Mia Choi" w:date="2021-07-25T15:36:00Z">
                    <w:rPr>
                      <w:rFonts w:ascii="Malgun Gothic" w:eastAsia="Malgun Gothic" w:hAnsi="Malgun Gothic" w:hint="eastAsia"/>
                      <w:color w:val="000000"/>
                      <w:spacing w:val="-2"/>
                    </w:rPr>
                  </w:rPrChange>
                </w:rPr>
                <w:t>위해</w:t>
              </w:r>
              <w:r w:rsidRPr="002A5E52">
                <w:rPr>
                  <w:rFonts w:ascii="Arial" w:eastAsia="Malgun Gothic" w:hAnsi="Arial" w:cs="Arial"/>
                  <w:color w:val="000000"/>
                  <w:sz w:val="21"/>
                  <w:szCs w:val="21"/>
                  <w:rPrChange w:id="148"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49" w:author="Mia Choi" w:date="2021-07-25T15:36:00Z">
                    <w:rPr>
                      <w:rFonts w:ascii="Malgun Gothic" w:eastAsia="Malgun Gothic" w:hAnsi="Malgun Gothic" w:hint="eastAsia"/>
                      <w:color w:val="000000"/>
                      <w:spacing w:val="-2"/>
                    </w:rPr>
                  </w:rPrChange>
                </w:rPr>
                <w:t>고용된</w:t>
              </w:r>
              <w:r w:rsidRPr="002A5E52">
                <w:rPr>
                  <w:rFonts w:ascii="Arial" w:eastAsia="Malgun Gothic" w:hAnsi="Arial" w:cs="Arial"/>
                  <w:color w:val="000000"/>
                  <w:sz w:val="21"/>
                  <w:szCs w:val="21"/>
                  <w:rPrChange w:id="150"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51" w:author="Mia Choi" w:date="2021-07-25T15:36:00Z">
                    <w:rPr>
                      <w:rFonts w:ascii="Malgun Gothic" w:eastAsia="Malgun Gothic" w:hAnsi="Malgun Gothic" w:hint="eastAsia"/>
                      <w:color w:val="000000"/>
                      <w:spacing w:val="-2"/>
                    </w:rPr>
                  </w:rPrChange>
                </w:rPr>
                <w:t>경우</w:t>
              </w:r>
              <w:r w:rsidRPr="002A5E52">
                <w:rPr>
                  <w:rFonts w:ascii="Arial" w:eastAsia="Malgun Gothic" w:hAnsi="Arial" w:cs="Arial"/>
                  <w:color w:val="000000"/>
                  <w:sz w:val="21"/>
                  <w:szCs w:val="21"/>
                  <w:rPrChange w:id="152" w:author="Mia Choi" w:date="2021-07-25T15:36:00Z">
                    <w:rPr>
                      <w:rFonts w:ascii="Malgun Gothic" w:eastAsia="Malgun Gothic" w:hAnsi="Malgun Gothic"/>
                      <w:color w:val="000000"/>
                      <w:spacing w:val="-2"/>
                    </w:rPr>
                  </w:rPrChange>
                </w:rPr>
                <w:t xml:space="preserve"> - </w:t>
              </w:r>
              <w:r w:rsidRPr="002A5E52">
                <w:rPr>
                  <w:rFonts w:ascii="Arial" w:eastAsia="Malgun Gothic" w:hAnsi="Arial" w:cs="Arial" w:hint="eastAsia"/>
                  <w:color w:val="000000"/>
                  <w:sz w:val="21"/>
                  <w:szCs w:val="21"/>
                  <w:rPrChange w:id="153" w:author="Mia Choi" w:date="2021-07-25T15:36:00Z">
                    <w:rPr>
                      <w:rFonts w:ascii="Malgun Gothic" w:eastAsia="Malgun Gothic" w:hAnsi="Malgun Gothic" w:hint="eastAsia"/>
                      <w:color w:val="000000"/>
                      <w:spacing w:val="-2"/>
                    </w:rPr>
                  </w:rPrChange>
                </w:rPr>
                <w:t>별도의</w:t>
              </w:r>
              <w:r w:rsidRPr="002A5E52">
                <w:rPr>
                  <w:rFonts w:ascii="Arial" w:eastAsia="Malgun Gothic" w:hAnsi="Arial" w:cs="Arial"/>
                  <w:color w:val="000000"/>
                  <w:sz w:val="21"/>
                  <w:szCs w:val="21"/>
                  <w:rPrChange w:id="154"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55" w:author="Mia Choi" w:date="2021-07-25T15:36:00Z">
                    <w:rPr>
                      <w:rFonts w:ascii="Malgun Gothic" w:eastAsia="Malgun Gothic" w:hAnsi="Malgun Gothic" w:hint="eastAsia"/>
                      <w:color w:val="000000"/>
                      <w:spacing w:val="-2"/>
                    </w:rPr>
                  </w:rPrChange>
                </w:rPr>
                <w:t>구조</w:t>
              </w:r>
              <w:r w:rsidRPr="002A5E52">
                <w:rPr>
                  <w:rFonts w:ascii="Arial" w:eastAsia="Malgun Gothic" w:hAnsi="Arial" w:cs="Arial"/>
                  <w:color w:val="000000"/>
                  <w:sz w:val="21"/>
                  <w:szCs w:val="21"/>
                  <w:rPrChange w:id="156"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57" w:author="Mia Choi" w:date="2021-07-25T15:36:00Z">
                    <w:rPr>
                      <w:rFonts w:ascii="Malgun Gothic" w:eastAsia="Malgun Gothic" w:hAnsi="Malgun Gothic" w:hint="eastAsia"/>
                      <w:color w:val="000000"/>
                      <w:spacing w:val="-2"/>
                    </w:rPr>
                  </w:rPrChange>
                </w:rPr>
                <w:t>단위</w:t>
              </w:r>
              <w:r w:rsidRPr="002A5E52">
                <w:rPr>
                  <w:rFonts w:ascii="Arial" w:eastAsia="Malgun Gothic" w:hAnsi="Arial" w:cs="Arial"/>
                  <w:color w:val="000000"/>
                  <w:sz w:val="21"/>
                  <w:szCs w:val="21"/>
                  <w:rPrChange w:id="158"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59" w:author="Mia Choi" w:date="2021-07-25T15:36:00Z">
                    <w:rPr>
                      <w:rFonts w:ascii="Malgun Gothic" w:eastAsia="Malgun Gothic" w:hAnsi="Malgun Gothic" w:hint="eastAsia"/>
                      <w:color w:val="000000"/>
                      <w:spacing w:val="-2"/>
                    </w:rPr>
                  </w:rPrChange>
                </w:rPr>
                <w:t>및</w:t>
              </w:r>
              <w:r w:rsidRPr="002A5E52">
                <w:rPr>
                  <w:rFonts w:ascii="Arial" w:eastAsia="Malgun Gothic" w:hAnsi="Arial" w:cs="Arial"/>
                  <w:color w:val="000000"/>
                  <w:sz w:val="21"/>
                  <w:szCs w:val="21"/>
                  <w:rPrChange w:id="160"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61" w:author="Mia Choi" w:date="2021-07-25T15:36:00Z">
                    <w:rPr>
                      <w:rFonts w:ascii="Malgun Gothic" w:eastAsia="Malgun Gothic" w:hAnsi="Malgun Gothic" w:hint="eastAsia"/>
                      <w:color w:val="000000"/>
                      <w:spacing w:val="-2"/>
                    </w:rPr>
                  </w:rPrChange>
                </w:rPr>
                <w:lastRenderedPageBreak/>
                <w:t>해당</w:t>
              </w:r>
              <w:r w:rsidRPr="002A5E52">
                <w:rPr>
                  <w:rFonts w:ascii="Arial" w:eastAsia="Malgun Gothic" w:hAnsi="Arial" w:cs="Arial"/>
                  <w:color w:val="000000"/>
                  <w:sz w:val="21"/>
                  <w:szCs w:val="21"/>
                  <w:rPrChange w:id="162"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63" w:author="Mia Choi" w:date="2021-07-25T15:36:00Z">
                    <w:rPr>
                      <w:rFonts w:ascii="Malgun Gothic" w:eastAsia="Malgun Gothic" w:hAnsi="Malgun Gothic" w:hint="eastAsia"/>
                      <w:color w:val="000000"/>
                      <w:spacing w:val="-2"/>
                    </w:rPr>
                  </w:rPrChange>
                </w:rPr>
                <w:t>조직이</w:t>
              </w:r>
              <w:r w:rsidRPr="002A5E52">
                <w:rPr>
                  <w:rFonts w:ascii="Arial" w:eastAsia="Malgun Gothic" w:hAnsi="Arial" w:cs="Arial"/>
                  <w:color w:val="000000"/>
                  <w:sz w:val="21"/>
                  <w:szCs w:val="21"/>
                  <w:rPrChange w:id="164"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65" w:author="Mia Choi" w:date="2021-07-25T15:36:00Z">
                    <w:rPr>
                      <w:rFonts w:ascii="Malgun Gothic" w:eastAsia="Malgun Gothic" w:hAnsi="Malgun Gothic" w:hint="eastAsia"/>
                      <w:color w:val="000000"/>
                      <w:spacing w:val="-2"/>
                    </w:rPr>
                  </w:rPrChange>
                </w:rPr>
                <w:t>있는</w:t>
              </w:r>
              <w:r w:rsidRPr="002A5E52">
                <w:rPr>
                  <w:rFonts w:ascii="Arial" w:eastAsia="Malgun Gothic" w:hAnsi="Arial" w:cs="Arial"/>
                  <w:color w:val="000000"/>
                  <w:sz w:val="21"/>
                  <w:szCs w:val="21"/>
                  <w:rPrChange w:id="166"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67" w:author="Mia Choi" w:date="2021-07-25T15:36:00Z">
                    <w:rPr>
                      <w:rFonts w:ascii="Malgun Gothic" w:eastAsia="Malgun Gothic" w:hAnsi="Malgun Gothic" w:hint="eastAsia"/>
                      <w:color w:val="000000"/>
                      <w:spacing w:val="-2"/>
                    </w:rPr>
                  </w:rPrChange>
                </w:rPr>
                <w:t>취업</w:t>
              </w:r>
              <w:r w:rsidRPr="002A5E52">
                <w:rPr>
                  <w:rFonts w:ascii="Arial" w:eastAsia="Malgun Gothic" w:hAnsi="Arial" w:cs="Arial"/>
                  <w:color w:val="000000"/>
                  <w:sz w:val="21"/>
                  <w:szCs w:val="21"/>
                  <w:rPrChange w:id="168"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69" w:author="Mia Choi" w:date="2021-07-25T15:36:00Z">
                    <w:rPr>
                      <w:rFonts w:ascii="Malgun Gothic" w:eastAsia="Malgun Gothic" w:hAnsi="Malgun Gothic" w:hint="eastAsia"/>
                      <w:color w:val="000000"/>
                      <w:spacing w:val="-2"/>
                    </w:rPr>
                  </w:rPrChange>
                </w:rPr>
                <w:t>장소의</w:t>
              </w:r>
              <w:r w:rsidRPr="002A5E52">
                <w:rPr>
                  <w:rFonts w:ascii="Arial" w:eastAsia="Malgun Gothic" w:hAnsi="Arial" w:cs="Arial"/>
                  <w:color w:val="000000"/>
                  <w:sz w:val="21"/>
                  <w:szCs w:val="21"/>
                  <w:rPrChange w:id="170"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71" w:author="Mia Choi" w:date="2021-07-25T15:36:00Z">
                    <w:rPr>
                      <w:rFonts w:ascii="Malgun Gothic" w:eastAsia="Malgun Gothic" w:hAnsi="Malgun Gothic" w:hint="eastAsia"/>
                      <w:color w:val="000000"/>
                      <w:spacing w:val="-2"/>
                    </w:rPr>
                  </w:rPrChange>
                </w:rPr>
                <w:t>위치</w:t>
              </w:r>
              <w:r w:rsidRPr="002A5E52">
                <w:rPr>
                  <w:rFonts w:ascii="Arial" w:eastAsia="Malgun Gothic" w:hAnsi="Arial" w:cs="Arial"/>
                  <w:color w:val="000000"/>
                  <w:sz w:val="21"/>
                  <w:szCs w:val="21"/>
                  <w:rPrChange w:id="172" w:author="Mia Choi" w:date="2021-07-25T15:36:00Z">
                    <w:rPr>
                      <w:rFonts w:ascii="Malgun Gothic" w:eastAsia="Malgun Gothic" w:hAnsi="Malgun Gothic"/>
                      <w:color w:val="000000"/>
                      <w:spacing w:val="-2"/>
                    </w:rPr>
                  </w:rPrChange>
                </w:rPr>
                <w:t>;</w:t>
              </w:r>
            </w:ins>
          </w:p>
        </w:tc>
        <w:tc>
          <w:tcPr>
            <w:tcW w:w="1667" w:type="pct"/>
          </w:tcPr>
          <w:p w14:paraId="318D7E28" w14:textId="4B39A604" w:rsidR="00EA3184" w:rsidRPr="002A5E52" w:rsidRDefault="00EA3184" w:rsidP="00DA33E2">
            <w:pPr>
              <w:pStyle w:val="af"/>
              <w:numPr>
                <w:ilvl w:val="0"/>
                <w:numId w:val="121"/>
              </w:numPr>
              <w:ind w:left="709" w:hanging="709"/>
              <w:rPr>
                <w:rFonts w:ascii="Arial" w:eastAsia="Malgun Gothic" w:hAnsi="Arial" w:cs="Arial"/>
                <w:color w:val="000000"/>
                <w:sz w:val="21"/>
                <w:szCs w:val="21"/>
                <w:lang w:val="ru-RU"/>
              </w:rPr>
            </w:pPr>
            <w:r w:rsidRPr="002A5E52">
              <w:rPr>
                <w:rFonts w:ascii="Arial" w:eastAsia="Malgun Gothic" w:hAnsi="Arial" w:cs="Arial"/>
                <w:color w:val="000000"/>
                <w:spacing w:val="-2"/>
                <w:sz w:val="21"/>
                <w:szCs w:val="21"/>
                <w:lang w:val="ru-RU"/>
              </w:rPr>
              <w:lastRenderedPageBreak/>
              <w:t xml:space="preserve">место работы, а в случае, когда работник принимается для работы в филиале, представительстве или ином </w:t>
            </w:r>
            <w:r w:rsidRPr="002A5E52">
              <w:rPr>
                <w:rFonts w:ascii="Arial" w:eastAsia="Malgun Gothic" w:hAnsi="Arial" w:cs="Arial"/>
                <w:color w:val="000000"/>
                <w:spacing w:val="-2"/>
                <w:sz w:val="21"/>
                <w:szCs w:val="21"/>
                <w:lang w:val="ru-RU"/>
              </w:rPr>
              <w:lastRenderedPageBreak/>
              <w:t xml:space="preserve">обособленном структурном подразделении организации, расположенном в другой местности, - место работы с указанием обособленного структурного подразделения и его местонахождения; </w:t>
            </w:r>
          </w:p>
        </w:tc>
        <w:tc>
          <w:tcPr>
            <w:tcW w:w="1667" w:type="pct"/>
          </w:tcPr>
          <w:p w14:paraId="1C2DA0D8" w14:textId="7E21A15D" w:rsidR="00EA3184" w:rsidRPr="002A5E52" w:rsidRDefault="00475E3E" w:rsidP="00475E3E">
            <w:pPr>
              <w:pStyle w:val="af"/>
              <w:numPr>
                <w:ilvl w:val="0"/>
                <w:numId w:val="121"/>
              </w:numPr>
              <w:ind w:left="709" w:hanging="709"/>
              <w:rPr>
                <w:rFonts w:ascii="Arial" w:eastAsia="Malgun Gothic" w:hAnsi="Arial" w:cs="Arial"/>
                <w:color w:val="000000"/>
                <w:spacing w:val="-4"/>
                <w:sz w:val="21"/>
                <w:szCs w:val="21"/>
              </w:rPr>
            </w:pPr>
            <w:r w:rsidRPr="002A5E52">
              <w:rPr>
                <w:rFonts w:ascii="Arial" w:eastAsia="Malgun Gothic" w:hAnsi="Arial" w:cs="Arial"/>
                <w:color w:val="000000"/>
                <w:spacing w:val="-4"/>
                <w:sz w:val="21"/>
                <w:szCs w:val="21"/>
              </w:rPr>
              <w:lastRenderedPageBreak/>
              <w:t xml:space="preserve">place of work, and if the employee is hired to work in the </w:t>
            </w:r>
            <w:proofErr w:type="spellStart"/>
            <w:r w:rsidRPr="002A5E52">
              <w:rPr>
                <w:rFonts w:ascii="Arial" w:eastAsia="Malgun Gothic" w:hAnsi="Arial" w:cs="Arial"/>
                <w:color w:val="000000"/>
                <w:spacing w:val="-4"/>
                <w:sz w:val="21"/>
                <w:szCs w:val="21"/>
              </w:rPr>
              <w:t>organisation's</w:t>
            </w:r>
            <w:proofErr w:type="spellEnd"/>
            <w:r w:rsidRPr="002A5E52">
              <w:rPr>
                <w:rFonts w:ascii="Arial" w:eastAsia="Malgun Gothic" w:hAnsi="Arial" w:cs="Arial"/>
                <w:color w:val="000000"/>
                <w:spacing w:val="-4"/>
                <w:sz w:val="21"/>
                <w:szCs w:val="21"/>
              </w:rPr>
              <w:t xml:space="preserve"> branch, representative office or another detached </w:t>
            </w:r>
            <w:r w:rsidRPr="002A5E52">
              <w:rPr>
                <w:rFonts w:ascii="Arial" w:eastAsia="Malgun Gothic" w:hAnsi="Arial" w:cs="Arial"/>
                <w:color w:val="000000"/>
                <w:spacing w:val="-4"/>
                <w:sz w:val="21"/>
                <w:szCs w:val="21"/>
              </w:rPr>
              <w:lastRenderedPageBreak/>
              <w:t>structural unit located in another area, the place of work including an indication of the detached structural unit and the location thereof;</w:t>
            </w:r>
          </w:p>
        </w:tc>
      </w:tr>
      <w:tr w:rsidR="00EA3184" w:rsidRPr="002A5E52" w14:paraId="5366F9ED" w14:textId="77777777" w:rsidTr="002103A2">
        <w:tc>
          <w:tcPr>
            <w:tcW w:w="1666" w:type="pct"/>
          </w:tcPr>
          <w:p w14:paraId="3D4C1B20" w14:textId="28A2B728" w:rsidR="00EA3184" w:rsidRPr="002A5E52" w:rsidRDefault="00EA3184" w:rsidP="00EA3184">
            <w:pPr>
              <w:rPr>
                <w:rFonts w:ascii="Arial" w:eastAsia="Malgun Gothic" w:hAnsi="Arial" w:cs="Arial"/>
                <w:color w:val="000000"/>
                <w:sz w:val="21"/>
                <w:szCs w:val="21"/>
              </w:rPr>
            </w:pPr>
            <w:ins w:id="173" w:author="Mia Choi" w:date="2021-07-25T15:34:00Z">
              <w:r w:rsidRPr="002A5E52">
                <w:rPr>
                  <w:rFonts w:ascii="Arial" w:eastAsia="Malgun Gothic" w:hAnsi="Arial" w:cs="Arial" w:hint="eastAsia"/>
                  <w:color w:val="000000"/>
                  <w:sz w:val="21"/>
                  <w:szCs w:val="21"/>
                  <w:rPrChange w:id="174" w:author="Mia Choi" w:date="2021-07-25T15:36:00Z">
                    <w:rPr>
                      <w:rFonts w:ascii="Malgun Gothic" w:eastAsia="Malgun Gothic" w:hAnsi="Malgun Gothic" w:hint="eastAsia"/>
                      <w:color w:val="000000"/>
                      <w:spacing w:val="-2"/>
                    </w:rPr>
                  </w:rPrChange>
                </w:rPr>
                <w:lastRenderedPageBreak/>
                <w:t>•</w:t>
              </w:r>
              <w:r w:rsidRPr="002A5E52">
                <w:rPr>
                  <w:rFonts w:ascii="Arial" w:eastAsia="Malgun Gothic" w:hAnsi="Arial" w:cs="Arial"/>
                  <w:color w:val="000000"/>
                  <w:sz w:val="21"/>
                  <w:szCs w:val="21"/>
                  <w:rPrChange w:id="175"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76" w:author="Mia Choi" w:date="2021-07-25T15:36:00Z">
                    <w:rPr>
                      <w:rFonts w:ascii="Malgun Gothic" w:eastAsia="Malgun Gothic" w:hAnsi="Malgun Gothic" w:hint="eastAsia"/>
                      <w:color w:val="000000"/>
                      <w:spacing w:val="-2"/>
                    </w:rPr>
                  </w:rPrChange>
                </w:rPr>
                <w:t>노동</w:t>
              </w:r>
              <w:r w:rsidRPr="002A5E52">
                <w:rPr>
                  <w:rFonts w:ascii="Arial" w:eastAsia="Malgun Gothic" w:hAnsi="Arial" w:cs="Arial"/>
                  <w:color w:val="000000"/>
                  <w:sz w:val="21"/>
                  <w:szCs w:val="21"/>
                  <w:rPrChange w:id="177"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78" w:author="Mia Choi" w:date="2021-07-25T15:36:00Z">
                    <w:rPr>
                      <w:rFonts w:ascii="Malgun Gothic" w:eastAsia="Malgun Gothic" w:hAnsi="Malgun Gothic" w:hint="eastAsia"/>
                      <w:color w:val="000000"/>
                      <w:spacing w:val="-2"/>
                    </w:rPr>
                  </w:rPrChange>
                </w:rPr>
                <w:t>기능</w:t>
              </w:r>
              <w:r w:rsidRPr="002A5E52">
                <w:rPr>
                  <w:rFonts w:ascii="Arial" w:eastAsia="Malgun Gothic" w:hAnsi="Arial" w:cs="Arial"/>
                  <w:color w:val="000000"/>
                  <w:sz w:val="21"/>
                  <w:szCs w:val="21"/>
                  <w:rPrChange w:id="179" w:author="Mia Choi" w:date="2021-07-25T15:36:00Z">
                    <w:rPr>
                      <w:rFonts w:ascii="Malgun Gothic" w:eastAsia="Malgun Gothic" w:hAnsi="Malgun Gothic"/>
                      <w:color w:val="000000"/>
                      <w:spacing w:val="-2"/>
                    </w:rPr>
                  </w:rPrChange>
                </w:rPr>
                <w:t>(</w:t>
              </w:r>
              <w:proofErr w:type="spellStart"/>
              <w:r w:rsidRPr="002A5E52">
                <w:rPr>
                  <w:rFonts w:ascii="Arial" w:eastAsia="Malgun Gothic" w:hAnsi="Arial" w:cs="Arial" w:hint="eastAsia"/>
                  <w:color w:val="000000"/>
                  <w:sz w:val="21"/>
                  <w:szCs w:val="21"/>
                  <w:rPrChange w:id="180" w:author="Mia Choi" w:date="2021-07-25T15:36:00Z">
                    <w:rPr>
                      <w:rFonts w:ascii="Malgun Gothic" w:eastAsia="Malgun Gothic" w:hAnsi="Malgun Gothic" w:hint="eastAsia"/>
                      <w:color w:val="000000"/>
                      <w:spacing w:val="-2"/>
                    </w:rPr>
                  </w:rPrChange>
                </w:rPr>
                <w:t>인력표</w:t>
              </w:r>
              <w:proofErr w:type="spellEnd"/>
              <w:r w:rsidRPr="002A5E52">
                <w:rPr>
                  <w:rFonts w:ascii="Arial" w:eastAsia="Malgun Gothic" w:hAnsi="Arial" w:cs="Arial"/>
                  <w:color w:val="000000"/>
                  <w:sz w:val="21"/>
                  <w:szCs w:val="21"/>
                  <w:rPrChange w:id="181"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82" w:author="Mia Choi" w:date="2021-07-25T15:36:00Z">
                    <w:rPr>
                      <w:rFonts w:ascii="Malgun Gothic" w:eastAsia="Malgun Gothic" w:hAnsi="Malgun Gothic" w:hint="eastAsia"/>
                      <w:color w:val="000000"/>
                      <w:spacing w:val="-2"/>
                    </w:rPr>
                  </w:rPrChange>
                </w:rPr>
                <w:t>직업</w:t>
              </w:r>
              <w:r w:rsidRPr="002A5E52">
                <w:rPr>
                  <w:rFonts w:ascii="Arial" w:eastAsia="Malgun Gothic" w:hAnsi="Arial" w:cs="Arial"/>
                  <w:color w:val="000000"/>
                  <w:sz w:val="21"/>
                  <w:szCs w:val="21"/>
                  <w:rPrChange w:id="183"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84" w:author="Mia Choi" w:date="2021-07-25T15:36:00Z">
                    <w:rPr>
                      <w:rFonts w:ascii="Malgun Gothic" w:eastAsia="Malgun Gothic" w:hAnsi="Malgun Gothic" w:hint="eastAsia"/>
                      <w:color w:val="000000"/>
                      <w:spacing w:val="-2"/>
                    </w:rPr>
                  </w:rPrChange>
                </w:rPr>
                <w:t>전문</w:t>
              </w:r>
              <w:r w:rsidRPr="002A5E52">
                <w:rPr>
                  <w:rFonts w:ascii="Arial" w:eastAsia="Malgun Gothic" w:hAnsi="Arial" w:cs="Arial"/>
                  <w:color w:val="000000"/>
                  <w:sz w:val="21"/>
                  <w:szCs w:val="21"/>
                  <w:rPrChange w:id="185"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86" w:author="Mia Choi" w:date="2021-07-25T15:36:00Z">
                    <w:rPr>
                      <w:rFonts w:ascii="Malgun Gothic" w:eastAsia="Malgun Gothic" w:hAnsi="Malgun Gothic" w:hint="eastAsia"/>
                      <w:color w:val="000000"/>
                      <w:spacing w:val="-2"/>
                    </w:rPr>
                  </w:rPrChange>
                </w:rPr>
                <w:t>표시</w:t>
              </w:r>
              <w:r w:rsidRPr="002A5E52">
                <w:rPr>
                  <w:rFonts w:ascii="Arial" w:eastAsia="Malgun Gothic" w:hAnsi="Arial" w:cs="Arial"/>
                  <w:color w:val="000000"/>
                  <w:sz w:val="21"/>
                  <w:szCs w:val="21"/>
                  <w:rPrChange w:id="187"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88" w:author="Mia Choi" w:date="2021-07-25T15:36:00Z">
                    <w:rPr>
                      <w:rFonts w:ascii="Malgun Gothic" w:eastAsia="Malgun Gothic" w:hAnsi="Malgun Gothic" w:hint="eastAsia"/>
                      <w:color w:val="000000"/>
                      <w:spacing w:val="-2"/>
                    </w:rPr>
                  </w:rPrChange>
                </w:rPr>
                <w:t>자격에</w:t>
              </w:r>
              <w:r w:rsidRPr="002A5E52">
                <w:rPr>
                  <w:rFonts w:ascii="Arial" w:eastAsia="Malgun Gothic" w:hAnsi="Arial" w:cs="Arial"/>
                  <w:color w:val="000000"/>
                  <w:sz w:val="21"/>
                  <w:szCs w:val="21"/>
                  <w:rPrChange w:id="189"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90" w:author="Mia Choi" w:date="2021-07-25T15:36:00Z">
                    <w:rPr>
                      <w:rFonts w:ascii="Malgun Gothic" w:eastAsia="Malgun Gothic" w:hAnsi="Malgun Gothic" w:hint="eastAsia"/>
                      <w:color w:val="000000"/>
                      <w:spacing w:val="-2"/>
                    </w:rPr>
                  </w:rPrChange>
                </w:rPr>
                <w:t>따라</w:t>
              </w:r>
              <w:r w:rsidRPr="002A5E52">
                <w:rPr>
                  <w:rFonts w:ascii="Arial" w:eastAsia="Malgun Gothic" w:hAnsi="Arial" w:cs="Arial"/>
                  <w:color w:val="000000"/>
                  <w:sz w:val="21"/>
                  <w:szCs w:val="21"/>
                  <w:rPrChange w:id="191"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92" w:author="Mia Choi" w:date="2021-07-25T15:36:00Z">
                    <w:rPr>
                      <w:rFonts w:ascii="Malgun Gothic" w:eastAsia="Malgun Gothic" w:hAnsi="Malgun Gothic" w:hint="eastAsia"/>
                      <w:color w:val="000000"/>
                      <w:spacing w:val="-2"/>
                    </w:rPr>
                  </w:rPrChange>
                </w:rPr>
                <w:t>직위</w:t>
              </w:r>
              <w:r w:rsidRPr="002A5E52">
                <w:rPr>
                  <w:rFonts w:ascii="Arial" w:eastAsia="Malgun Gothic" w:hAnsi="Arial" w:cs="Arial"/>
                  <w:color w:val="000000"/>
                  <w:sz w:val="21"/>
                  <w:szCs w:val="21"/>
                  <w:rPrChange w:id="193"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94" w:author="Mia Choi" w:date="2021-07-25T15:36:00Z">
                    <w:rPr>
                      <w:rFonts w:ascii="Malgun Gothic" w:eastAsia="Malgun Gothic" w:hAnsi="Malgun Gothic" w:hint="eastAsia"/>
                      <w:color w:val="000000"/>
                      <w:spacing w:val="-2"/>
                    </w:rPr>
                  </w:rPrChange>
                </w:rPr>
                <w:t>직원에게</w:t>
              </w:r>
              <w:r w:rsidRPr="002A5E52">
                <w:rPr>
                  <w:rFonts w:ascii="Arial" w:eastAsia="Malgun Gothic" w:hAnsi="Arial" w:cs="Arial"/>
                  <w:color w:val="000000"/>
                  <w:sz w:val="21"/>
                  <w:szCs w:val="21"/>
                  <w:rPrChange w:id="195"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96" w:author="Mia Choi" w:date="2021-07-25T15:36:00Z">
                    <w:rPr>
                      <w:rFonts w:ascii="Malgun Gothic" w:eastAsia="Malgun Gothic" w:hAnsi="Malgun Gothic" w:hint="eastAsia"/>
                      <w:color w:val="000000"/>
                      <w:spacing w:val="-2"/>
                    </w:rPr>
                  </w:rPrChange>
                </w:rPr>
                <w:t>위임된</w:t>
              </w:r>
              <w:r w:rsidRPr="002A5E52">
                <w:rPr>
                  <w:rFonts w:ascii="Arial" w:eastAsia="Malgun Gothic" w:hAnsi="Arial" w:cs="Arial"/>
                  <w:color w:val="000000"/>
                  <w:sz w:val="21"/>
                  <w:szCs w:val="21"/>
                  <w:rPrChange w:id="197"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198" w:author="Mia Choi" w:date="2021-07-25T15:36:00Z">
                    <w:rPr>
                      <w:rFonts w:ascii="Malgun Gothic" w:eastAsia="Malgun Gothic" w:hAnsi="Malgun Gothic" w:hint="eastAsia"/>
                      <w:color w:val="000000"/>
                      <w:spacing w:val="-2"/>
                    </w:rPr>
                  </w:rPrChange>
                </w:rPr>
                <w:t>특정</w:t>
              </w:r>
              <w:r w:rsidRPr="002A5E52">
                <w:rPr>
                  <w:rFonts w:ascii="Arial" w:eastAsia="Malgun Gothic" w:hAnsi="Arial" w:cs="Arial"/>
                  <w:color w:val="000000"/>
                  <w:sz w:val="21"/>
                  <w:szCs w:val="21"/>
                  <w:rPrChange w:id="199"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00" w:author="Mia Choi" w:date="2021-07-25T15:36:00Z">
                    <w:rPr>
                      <w:rFonts w:ascii="Malgun Gothic" w:eastAsia="Malgun Gothic" w:hAnsi="Malgun Gothic" w:hint="eastAsia"/>
                      <w:color w:val="000000"/>
                      <w:spacing w:val="-2"/>
                    </w:rPr>
                  </w:rPrChange>
                </w:rPr>
                <w:t>유형의</w:t>
              </w:r>
              <w:r w:rsidRPr="002A5E52">
                <w:rPr>
                  <w:rFonts w:ascii="Arial" w:eastAsia="Malgun Gothic" w:hAnsi="Arial" w:cs="Arial"/>
                  <w:color w:val="000000"/>
                  <w:sz w:val="21"/>
                  <w:szCs w:val="21"/>
                  <w:rPrChange w:id="201"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02" w:author="Mia Choi" w:date="2021-07-25T15:36:00Z">
                    <w:rPr>
                      <w:rFonts w:ascii="Malgun Gothic" w:eastAsia="Malgun Gothic" w:hAnsi="Malgun Gothic" w:hint="eastAsia"/>
                      <w:color w:val="000000"/>
                      <w:spacing w:val="-2"/>
                    </w:rPr>
                  </w:rPrChange>
                </w:rPr>
                <w:t>업무</w:t>
              </w:r>
              <w:r w:rsidRPr="002A5E52">
                <w:rPr>
                  <w:rFonts w:ascii="Arial" w:eastAsia="Malgun Gothic" w:hAnsi="Arial" w:cs="Arial"/>
                  <w:color w:val="000000"/>
                  <w:sz w:val="21"/>
                  <w:szCs w:val="21"/>
                  <w:rPrChange w:id="203"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04" w:author="Mia Choi" w:date="2021-07-25T15:36:00Z">
                    <w:rPr>
                      <w:rFonts w:ascii="Malgun Gothic" w:eastAsia="Malgun Gothic" w:hAnsi="Malgun Gothic" w:hint="eastAsia"/>
                      <w:color w:val="000000"/>
                      <w:spacing w:val="-2"/>
                    </w:rPr>
                  </w:rPrChange>
                </w:rPr>
                <w:t>등</w:t>
              </w:r>
              <w:r w:rsidRPr="002A5E52">
                <w:rPr>
                  <w:rFonts w:ascii="Arial" w:eastAsia="Malgun Gothic" w:hAnsi="Arial" w:cs="Arial"/>
                  <w:color w:val="000000"/>
                  <w:sz w:val="21"/>
                  <w:szCs w:val="21"/>
                  <w:rPrChange w:id="205" w:author="Mia Choi" w:date="2021-07-25T15:36:00Z">
                    <w:rPr>
                      <w:rFonts w:ascii="Malgun Gothic" w:eastAsia="Malgun Gothic" w:hAnsi="Malgun Gothic"/>
                      <w:color w:val="000000"/>
                      <w:spacing w:val="-2"/>
                    </w:rPr>
                  </w:rPrChange>
                </w:rPr>
                <w:t>);</w:t>
              </w:r>
            </w:ins>
          </w:p>
        </w:tc>
        <w:tc>
          <w:tcPr>
            <w:tcW w:w="1667" w:type="pct"/>
          </w:tcPr>
          <w:p w14:paraId="2BB96914" w14:textId="3B367F87" w:rsidR="00EA3184" w:rsidRPr="002A5E52" w:rsidRDefault="00EA3184" w:rsidP="00DA33E2">
            <w:pPr>
              <w:pStyle w:val="af"/>
              <w:numPr>
                <w:ilvl w:val="0"/>
                <w:numId w:val="121"/>
              </w:numPr>
              <w:ind w:left="709" w:hanging="709"/>
              <w:rPr>
                <w:rFonts w:ascii="Arial" w:eastAsia="Malgun Gothic" w:hAnsi="Arial" w:cs="Arial"/>
                <w:color w:val="000000"/>
                <w:spacing w:val="-2"/>
                <w:sz w:val="21"/>
                <w:szCs w:val="21"/>
                <w:lang w:val="ru-RU"/>
              </w:rPr>
            </w:pPr>
            <w:r w:rsidRPr="002A5E52">
              <w:rPr>
                <w:rFonts w:ascii="Arial" w:eastAsia="Malgun Gothic" w:hAnsi="Arial" w:cs="Arial"/>
                <w:color w:val="000000"/>
                <w:spacing w:val="-2"/>
                <w:sz w:val="21"/>
                <w:szCs w:val="21"/>
                <w:lang w:val="ru-RU"/>
                <w:rPrChange w:id="206" w:author="Гурьянов" w:date="2021-07-21T17:34:00Z">
                  <w:rPr>
                    <w:rFonts w:eastAsia="Times New Roman"/>
                    <w:color w:val="22272F"/>
                    <w:sz w:val="17"/>
                    <w:szCs w:val="17"/>
                    <w:u w:val="single"/>
                    <w:lang w:val="ru-RU" w:eastAsia="ru-RU"/>
                  </w:rPr>
                </w:rPrChange>
              </w:rPr>
              <w:t>трудовая функция (работа по должности в соответствии со штатным расписанием, профессии, специальности с указанием квалификации; конкретный вид поручаемой работнику работы)</w:t>
            </w:r>
            <w:r w:rsidRPr="002A5E52">
              <w:rPr>
                <w:rFonts w:ascii="Arial" w:eastAsia="Malgun Gothic" w:hAnsi="Arial" w:cs="Arial"/>
                <w:color w:val="000000"/>
                <w:spacing w:val="-2"/>
                <w:sz w:val="21"/>
                <w:szCs w:val="21"/>
                <w:lang w:val="ru-RU"/>
              </w:rPr>
              <w:t xml:space="preserve">; </w:t>
            </w:r>
          </w:p>
        </w:tc>
        <w:tc>
          <w:tcPr>
            <w:tcW w:w="1667" w:type="pct"/>
          </w:tcPr>
          <w:p w14:paraId="0300DE90" w14:textId="113544CB" w:rsidR="00EA3184" w:rsidRPr="002A5E52" w:rsidRDefault="00475E3E" w:rsidP="00475E3E">
            <w:pPr>
              <w:pStyle w:val="af"/>
              <w:numPr>
                <w:ilvl w:val="0"/>
                <w:numId w:val="121"/>
              </w:numPr>
              <w:ind w:left="709" w:hanging="709"/>
              <w:rPr>
                <w:rFonts w:ascii="Arial" w:eastAsia="Malgun Gothic" w:hAnsi="Arial" w:cs="Arial"/>
                <w:color w:val="000000"/>
                <w:spacing w:val="-4"/>
                <w:sz w:val="21"/>
                <w:szCs w:val="21"/>
              </w:rPr>
            </w:pPr>
            <w:proofErr w:type="spellStart"/>
            <w:r w:rsidRPr="002A5E52">
              <w:rPr>
                <w:rFonts w:ascii="Arial" w:eastAsia="Malgun Gothic" w:hAnsi="Arial" w:cs="Arial"/>
                <w:color w:val="000000"/>
                <w:spacing w:val="-4"/>
                <w:sz w:val="21"/>
                <w:szCs w:val="21"/>
              </w:rPr>
              <w:t>labour</w:t>
            </w:r>
            <w:proofErr w:type="spellEnd"/>
            <w:r w:rsidRPr="002A5E52">
              <w:rPr>
                <w:rFonts w:ascii="Arial" w:eastAsia="Malgun Gothic" w:hAnsi="Arial" w:cs="Arial"/>
                <w:color w:val="000000"/>
                <w:spacing w:val="-4"/>
                <w:sz w:val="21"/>
                <w:szCs w:val="21"/>
              </w:rPr>
              <w:t xml:space="preserve"> function (working in a position listed in the staff list, occupation, trade including an indication of qualification;</w:t>
            </w:r>
            <w:r w:rsidRPr="002A5E52">
              <w:rPr>
                <w:rFonts w:ascii="Arial" w:hAnsi="Arial" w:cs="Arial"/>
                <w:sz w:val="21"/>
                <w:szCs w:val="21"/>
              </w:rPr>
              <w:t xml:space="preserve"> </w:t>
            </w:r>
            <w:r w:rsidRPr="002A5E52">
              <w:rPr>
                <w:rFonts w:ascii="Arial" w:eastAsia="Malgun Gothic" w:hAnsi="Arial" w:cs="Arial"/>
                <w:color w:val="000000"/>
                <w:spacing w:val="-4"/>
                <w:sz w:val="21"/>
                <w:szCs w:val="21"/>
              </w:rPr>
              <w:t>the specific type of work the employee is to perform)</w:t>
            </w:r>
          </w:p>
        </w:tc>
      </w:tr>
      <w:tr w:rsidR="00EA3184" w:rsidRPr="002A5E52" w14:paraId="4FF82695" w14:textId="77777777" w:rsidTr="002103A2">
        <w:tc>
          <w:tcPr>
            <w:tcW w:w="1666" w:type="pct"/>
          </w:tcPr>
          <w:p w14:paraId="0F8E1454" w14:textId="273D0735" w:rsidR="00EA3184" w:rsidRPr="002A5E52" w:rsidRDefault="00EA3184" w:rsidP="00EA3184">
            <w:pPr>
              <w:rPr>
                <w:rFonts w:ascii="Arial" w:eastAsia="Malgun Gothic" w:hAnsi="Arial" w:cs="Arial"/>
                <w:color w:val="000000"/>
                <w:sz w:val="21"/>
                <w:szCs w:val="21"/>
              </w:rPr>
            </w:pPr>
            <w:ins w:id="207" w:author="Mia Choi" w:date="2021-07-25T15:34:00Z">
              <w:r w:rsidRPr="002A5E52">
                <w:rPr>
                  <w:rFonts w:ascii="Arial" w:eastAsia="Malgun Gothic" w:hAnsi="Arial" w:cs="Arial" w:hint="eastAsia"/>
                  <w:color w:val="000000"/>
                  <w:sz w:val="21"/>
                  <w:szCs w:val="21"/>
                  <w:rPrChange w:id="208" w:author="Mia Choi" w:date="2021-07-25T15:36:00Z">
                    <w:rPr>
                      <w:rFonts w:ascii="Malgun Gothic" w:eastAsia="Malgun Gothic" w:hAnsi="Malgun Gothic" w:hint="eastAsia"/>
                      <w:color w:val="000000"/>
                      <w:spacing w:val="-2"/>
                    </w:rPr>
                  </w:rPrChange>
                </w:rPr>
                <w:t>•</w:t>
              </w:r>
              <w:r w:rsidRPr="002A5E52">
                <w:rPr>
                  <w:rFonts w:ascii="Arial" w:eastAsia="Malgun Gothic" w:hAnsi="Arial" w:cs="Arial"/>
                  <w:color w:val="000000"/>
                  <w:sz w:val="21"/>
                  <w:szCs w:val="21"/>
                  <w:rPrChange w:id="209"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10" w:author="Mia Choi" w:date="2021-07-25T15:36:00Z">
                    <w:rPr>
                      <w:rFonts w:ascii="Malgun Gothic" w:eastAsia="Malgun Gothic" w:hAnsi="Malgun Gothic" w:hint="eastAsia"/>
                      <w:color w:val="000000"/>
                      <w:spacing w:val="-2"/>
                    </w:rPr>
                  </w:rPrChange>
                </w:rPr>
                <w:t>근로개시일</w:t>
              </w:r>
              <w:r w:rsidRPr="002A5E52">
                <w:rPr>
                  <w:rFonts w:ascii="Arial" w:eastAsia="Malgun Gothic" w:hAnsi="Arial" w:cs="Arial"/>
                  <w:color w:val="000000"/>
                  <w:sz w:val="21"/>
                  <w:szCs w:val="21"/>
                  <w:rPrChange w:id="211"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12" w:author="Mia Choi" w:date="2021-07-25T15:36:00Z">
                    <w:rPr>
                      <w:rFonts w:ascii="Malgun Gothic" w:eastAsia="Malgun Gothic" w:hAnsi="Malgun Gothic" w:hint="eastAsia"/>
                      <w:color w:val="000000"/>
                      <w:spacing w:val="-2"/>
                    </w:rPr>
                  </w:rPrChange>
                </w:rPr>
                <w:t>및</w:t>
              </w:r>
              <w:r w:rsidRPr="002A5E52">
                <w:rPr>
                  <w:rFonts w:ascii="Arial" w:eastAsia="Malgun Gothic" w:hAnsi="Arial" w:cs="Arial"/>
                  <w:color w:val="000000"/>
                  <w:sz w:val="21"/>
                  <w:szCs w:val="21"/>
                  <w:rPrChange w:id="213"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14" w:author="Mia Choi" w:date="2021-07-25T15:36:00Z">
                    <w:rPr>
                      <w:rFonts w:ascii="Malgun Gothic" w:eastAsia="Malgun Gothic" w:hAnsi="Malgun Gothic" w:hint="eastAsia"/>
                      <w:color w:val="000000"/>
                      <w:spacing w:val="-2"/>
                    </w:rPr>
                  </w:rPrChange>
                </w:rPr>
                <w:t>기간제</w:t>
              </w:r>
              <w:r w:rsidRPr="002A5E52">
                <w:rPr>
                  <w:rFonts w:ascii="Arial" w:eastAsia="Malgun Gothic" w:hAnsi="Arial" w:cs="Arial"/>
                  <w:color w:val="000000"/>
                  <w:sz w:val="21"/>
                  <w:szCs w:val="21"/>
                  <w:rPrChange w:id="215"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16" w:author="Mia Choi" w:date="2021-07-25T15:36:00Z">
                    <w:rPr>
                      <w:rFonts w:ascii="Malgun Gothic" w:eastAsia="Malgun Gothic" w:hAnsi="Malgun Gothic" w:hint="eastAsia"/>
                      <w:color w:val="000000"/>
                      <w:spacing w:val="-2"/>
                    </w:rPr>
                  </w:rPrChange>
                </w:rPr>
                <w:t>근로계약을</w:t>
              </w:r>
              <w:r w:rsidRPr="002A5E52">
                <w:rPr>
                  <w:rFonts w:ascii="Arial" w:eastAsia="Malgun Gothic" w:hAnsi="Arial" w:cs="Arial"/>
                  <w:color w:val="000000"/>
                  <w:sz w:val="21"/>
                  <w:szCs w:val="21"/>
                  <w:rPrChange w:id="217"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18" w:author="Mia Choi" w:date="2021-07-25T15:36:00Z">
                    <w:rPr>
                      <w:rFonts w:ascii="Malgun Gothic" w:eastAsia="Malgun Gothic" w:hAnsi="Malgun Gothic" w:hint="eastAsia"/>
                      <w:color w:val="000000"/>
                      <w:spacing w:val="-2"/>
                    </w:rPr>
                  </w:rPrChange>
                </w:rPr>
                <w:t>체결하는</w:t>
              </w:r>
              <w:r w:rsidRPr="002A5E52">
                <w:rPr>
                  <w:rFonts w:ascii="Arial" w:eastAsia="Malgun Gothic" w:hAnsi="Arial" w:cs="Arial"/>
                  <w:color w:val="000000"/>
                  <w:sz w:val="21"/>
                  <w:szCs w:val="21"/>
                  <w:rPrChange w:id="219"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20" w:author="Mia Choi" w:date="2021-07-25T15:36:00Z">
                    <w:rPr>
                      <w:rFonts w:ascii="Malgun Gothic" w:eastAsia="Malgun Gothic" w:hAnsi="Malgun Gothic" w:hint="eastAsia"/>
                      <w:color w:val="000000"/>
                      <w:spacing w:val="-2"/>
                    </w:rPr>
                  </w:rPrChange>
                </w:rPr>
                <w:t>경우</w:t>
              </w:r>
              <w:r w:rsidRPr="002A5E52">
                <w:rPr>
                  <w:rFonts w:ascii="Arial" w:eastAsia="Malgun Gothic" w:hAnsi="Arial" w:cs="Arial"/>
                  <w:color w:val="000000"/>
                  <w:sz w:val="21"/>
                  <w:szCs w:val="21"/>
                  <w:rPrChange w:id="221" w:author="Mia Choi" w:date="2021-07-25T15:36:00Z">
                    <w:rPr>
                      <w:rFonts w:ascii="Malgun Gothic" w:eastAsia="Malgun Gothic" w:hAnsi="Malgun Gothic"/>
                      <w:color w:val="000000"/>
                      <w:spacing w:val="-2"/>
                    </w:rPr>
                  </w:rPrChange>
                </w:rPr>
                <w:t xml:space="preserve"> - </w:t>
              </w:r>
              <w:r w:rsidRPr="002A5E52">
                <w:rPr>
                  <w:rFonts w:ascii="Arial" w:eastAsia="Malgun Gothic" w:hAnsi="Arial" w:cs="Arial" w:hint="eastAsia"/>
                  <w:color w:val="000000"/>
                  <w:sz w:val="21"/>
                  <w:szCs w:val="21"/>
                  <w:rPrChange w:id="222" w:author="Mia Choi" w:date="2021-07-25T15:36:00Z">
                    <w:rPr>
                      <w:rFonts w:ascii="Malgun Gothic" w:eastAsia="Malgun Gothic" w:hAnsi="Malgun Gothic" w:hint="eastAsia"/>
                      <w:color w:val="000000"/>
                      <w:spacing w:val="-2"/>
                    </w:rPr>
                  </w:rPrChange>
                </w:rPr>
                <w:t>기간제</w:t>
              </w:r>
              <w:r w:rsidRPr="002A5E52">
                <w:rPr>
                  <w:rFonts w:ascii="Arial" w:eastAsia="Malgun Gothic" w:hAnsi="Arial" w:cs="Arial"/>
                  <w:color w:val="000000"/>
                  <w:sz w:val="21"/>
                  <w:szCs w:val="21"/>
                  <w:rPrChange w:id="223"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24" w:author="Mia Choi" w:date="2021-07-25T15:36:00Z">
                    <w:rPr>
                      <w:rFonts w:ascii="Malgun Gothic" w:eastAsia="Malgun Gothic" w:hAnsi="Malgun Gothic" w:hint="eastAsia"/>
                      <w:color w:val="000000"/>
                      <w:spacing w:val="-2"/>
                    </w:rPr>
                  </w:rPrChange>
                </w:rPr>
                <w:t>근로계약의</w:t>
              </w:r>
              <w:r w:rsidRPr="002A5E52">
                <w:rPr>
                  <w:rFonts w:ascii="Arial" w:eastAsia="Malgun Gothic" w:hAnsi="Arial" w:cs="Arial"/>
                  <w:color w:val="000000"/>
                  <w:sz w:val="21"/>
                  <w:szCs w:val="21"/>
                  <w:rPrChange w:id="225"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26" w:author="Mia Choi" w:date="2021-07-25T15:36:00Z">
                    <w:rPr>
                      <w:rFonts w:ascii="Malgun Gothic" w:eastAsia="Malgun Gothic" w:hAnsi="Malgun Gothic" w:hint="eastAsia"/>
                      <w:color w:val="000000"/>
                      <w:spacing w:val="-2"/>
                    </w:rPr>
                  </w:rPrChange>
                </w:rPr>
                <w:t>유효기간</w:t>
              </w:r>
              <w:r w:rsidRPr="002A5E52">
                <w:rPr>
                  <w:rFonts w:ascii="Arial" w:eastAsia="Malgun Gothic" w:hAnsi="Arial" w:cs="Arial"/>
                  <w:color w:val="000000"/>
                  <w:sz w:val="21"/>
                  <w:szCs w:val="21"/>
                  <w:rPrChange w:id="227"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28" w:author="Mia Choi" w:date="2021-07-25T15:36:00Z">
                    <w:rPr>
                      <w:rFonts w:ascii="Malgun Gothic" w:eastAsia="Malgun Gothic" w:hAnsi="Malgun Gothic" w:hint="eastAsia"/>
                      <w:color w:val="000000"/>
                      <w:spacing w:val="-2"/>
                    </w:rPr>
                  </w:rPrChange>
                </w:rPr>
                <w:t>및</w:t>
              </w:r>
              <w:r w:rsidRPr="002A5E52">
                <w:rPr>
                  <w:rFonts w:ascii="Arial" w:eastAsia="Malgun Gothic" w:hAnsi="Arial" w:cs="Arial"/>
                  <w:color w:val="000000"/>
                  <w:sz w:val="21"/>
                  <w:szCs w:val="21"/>
                  <w:rPrChange w:id="229"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30" w:author="Mia Choi" w:date="2021-07-25T15:36:00Z">
                    <w:rPr>
                      <w:rFonts w:ascii="Malgun Gothic" w:eastAsia="Malgun Gothic" w:hAnsi="Malgun Gothic" w:hint="eastAsia"/>
                      <w:color w:val="000000"/>
                      <w:spacing w:val="-2"/>
                    </w:rPr>
                  </w:rPrChange>
                </w:rPr>
                <w:t>기간제</w:t>
              </w:r>
              <w:r w:rsidRPr="002A5E52">
                <w:rPr>
                  <w:rFonts w:ascii="Arial" w:eastAsia="Malgun Gothic" w:hAnsi="Arial" w:cs="Arial"/>
                  <w:color w:val="000000"/>
                  <w:sz w:val="21"/>
                  <w:szCs w:val="21"/>
                  <w:rPrChange w:id="231"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32" w:author="Mia Choi" w:date="2021-07-25T15:36:00Z">
                    <w:rPr>
                      <w:rFonts w:ascii="Malgun Gothic" w:eastAsia="Malgun Gothic" w:hAnsi="Malgun Gothic" w:hint="eastAsia"/>
                      <w:color w:val="000000"/>
                      <w:spacing w:val="-2"/>
                    </w:rPr>
                  </w:rPrChange>
                </w:rPr>
                <w:t>근로계약</w:t>
              </w:r>
              <w:r w:rsidRPr="002A5E52">
                <w:rPr>
                  <w:rFonts w:ascii="Arial" w:eastAsia="Malgun Gothic" w:hAnsi="Arial" w:cs="Arial"/>
                  <w:color w:val="000000"/>
                  <w:sz w:val="21"/>
                  <w:szCs w:val="21"/>
                  <w:rPrChange w:id="233"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34" w:author="Mia Choi" w:date="2021-07-25T15:36:00Z">
                    <w:rPr>
                      <w:rFonts w:ascii="Malgun Gothic" w:eastAsia="Malgun Gothic" w:hAnsi="Malgun Gothic" w:hint="eastAsia"/>
                      <w:color w:val="000000"/>
                      <w:spacing w:val="-2"/>
                    </w:rPr>
                  </w:rPrChange>
                </w:rPr>
                <w:t>체결의</w:t>
              </w:r>
              <w:r w:rsidRPr="002A5E52">
                <w:rPr>
                  <w:rFonts w:ascii="Arial" w:eastAsia="Malgun Gothic" w:hAnsi="Arial" w:cs="Arial"/>
                  <w:color w:val="000000"/>
                  <w:sz w:val="21"/>
                  <w:szCs w:val="21"/>
                  <w:rPrChange w:id="235"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36" w:author="Mia Choi" w:date="2021-07-25T15:36:00Z">
                    <w:rPr>
                      <w:rFonts w:ascii="Malgun Gothic" w:eastAsia="Malgun Gothic" w:hAnsi="Malgun Gothic" w:hint="eastAsia"/>
                      <w:color w:val="000000"/>
                      <w:spacing w:val="-2"/>
                    </w:rPr>
                  </w:rPrChange>
                </w:rPr>
                <w:t>근거가</w:t>
              </w:r>
              <w:r w:rsidRPr="002A5E52">
                <w:rPr>
                  <w:rFonts w:ascii="Arial" w:eastAsia="Malgun Gothic" w:hAnsi="Arial" w:cs="Arial"/>
                  <w:color w:val="000000"/>
                  <w:sz w:val="21"/>
                  <w:szCs w:val="21"/>
                  <w:rPrChange w:id="237"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38" w:author="Mia Choi" w:date="2021-07-25T15:36:00Z">
                    <w:rPr>
                      <w:rFonts w:ascii="Malgun Gothic" w:eastAsia="Malgun Gothic" w:hAnsi="Malgun Gothic" w:hint="eastAsia"/>
                      <w:color w:val="000000"/>
                      <w:spacing w:val="-2"/>
                    </w:rPr>
                  </w:rPrChange>
                </w:rPr>
                <w:t>된</w:t>
              </w:r>
              <w:r w:rsidRPr="002A5E52">
                <w:rPr>
                  <w:rFonts w:ascii="Arial" w:eastAsia="Malgun Gothic" w:hAnsi="Arial" w:cs="Arial"/>
                  <w:color w:val="000000"/>
                  <w:sz w:val="21"/>
                  <w:szCs w:val="21"/>
                  <w:rPrChange w:id="239"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40" w:author="Mia Choi" w:date="2021-07-25T15:36:00Z">
                    <w:rPr>
                      <w:rFonts w:ascii="Malgun Gothic" w:eastAsia="Malgun Gothic" w:hAnsi="Malgun Gothic" w:hint="eastAsia"/>
                      <w:color w:val="000000"/>
                      <w:spacing w:val="-2"/>
                    </w:rPr>
                  </w:rPrChange>
                </w:rPr>
                <w:t>러시아</w:t>
              </w:r>
              <w:r w:rsidRPr="002A5E52">
                <w:rPr>
                  <w:rFonts w:ascii="Arial" w:eastAsia="Malgun Gothic" w:hAnsi="Arial" w:cs="Arial"/>
                  <w:color w:val="000000"/>
                  <w:sz w:val="21"/>
                  <w:szCs w:val="21"/>
                  <w:rPrChange w:id="241"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42" w:author="Mia Choi" w:date="2021-07-25T15:36:00Z">
                    <w:rPr>
                      <w:rFonts w:ascii="Malgun Gothic" w:eastAsia="Malgun Gothic" w:hAnsi="Malgun Gothic" w:hint="eastAsia"/>
                      <w:color w:val="000000"/>
                      <w:spacing w:val="-2"/>
                    </w:rPr>
                  </w:rPrChange>
                </w:rPr>
                <w:t>노동법</w:t>
              </w:r>
              <w:r w:rsidRPr="002A5E52">
                <w:rPr>
                  <w:rFonts w:ascii="Arial" w:eastAsia="Malgun Gothic" w:hAnsi="Arial" w:cs="Arial"/>
                  <w:color w:val="000000"/>
                  <w:sz w:val="21"/>
                  <w:szCs w:val="21"/>
                  <w:rPrChange w:id="243"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44" w:author="Mia Choi" w:date="2021-07-25T15:36:00Z">
                    <w:rPr>
                      <w:rFonts w:ascii="Malgun Gothic" w:eastAsia="Malgun Gothic" w:hAnsi="Malgun Gothic" w:hint="eastAsia"/>
                      <w:color w:val="000000"/>
                      <w:spacing w:val="-2"/>
                    </w:rPr>
                  </w:rPrChange>
                </w:rPr>
                <w:t>또는</w:t>
              </w:r>
              <w:r w:rsidRPr="002A5E52">
                <w:rPr>
                  <w:rFonts w:ascii="Arial" w:eastAsia="Malgun Gothic" w:hAnsi="Arial" w:cs="Arial"/>
                  <w:color w:val="000000"/>
                  <w:sz w:val="21"/>
                  <w:szCs w:val="21"/>
                  <w:rPrChange w:id="245"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46" w:author="Mia Choi" w:date="2021-07-25T15:36:00Z">
                    <w:rPr>
                      <w:rFonts w:ascii="Malgun Gothic" w:eastAsia="Malgun Gothic" w:hAnsi="Malgun Gothic" w:hint="eastAsia"/>
                      <w:color w:val="000000"/>
                      <w:spacing w:val="-2"/>
                    </w:rPr>
                  </w:rPrChange>
                </w:rPr>
                <w:t>기타</w:t>
              </w:r>
              <w:r w:rsidRPr="002A5E52">
                <w:rPr>
                  <w:rFonts w:ascii="Arial" w:eastAsia="Malgun Gothic" w:hAnsi="Arial" w:cs="Arial"/>
                  <w:color w:val="000000"/>
                  <w:sz w:val="21"/>
                  <w:szCs w:val="21"/>
                  <w:rPrChange w:id="247"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48" w:author="Mia Choi" w:date="2021-07-25T15:36:00Z">
                    <w:rPr>
                      <w:rFonts w:ascii="Malgun Gothic" w:eastAsia="Malgun Gothic" w:hAnsi="Malgun Gothic" w:hint="eastAsia"/>
                      <w:color w:val="000000"/>
                      <w:spacing w:val="-2"/>
                    </w:rPr>
                  </w:rPrChange>
                </w:rPr>
                <w:t>연방법상의</w:t>
              </w:r>
              <w:r w:rsidRPr="002A5E52">
                <w:rPr>
                  <w:rFonts w:ascii="Arial" w:eastAsia="Malgun Gothic" w:hAnsi="Arial" w:cs="Arial"/>
                  <w:color w:val="000000"/>
                  <w:sz w:val="21"/>
                  <w:szCs w:val="21"/>
                  <w:rPrChange w:id="249"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50" w:author="Mia Choi" w:date="2021-07-25T15:36:00Z">
                    <w:rPr>
                      <w:rFonts w:ascii="Malgun Gothic" w:eastAsia="Malgun Gothic" w:hAnsi="Malgun Gothic" w:hint="eastAsia"/>
                      <w:color w:val="000000"/>
                      <w:spacing w:val="-2"/>
                    </w:rPr>
                  </w:rPrChange>
                </w:rPr>
                <w:t>상황</w:t>
              </w:r>
              <w:r w:rsidRPr="002A5E52">
                <w:rPr>
                  <w:rFonts w:ascii="Arial" w:eastAsia="Malgun Gothic" w:hAnsi="Arial" w:cs="Arial"/>
                  <w:color w:val="000000"/>
                  <w:sz w:val="21"/>
                  <w:szCs w:val="21"/>
                  <w:rPrChange w:id="251" w:author="Mia Choi" w:date="2021-07-25T15:36:00Z">
                    <w:rPr>
                      <w:rFonts w:ascii="Malgun Gothic" w:eastAsia="Malgun Gothic" w:hAnsi="Malgun Gothic"/>
                      <w:color w:val="000000"/>
                      <w:spacing w:val="-2"/>
                    </w:rPr>
                  </w:rPrChange>
                </w:rPr>
                <w:t>(</w:t>
              </w:r>
              <w:r w:rsidRPr="002A5E52">
                <w:rPr>
                  <w:rFonts w:ascii="Arial" w:eastAsia="Malgun Gothic" w:hAnsi="Arial" w:cs="Arial" w:hint="eastAsia"/>
                  <w:color w:val="000000"/>
                  <w:sz w:val="21"/>
                  <w:szCs w:val="21"/>
                  <w:rPrChange w:id="252" w:author="Mia Choi" w:date="2021-07-25T15:36:00Z">
                    <w:rPr>
                      <w:rFonts w:ascii="Malgun Gothic" w:eastAsia="Malgun Gothic" w:hAnsi="Malgun Gothic" w:hint="eastAsia"/>
                      <w:color w:val="000000"/>
                      <w:spacing w:val="-2"/>
                    </w:rPr>
                  </w:rPrChange>
                </w:rPr>
                <w:t>사유</w:t>
              </w:r>
              <w:r w:rsidRPr="002A5E52">
                <w:rPr>
                  <w:rFonts w:ascii="Arial" w:eastAsia="Malgun Gothic" w:hAnsi="Arial" w:cs="Arial"/>
                  <w:color w:val="000000"/>
                  <w:sz w:val="21"/>
                  <w:szCs w:val="21"/>
                  <w:rPrChange w:id="253" w:author="Mia Choi" w:date="2021-07-25T15:36:00Z">
                    <w:rPr>
                      <w:rFonts w:ascii="Malgun Gothic" w:eastAsia="Malgun Gothic" w:hAnsi="Malgun Gothic"/>
                      <w:color w:val="000000"/>
                      <w:spacing w:val="-2"/>
                    </w:rPr>
                  </w:rPrChange>
                </w:rPr>
                <w:t>)</w:t>
              </w:r>
            </w:ins>
          </w:p>
        </w:tc>
        <w:tc>
          <w:tcPr>
            <w:tcW w:w="1667" w:type="pct"/>
          </w:tcPr>
          <w:p w14:paraId="58AE8BBE" w14:textId="4EF74CF9" w:rsidR="00EA3184" w:rsidRPr="002A5E52" w:rsidRDefault="00EA3184" w:rsidP="00DA33E2">
            <w:pPr>
              <w:pStyle w:val="af"/>
              <w:numPr>
                <w:ilvl w:val="0"/>
                <w:numId w:val="121"/>
              </w:numPr>
              <w:ind w:left="709" w:hanging="709"/>
              <w:rPr>
                <w:rFonts w:ascii="Arial" w:eastAsia="Malgun Gothic" w:hAnsi="Arial" w:cs="Arial"/>
                <w:color w:val="000000"/>
                <w:spacing w:val="-2"/>
                <w:sz w:val="21"/>
                <w:szCs w:val="21"/>
                <w:lang w:val="ru-RU"/>
              </w:rPr>
            </w:pPr>
            <w:r w:rsidRPr="002A5E52">
              <w:rPr>
                <w:rFonts w:ascii="Arial" w:eastAsia="Malgun Gothic" w:hAnsi="Arial" w:cs="Arial"/>
                <w:color w:val="000000"/>
                <w:spacing w:val="-2"/>
                <w:sz w:val="21"/>
                <w:szCs w:val="21"/>
                <w:lang w:val="ru-RU"/>
                <w:rPrChange w:id="254" w:author="Гурьянов" w:date="2021-07-21T17:36:00Z">
                  <w:rPr>
                    <w:rFonts w:eastAsia="Times New Roman"/>
                    <w:color w:val="0000FF"/>
                    <w:sz w:val="24"/>
                    <w:szCs w:val="24"/>
                    <w:u w:val="single"/>
                    <w:lang w:val="ru-RU" w:eastAsia="ru-RU"/>
                  </w:rPr>
                </w:rPrChange>
              </w:rPr>
              <w:t xml:space="preserve">дата начала работы, а в случае, когда заключается срочный трудовой договор, - также срок его действия и обстоятельства (причины), послужившие основанием для заключения срочного трудового договора в соответствии с </w:t>
            </w:r>
            <w:r w:rsidRPr="002A5E52">
              <w:rPr>
                <w:rFonts w:ascii="Arial" w:eastAsia="Malgun Gothic" w:hAnsi="Arial" w:cs="Arial"/>
                <w:color w:val="000000"/>
                <w:spacing w:val="-2"/>
                <w:sz w:val="21"/>
                <w:szCs w:val="21"/>
                <w:lang w:val="ru-RU"/>
                <w:rPrChange w:id="255" w:author="Гурьянов" w:date="2021-07-21T17:36:00Z">
                  <w:rPr>
                    <w:rFonts w:eastAsia="Times New Roman"/>
                    <w:color w:val="22272F"/>
                    <w:sz w:val="17"/>
                    <w:szCs w:val="17"/>
                    <w:u w:val="single"/>
                    <w:lang w:val="ru-RU" w:eastAsia="ru-RU"/>
                  </w:rPr>
                </w:rPrChange>
              </w:rPr>
              <w:t xml:space="preserve">Трудовым кодексом России </w:t>
            </w:r>
            <w:r w:rsidRPr="002A5E52">
              <w:rPr>
                <w:rFonts w:ascii="Arial" w:eastAsia="Malgun Gothic" w:hAnsi="Arial" w:cs="Arial"/>
                <w:color w:val="000000"/>
                <w:spacing w:val="-2"/>
                <w:sz w:val="21"/>
                <w:szCs w:val="21"/>
                <w:lang w:val="ru-RU"/>
                <w:rPrChange w:id="256" w:author="Гурьянов" w:date="2021-07-21T17:36:00Z">
                  <w:rPr>
                    <w:rFonts w:eastAsia="Times New Roman"/>
                    <w:color w:val="0000FF"/>
                    <w:sz w:val="24"/>
                    <w:szCs w:val="24"/>
                    <w:u w:val="single"/>
                    <w:lang w:val="ru-RU" w:eastAsia="ru-RU"/>
                  </w:rPr>
                </w:rPrChange>
              </w:rPr>
              <w:t>или иным </w:t>
            </w:r>
            <w:r w:rsidRPr="002A5E52">
              <w:rPr>
                <w:rFonts w:ascii="Arial" w:eastAsia="Malgun Gothic" w:hAnsi="Arial" w:cs="Arial"/>
                <w:color w:val="000000"/>
                <w:spacing w:val="-2"/>
                <w:sz w:val="21"/>
                <w:szCs w:val="21"/>
                <w:lang w:val="ru-RU"/>
                <w:rPrChange w:id="257" w:author="Гурьянов" w:date="2021-07-21T17:36:00Z">
                  <w:rPr>
                    <w:rFonts w:eastAsia="Times New Roman"/>
                    <w:color w:val="0000FF"/>
                    <w:sz w:val="24"/>
                    <w:szCs w:val="24"/>
                    <w:u w:val="single"/>
                    <w:lang w:val="ru-RU" w:eastAsia="ru-RU"/>
                  </w:rPr>
                </w:rPrChange>
              </w:rPr>
              <w:fldChar w:fldCharType="begin"/>
            </w:r>
            <w:r w:rsidRPr="002A5E52">
              <w:rPr>
                <w:rFonts w:ascii="Arial" w:eastAsia="Malgun Gothic" w:hAnsi="Arial" w:cs="Arial"/>
                <w:color w:val="000000"/>
                <w:spacing w:val="-2"/>
                <w:sz w:val="21"/>
                <w:szCs w:val="21"/>
                <w:lang w:val="ru-RU"/>
                <w:rPrChange w:id="258" w:author="Гурьянов" w:date="2021-07-21T17:36:00Z">
                  <w:rPr>
                    <w:rFonts w:eastAsia="Times New Roman"/>
                    <w:color w:val="0000FF"/>
                    <w:sz w:val="24"/>
                    <w:szCs w:val="24"/>
                    <w:u w:val="single"/>
                    <w:lang w:val="ru-RU" w:eastAsia="ru-RU"/>
                  </w:rPr>
                </w:rPrChange>
              </w:rPr>
              <w:instrText xml:space="preserve"> HYPERLINK "https://internet.garant.ru/" \l "/multilink/12125268/paragraph/4363/number/1" </w:instrText>
            </w:r>
            <w:r w:rsidRPr="002A5E52">
              <w:rPr>
                <w:rFonts w:ascii="Arial" w:eastAsia="Malgun Gothic" w:hAnsi="Arial" w:cs="Arial"/>
                <w:color w:val="000000"/>
                <w:spacing w:val="-2"/>
                <w:sz w:val="21"/>
                <w:szCs w:val="21"/>
                <w:lang w:val="ru-RU"/>
                <w:rPrChange w:id="259" w:author="Гурьянов" w:date="2021-07-21T17:36:00Z">
                  <w:rPr>
                    <w:rFonts w:eastAsia="Times New Roman"/>
                    <w:color w:val="0000FF"/>
                    <w:sz w:val="24"/>
                    <w:szCs w:val="24"/>
                    <w:u w:val="single"/>
                    <w:lang w:val="ru-RU" w:eastAsia="ru-RU"/>
                  </w:rPr>
                </w:rPrChange>
              </w:rPr>
              <w:fldChar w:fldCharType="separate"/>
            </w:r>
            <w:r w:rsidRPr="00E17745">
              <w:rPr>
                <w:rFonts w:ascii="Arial" w:eastAsia="Malgun Gothic" w:hAnsi="Arial" w:cs="Arial"/>
                <w:color w:val="000000"/>
                <w:spacing w:val="-2"/>
                <w:sz w:val="21"/>
                <w:szCs w:val="21"/>
                <w:lang w:val="ru-RU"/>
                <w:rPrChange w:id="260" w:author="Mia Choi" w:date="2021-07-25T15:26:00Z">
                  <w:rPr>
                    <w:rStyle w:val="af1"/>
                    <w:rFonts w:eastAsia="Times New Roman"/>
                    <w:color w:val="3272C0"/>
                    <w:sz w:val="17"/>
                    <w:szCs w:val="17"/>
                    <w:lang w:val="ru-RU" w:eastAsia="ru-RU"/>
                  </w:rPr>
                </w:rPrChange>
              </w:rPr>
              <w:t>федеральным законом</w:t>
            </w:r>
            <w:r w:rsidRPr="002A5E52">
              <w:rPr>
                <w:rFonts w:ascii="Arial" w:eastAsia="Malgun Gothic" w:hAnsi="Arial" w:cs="Arial"/>
                <w:color w:val="000000"/>
                <w:spacing w:val="-2"/>
                <w:sz w:val="21"/>
                <w:szCs w:val="21"/>
                <w:lang w:val="ru-RU"/>
                <w:rPrChange w:id="261" w:author="Гурьянов" w:date="2021-07-21T17:36:00Z">
                  <w:rPr>
                    <w:rFonts w:eastAsia="Times New Roman"/>
                    <w:color w:val="0000FF"/>
                    <w:sz w:val="24"/>
                    <w:szCs w:val="24"/>
                    <w:u w:val="single"/>
                    <w:lang w:val="ru-RU" w:eastAsia="ru-RU"/>
                  </w:rPr>
                </w:rPrChange>
              </w:rPr>
              <w:fldChar w:fldCharType="end"/>
            </w:r>
            <w:r w:rsidRPr="002A5E52">
              <w:rPr>
                <w:rFonts w:ascii="Arial" w:eastAsia="Malgun Gothic" w:hAnsi="Arial" w:cs="Arial"/>
                <w:color w:val="000000"/>
                <w:spacing w:val="-2"/>
                <w:sz w:val="21"/>
                <w:szCs w:val="21"/>
                <w:lang w:val="ru-RU"/>
                <w:rPrChange w:id="262" w:author="Гурьянов" w:date="2021-07-21T17:36:00Z">
                  <w:rPr>
                    <w:rFonts w:eastAsia="Times New Roman"/>
                    <w:color w:val="0000FF"/>
                    <w:sz w:val="24"/>
                    <w:szCs w:val="24"/>
                    <w:u w:val="single"/>
                    <w:lang w:val="ru-RU" w:eastAsia="ru-RU"/>
                  </w:rPr>
                </w:rPrChange>
              </w:rPr>
              <w:t>;</w:t>
            </w:r>
            <w:r w:rsidRPr="002A5E52">
              <w:rPr>
                <w:rFonts w:ascii="Arial" w:eastAsia="Malgun Gothic" w:hAnsi="Arial" w:cs="Arial"/>
                <w:color w:val="000000"/>
                <w:spacing w:val="-2"/>
                <w:sz w:val="21"/>
                <w:szCs w:val="21"/>
                <w:lang w:val="ru-RU"/>
              </w:rPr>
              <w:t xml:space="preserve"> </w:t>
            </w:r>
          </w:p>
        </w:tc>
        <w:tc>
          <w:tcPr>
            <w:tcW w:w="1667" w:type="pct"/>
          </w:tcPr>
          <w:p w14:paraId="3B33DED3" w14:textId="5A27067C" w:rsidR="00EA3184" w:rsidRPr="002A5E52" w:rsidRDefault="00475E3E" w:rsidP="00475E3E">
            <w:pPr>
              <w:pStyle w:val="af"/>
              <w:numPr>
                <w:ilvl w:val="0"/>
                <w:numId w:val="121"/>
              </w:numPr>
              <w:ind w:left="709" w:hanging="709"/>
              <w:rPr>
                <w:rFonts w:ascii="Arial" w:eastAsia="Malgun Gothic" w:hAnsi="Arial" w:cs="Arial"/>
                <w:color w:val="000000"/>
                <w:spacing w:val="-4"/>
                <w:sz w:val="21"/>
                <w:szCs w:val="21"/>
              </w:rPr>
            </w:pPr>
            <w:r w:rsidRPr="002A5E52">
              <w:rPr>
                <w:rFonts w:ascii="Arial" w:eastAsia="Malgun Gothic" w:hAnsi="Arial" w:cs="Arial"/>
                <w:color w:val="000000"/>
                <w:spacing w:val="-4"/>
                <w:sz w:val="21"/>
                <w:szCs w:val="21"/>
              </w:rPr>
              <w:t xml:space="preserve">the date of commencement of work, or if a fixed-term contract is concluded, also the effective term thereof and the circumstances (reasons) serving as grounds for concluding a fixed-term </w:t>
            </w:r>
            <w:proofErr w:type="spellStart"/>
            <w:r w:rsidRPr="002A5E52">
              <w:rPr>
                <w:rFonts w:ascii="Arial" w:eastAsia="Malgun Gothic" w:hAnsi="Arial" w:cs="Arial"/>
                <w:color w:val="000000"/>
                <w:spacing w:val="-4"/>
                <w:sz w:val="21"/>
                <w:szCs w:val="21"/>
              </w:rPr>
              <w:t>labour</w:t>
            </w:r>
            <w:proofErr w:type="spellEnd"/>
            <w:r w:rsidRPr="002A5E52">
              <w:rPr>
                <w:rFonts w:ascii="Arial" w:eastAsia="Malgun Gothic" w:hAnsi="Arial" w:cs="Arial"/>
                <w:color w:val="000000"/>
                <w:spacing w:val="-4"/>
                <w:sz w:val="21"/>
                <w:szCs w:val="21"/>
              </w:rPr>
              <w:t xml:space="preserve"> contract under the Labor Code or another federal law;</w:t>
            </w:r>
          </w:p>
        </w:tc>
      </w:tr>
      <w:tr w:rsidR="00EA3184" w:rsidRPr="002A5E52" w14:paraId="50DC32B0" w14:textId="77777777" w:rsidTr="002103A2">
        <w:tc>
          <w:tcPr>
            <w:tcW w:w="1666" w:type="pct"/>
          </w:tcPr>
          <w:p w14:paraId="75A082B5" w14:textId="6838D5C7" w:rsidR="00EA3184" w:rsidRPr="002A5E52" w:rsidRDefault="00EA3184" w:rsidP="00EA3184">
            <w:pPr>
              <w:rPr>
                <w:rFonts w:ascii="Arial" w:eastAsia="Malgun Gothic" w:hAnsi="Arial" w:cs="Arial"/>
                <w:color w:val="000000"/>
                <w:sz w:val="21"/>
                <w:szCs w:val="21"/>
              </w:rPr>
            </w:pPr>
            <w:ins w:id="263" w:author="Mia Choi" w:date="2021-07-25T15:34:00Z">
              <w:r w:rsidRPr="002A5E52">
                <w:rPr>
                  <w:rFonts w:ascii="Arial" w:eastAsia="Malgun Gothic" w:hAnsi="Arial" w:cs="Arial" w:hint="eastAsia"/>
                  <w:color w:val="000000"/>
                  <w:sz w:val="21"/>
                  <w:szCs w:val="21"/>
                  <w:rPrChange w:id="264" w:author="Mia Choi" w:date="2021-07-25T15:36:00Z">
                    <w:rPr>
                      <w:rFonts w:ascii="Malgun Gothic" w:eastAsia="Malgun Gothic" w:hAnsi="Malgun Gothic" w:hint="eastAsia"/>
                      <w:color w:val="000000"/>
                      <w:spacing w:val="-2"/>
                    </w:rPr>
                  </w:rPrChange>
                </w:rPr>
                <w:t>•</w:t>
              </w:r>
              <w:r w:rsidRPr="002A5E52">
                <w:rPr>
                  <w:rFonts w:ascii="Arial" w:eastAsia="Malgun Gothic" w:hAnsi="Arial" w:cs="Arial"/>
                  <w:color w:val="000000"/>
                  <w:sz w:val="21"/>
                  <w:szCs w:val="21"/>
                  <w:rPrChange w:id="265"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66" w:author="Mia Choi" w:date="2021-07-25T15:36:00Z">
                    <w:rPr>
                      <w:rFonts w:ascii="Malgun Gothic" w:eastAsia="Malgun Gothic" w:hAnsi="Malgun Gothic" w:hint="eastAsia"/>
                      <w:color w:val="000000"/>
                      <w:spacing w:val="-2"/>
                    </w:rPr>
                  </w:rPrChange>
                </w:rPr>
                <w:t>보수</w:t>
              </w:r>
              <w:r w:rsidRPr="002A5E52">
                <w:rPr>
                  <w:rFonts w:ascii="Arial" w:eastAsia="Malgun Gothic" w:hAnsi="Arial" w:cs="Arial"/>
                  <w:color w:val="000000"/>
                  <w:sz w:val="21"/>
                  <w:szCs w:val="21"/>
                  <w:rPrChange w:id="267"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68" w:author="Mia Choi" w:date="2021-07-25T15:36:00Z">
                    <w:rPr>
                      <w:rFonts w:ascii="Malgun Gothic" w:eastAsia="Malgun Gothic" w:hAnsi="Malgun Gothic" w:hint="eastAsia"/>
                      <w:color w:val="000000"/>
                      <w:spacing w:val="-2"/>
                    </w:rPr>
                  </w:rPrChange>
                </w:rPr>
                <w:t>조건</w:t>
              </w:r>
              <w:r w:rsidRPr="002A5E52">
                <w:rPr>
                  <w:rFonts w:ascii="Arial" w:eastAsia="Malgun Gothic" w:hAnsi="Arial" w:cs="Arial"/>
                  <w:color w:val="000000"/>
                  <w:sz w:val="21"/>
                  <w:szCs w:val="21"/>
                  <w:rPrChange w:id="269" w:author="Mia Choi" w:date="2021-07-25T15:36:00Z">
                    <w:rPr>
                      <w:rFonts w:ascii="Malgun Gothic" w:eastAsia="Malgun Gothic" w:hAnsi="Malgun Gothic"/>
                      <w:color w:val="000000"/>
                      <w:spacing w:val="-2"/>
                    </w:rPr>
                  </w:rPrChange>
                </w:rPr>
                <w:t>(</w:t>
              </w:r>
              <w:r w:rsidRPr="002A5E52">
                <w:rPr>
                  <w:rFonts w:ascii="Arial" w:eastAsia="Malgun Gothic" w:hAnsi="Arial" w:cs="Arial" w:hint="eastAsia"/>
                  <w:color w:val="000000"/>
                  <w:sz w:val="21"/>
                  <w:szCs w:val="21"/>
                  <w:rPrChange w:id="270" w:author="Mia Choi" w:date="2021-07-25T15:36:00Z">
                    <w:rPr>
                      <w:rFonts w:ascii="Malgun Gothic" w:eastAsia="Malgun Gothic" w:hAnsi="Malgun Gothic" w:hint="eastAsia"/>
                      <w:color w:val="000000"/>
                      <w:spacing w:val="-2"/>
                    </w:rPr>
                  </w:rPrChange>
                </w:rPr>
                <w:t>직원의</w:t>
              </w:r>
              <w:r w:rsidRPr="002A5E52">
                <w:rPr>
                  <w:rFonts w:ascii="Arial" w:eastAsia="Malgun Gothic" w:hAnsi="Arial" w:cs="Arial"/>
                  <w:color w:val="000000"/>
                  <w:sz w:val="21"/>
                  <w:szCs w:val="21"/>
                  <w:rPrChange w:id="271"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72" w:author="Mia Choi" w:date="2021-07-25T15:36:00Z">
                    <w:rPr>
                      <w:rFonts w:ascii="Malgun Gothic" w:eastAsia="Malgun Gothic" w:hAnsi="Malgun Gothic" w:hint="eastAsia"/>
                      <w:color w:val="000000"/>
                      <w:spacing w:val="-2"/>
                    </w:rPr>
                  </w:rPrChange>
                </w:rPr>
                <w:t>임금</w:t>
              </w:r>
              <w:r w:rsidRPr="002A5E52">
                <w:rPr>
                  <w:rFonts w:ascii="Arial" w:eastAsia="Malgun Gothic" w:hAnsi="Arial" w:cs="Arial"/>
                  <w:color w:val="000000"/>
                  <w:sz w:val="21"/>
                  <w:szCs w:val="21"/>
                  <w:rPrChange w:id="273"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74" w:author="Mia Choi" w:date="2021-07-25T15:36:00Z">
                    <w:rPr>
                      <w:rFonts w:ascii="Malgun Gothic" w:eastAsia="Malgun Gothic" w:hAnsi="Malgun Gothic" w:hint="eastAsia"/>
                      <w:color w:val="000000"/>
                      <w:spacing w:val="-2"/>
                    </w:rPr>
                  </w:rPrChange>
                </w:rPr>
                <w:t>또는</w:t>
              </w:r>
              <w:r w:rsidRPr="002A5E52">
                <w:rPr>
                  <w:rFonts w:ascii="Arial" w:eastAsia="Malgun Gothic" w:hAnsi="Arial" w:cs="Arial"/>
                  <w:color w:val="000000"/>
                  <w:sz w:val="21"/>
                  <w:szCs w:val="21"/>
                  <w:rPrChange w:id="275"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76" w:author="Mia Choi" w:date="2021-07-25T15:36:00Z">
                    <w:rPr>
                      <w:rFonts w:ascii="Malgun Gothic" w:eastAsia="Malgun Gothic" w:hAnsi="Malgun Gothic" w:hint="eastAsia"/>
                      <w:color w:val="000000"/>
                      <w:spacing w:val="-2"/>
                    </w:rPr>
                  </w:rPrChange>
                </w:rPr>
                <w:t>급여</w:t>
              </w:r>
              <w:r w:rsidRPr="002A5E52">
                <w:rPr>
                  <w:rFonts w:ascii="Arial" w:eastAsia="Malgun Gothic" w:hAnsi="Arial" w:cs="Arial"/>
                  <w:color w:val="000000"/>
                  <w:sz w:val="21"/>
                  <w:szCs w:val="21"/>
                  <w:rPrChange w:id="277" w:author="Mia Choi" w:date="2021-07-25T15:36:00Z">
                    <w:rPr>
                      <w:rFonts w:ascii="Malgun Gothic" w:eastAsia="Malgun Gothic" w:hAnsi="Malgun Gothic"/>
                      <w:color w:val="000000"/>
                      <w:spacing w:val="-2"/>
                    </w:rPr>
                  </w:rPrChange>
                </w:rPr>
                <w:t>(</w:t>
              </w:r>
              <w:r w:rsidRPr="002A5E52">
                <w:rPr>
                  <w:rFonts w:ascii="Arial" w:eastAsia="Malgun Gothic" w:hAnsi="Arial" w:cs="Arial" w:hint="eastAsia"/>
                  <w:color w:val="000000"/>
                  <w:sz w:val="21"/>
                  <w:szCs w:val="21"/>
                  <w:rPrChange w:id="278" w:author="Mia Choi" w:date="2021-07-25T15:36:00Z">
                    <w:rPr>
                      <w:rFonts w:ascii="Malgun Gothic" w:eastAsia="Malgun Gothic" w:hAnsi="Malgun Gothic" w:hint="eastAsia"/>
                      <w:color w:val="000000"/>
                      <w:spacing w:val="-2"/>
                    </w:rPr>
                  </w:rPrChange>
                </w:rPr>
                <w:t>공식</w:t>
              </w:r>
              <w:r w:rsidRPr="002A5E52">
                <w:rPr>
                  <w:rFonts w:ascii="Arial" w:eastAsia="Malgun Gothic" w:hAnsi="Arial" w:cs="Arial"/>
                  <w:color w:val="000000"/>
                  <w:sz w:val="21"/>
                  <w:szCs w:val="21"/>
                  <w:rPrChange w:id="279"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80" w:author="Mia Choi" w:date="2021-07-25T15:36:00Z">
                    <w:rPr>
                      <w:rFonts w:ascii="Malgun Gothic" w:eastAsia="Malgun Gothic" w:hAnsi="Malgun Gothic" w:hint="eastAsia"/>
                      <w:color w:val="000000"/>
                      <w:spacing w:val="-2"/>
                    </w:rPr>
                  </w:rPrChange>
                </w:rPr>
                <w:t>급여</w:t>
              </w:r>
              <w:r w:rsidRPr="002A5E52">
                <w:rPr>
                  <w:rFonts w:ascii="Arial" w:eastAsia="Malgun Gothic" w:hAnsi="Arial" w:cs="Arial"/>
                  <w:color w:val="000000"/>
                  <w:sz w:val="21"/>
                  <w:szCs w:val="21"/>
                  <w:rPrChange w:id="281" w:author="Mia Choi" w:date="2021-07-25T15:36:00Z">
                    <w:rPr>
                      <w:rFonts w:ascii="Malgun Gothic" w:eastAsia="Malgun Gothic" w:hAnsi="Malgun Gothic"/>
                      <w:color w:val="000000"/>
                      <w:spacing w:val="-2"/>
                    </w:rPr>
                  </w:rPrChange>
                </w:rPr>
                <w:t>)</w:t>
              </w:r>
              <w:r w:rsidRPr="002A5E52">
                <w:rPr>
                  <w:rFonts w:ascii="Arial" w:eastAsia="Malgun Gothic" w:hAnsi="Arial" w:cs="Arial" w:hint="eastAsia"/>
                  <w:color w:val="000000"/>
                  <w:sz w:val="21"/>
                  <w:szCs w:val="21"/>
                  <w:rPrChange w:id="282" w:author="Mia Choi" w:date="2021-07-25T15:36:00Z">
                    <w:rPr>
                      <w:rFonts w:ascii="Malgun Gothic" w:eastAsia="Malgun Gothic" w:hAnsi="Malgun Gothic" w:hint="eastAsia"/>
                      <w:color w:val="000000"/>
                      <w:spacing w:val="-2"/>
                    </w:rPr>
                  </w:rPrChange>
                </w:rPr>
                <w:t>의</w:t>
              </w:r>
              <w:r w:rsidRPr="002A5E52">
                <w:rPr>
                  <w:rFonts w:ascii="Arial" w:eastAsia="Malgun Gothic" w:hAnsi="Arial" w:cs="Arial"/>
                  <w:color w:val="000000"/>
                  <w:sz w:val="21"/>
                  <w:szCs w:val="21"/>
                  <w:rPrChange w:id="283"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84" w:author="Mia Choi" w:date="2021-07-25T15:36:00Z">
                    <w:rPr>
                      <w:rFonts w:ascii="Malgun Gothic" w:eastAsia="Malgun Gothic" w:hAnsi="Malgun Gothic" w:hint="eastAsia"/>
                      <w:color w:val="000000"/>
                      <w:spacing w:val="-2"/>
                    </w:rPr>
                  </w:rPrChange>
                </w:rPr>
                <w:t>규모</w:t>
              </w:r>
              <w:r w:rsidRPr="002A5E52">
                <w:rPr>
                  <w:rFonts w:ascii="Arial" w:eastAsia="Malgun Gothic" w:hAnsi="Arial" w:cs="Arial"/>
                  <w:color w:val="000000"/>
                  <w:sz w:val="21"/>
                  <w:szCs w:val="21"/>
                  <w:rPrChange w:id="285"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86" w:author="Mia Choi" w:date="2021-07-25T15:36:00Z">
                    <w:rPr>
                      <w:rFonts w:ascii="Malgun Gothic" w:eastAsia="Malgun Gothic" w:hAnsi="Malgun Gothic" w:hint="eastAsia"/>
                      <w:color w:val="000000"/>
                      <w:spacing w:val="-2"/>
                    </w:rPr>
                  </w:rPrChange>
                </w:rPr>
                <w:t>추가</w:t>
              </w:r>
              <w:r w:rsidRPr="002A5E52">
                <w:rPr>
                  <w:rFonts w:ascii="Arial" w:eastAsia="Malgun Gothic" w:hAnsi="Arial" w:cs="Arial"/>
                  <w:color w:val="000000"/>
                  <w:sz w:val="21"/>
                  <w:szCs w:val="21"/>
                  <w:rPrChange w:id="287"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88" w:author="Mia Choi" w:date="2021-07-25T15:36:00Z">
                    <w:rPr>
                      <w:rFonts w:ascii="Malgun Gothic" w:eastAsia="Malgun Gothic" w:hAnsi="Malgun Gothic" w:hint="eastAsia"/>
                      <w:color w:val="000000"/>
                      <w:spacing w:val="-2"/>
                    </w:rPr>
                  </w:rPrChange>
                </w:rPr>
                <w:t>지급</w:t>
              </w:r>
              <w:r w:rsidRPr="002A5E52">
                <w:rPr>
                  <w:rFonts w:ascii="Arial" w:eastAsia="Malgun Gothic" w:hAnsi="Arial" w:cs="Arial"/>
                  <w:color w:val="000000"/>
                  <w:sz w:val="21"/>
                  <w:szCs w:val="21"/>
                  <w:rPrChange w:id="289"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90" w:author="Mia Choi" w:date="2021-07-25T15:36:00Z">
                    <w:rPr>
                      <w:rFonts w:ascii="Malgun Gothic" w:eastAsia="Malgun Gothic" w:hAnsi="Malgun Gothic" w:hint="eastAsia"/>
                      <w:color w:val="000000"/>
                      <w:spacing w:val="-2"/>
                    </w:rPr>
                  </w:rPrChange>
                </w:rPr>
                <w:t>수당</w:t>
              </w:r>
              <w:r w:rsidRPr="002A5E52">
                <w:rPr>
                  <w:rFonts w:ascii="Arial" w:eastAsia="Malgun Gothic" w:hAnsi="Arial" w:cs="Arial"/>
                  <w:color w:val="000000"/>
                  <w:sz w:val="21"/>
                  <w:szCs w:val="21"/>
                  <w:rPrChange w:id="291"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92" w:author="Mia Choi" w:date="2021-07-25T15:36:00Z">
                    <w:rPr>
                      <w:rFonts w:ascii="Malgun Gothic" w:eastAsia="Malgun Gothic" w:hAnsi="Malgun Gothic" w:hint="eastAsia"/>
                      <w:color w:val="000000"/>
                      <w:spacing w:val="-2"/>
                    </w:rPr>
                  </w:rPrChange>
                </w:rPr>
                <w:t>및</w:t>
              </w:r>
              <w:r w:rsidRPr="002A5E52">
                <w:rPr>
                  <w:rFonts w:ascii="Arial" w:eastAsia="Malgun Gothic" w:hAnsi="Arial" w:cs="Arial"/>
                  <w:color w:val="000000"/>
                  <w:sz w:val="21"/>
                  <w:szCs w:val="21"/>
                  <w:rPrChange w:id="293"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94" w:author="Mia Choi" w:date="2021-07-25T15:36:00Z">
                    <w:rPr>
                      <w:rFonts w:ascii="Malgun Gothic" w:eastAsia="Malgun Gothic" w:hAnsi="Malgun Gothic" w:hint="eastAsia"/>
                      <w:color w:val="000000"/>
                      <w:spacing w:val="-2"/>
                    </w:rPr>
                  </w:rPrChange>
                </w:rPr>
                <w:t>인센티브</w:t>
              </w:r>
              <w:r w:rsidRPr="002A5E52">
                <w:rPr>
                  <w:rFonts w:ascii="Arial" w:eastAsia="Malgun Gothic" w:hAnsi="Arial" w:cs="Arial"/>
                  <w:color w:val="000000"/>
                  <w:sz w:val="21"/>
                  <w:szCs w:val="21"/>
                  <w:rPrChange w:id="295"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96" w:author="Mia Choi" w:date="2021-07-25T15:36:00Z">
                    <w:rPr>
                      <w:rFonts w:ascii="Malgun Gothic" w:eastAsia="Malgun Gothic" w:hAnsi="Malgun Gothic" w:hint="eastAsia"/>
                      <w:color w:val="000000"/>
                      <w:spacing w:val="-2"/>
                    </w:rPr>
                  </w:rPrChange>
                </w:rPr>
                <w:t>지급</w:t>
              </w:r>
              <w:r w:rsidRPr="002A5E52">
                <w:rPr>
                  <w:rFonts w:ascii="Arial" w:eastAsia="Malgun Gothic" w:hAnsi="Arial" w:cs="Arial"/>
                  <w:color w:val="000000"/>
                  <w:sz w:val="21"/>
                  <w:szCs w:val="21"/>
                  <w:rPrChange w:id="297"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298" w:author="Mia Choi" w:date="2021-07-25T15:36:00Z">
                    <w:rPr>
                      <w:rFonts w:ascii="Malgun Gothic" w:eastAsia="Malgun Gothic" w:hAnsi="Malgun Gothic" w:hint="eastAsia"/>
                      <w:color w:val="000000"/>
                      <w:spacing w:val="-2"/>
                    </w:rPr>
                  </w:rPrChange>
                </w:rPr>
                <w:t>포함</w:t>
              </w:r>
              <w:r w:rsidRPr="002A5E52">
                <w:rPr>
                  <w:rFonts w:ascii="Arial" w:eastAsia="Malgun Gothic" w:hAnsi="Arial" w:cs="Arial"/>
                  <w:color w:val="000000"/>
                  <w:sz w:val="21"/>
                  <w:szCs w:val="21"/>
                  <w:rPrChange w:id="299" w:author="Mia Choi" w:date="2021-07-25T15:36:00Z">
                    <w:rPr>
                      <w:rFonts w:ascii="Malgun Gothic" w:eastAsia="Malgun Gothic" w:hAnsi="Malgun Gothic"/>
                      <w:color w:val="000000"/>
                      <w:spacing w:val="-2"/>
                    </w:rPr>
                  </w:rPrChange>
                </w:rPr>
                <w:t>);</w:t>
              </w:r>
            </w:ins>
          </w:p>
        </w:tc>
        <w:tc>
          <w:tcPr>
            <w:tcW w:w="1667" w:type="pct"/>
          </w:tcPr>
          <w:p w14:paraId="29C33ED5" w14:textId="6A10B0A5" w:rsidR="00EA3184" w:rsidRPr="002A5E52" w:rsidRDefault="00EA3184" w:rsidP="00DA33E2">
            <w:pPr>
              <w:pStyle w:val="af"/>
              <w:numPr>
                <w:ilvl w:val="0"/>
                <w:numId w:val="121"/>
              </w:numPr>
              <w:ind w:left="709" w:hanging="709"/>
              <w:rPr>
                <w:rFonts w:ascii="Arial" w:eastAsia="Malgun Gothic" w:hAnsi="Arial" w:cs="Arial"/>
                <w:color w:val="000000"/>
                <w:spacing w:val="-2"/>
                <w:sz w:val="21"/>
                <w:szCs w:val="21"/>
                <w:lang w:val="ru-RU"/>
              </w:rPr>
            </w:pPr>
            <w:r w:rsidRPr="002A5E52">
              <w:rPr>
                <w:rFonts w:ascii="Arial" w:eastAsia="Malgun Gothic" w:hAnsi="Arial" w:cs="Arial"/>
                <w:color w:val="000000"/>
                <w:spacing w:val="-2"/>
                <w:sz w:val="21"/>
                <w:szCs w:val="21"/>
                <w:lang w:val="ru-RU"/>
                <w:rPrChange w:id="300" w:author="Гурьянов" w:date="2021-07-21T17:37:00Z">
                  <w:rPr>
                    <w:rFonts w:eastAsia="Times New Roman"/>
                    <w:color w:val="0000FF"/>
                    <w:sz w:val="24"/>
                    <w:szCs w:val="24"/>
                    <w:u w:val="single"/>
                    <w:lang w:val="ru-RU" w:eastAsia="ru-RU"/>
                  </w:rPr>
                </w:rPrChange>
              </w:rPr>
              <w:t xml:space="preserve">условия оплаты труда (в том числе размер тарифной ставки или оклада (должностного оклада) работника, доплаты, надбавки и поощрительные выплаты); </w:t>
            </w:r>
          </w:p>
        </w:tc>
        <w:tc>
          <w:tcPr>
            <w:tcW w:w="1667" w:type="pct"/>
          </w:tcPr>
          <w:p w14:paraId="424E4C91" w14:textId="7BD40FD0" w:rsidR="00EA3184" w:rsidRPr="002A5E52" w:rsidRDefault="00475E3E" w:rsidP="00475E3E">
            <w:pPr>
              <w:pStyle w:val="af"/>
              <w:numPr>
                <w:ilvl w:val="0"/>
                <w:numId w:val="121"/>
              </w:numPr>
              <w:ind w:left="709" w:hanging="709"/>
              <w:rPr>
                <w:rFonts w:ascii="Arial" w:eastAsia="Malgun Gothic" w:hAnsi="Arial" w:cs="Arial"/>
                <w:color w:val="000000"/>
                <w:spacing w:val="-4"/>
                <w:sz w:val="21"/>
                <w:szCs w:val="21"/>
              </w:rPr>
            </w:pPr>
            <w:r w:rsidRPr="002A5E52">
              <w:rPr>
                <w:rFonts w:ascii="Arial" w:eastAsia="Malgun Gothic" w:hAnsi="Arial" w:cs="Arial"/>
                <w:color w:val="000000"/>
                <w:spacing w:val="-4"/>
                <w:sz w:val="21"/>
                <w:szCs w:val="21"/>
              </w:rPr>
              <w:t xml:space="preserve">the terms for remuneration for </w:t>
            </w:r>
            <w:proofErr w:type="spellStart"/>
            <w:r w:rsidRPr="002A5E52">
              <w:rPr>
                <w:rFonts w:ascii="Arial" w:eastAsia="Malgun Gothic" w:hAnsi="Arial" w:cs="Arial"/>
                <w:color w:val="000000"/>
                <w:spacing w:val="-4"/>
                <w:sz w:val="21"/>
                <w:szCs w:val="21"/>
              </w:rPr>
              <w:t>labour</w:t>
            </w:r>
            <w:proofErr w:type="spellEnd"/>
            <w:r w:rsidRPr="002A5E52">
              <w:rPr>
                <w:rFonts w:ascii="Arial" w:eastAsia="Malgun Gothic" w:hAnsi="Arial" w:cs="Arial"/>
                <w:color w:val="000000"/>
                <w:spacing w:val="-4"/>
                <w:sz w:val="21"/>
                <w:szCs w:val="21"/>
              </w:rPr>
              <w:t xml:space="preserve"> (including base wage or salary (official salary) rate of the employee, extra payments, mark-ups and incentives);</w:t>
            </w:r>
          </w:p>
        </w:tc>
      </w:tr>
      <w:tr w:rsidR="00EA3184" w:rsidRPr="002A5E52" w14:paraId="512CDA43" w14:textId="77777777" w:rsidTr="002103A2">
        <w:tc>
          <w:tcPr>
            <w:tcW w:w="1666" w:type="pct"/>
          </w:tcPr>
          <w:p w14:paraId="2DBEFA40" w14:textId="6E0B7B20" w:rsidR="00EA3184" w:rsidRPr="002A5E52" w:rsidRDefault="00EA3184" w:rsidP="00EA3184">
            <w:pPr>
              <w:rPr>
                <w:rFonts w:ascii="Arial" w:eastAsia="Malgun Gothic" w:hAnsi="Arial" w:cs="Arial"/>
                <w:color w:val="000000"/>
                <w:sz w:val="21"/>
                <w:szCs w:val="21"/>
              </w:rPr>
            </w:pPr>
            <w:ins w:id="301" w:author="Mia Choi" w:date="2021-07-25T15:34:00Z">
              <w:r w:rsidRPr="002A5E52">
                <w:rPr>
                  <w:rFonts w:ascii="Arial" w:eastAsia="Malgun Gothic" w:hAnsi="Arial" w:cs="Arial" w:hint="eastAsia"/>
                  <w:color w:val="000000"/>
                  <w:sz w:val="21"/>
                  <w:szCs w:val="21"/>
                  <w:rPrChange w:id="302" w:author="Mia Choi" w:date="2021-07-25T15:36:00Z">
                    <w:rPr>
                      <w:rFonts w:ascii="Malgun Gothic" w:eastAsia="Malgun Gothic" w:hAnsi="Malgun Gothic" w:hint="eastAsia"/>
                      <w:color w:val="000000"/>
                      <w:spacing w:val="-2"/>
                    </w:rPr>
                  </w:rPrChange>
                </w:rPr>
                <w:t>•</w:t>
              </w:r>
              <w:r w:rsidRPr="002A5E52">
                <w:rPr>
                  <w:rFonts w:ascii="Arial" w:eastAsia="Malgun Gothic" w:hAnsi="Arial" w:cs="Arial"/>
                  <w:color w:val="000000"/>
                  <w:sz w:val="21"/>
                  <w:szCs w:val="21"/>
                  <w:rPrChange w:id="303"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304" w:author="Mia Choi" w:date="2021-07-25T15:36:00Z">
                    <w:rPr>
                      <w:rFonts w:ascii="Malgun Gothic" w:eastAsia="Malgun Gothic" w:hAnsi="Malgun Gothic" w:hint="eastAsia"/>
                      <w:color w:val="000000"/>
                      <w:spacing w:val="-2"/>
                    </w:rPr>
                  </w:rPrChange>
                </w:rPr>
                <w:t>근무</w:t>
              </w:r>
              <w:r w:rsidRPr="002A5E52">
                <w:rPr>
                  <w:rFonts w:ascii="Arial" w:eastAsia="Malgun Gothic" w:hAnsi="Arial" w:cs="Arial"/>
                  <w:color w:val="000000"/>
                  <w:sz w:val="21"/>
                  <w:szCs w:val="21"/>
                  <w:rPrChange w:id="305"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306" w:author="Mia Choi" w:date="2021-07-25T15:36:00Z">
                    <w:rPr>
                      <w:rFonts w:ascii="Malgun Gothic" w:eastAsia="Malgun Gothic" w:hAnsi="Malgun Gothic" w:hint="eastAsia"/>
                      <w:color w:val="000000"/>
                      <w:spacing w:val="-2"/>
                    </w:rPr>
                  </w:rPrChange>
                </w:rPr>
                <w:t>시간</w:t>
              </w:r>
              <w:r w:rsidRPr="002A5E52">
                <w:rPr>
                  <w:rFonts w:ascii="Arial" w:eastAsia="Malgun Gothic" w:hAnsi="Arial" w:cs="Arial"/>
                  <w:color w:val="000000"/>
                  <w:sz w:val="21"/>
                  <w:szCs w:val="21"/>
                  <w:rPrChange w:id="307"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308" w:author="Mia Choi" w:date="2021-07-25T15:36:00Z">
                    <w:rPr>
                      <w:rFonts w:ascii="Malgun Gothic" w:eastAsia="Malgun Gothic" w:hAnsi="Malgun Gothic" w:hint="eastAsia"/>
                      <w:color w:val="000000"/>
                      <w:spacing w:val="-2"/>
                    </w:rPr>
                  </w:rPrChange>
                </w:rPr>
                <w:t>및</w:t>
              </w:r>
              <w:r w:rsidRPr="002A5E52">
                <w:rPr>
                  <w:rFonts w:ascii="Arial" w:eastAsia="Malgun Gothic" w:hAnsi="Arial" w:cs="Arial"/>
                  <w:color w:val="000000"/>
                  <w:sz w:val="21"/>
                  <w:szCs w:val="21"/>
                  <w:rPrChange w:id="309"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310" w:author="Mia Choi" w:date="2021-07-25T15:36:00Z">
                    <w:rPr>
                      <w:rFonts w:ascii="Malgun Gothic" w:eastAsia="Malgun Gothic" w:hAnsi="Malgun Gothic" w:hint="eastAsia"/>
                      <w:color w:val="000000"/>
                      <w:spacing w:val="-2"/>
                    </w:rPr>
                  </w:rPrChange>
                </w:rPr>
                <w:t>휴식</w:t>
              </w:r>
              <w:r w:rsidRPr="002A5E52">
                <w:rPr>
                  <w:rFonts w:ascii="Arial" w:eastAsia="Malgun Gothic" w:hAnsi="Arial" w:cs="Arial"/>
                  <w:color w:val="000000"/>
                  <w:sz w:val="21"/>
                  <w:szCs w:val="21"/>
                  <w:rPrChange w:id="311"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312" w:author="Mia Choi" w:date="2021-07-25T15:36:00Z">
                    <w:rPr>
                      <w:rFonts w:ascii="Malgun Gothic" w:eastAsia="Malgun Gothic" w:hAnsi="Malgun Gothic" w:hint="eastAsia"/>
                      <w:color w:val="000000"/>
                      <w:spacing w:val="-2"/>
                    </w:rPr>
                  </w:rPrChange>
                </w:rPr>
                <w:t>시간</w:t>
              </w:r>
              <w:r w:rsidRPr="002A5E52">
                <w:rPr>
                  <w:rFonts w:ascii="Arial" w:eastAsia="Malgun Gothic" w:hAnsi="Arial" w:cs="Arial"/>
                  <w:color w:val="000000"/>
                  <w:sz w:val="21"/>
                  <w:szCs w:val="21"/>
                  <w:rPrChange w:id="313" w:author="Mia Choi" w:date="2021-07-25T15:36:00Z">
                    <w:rPr>
                      <w:rFonts w:ascii="Malgun Gothic" w:eastAsia="Malgun Gothic" w:hAnsi="Malgun Gothic"/>
                      <w:color w:val="000000"/>
                      <w:spacing w:val="-2"/>
                    </w:rPr>
                  </w:rPrChange>
                </w:rPr>
                <w:t>(</w:t>
              </w:r>
              <w:r w:rsidRPr="002A5E52">
                <w:rPr>
                  <w:rFonts w:ascii="Arial" w:eastAsia="Malgun Gothic" w:hAnsi="Arial" w:cs="Arial" w:hint="eastAsia"/>
                  <w:color w:val="000000"/>
                  <w:sz w:val="21"/>
                  <w:szCs w:val="21"/>
                  <w:rPrChange w:id="314" w:author="Mia Choi" w:date="2021-07-25T15:36:00Z">
                    <w:rPr>
                      <w:rFonts w:ascii="Malgun Gothic" w:eastAsia="Malgun Gothic" w:hAnsi="Malgun Gothic" w:hint="eastAsia"/>
                      <w:color w:val="000000"/>
                      <w:spacing w:val="-2"/>
                    </w:rPr>
                  </w:rPrChange>
                </w:rPr>
                <w:t>사용자가</w:t>
              </w:r>
              <w:r w:rsidRPr="002A5E52">
                <w:rPr>
                  <w:rFonts w:ascii="Arial" w:eastAsia="Malgun Gothic" w:hAnsi="Arial" w:cs="Arial"/>
                  <w:color w:val="000000"/>
                  <w:sz w:val="21"/>
                  <w:szCs w:val="21"/>
                  <w:rPrChange w:id="315"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316" w:author="Mia Choi" w:date="2021-07-25T15:36:00Z">
                    <w:rPr>
                      <w:rFonts w:ascii="Malgun Gothic" w:eastAsia="Malgun Gothic" w:hAnsi="Malgun Gothic" w:hint="eastAsia"/>
                      <w:color w:val="000000"/>
                      <w:spacing w:val="-2"/>
                    </w:rPr>
                  </w:rPrChange>
                </w:rPr>
                <w:t>시행</w:t>
              </w:r>
              <w:r w:rsidRPr="002A5E52">
                <w:rPr>
                  <w:rFonts w:ascii="Arial" w:eastAsia="Malgun Gothic" w:hAnsi="Arial" w:cs="Arial"/>
                  <w:color w:val="000000"/>
                  <w:sz w:val="21"/>
                  <w:szCs w:val="21"/>
                  <w:rPrChange w:id="317"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318" w:author="Mia Choi" w:date="2021-07-25T15:36:00Z">
                    <w:rPr>
                      <w:rFonts w:ascii="Malgun Gothic" w:eastAsia="Malgun Gothic" w:hAnsi="Malgun Gothic" w:hint="eastAsia"/>
                      <w:color w:val="000000"/>
                      <w:spacing w:val="-2"/>
                    </w:rPr>
                  </w:rPrChange>
                </w:rPr>
                <w:t>중인</w:t>
              </w:r>
              <w:r w:rsidRPr="002A5E52">
                <w:rPr>
                  <w:rFonts w:ascii="Arial" w:eastAsia="Malgun Gothic" w:hAnsi="Arial" w:cs="Arial"/>
                  <w:color w:val="000000"/>
                  <w:sz w:val="21"/>
                  <w:szCs w:val="21"/>
                  <w:rPrChange w:id="319"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320" w:author="Mia Choi" w:date="2021-07-25T15:36:00Z">
                    <w:rPr>
                      <w:rFonts w:ascii="Malgun Gothic" w:eastAsia="Malgun Gothic" w:hAnsi="Malgun Gothic" w:hint="eastAsia"/>
                      <w:color w:val="000000"/>
                      <w:spacing w:val="-2"/>
                    </w:rPr>
                  </w:rPrChange>
                </w:rPr>
                <w:t>일반</w:t>
              </w:r>
              <w:r w:rsidRPr="002A5E52">
                <w:rPr>
                  <w:rFonts w:ascii="Arial" w:eastAsia="Malgun Gothic" w:hAnsi="Arial" w:cs="Arial"/>
                  <w:color w:val="000000"/>
                  <w:sz w:val="21"/>
                  <w:szCs w:val="21"/>
                  <w:rPrChange w:id="321"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322" w:author="Mia Choi" w:date="2021-07-25T15:36:00Z">
                    <w:rPr>
                      <w:rFonts w:ascii="Malgun Gothic" w:eastAsia="Malgun Gothic" w:hAnsi="Malgun Gothic" w:hint="eastAsia"/>
                      <w:color w:val="000000"/>
                      <w:spacing w:val="-2"/>
                    </w:rPr>
                  </w:rPrChange>
                </w:rPr>
                <w:t>규칙과</w:t>
              </w:r>
              <w:r w:rsidRPr="002A5E52">
                <w:rPr>
                  <w:rFonts w:ascii="Arial" w:eastAsia="Malgun Gothic" w:hAnsi="Arial" w:cs="Arial"/>
                  <w:color w:val="000000"/>
                  <w:sz w:val="21"/>
                  <w:szCs w:val="21"/>
                  <w:rPrChange w:id="323"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324" w:author="Mia Choi" w:date="2021-07-25T15:36:00Z">
                    <w:rPr>
                      <w:rFonts w:ascii="Malgun Gothic" w:eastAsia="Malgun Gothic" w:hAnsi="Malgun Gothic" w:hint="eastAsia"/>
                      <w:color w:val="000000"/>
                      <w:spacing w:val="-2"/>
                    </w:rPr>
                  </w:rPrChange>
                </w:rPr>
                <w:t>상이한</w:t>
              </w:r>
              <w:r w:rsidRPr="002A5E52">
                <w:rPr>
                  <w:rFonts w:ascii="Arial" w:eastAsia="Malgun Gothic" w:hAnsi="Arial" w:cs="Arial"/>
                  <w:color w:val="000000"/>
                  <w:sz w:val="21"/>
                  <w:szCs w:val="21"/>
                  <w:rPrChange w:id="325"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326" w:author="Mia Choi" w:date="2021-07-25T15:36:00Z">
                    <w:rPr>
                      <w:rFonts w:ascii="Malgun Gothic" w:eastAsia="Malgun Gothic" w:hAnsi="Malgun Gothic" w:hint="eastAsia"/>
                      <w:color w:val="000000"/>
                      <w:spacing w:val="-2"/>
                    </w:rPr>
                  </w:rPrChange>
                </w:rPr>
                <w:t>경우</w:t>
              </w:r>
              <w:r w:rsidRPr="002A5E52">
                <w:rPr>
                  <w:rFonts w:ascii="Arial" w:eastAsia="Malgun Gothic" w:hAnsi="Arial" w:cs="Arial"/>
                  <w:color w:val="000000"/>
                  <w:sz w:val="21"/>
                  <w:szCs w:val="21"/>
                  <w:rPrChange w:id="327" w:author="Mia Choi" w:date="2021-07-25T15:36:00Z">
                    <w:rPr>
                      <w:rFonts w:ascii="Malgun Gothic" w:eastAsia="Malgun Gothic" w:hAnsi="Malgun Gothic"/>
                      <w:color w:val="000000"/>
                      <w:spacing w:val="-2"/>
                    </w:rPr>
                  </w:rPrChange>
                </w:rPr>
                <w:t>);</w:t>
              </w:r>
            </w:ins>
          </w:p>
        </w:tc>
        <w:tc>
          <w:tcPr>
            <w:tcW w:w="1667" w:type="pct"/>
          </w:tcPr>
          <w:p w14:paraId="129326C5" w14:textId="503B9525" w:rsidR="00EA3184" w:rsidRPr="002A5E52" w:rsidRDefault="00EA3184" w:rsidP="00DA33E2">
            <w:pPr>
              <w:pStyle w:val="af"/>
              <w:numPr>
                <w:ilvl w:val="0"/>
                <w:numId w:val="121"/>
              </w:numPr>
              <w:ind w:left="709" w:hanging="709"/>
              <w:rPr>
                <w:rFonts w:ascii="Arial" w:eastAsia="Malgun Gothic" w:hAnsi="Arial" w:cs="Arial"/>
                <w:color w:val="000000"/>
                <w:spacing w:val="-2"/>
                <w:sz w:val="21"/>
                <w:szCs w:val="21"/>
                <w:lang w:val="ru-RU"/>
              </w:rPr>
            </w:pPr>
            <w:r w:rsidRPr="002A5E52">
              <w:rPr>
                <w:rFonts w:ascii="Arial" w:eastAsia="Malgun Gothic" w:hAnsi="Arial" w:cs="Arial"/>
                <w:color w:val="000000"/>
                <w:spacing w:val="-2"/>
                <w:sz w:val="21"/>
                <w:szCs w:val="21"/>
                <w:lang w:val="ru-RU"/>
                <w:rPrChange w:id="328" w:author="Гурьянов" w:date="2021-07-21T17:37:00Z">
                  <w:rPr>
                    <w:rFonts w:eastAsia="Times New Roman"/>
                    <w:color w:val="0000FF"/>
                    <w:sz w:val="24"/>
                    <w:szCs w:val="24"/>
                    <w:u w:val="single"/>
                    <w:lang w:val="ru-RU" w:eastAsia="ru-RU"/>
                  </w:rPr>
                </w:rPrChange>
              </w:rPr>
              <w:t xml:space="preserve">режим рабочего времени и времени отдыха (если для данного работника он отличается от общих правил, </w:t>
            </w:r>
            <w:r w:rsidRPr="002A5E52">
              <w:rPr>
                <w:rFonts w:ascii="Arial" w:eastAsia="Malgun Gothic" w:hAnsi="Arial" w:cs="Arial"/>
                <w:color w:val="000000"/>
                <w:spacing w:val="-2"/>
                <w:sz w:val="21"/>
                <w:szCs w:val="21"/>
                <w:lang w:val="ru-RU"/>
                <w:rPrChange w:id="329" w:author="Гурьянов" w:date="2021-07-21T17:37:00Z">
                  <w:rPr>
                    <w:rFonts w:eastAsia="Times New Roman"/>
                    <w:color w:val="0000FF"/>
                    <w:sz w:val="24"/>
                    <w:szCs w:val="24"/>
                    <w:u w:val="single"/>
                    <w:lang w:val="ru-RU" w:eastAsia="ru-RU"/>
                  </w:rPr>
                </w:rPrChange>
              </w:rPr>
              <w:lastRenderedPageBreak/>
              <w:t xml:space="preserve">действующих у данного работодателя); </w:t>
            </w:r>
          </w:p>
        </w:tc>
        <w:tc>
          <w:tcPr>
            <w:tcW w:w="1667" w:type="pct"/>
          </w:tcPr>
          <w:p w14:paraId="32430BEA" w14:textId="381BF114" w:rsidR="00EA3184" w:rsidRPr="002A5E52" w:rsidRDefault="00475E3E" w:rsidP="00EA3184">
            <w:pPr>
              <w:pStyle w:val="af"/>
              <w:numPr>
                <w:ilvl w:val="0"/>
                <w:numId w:val="121"/>
              </w:numPr>
              <w:ind w:left="709" w:hanging="709"/>
              <w:rPr>
                <w:rFonts w:ascii="Arial" w:eastAsia="Times New Roman" w:hAnsi="Arial" w:cs="Arial"/>
                <w:sz w:val="21"/>
                <w:szCs w:val="21"/>
              </w:rPr>
            </w:pPr>
            <w:r w:rsidRPr="002A5E52">
              <w:rPr>
                <w:rFonts w:ascii="Arial" w:hAnsi="Arial" w:cs="Arial"/>
                <w:sz w:val="21"/>
                <w:szCs w:val="21"/>
              </w:rPr>
              <w:lastRenderedPageBreak/>
              <w:t xml:space="preserve">working hours and leisure hours (if for this employee they are different from </w:t>
            </w:r>
            <w:r w:rsidRPr="002A5E52">
              <w:rPr>
                <w:rFonts w:ascii="Arial" w:eastAsia="Malgun Gothic" w:hAnsi="Arial" w:cs="Arial"/>
                <w:color w:val="000000"/>
                <w:spacing w:val="-4"/>
                <w:sz w:val="21"/>
                <w:szCs w:val="21"/>
              </w:rPr>
              <w:t>the</w:t>
            </w:r>
            <w:r w:rsidRPr="002A5E52">
              <w:rPr>
                <w:rFonts w:ascii="Arial" w:hAnsi="Arial" w:cs="Arial"/>
                <w:sz w:val="21"/>
                <w:szCs w:val="21"/>
              </w:rPr>
              <w:t xml:space="preserve"> general rules of the employer); </w:t>
            </w:r>
          </w:p>
        </w:tc>
      </w:tr>
      <w:tr w:rsidR="00EA3184" w:rsidRPr="002A5E52" w14:paraId="3BC5C845" w14:textId="77777777" w:rsidTr="002103A2">
        <w:tc>
          <w:tcPr>
            <w:tcW w:w="1666" w:type="pct"/>
          </w:tcPr>
          <w:p w14:paraId="4902F8F7" w14:textId="660285E0" w:rsidR="00EA3184" w:rsidRPr="002A5E52" w:rsidRDefault="00EA3184" w:rsidP="00EA3184">
            <w:pPr>
              <w:rPr>
                <w:rFonts w:ascii="Arial" w:eastAsia="Malgun Gothic" w:hAnsi="Arial" w:cs="Arial"/>
                <w:color w:val="000000"/>
                <w:sz w:val="21"/>
                <w:szCs w:val="21"/>
              </w:rPr>
            </w:pPr>
            <w:ins w:id="330" w:author="Mia Choi" w:date="2021-07-25T15:34:00Z">
              <w:r w:rsidRPr="002A5E52">
                <w:rPr>
                  <w:rFonts w:ascii="Arial" w:eastAsia="Malgun Gothic" w:hAnsi="Arial" w:cs="Arial" w:hint="eastAsia"/>
                  <w:color w:val="000000"/>
                  <w:sz w:val="21"/>
                  <w:szCs w:val="21"/>
                  <w:rPrChange w:id="331" w:author="Mia Choi" w:date="2021-07-25T15:36:00Z">
                    <w:rPr>
                      <w:rFonts w:ascii="Malgun Gothic" w:eastAsia="Malgun Gothic" w:hAnsi="Malgun Gothic" w:hint="eastAsia"/>
                      <w:color w:val="000000"/>
                      <w:spacing w:val="-2"/>
                    </w:rPr>
                  </w:rPrChange>
                </w:rPr>
                <w:t>직원이</w:t>
              </w:r>
            </w:ins>
            <w:r w:rsidR="00B06789" w:rsidRPr="002A5E52">
              <w:rPr>
                <w:rFonts w:ascii="Arial" w:eastAsia="Malgun Gothic" w:hAnsi="Arial" w:cs="Arial"/>
                <w:color w:val="000000"/>
                <w:sz w:val="21"/>
                <w:szCs w:val="21"/>
              </w:rPr>
              <w:t xml:space="preserve"> </w:t>
            </w:r>
            <w:ins w:id="332" w:author="Mia Choi" w:date="2021-07-25T15:34:00Z">
              <w:r w:rsidRPr="002A5E52">
                <w:rPr>
                  <w:rFonts w:ascii="Arial" w:eastAsia="Malgun Gothic" w:hAnsi="Arial" w:cs="Arial" w:hint="eastAsia"/>
                  <w:color w:val="000000"/>
                  <w:sz w:val="21"/>
                  <w:szCs w:val="21"/>
                  <w:rPrChange w:id="333" w:author="Mia Choi" w:date="2021-07-25T15:36:00Z">
                    <w:rPr>
                      <w:rFonts w:ascii="Malgun Gothic" w:eastAsia="Malgun Gothic" w:hAnsi="Malgun Gothic" w:hint="eastAsia"/>
                      <w:color w:val="000000"/>
                      <w:spacing w:val="-2"/>
                    </w:rPr>
                  </w:rPrChange>
                </w:rPr>
                <w:t>유해하고</w:t>
              </w:r>
              <w:r w:rsidRPr="002A5E52">
                <w:rPr>
                  <w:rFonts w:ascii="Arial" w:eastAsia="Malgun Gothic" w:hAnsi="Arial" w:cs="Arial"/>
                  <w:color w:val="000000"/>
                  <w:sz w:val="21"/>
                  <w:szCs w:val="21"/>
                  <w:rPrChange w:id="334" w:author="Mia Choi" w:date="2021-07-25T15:36:00Z">
                    <w:rPr>
                      <w:rFonts w:ascii="Malgun Gothic" w:eastAsia="Malgun Gothic" w:hAnsi="Malgun Gothic"/>
                      <w:color w:val="000000"/>
                      <w:spacing w:val="-2"/>
                    </w:rPr>
                  </w:rPrChange>
                </w:rPr>
                <w:t>(</w:t>
              </w:r>
              <w:r w:rsidRPr="002A5E52">
                <w:rPr>
                  <w:rFonts w:ascii="Arial" w:eastAsia="Malgun Gothic" w:hAnsi="Arial" w:cs="Arial" w:hint="eastAsia"/>
                  <w:color w:val="000000"/>
                  <w:sz w:val="21"/>
                  <w:szCs w:val="21"/>
                  <w:rPrChange w:id="335" w:author="Mia Choi" w:date="2021-07-25T15:36:00Z">
                    <w:rPr>
                      <w:rFonts w:ascii="Malgun Gothic" w:eastAsia="Malgun Gothic" w:hAnsi="Malgun Gothic" w:hint="eastAsia"/>
                      <w:color w:val="000000"/>
                      <w:spacing w:val="-2"/>
                    </w:rPr>
                  </w:rPrChange>
                </w:rPr>
                <w:t>또는</w:t>
              </w:r>
              <w:r w:rsidRPr="002A5E52">
                <w:rPr>
                  <w:rFonts w:ascii="Arial" w:eastAsia="Malgun Gothic" w:hAnsi="Arial" w:cs="Arial"/>
                  <w:color w:val="000000"/>
                  <w:sz w:val="21"/>
                  <w:szCs w:val="21"/>
                  <w:rPrChange w:id="336"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337" w:author="Mia Choi" w:date="2021-07-25T15:36:00Z">
                    <w:rPr>
                      <w:rFonts w:ascii="Malgun Gothic" w:eastAsia="Malgun Gothic" w:hAnsi="Malgun Gothic" w:hint="eastAsia"/>
                      <w:color w:val="000000"/>
                      <w:spacing w:val="-2"/>
                    </w:rPr>
                  </w:rPrChange>
                </w:rPr>
                <w:t>위험한</w:t>
              </w:r>
              <w:r w:rsidRPr="002A5E52">
                <w:rPr>
                  <w:rFonts w:ascii="Arial" w:eastAsia="Malgun Gothic" w:hAnsi="Arial" w:cs="Arial"/>
                  <w:color w:val="000000"/>
                  <w:sz w:val="21"/>
                  <w:szCs w:val="21"/>
                  <w:rPrChange w:id="338"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339" w:author="Mia Choi" w:date="2021-07-25T15:36:00Z">
                    <w:rPr>
                      <w:rFonts w:ascii="Malgun Gothic" w:eastAsia="Malgun Gothic" w:hAnsi="Malgun Gothic" w:hint="eastAsia"/>
                      <w:color w:val="000000"/>
                      <w:spacing w:val="-2"/>
                    </w:rPr>
                  </w:rPrChange>
                </w:rPr>
                <w:t>작업</w:t>
              </w:r>
              <w:r w:rsidRPr="002A5E52">
                <w:rPr>
                  <w:rFonts w:ascii="Arial" w:eastAsia="Malgun Gothic" w:hAnsi="Arial" w:cs="Arial"/>
                  <w:color w:val="000000"/>
                  <w:sz w:val="21"/>
                  <w:szCs w:val="21"/>
                  <w:rPrChange w:id="340"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341" w:author="Mia Choi" w:date="2021-07-25T15:36:00Z">
                    <w:rPr>
                      <w:rFonts w:ascii="Malgun Gothic" w:eastAsia="Malgun Gothic" w:hAnsi="Malgun Gothic" w:hint="eastAsia"/>
                      <w:color w:val="000000"/>
                      <w:spacing w:val="-2"/>
                    </w:rPr>
                  </w:rPrChange>
                </w:rPr>
                <w:t>조건에서</w:t>
              </w:r>
            </w:ins>
            <w:ins w:id="342" w:author="Mia Choi" w:date="2021-07-26T17:41:00Z">
              <w:r w:rsidR="00B06789" w:rsidRPr="002A5E52">
                <w:rPr>
                  <w:rFonts w:ascii="Arial" w:eastAsia="Malgun Gothic" w:hAnsi="Arial" w:cs="Arial"/>
                  <w:color w:val="000000"/>
                  <w:sz w:val="21"/>
                  <w:szCs w:val="21"/>
                </w:rPr>
                <w:t xml:space="preserve"> </w:t>
              </w:r>
              <w:r w:rsidR="00B06789" w:rsidRPr="002A5E52">
                <w:rPr>
                  <w:rFonts w:ascii="Arial" w:eastAsia="Malgun Gothic" w:hAnsi="Arial" w:cs="Arial"/>
                  <w:color w:val="000000"/>
                  <w:sz w:val="21"/>
                  <w:szCs w:val="21"/>
                </w:rPr>
                <w:t>근무하는</w:t>
              </w:r>
              <w:r w:rsidR="00B06789" w:rsidRPr="002A5E52">
                <w:rPr>
                  <w:rFonts w:ascii="Arial" w:eastAsia="Malgun Gothic" w:hAnsi="Arial" w:cs="Arial"/>
                  <w:color w:val="000000"/>
                  <w:sz w:val="21"/>
                  <w:szCs w:val="21"/>
                </w:rPr>
                <w:t xml:space="preserve"> </w:t>
              </w:r>
              <w:r w:rsidR="00B06789" w:rsidRPr="002A5E52">
                <w:rPr>
                  <w:rFonts w:ascii="Arial" w:eastAsia="Malgun Gothic" w:hAnsi="Arial" w:cs="Arial"/>
                  <w:color w:val="000000"/>
                  <w:sz w:val="21"/>
                  <w:szCs w:val="21"/>
                </w:rPr>
                <w:t>경우</w:t>
              </w:r>
            </w:ins>
            <w:ins w:id="343" w:author="Mia Choi" w:date="2021-07-25T15:34:00Z">
              <w:r w:rsidRPr="002A5E52">
                <w:rPr>
                  <w:rFonts w:ascii="Arial" w:eastAsia="Malgun Gothic" w:hAnsi="Arial" w:cs="Arial"/>
                  <w:color w:val="000000"/>
                  <w:sz w:val="21"/>
                  <w:szCs w:val="21"/>
                  <w:rPrChange w:id="344"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345" w:author="Mia Choi" w:date="2021-07-25T15:36:00Z">
                    <w:rPr>
                      <w:rFonts w:ascii="Malgun Gothic" w:eastAsia="Malgun Gothic" w:hAnsi="Malgun Gothic" w:hint="eastAsia"/>
                      <w:color w:val="000000"/>
                      <w:spacing w:val="-2"/>
                    </w:rPr>
                  </w:rPrChange>
                </w:rPr>
                <w:t>작업에</w:t>
              </w:r>
              <w:r w:rsidRPr="002A5E52">
                <w:rPr>
                  <w:rFonts w:ascii="Arial" w:eastAsia="Malgun Gothic" w:hAnsi="Arial" w:cs="Arial"/>
                  <w:color w:val="000000"/>
                  <w:sz w:val="21"/>
                  <w:szCs w:val="21"/>
                  <w:rPrChange w:id="346"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347" w:author="Mia Choi" w:date="2021-07-25T15:36:00Z">
                    <w:rPr>
                      <w:rFonts w:ascii="Malgun Gothic" w:eastAsia="Malgun Gothic" w:hAnsi="Malgun Gothic" w:hint="eastAsia"/>
                      <w:color w:val="000000"/>
                      <w:spacing w:val="-2"/>
                    </w:rPr>
                  </w:rPrChange>
                </w:rPr>
                <w:t>대한</w:t>
              </w:r>
              <w:r w:rsidRPr="002A5E52">
                <w:rPr>
                  <w:rFonts w:ascii="Arial" w:eastAsia="Malgun Gothic" w:hAnsi="Arial" w:cs="Arial"/>
                  <w:color w:val="000000"/>
                  <w:sz w:val="21"/>
                  <w:szCs w:val="21"/>
                  <w:rPrChange w:id="348"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349" w:author="Mia Choi" w:date="2021-07-25T15:36:00Z">
                    <w:rPr>
                      <w:rFonts w:ascii="Malgun Gothic" w:eastAsia="Malgun Gothic" w:hAnsi="Malgun Gothic" w:hint="eastAsia"/>
                      <w:color w:val="000000"/>
                      <w:spacing w:val="-2"/>
                    </w:rPr>
                  </w:rPrChange>
                </w:rPr>
                <w:t>보장</w:t>
              </w:r>
              <w:r w:rsidRPr="002A5E52">
                <w:rPr>
                  <w:rFonts w:ascii="Arial" w:eastAsia="Malgun Gothic" w:hAnsi="Arial" w:cs="Arial"/>
                  <w:color w:val="000000"/>
                  <w:sz w:val="21"/>
                  <w:szCs w:val="21"/>
                  <w:rPrChange w:id="350"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351" w:author="Mia Choi" w:date="2021-07-25T15:36:00Z">
                    <w:rPr>
                      <w:rFonts w:ascii="Malgun Gothic" w:eastAsia="Malgun Gothic" w:hAnsi="Malgun Gothic" w:hint="eastAsia"/>
                      <w:color w:val="000000"/>
                      <w:spacing w:val="-2"/>
                    </w:rPr>
                  </w:rPrChange>
                </w:rPr>
                <w:t>및</w:t>
              </w:r>
              <w:r w:rsidRPr="002A5E52">
                <w:rPr>
                  <w:rFonts w:ascii="Arial" w:eastAsia="Malgun Gothic" w:hAnsi="Arial" w:cs="Arial"/>
                  <w:color w:val="000000"/>
                  <w:sz w:val="21"/>
                  <w:szCs w:val="21"/>
                  <w:rPrChange w:id="352"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353" w:author="Mia Choi" w:date="2021-07-25T15:36:00Z">
                    <w:rPr>
                      <w:rFonts w:ascii="Malgun Gothic" w:eastAsia="Malgun Gothic" w:hAnsi="Malgun Gothic" w:hint="eastAsia"/>
                      <w:color w:val="000000"/>
                      <w:spacing w:val="-2"/>
                    </w:rPr>
                  </w:rPrChange>
                </w:rPr>
                <w:t>보상</w:t>
              </w:r>
              <w:r w:rsidRPr="002A5E52">
                <w:rPr>
                  <w:rFonts w:ascii="Arial" w:eastAsia="Malgun Gothic" w:hAnsi="Arial" w:cs="Arial"/>
                  <w:color w:val="000000"/>
                  <w:sz w:val="21"/>
                  <w:szCs w:val="21"/>
                  <w:rPrChange w:id="354" w:author="Mia Choi" w:date="2021-07-25T15:36:00Z">
                    <w:rPr>
                      <w:rFonts w:ascii="Malgun Gothic" w:eastAsia="Malgun Gothic" w:hAnsi="Malgun Gothic"/>
                      <w:color w:val="000000"/>
                      <w:spacing w:val="-2"/>
                    </w:rPr>
                  </w:rPrChange>
                </w:rPr>
                <w:t>,</w:t>
              </w:r>
            </w:ins>
            <w:r w:rsidRPr="002A5E52">
              <w:rPr>
                <w:rFonts w:ascii="Arial" w:eastAsia="Malgun Gothic" w:hAnsi="Arial" w:cs="Arial"/>
                <w:color w:val="000000"/>
                <w:sz w:val="21"/>
                <w:szCs w:val="21"/>
              </w:rPr>
              <w:t xml:space="preserve"> </w:t>
            </w:r>
          </w:p>
        </w:tc>
        <w:tc>
          <w:tcPr>
            <w:tcW w:w="1667" w:type="pct"/>
          </w:tcPr>
          <w:p w14:paraId="1215F041" w14:textId="076335E8" w:rsidR="00EA3184" w:rsidRPr="002A5E52" w:rsidRDefault="00EA3184">
            <w:pPr>
              <w:pStyle w:val="af"/>
              <w:numPr>
                <w:ilvl w:val="0"/>
                <w:numId w:val="121"/>
              </w:numPr>
              <w:ind w:left="709" w:hanging="709"/>
              <w:rPr>
                <w:rFonts w:ascii="Arial" w:eastAsia="Malgun Gothic" w:hAnsi="Arial" w:cs="Arial"/>
                <w:color w:val="000000"/>
                <w:spacing w:val="-2"/>
                <w:sz w:val="21"/>
                <w:szCs w:val="21"/>
                <w:lang w:val="ru-RU"/>
              </w:rPr>
              <w:pPrChange w:id="355" w:author="Mia Choi" w:date="2021-07-26T17:40:00Z">
                <w:pPr/>
              </w:pPrChange>
            </w:pPr>
            <w:r w:rsidRPr="002A5E52">
              <w:rPr>
                <w:rFonts w:ascii="Arial" w:eastAsia="Malgun Gothic" w:hAnsi="Arial" w:cs="Arial"/>
                <w:color w:val="000000"/>
                <w:spacing w:val="-2"/>
                <w:sz w:val="21"/>
                <w:szCs w:val="21"/>
                <w:lang w:val="ru-RU"/>
                <w:rPrChange w:id="356" w:author="Гурьянов" w:date="2021-07-21T17:37:00Z">
                  <w:rPr>
                    <w:rFonts w:eastAsia="Times New Roman"/>
                    <w:color w:val="0000FF"/>
                    <w:sz w:val="24"/>
                    <w:szCs w:val="24"/>
                    <w:u w:val="single"/>
                    <w:lang w:val="ru-RU" w:eastAsia="ru-RU"/>
                  </w:rPr>
                </w:rPrChange>
              </w:rPr>
              <w:t xml:space="preserve">гарантии и компенсации за работу с вредными и (или) опасными условиями труда, если работник принимается на работу в соответствующих условиях, с указанием характеристик условий труда на рабочем месте; </w:t>
            </w:r>
          </w:p>
        </w:tc>
        <w:tc>
          <w:tcPr>
            <w:tcW w:w="1667" w:type="pct"/>
          </w:tcPr>
          <w:p w14:paraId="167EDB2A" w14:textId="77777777" w:rsidR="00475E3E" w:rsidRPr="002A5E52" w:rsidRDefault="00475E3E" w:rsidP="00475E3E">
            <w:pPr>
              <w:pStyle w:val="af"/>
              <w:numPr>
                <w:ilvl w:val="0"/>
                <w:numId w:val="121"/>
              </w:numPr>
              <w:ind w:left="709" w:hanging="709"/>
              <w:rPr>
                <w:rFonts w:ascii="Arial" w:eastAsia="Times New Roman" w:hAnsi="Arial" w:cs="Arial"/>
                <w:sz w:val="21"/>
                <w:szCs w:val="21"/>
              </w:rPr>
            </w:pPr>
            <w:r w:rsidRPr="002A5E52">
              <w:rPr>
                <w:rFonts w:ascii="Arial" w:hAnsi="Arial" w:cs="Arial"/>
                <w:sz w:val="21"/>
                <w:szCs w:val="21"/>
              </w:rPr>
              <w:t xml:space="preserve">compensations for demanding work and for handling harmful materials and/or hazardous working conditions if the employee is hired to perform work in such conditions, including an indication of the working condition characteristics at the </w:t>
            </w:r>
            <w:proofErr w:type="gramStart"/>
            <w:r w:rsidRPr="002A5E52">
              <w:rPr>
                <w:rFonts w:ascii="Arial" w:hAnsi="Arial" w:cs="Arial"/>
                <w:sz w:val="21"/>
                <w:szCs w:val="21"/>
              </w:rPr>
              <w:t>workplace;</w:t>
            </w:r>
            <w:proofErr w:type="gramEnd"/>
            <w:r w:rsidRPr="002A5E52">
              <w:rPr>
                <w:rFonts w:ascii="Arial" w:hAnsi="Arial" w:cs="Arial"/>
                <w:sz w:val="21"/>
                <w:szCs w:val="21"/>
              </w:rPr>
              <w:t xml:space="preserve"> </w:t>
            </w:r>
          </w:p>
          <w:p w14:paraId="6EAE9CE4" w14:textId="77777777" w:rsidR="00EA3184" w:rsidRPr="002A5E52" w:rsidRDefault="00EA3184" w:rsidP="00EA3184">
            <w:pPr>
              <w:rPr>
                <w:rFonts w:ascii="Arial" w:eastAsia="Malgun Gothic" w:hAnsi="Arial" w:cs="Arial"/>
                <w:color w:val="000000"/>
                <w:spacing w:val="-4"/>
                <w:sz w:val="21"/>
                <w:szCs w:val="21"/>
              </w:rPr>
            </w:pPr>
          </w:p>
        </w:tc>
      </w:tr>
      <w:tr w:rsidR="00B06789" w:rsidRPr="002A5E52" w14:paraId="3ED25140" w14:textId="77777777" w:rsidTr="002103A2">
        <w:trPr>
          <w:ins w:id="357" w:author="Mia Choi" w:date="2021-07-26T17:42:00Z"/>
        </w:trPr>
        <w:tc>
          <w:tcPr>
            <w:tcW w:w="1666" w:type="pct"/>
          </w:tcPr>
          <w:p w14:paraId="64E338A6" w14:textId="3AD147FF" w:rsidR="00B06789" w:rsidRPr="002A5E52" w:rsidRDefault="00B06789" w:rsidP="00EA3184">
            <w:pPr>
              <w:rPr>
                <w:ins w:id="358" w:author="Mia Choi" w:date="2021-07-26T17:42:00Z"/>
                <w:rFonts w:ascii="Arial" w:eastAsia="Malgun Gothic" w:hAnsi="Arial" w:cs="Arial"/>
                <w:color w:val="000000"/>
                <w:sz w:val="21"/>
                <w:szCs w:val="21"/>
              </w:rPr>
            </w:pPr>
            <w:ins w:id="359" w:author="Mia Choi" w:date="2021-07-26T17:42:00Z">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작업장</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작업장에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필요한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업무의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성격을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결정하는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조건</w:t>
              </w:r>
              <w:r w:rsidRPr="002A5E52">
                <w:rPr>
                  <w:rFonts w:ascii="Arial" w:eastAsia="Malgun Gothic" w:hAnsi="Arial" w:cs="Arial"/>
                  <w:color w:val="000000"/>
                  <w:sz w:val="21"/>
                  <w:szCs w:val="21"/>
                </w:rPr>
                <w:t>(</w:t>
              </w:r>
              <w:r w:rsidRPr="002A5E52">
                <w:rPr>
                  <w:rFonts w:ascii="Arial" w:eastAsia="Malgun Gothic" w:hAnsi="Arial" w:cs="Arial"/>
                  <w:color w:val="000000"/>
                  <w:sz w:val="21"/>
                  <w:szCs w:val="21"/>
                </w:rPr>
                <w:t>이동</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여행</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도로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업무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성격</w:t>
              </w:r>
              <w:r w:rsidRPr="002A5E52">
                <w:rPr>
                  <w:rFonts w:ascii="Arial" w:eastAsia="Malgun Gothic" w:hAnsi="Arial" w:cs="Arial"/>
                  <w:color w:val="000000"/>
                  <w:sz w:val="21"/>
                  <w:szCs w:val="21"/>
                </w:rPr>
                <w:t xml:space="preserve">) </w:t>
              </w:r>
            </w:ins>
          </w:p>
        </w:tc>
        <w:tc>
          <w:tcPr>
            <w:tcW w:w="1667" w:type="pct"/>
          </w:tcPr>
          <w:p w14:paraId="7C01343C" w14:textId="21346DB3" w:rsidR="00B06789" w:rsidRPr="002A5E52" w:rsidRDefault="00B06789" w:rsidP="00DA33E2">
            <w:pPr>
              <w:pStyle w:val="af"/>
              <w:numPr>
                <w:ilvl w:val="0"/>
                <w:numId w:val="121"/>
              </w:numPr>
              <w:ind w:left="709" w:hanging="709"/>
              <w:rPr>
                <w:ins w:id="360" w:author="Mia Choi" w:date="2021-07-26T17:42:00Z"/>
                <w:rFonts w:ascii="Arial" w:eastAsia="Malgun Gothic" w:hAnsi="Arial" w:cs="Arial"/>
                <w:color w:val="000000"/>
                <w:spacing w:val="-2"/>
                <w:sz w:val="21"/>
                <w:szCs w:val="21"/>
                <w:lang w:val="ru-RU"/>
              </w:rPr>
            </w:pPr>
            <w:r w:rsidRPr="002A5E52">
              <w:rPr>
                <w:rFonts w:ascii="Arial" w:eastAsia="Malgun Gothic" w:hAnsi="Arial" w:cs="Arial"/>
                <w:color w:val="000000"/>
                <w:spacing w:val="-2"/>
                <w:sz w:val="21"/>
                <w:szCs w:val="21"/>
                <w:lang w:val="ru-RU"/>
                <w:rPrChange w:id="361" w:author="Гурьянов" w:date="2021-07-21T17:37:00Z">
                  <w:rPr>
                    <w:rFonts w:eastAsia="Times New Roman"/>
                    <w:color w:val="0000FF"/>
                    <w:sz w:val="24"/>
                    <w:szCs w:val="24"/>
                    <w:u w:val="single"/>
                    <w:lang w:val="ru-RU" w:eastAsia="ru-RU"/>
                  </w:rPr>
                </w:rPrChange>
              </w:rPr>
              <w:t xml:space="preserve">условия, определяющие в необходимых случаях характер работы (подвижной, разъездной, в пути, другой характер работы); </w:t>
            </w:r>
          </w:p>
        </w:tc>
        <w:tc>
          <w:tcPr>
            <w:tcW w:w="1667" w:type="pct"/>
          </w:tcPr>
          <w:p w14:paraId="434EF28E" w14:textId="77777777" w:rsidR="00475E3E" w:rsidRPr="002A5E52" w:rsidRDefault="00475E3E" w:rsidP="00475E3E">
            <w:pPr>
              <w:pStyle w:val="af"/>
              <w:numPr>
                <w:ilvl w:val="0"/>
                <w:numId w:val="121"/>
              </w:numPr>
              <w:ind w:left="709" w:hanging="709"/>
              <w:rPr>
                <w:rFonts w:ascii="Arial" w:hAnsi="Arial" w:cs="Arial"/>
                <w:sz w:val="21"/>
                <w:szCs w:val="21"/>
              </w:rPr>
            </w:pPr>
            <w:r w:rsidRPr="002A5E52">
              <w:rPr>
                <w:rFonts w:ascii="Arial" w:hAnsi="Arial" w:cs="Arial"/>
                <w:sz w:val="21"/>
                <w:szCs w:val="21"/>
              </w:rPr>
              <w:t xml:space="preserve">the terms and conditions defining where necessary the nature of work (mobile, travelling, </w:t>
            </w:r>
            <w:proofErr w:type="spellStart"/>
            <w:r w:rsidRPr="002A5E52">
              <w:rPr>
                <w:rFonts w:ascii="Arial" w:hAnsi="Arial" w:cs="Arial"/>
                <w:sz w:val="21"/>
                <w:szCs w:val="21"/>
              </w:rPr>
              <w:t>en</w:t>
            </w:r>
            <w:proofErr w:type="spellEnd"/>
            <w:r w:rsidRPr="002A5E52">
              <w:rPr>
                <w:rFonts w:ascii="Arial" w:hAnsi="Arial" w:cs="Arial"/>
                <w:sz w:val="21"/>
                <w:szCs w:val="21"/>
              </w:rPr>
              <w:t xml:space="preserve"> route, or another kind of work</w:t>
            </w:r>
            <w:proofErr w:type="gramStart"/>
            <w:r w:rsidRPr="002A5E52">
              <w:rPr>
                <w:rFonts w:ascii="Arial" w:hAnsi="Arial" w:cs="Arial"/>
                <w:sz w:val="21"/>
                <w:szCs w:val="21"/>
              </w:rPr>
              <w:t>);</w:t>
            </w:r>
            <w:proofErr w:type="gramEnd"/>
            <w:r w:rsidRPr="002A5E52">
              <w:rPr>
                <w:rFonts w:ascii="Arial" w:hAnsi="Arial" w:cs="Arial"/>
                <w:sz w:val="21"/>
                <w:szCs w:val="21"/>
              </w:rPr>
              <w:t xml:space="preserve"> </w:t>
            </w:r>
          </w:p>
          <w:p w14:paraId="553DCC45" w14:textId="77777777" w:rsidR="00B06789" w:rsidRPr="002A5E52" w:rsidRDefault="00B06789" w:rsidP="00EA3184">
            <w:pPr>
              <w:rPr>
                <w:ins w:id="362" w:author="Mia Choi" w:date="2021-07-26T17:42:00Z"/>
                <w:rFonts w:ascii="Arial" w:eastAsia="Malgun Gothic" w:hAnsi="Arial" w:cs="Arial"/>
                <w:color w:val="000000"/>
                <w:spacing w:val="-4"/>
                <w:sz w:val="21"/>
                <w:szCs w:val="21"/>
              </w:rPr>
            </w:pPr>
          </w:p>
        </w:tc>
      </w:tr>
      <w:tr w:rsidR="00B06789" w:rsidRPr="002A5E52" w14:paraId="3DA86F30" w14:textId="77777777" w:rsidTr="002103A2">
        <w:tc>
          <w:tcPr>
            <w:tcW w:w="1666" w:type="pct"/>
          </w:tcPr>
          <w:p w14:paraId="6CFE5F7A" w14:textId="3424C6D9" w:rsidR="00B06789" w:rsidRPr="002A5E52" w:rsidRDefault="00B06789" w:rsidP="00EA3184">
            <w:pPr>
              <w:rPr>
                <w:rFonts w:ascii="Arial" w:eastAsia="Malgun Gothic" w:hAnsi="Arial" w:cs="Arial"/>
                <w:color w:val="000000"/>
                <w:sz w:val="21"/>
                <w:szCs w:val="21"/>
              </w:rPr>
            </w:pPr>
            <w:ins w:id="363" w:author="Mia Choi" w:date="2021-07-26T17:42:00Z">
              <w:r w:rsidRPr="002A5E52">
                <w:rPr>
                  <w:rFonts w:ascii="Arial" w:eastAsia="Malgun Gothic" w:hAnsi="Arial" w:cs="Arial"/>
                  <w:color w:val="000000"/>
                  <w:sz w:val="21"/>
                  <w:szCs w:val="21"/>
                </w:rPr>
                <w:t>•</w:t>
              </w:r>
              <w:r w:rsidRPr="002A5E52">
                <w:rPr>
                  <w:rFonts w:ascii="Arial" w:eastAsia="Malgun Gothic" w:hAnsi="Arial" w:cs="Arial"/>
                  <w:color w:val="000000"/>
                  <w:sz w:val="21"/>
                  <w:szCs w:val="21"/>
                </w:rPr>
                <w:t>직장에서의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조건</w:t>
              </w:r>
              <w:r w:rsidRPr="002A5E52">
                <w:rPr>
                  <w:rFonts w:ascii="Arial" w:eastAsia="Malgun Gothic" w:hAnsi="Arial" w:cs="Arial"/>
                  <w:color w:val="000000"/>
                  <w:sz w:val="21"/>
                  <w:szCs w:val="21"/>
                </w:rPr>
                <w:t>;</w:t>
              </w:r>
            </w:ins>
          </w:p>
        </w:tc>
        <w:tc>
          <w:tcPr>
            <w:tcW w:w="1667" w:type="pct"/>
          </w:tcPr>
          <w:p w14:paraId="75A1C8AC" w14:textId="64A5F724" w:rsidR="00B06789" w:rsidRPr="002A5E52" w:rsidRDefault="00B06789" w:rsidP="00DA33E2">
            <w:pPr>
              <w:pStyle w:val="af"/>
              <w:numPr>
                <w:ilvl w:val="0"/>
                <w:numId w:val="121"/>
              </w:numPr>
              <w:ind w:left="709" w:hanging="709"/>
              <w:rPr>
                <w:rFonts w:ascii="Arial" w:eastAsia="Malgun Gothic" w:hAnsi="Arial" w:cs="Arial"/>
                <w:color w:val="000000"/>
                <w:spacing w:val="-2"/>
                <w:sz w:val="21"/>
                <w:szCs w:val="21"/>
                <w:lang w:val="ru-RU"/>
              </w:rPr>
            </w:pPr>
            <w:r w:rsidRPr="002A5E52">
              <w:rPr>
                <w:rFonts w:ascii="Arial" w:eastAsia="Malgun Gothic" w:hAnsi="Arial" w:cs="Arial"/>
                <w:color w:val="000000"/>
                <w:spacing w:val="-2"/>
                <w:sz w:val="21"/>
                <w:szCs w:val="21"/>
                <w:lang w:val="ru-RU"/>
              </w:rPr>
              <w:t>условия на рабочем месте;</w:t>
            </w:r>
          </w:p>
        </w:tc>
        <w:tc>
          <w:tcPr>
            <w:tcW w:w="1667" w:type="pct"/>
          </w:tcPr>
          <w:p w14:paraId="5A9C6A57" w14:textId="3C4DDC4D" w:rsidR="00B06789" w:rsidRPr="002A5E52" w:rsidRDefault="00475E3E" w:rsidP="00475E3E">
            <w:pPr>
              <w:pStyle w:val="af"/>
              <w:numPr>
                <w:ilvl w:val="0"/>
                <w:numId w:val="121"/>
              </w:numPr>
              <w:ind w:left="709" w:hanging="709"/>
              <w:rPr>
                <w:rFonts w:ascii="Arial" w:eastAsia="Malgun Gothic" w:hAnsi="Arial" w:cs="Arial"/>
                <w:color w:val="000000"/>
                <w:spacing w:val="-4"/>
                <w:sz w:val="21"/>
                <w:szCs w:val="21"/>
              </w:rPr>
            </w:pPr>
            <w:r w:rsidRPr="002A5E52">
              <w:rPr>
                <w:rFonts w:ascii="Arial" w:eastAsia="Malgun Gothic" w:hAnsi="Arial" w:cs="Arial"/>
                <w:color w:val="000000"/>
                <w:spacing w:val="-4"/>
                <w:sz w:val="21"/>
                <w:szCs w:val="21"/>
              </w:rPr>
              <w:t>conditions at the place of work;</w:t>
            </w:r>
          </w:p>
        </w:tc>
      </w:tr>
      <w:tr w:rsidR="00EA3184" w:rsidRPr="002A5E52" w14:paraId="6F324F26" w14:textId="77777777" w:rsidTr="002103A2">
        <w:tc>
          <w:tcPr>
            <w:tcW w:w="1666" w:type="pct"/>
          </w:tcPr>
          <w:p w14:paraId="4B2FEB6E" w14:textId="74933B5A" w:rsidR="00EA3184" w:rsidRPr="002A5E52" w:rsidRDefault="00EA3184" w:rsidP="00EA3184">
            <w:pPr>
              <w:rPr>
                <w:rFonts w:ascii="Arial" w:eastAsia="Malgun Gothic" w:hAnsi="Arial" w:cs="Arial"/>
                <w:color w:val="000000"/>
                <w:spacing w:val="-2"/>
                <w:sz w:val="21"/>
                <w:szCs w:val="21"/>
              </w:rPr>
            </w:pPr>
            <w:ins w:id="364" w:author="Mia Choi" w:date="2021-07-25T15:34:00Z">
              <w:r w:rsidRPr="002A5E52">
                <w:rPr>
                  <w:rFonts w:ascii="Arial" w:eastAsia="Malgun Gothic" w:hAnsi="Arial" w:cs="Arial" w:hint="eastAsia"/>
                  <w:color w:val="000000"/>
                  <w:sz w:val="21"/>
                  <w:szCs w:val="21"/>
                  <w:rPrChange w:id="365" w:author="Mia Choi" w:date="2021-07-25T15:36:00Z">
                    <w:rPr>
                      <w:rFonts w:ascii="Malgun Gothic" w:eastAsia="Malgun Gothic" w:hAnsi="Malgun Gothic" w:hint="eastAsia"/>
                      <w:color w:val="000000"/>
                      <w:spacing w:val="-2"/>
                    </w:rPr>
                  </w:rPrChange>
                </w:rPr>
                <w:t>•</w:t>
              </w:r>
              <w:r w:rsidRPr="002A5E52">
                <w:rPr>
                  <w:rFonts w:ascii="Arial" w:eastAsia="Malgun Gothic" w:hAnsi="Arial" w:cs="Arial"/>
                  <w:color w:val="000000"/>
                  <w:sz w:val="21"/>
                  <w:szCs w:val="21"/>
                  <w:rPrChange w:id="366"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367" w:author="Mia Choi" w:date="2021-07-25T15:36:00Z">
                    <w:rPr>
                      <w:rFonts w:ascii="Malgun Gothic" w:eastAsia="Malgun Gothic" w:hAnsi="Malgun Gothic" w:hint="eastAsia"/>
                      <w:color w:val="000000"/>
                      <w:spacing w:val="-2"/>
                    </w:rPr>
                  </w:rPrChange>
                </w:rPr>
                <w:t>러시아</w:t>
              </w:r>
              <w:r w:rsidRPr="002A5E52">
                <w:rPr>
                  <w:rFonts w:ascii="Arial" w:eastAsia="Malgun Gothic" w:hAnsi="Arial" w:cs="Arial"/>
                  <w:color w:val="000000"/>
                  <w:sz w:val="21"/>
                  <w:szCs w:val="21"/>
                  <w:rPrChange w:id="368"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369" w:author="Mia Choi" w:date="2021-07-25T15:36:00Z">
                    <w:rPr>
                      <w:rFonts w:ascii="Malgun Gothic" w:eastAsia="Malgun Gothic" w:hAnsi="Malgun Gothic" w:hint="eastAsia"/>
                      <w:color w:val="000000"/>
                      <w:spacing w:val="-2"/>
                    </w:rPr>
                  </w:rPrChange>
                </w:rPr>
                <w:t>노동법</w:t>
              </w:r>
              <w:r w:rsidRPr="002A5E52">
                <w:rPr>
                  <w:rFonts w:ascii="Arial" w:eastAsia="Malgun Gothic" w:hAnsi="Arial" w:cs="Arial"/>
                  <w:color w:val="000000"/>
                  <w:sz w:val="21"/>
                  <w:szCs w:val="21"/>
                  <w:rPrChange w:id="370"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371" w:author="Mia Choi" w:date="2021-07-25T15:36:00Z">
                    <w:rPr>
                      <w:rFonts w:ascii="Malgun Gothic" w:eastAsia="Malgun Gothic" w:hAnsi="Malgun Gothic" w:hint="eastAsia"/>
                      <w:color w:val="000000"/>
                      <w:spacing w:val="-2"/>
                    </w:rPr>
                  </w:rPrChange>
                </w:rPr>
                <w:t>및</w:t>
              </w:r>
              <w:r w:rsidRPr="002A5E52">
                <w:rPr>
                  <w:rFonts w:ascii="Arial" w:eastAsia="Malgun Gothic" w:hAnsi="Arial" w:cs="Arial"/>
                  <w:color w:val="000000"/>
                  <w:sz w:val="21"/>
                  <w:szCs w:val="21"/>
                  <w:rPrChange w:id="372" w:author="Mia Choi" w:date="2021-07-25T15:36:00Z">
                    <w:rPr>
                      <w:rFonts w:ascii="Malgun Gothic" w:eastAsia="Malgun Gothic" w:hAnsi="Malgun Gothic"/>
                      <w:color w:val="000000"/>
                      <w:spacing w:val="-2"/>
                    </w:rPr>
                  </w:rPrChange>
                </w:rPr>
                <w:t xml:space="preserve"> </w:t>
              </w:r>
              <w:r w:rsidRPr="002A5E52">
                <w:rPr>
                  <w:rFonts w:ascii="Arial" w:eastAsia="Malgun Gothic" w:hAnsi="Arial" w:cs="Arial" w:hint="eastAsia"/>
                  <w:color w:val="000000"/>
                  <w:sz w:val="21"/>
                  <w:szCs w:val="21"/>
                  <w:rPrChange w:id="373" w:author="Mia Choi" w:date="2021-07-25T15:36:00Z">
                    <w:rPr>
                      <w:rFonts w:ascii="Malgun Gothic" w:eastAsia="Malgun Gothic" w:hAnsi="Malgun Gothic" w:hint="eastAsia"/>
                      <w:color w:val="000000"/>
                      <w:spacing w:val="-2"/>
                    </w:rPr>
                  </w:rPrChange>
                </w:rPr>
                <w:t>기타</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연방법에</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따른</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직원의</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의무</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사회</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보험</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조건</w:t>
              </w:r>
              <w:r w:rsidRPr="002A5E52">
                <w:rPr>
                  <w:rFonts w:ascii="Arial" w:eastAsia="Malgun Gothic" w:hAnsi="Arial" w:cs="Arial"/>
                  <w:color w:val="000000"/>
                  <w:spacing w:val="-2"/>
                  <w:sz w:val="21"/>
                  <w:szCs w:val="21"/>
                </w:rPr>
                <w:t>;</w:t>
              </w:r>
            </w:ins>
          </w:p>
        </w:tc>
        <w:tc>
          <w:tcPr>
            <w:tcW w:w="1667" w:type="pct"/>
          </w:tcPr>
          <w:p w14:paraId="0867C24A" w14:textId="04E90E00" w:rsidR="00EA3184" w:rsidRPr="002A5E52" w:rsidRDefault="00B06789" w:rsidP="00DA33E2">
            <w:pPr>
              <w:pStyle w:val="af"/>
              <w:numPr>
                <w:ilvl w:val="0"/>
                <w:numId w:val="121"/>
              </w:numPr>
              <w:ind w:left="709" w:hanging="709"/>
              <w:rPr>
                <w:rFonts w:ascii="Arial" w:eastAsia="Malgun Gothic" w:hAnsi="Arial" w:cs="Arial"/>
                <w:color w:val="000000"/>
                <w:spacing w:val="-2"/>
                <w:sz w:val="21"/>
                <w:szCs w:val="21"/>
                <w:lang w:val="ru-RU"/>
              </w:rPr>
            </w:pPr>
            <w:r w:rsidRPr="002A5E52">
              <w:rPr>
                <w:rFonts w:ascii="Arial" w:eastAsia="Malgun Gothic" w:hAnsi="Arial" w:cs="Arial"/>
                <w:color w:val="000000"/>
                <w:spacing w:val="-2"/>
                <w:sz w:val="21"/>
                <w:szCs w:val="21"/>
                <w:lang w:val="ru-RU"/>
                <w:rPrChange w:id="374" w:author="Гурьянов" w:date="2021-07-21T17:37:00Z">
                  <w:rPr>
                    <w:rFonts w:eastAsia="Times New Roman"/>
                    <w:color w:val="0000FF"/>
                    <w:sz w:val="24"/>
                    <w:szCs w:val="24"/>
                    <w:u w:val="single"/>
                    <w:lang w:val="ru-RU" w:eastAsia="ru-RU"/>
                  </w:rPr>
                </w:rPrChange>
              </w:rPr>
              <w:t>условие об обязательном социальном страховании работника в соответствии с Трудовым Кодексом России и иными </w:t>
            </w:r>
            <w:r w:rsidRPr="002A5E52">
              <w:rPr>
                <w:rFonts w:ascii="Arial" w:eastAsia="Malgun Gothic" w:hAnsi="Arial" w:cs="Arial"/>
                <w:color w:val="000000"/>
                <w:spacing w:val="-2"/>
                <w:sz w:val="21"/>
                <w:szCs w:val="21"/>
                <w:lang w:val="ru-RU"/>
                <w:rPrChange w:id="375" w:author="Гурьянов" w:date="2021-07-21T17:37:00Z">
                  <w:rPr>
                    <w:rFonts w:eastAsia="Times New Roman"/>
                    <w:color w:val="0000FF"/>
                    <w:sz w:val="24"/>
                    <w:szCs w:val="24"/>
                    <w:u w:val="single"/>
                    <w:lang w:val="ru-RU" w:eastAsia="ru-RU"/>
                  </w:rPr>
                </w:rPrChange>
              </w:rPr>
              <w:fldChar w:fldCharType="begin"/>
            </w:r>
            <w:r w:rsidRPr="002A5E52">
              <w:rPr>
                <w:rFonts w:ascii="Arial" w:eastAsia="Malgun Gothic" w:hAnsi="Arial" w:cs="Arial"/>
                <w:color w:val="000000"/>
                <w:spacing w:val="-2"/>
                <w:sz w:val="21"/>
                <w:szCs w:val="21"/>
                <w:lang w:val="ru-RU"/>
                <w:rPrChange w:id="376" w:author="Гурьянов" w:date="2021-07-21T17:37:00Z">
                  <w:rPr>
                    <w:rFonts w:eastAsia="Times New Roman"/>
                    <w:color w:val="22272F"/>
                    <w:sz w:val="17"/>
                    <w:szCs w:val="17"/>
                    <w:u w:val="single"/>
                    <w:lang w:val="ru-RU" w:eastAsia="ru-RU"/>
                  </w:rPr>
                </w:rPrChange>
              </w:rPr>
              <w:instrText xml:space="preserve"> HYPERLINK "https://internet.garant.ru/" \l "/multilink/12125268/paragraph/4368/number/0" </w:instrText>
            </w:r>
            <w:r w:rsidRPr="002A5E52">
              <w:rPr>
                <w:rFonts w:ascii="Arial" w:eastAsia="Malgun Gothic" w:hAnsi="Arial" w:cs="Arial"/>
                <w:color w:val="000000"/>
                <w:spacing w:val="-2"/>
                <w:sz w:val="21"/>
                <w:szCs w:val="21"/>
                <w:lang w:val="ru-RU"/>
                <w:rPrChange w:id="377" w:author="Гурьянов" w:date="2021-07-21T17:37:00Z">
                  <w:rPr>
                    <w:rFonts w:eastAsia="Times New Roman"/>
                    <w:color w:val="0000FF"/>
                    <w:sz w:val="24"/>
                    <w:szCs w:val="24"/>
                    <w:u w:val="single"/>
                    <w:lang w:val="ru-RU" w:eastAsia="ru-RU"/>
                  </w:rPr>
                </w:rPrChange>
              </w:rPr>
              <w:fldChar w:fldCharType="separate"/>
            </w:r>
            <w:r w:rsidRPr="00E17745">
              <w:rPr>
                <w:rFonts w:ascii="Arial" w:eastAsia="Malgun Gothic" w:hAnsi="Arial" w:cs="Arial"/>
                <w:color w:val="000000"/>
                <w:spacing w:val="-2"/>
                <w:sz w:val="21"/>
                <w:szCs w:val="21"/>
                <w:lang w:val="ru-RU"/>
                <w:rPrChange w:id="378" w:author="Mia Choi" w:date="2021-07-25T15:26:00Z">
                  <w:rPr>
                    <w:rStyle w:val="af1"/>
                    <w:rFonts w:eastAsia="Times New Roman"/>
                    <w:color w:val="3272C0"/>
                    <w:sz w:val="17"/>
                    <w:szCs w:val="17"/>
                    <w:lang w:val="ru-RU" w:eastAsia="ru-RU"/>
                  </w:rPr>
                </w:rPrChange>
              </w:rPr>
              <w:t>федеральными законами</w:t>
            </w:r>
            <w:r w:rsidRPr="002A5E52">
              <w:rPr>
                <w:rFonts w:ascii="Arial" w:eastAsia="Malgun Gothic" w:hAnsi="Arial" w:cs="Arial"/>
                <w:color w:val="000000"/>
                <w:spacing w:val="-2"/>
                <w:sz w:val="21"/>
                <w:szCs w:val="21"/>
                <w:lang w:val="ru-RU"/>
                <w:rPrChange w:id="379" w:author="Гурьянов" w:date="2021-07-21T17:37:00Z">
                  <w:rPr>
                    <w:rFonts w:eastAsia="Times New Roman"/>
                    <w:color w:val="0000FF"/>
                    <w:sz w:val="24"/>
                    <w:szCs w:val="24"/>
                    <w:u w:val="single"/>
                    <w:lang w:val="ru-RU" w:eastAsia="ru-RU"/>
                  </w:rPr>
                </w:rPrChange>
              </w:rPr>
              <w:fldChar w:fldCharType="end"/>
            </w:r>
            <w:r w:rsidRPr="002A5E52">
              <w:rPr>
                <w:rFonts w:ascii="Arial" w:eastAsia="Malgun Gothic" w:hAnsi="Arial" w:cs="Arial"/>
                <w:color w:val="000000"/>
                <w:spacing w:val="-2"/>
                <w:sz w:val="21"/>
                <w:szCs w:val="21"/>
                <w:lang w:val="ru-RU"/>
                <w:rPrChange w:id="380" w:author="Гурьянов" w:date="2021-07-21T17:37:00Z">
                  <w:rPr>
                    <w:rFonts w:eastAsia="Times New Roman"/>
                    <w:color w:val="0000FF"/>
                    <w:sz w:val="24"/>
                    <w:szCs w:val="24"/>
                    <w:u w:val="single"/>
                    <w:lang w:val="ru-RU" w:eastAsia="ru-RU"/>
                  </w:rPr>
                </w:rPrChange>
              </w:rPr>
              <w:t>;</w:t>
            </w:r>
          </w:p>
        </w:tc>
        <w:tc>
          <w:tcPr>
            <w:tcW w:w="1667" w:type="pct"/>
          </w:tcPr>
          <w:p w14:paraId="0F9556DE" w14:textId="4C035269" w:rsidR="00EA3184" w:rsidRPr="002A5E52" w:rsidRDefault="00475E3E" w:rsidP="00475E3E">
            <w:pPr>
              <w:pStyle w:val="af"/>
              <w:numPr>
                <w:ilvl w:val="0"/>
                <w:numId w:val="121"/>
              </w:numPr>
              <w:ind w:left="709" w:hanging="709"/>
              <w:rPr>
                <w:rFonts w:ascii="Arial" w:eastAsia="Malgun Gothic" w:hAnsi="Arial" w:cs="Arial"/>
                <w:color w:val="000000"/>
                <w:spacing w:val="-4"/>
                <w:sz w:val="21"/>
                <w:szCs w:val="21"/>
              </w:rPr>
            </w:pPr>
            <w:r w:rsidRPr="002A5E52">
              <w:rPr>
                <w:rFonts w:ascii="Arial" w:eastAsia="Malgun Gothic" w:hAnsi="Arial" w:cs="Arial"/>
                <w:color w:val="000000"/>
                <w:spacing w:val="-4"/>
                <w:sz w:val="21"/>
                <w:szCs w:val="21"/>
              </w:rPr>
              <w:t>condition on compulsory social insurance of the employee in accordance with the Labor Code of Russia and other federal laws;</w:t>
            </w:r>
          </w:p>
        </w:tc>
      </w:tr>
      <w:tr w:rsidR="00B06789" w:rsidRPr="002A5E52" w14:paraId="483357F1" w14:textId="77777777" w:rsidTr="002103A2">
        <w:tc>
          <w:tcPr>
            <w:tcW w:w="1666" w:type="pct"/>
          </w:tcPr>
          <w:p w14:paraId="56C9DDA8" w14:textId="39F03C25" w:rsidR="00B06789" w:rsidRPr="002A5E52" w:rsidRDefault="00B06789" w:rsidP="00EA3184">
            <w:pPr>
              <w:rPr>
                <w:rFonts w:ascii="Arial" w:eastAsia="Malgun Gothic" w:hAnsi="Arial" w:cs="Arial"/>
                <w:color w:val="000000"/>
                <w:sz w:val="21"/>
                <w:szCs w:val="21"/>
              </w:rPr>
            </w:pPr>
            <w:ins w:id="381" w:author="Mia Choi" w:date="2021-07-25T15:34:00Z">
              <w:r w:rsidRPr="002A5E52">
                <w:rPr>
                  <w:rFonts w:ascii="Arial" w:eastAsia="Malgun Gothic" w:hAnsi="Arial" w:cs="Arial"/>
                  <w:color w:val="000000"/>
                  <w:spacing w:val="-2"/>
                  <w:sz w:val="21"/>
                  <w:szCs w:val="21"/>
                </w:rPr>
                <w:t>•</w:t>
              </w:r>
            </w:ins>
            <w:r w:rsidRPr="002A5E52">
              <w:rPr>
                <w:rFonts w:ascii="Arial" w:eastAsia="Malgun Gothic" w:hAnsi="Arial" w:cs="Arial"/>
                <w:color w:val="000000"/>
                <w:spacing w:val="-2"/>
                <w:sz w:val="21"/>
                <w:szCs w:val="21"/>
              </w:rPr>
              <w:t>노동법</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및</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노동법</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규범을</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포함하는</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기타</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규제</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법률에서</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규정한</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경우의</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기타</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조건</w:t>
            </w:r>
            <w:r w:rsidRPr="002A5E52">
              <w:rPr>
                <w:rFonts w:ascii="Arial" w:eastAsia="Malgun Gothic" w:hAnsi="Arial" w:cs="Arial"/>
                <w:color w:val="000000"/>
                <w:spacing w:val="-2"/>
                <w:sz w:val="21"/>
                <w:szCs w:val="21"/>
              </w:rPr>
              <w:t>.</w:t>
            </w:r>
          </w:p>
        </w:tc>
        <w:tc>
          <w:tcPr>
            <w:tcW w:w="1667" w:type="pct"/>
          </w:tcPr>
          <w:p w14:paraId="194961B5" w14:textId="17161CAD" w:rsidR="00B06789" w:rsidRPr="002A5E52" w:rsidRDefault="00B06789" w:rsidP="00DA33E2">
            <w:pPr>
              <w:pStyle w:val="af"/>
              <w:numPr>
                <w:ilvl w:val="0"/>
                <w:numId w:val="121"/>
              </w:numPr>
              <w:ind w:left="709" w:hanging="709"/>
              <w:rPr>
                <w:rFonts w:ascii="Arial" w:eastAsia="Malgun Gothic" w:hAnsi="Arial" w:cs="Arial"/>
                <w:color w:val="000000"/>
                <w:spacing w:val="-2"/>
                <w:sz w:val="21"/>
                <w:szCs w:val="21"/>
                <w:lang w:val="ru-RU"/>
              </w:rPr>
            </w:pPr>
            <w:r w:rsidRPr="00E17745">
              <w:rPr>
                <w:rFonts w:ascii="Arial" w:eastAsia="Malgun Gothic" w:hAnsi="Arial" w:cs="Arial"/>
                <w:color w:val="000000"/>
                <w:spacing w:val="-2"/>
                <w:sz w:val="21"/>
                <w:szCs w:val="21"/>
                <w:lang w:val="ru-RU"/>
                <w:rPrChange w:id="382" w:author="Mia Choi" w:date="2021-07-25T15:26:00Z">
                  <w:rPr>
                    <w:rStyle w:val="af1"/>
                    <w:rFonts w:eastAsia="Times New Roman"/>
                    <w:color w:val="3272C0"/>
                    <w:sz w:val="17"/>
                    <w:szCs w:val="17"/>
                    <w:lang w:val="ru-RU" w:eastAsia="ru-RU"/>
                  </w:rPr>
                </w:rPrChange>
              </w:rPr>
              <w:t>другие условия</w:t>
            </w:r>
            <w:r w:rsidRPr="002A5E52">
              <w:rPr>
                <w:rFonts w:ascii="Arial" w:eastAsia="Malgun Gothic" w:hAnsi="Arial" w:cs="Arial"/>
                <w:color w:val="000000"/>
                <w:spacing w:val="-2"/>
                <w:sz w:val="21"/>
                <w:szCs w:val="21"/>
                <w:lang w:val="ru-RU"/>
                <w:rPrChange w:id="383" w:author="Гурьянов" w:date="2021-07-21T17:37:00Z">
                  <w:rPr>
                    <w:rFonts w:eastAsia="Times New Roman"/>
                    <w:color w:val="0000FF"/>
                    <w:sz w:val="24"/>
                    <w:szCs w:val="24"/>
                    <w:u w:val="single"/>
                    <w:lang w:val="ru-RU" w:eastAsia="ru-RU"/>
                  </w:rPr>
                </w:rPrChange>
              </w:rPr>
              <w:t> в случаях, предусмотренных трудовым законодательством и иными нормативными правовыми актами, содержащими нормы трудового права.</w:t>
            </w:r>
          </w:p>
        </w:tc>
        <w:tc>
          <w:tcPr>
            <w:tcW w:w="1667" w:type="pct"/>
          </w:tcPr>
          <w:p w14:paraId="2F3610E8" w14:textId="1358DB93" w:rsidR="00B06789" w:rsidRPr="002A5E52" w:rsidRDefault="00475E3E" w:rsidP="00475E3E">
            <w:pPr>
              <w:pStyle w:val="af"/>
              <w:numPr>
                <w:ilvl w:val="0"/>
                <w:numId w:val="121"/>
              </w:numPr>
              <w:ind w:left="709" w:hanging="709"/>
              <w:rPr>
                <w:rFonts w:ascii="Arial" w:eastAsia="Malgun Gothic" w:hAnsi="Arial" w:cs="Arial"/>
                <w:color w:val="000000"/>
                <w:spacing w:val="-4"/>
                <w:sz w:val="21"/>
                <w:szCs w:val="21"/>
              </w:rPr>
            </w:pPr>
            <w:r w:rsidRPr="002A5E52">
              <w:rPr>
                <w:rFonts w:ascii="Arial" w:eastAsia="Malgun Gothic" w:hAnsi="Arial" w:cs="Arial"/>
                <w:color w:val="000000"/>
                <w:spacing w:val="-4"/>
                <w:sz w:val="21"/>
                <w:szCs w:val="21"/>
              </w:rPr>
              <w:t xml:space="preserve">other terms and conditions in the cases envisaged by the </w:t>
            </w:r>
            <w:proofErr w:type="spellStart"/>
            <w:r w:rsidRPr="002A5E52">
              <w:rPr>
                <w:rFonts w:ascii="Arial" w:eastAsia="Malgun Gothic" w:hAnsi="Arial" w:cs="Arial"/>
                <w:color w:val="000000"/>
                <w:spacing w:val="-4"/>
                <w:sz w:val="21"/>
                <w:szCs w:val="21"/>
              </w:rPr>
              <w:t>labour</w:t>
            </w:r>
            <w:proofErr w:type="spellEnd"/>
            <w:r w:rsidRPr="002A5E52">
              <w:rPr>
                <w:rFonts w:ascii="Arial" w:eastAsia="Malgun Gothic" w:hAnsi="Arial" w:cs="Arial"/>
                <w:color w:val="000000"/>
                <w:spacing w:val="-4"/>
                <w:sz w:val="21"/>
                <w:szCs w:val="21"/>
              </w:rPr>
              <w:t xml:space="preserve"> legislation and other normative legal acts containing </w:t>
            </w:r>
            <w:proofErr w:type="spellStart"/>
            <w:r w:rsidRPr="002A5E52">
              <w:rPr>
                <w:rFonts w:ascii="Arial" w:eastAsia="Malgun Gothic" w:hAnsi="Arial" w:cs="Arial"/>
                <w:color w:val="000000"/>
                <w:spacing w:val="-4"/>
                <w:sz w:val="21"/>
                <w:szCs w:val="21"/>
              </w:rPr>
              <w:t>labour</w:t>
            </w:r>
            <w:proofErr w:type="spellEnd"/>
            <w:r w:rsidRPr="002A5E52">
              <w:rPr>
                <w:rFonts w:ascii="Arial" w:eastAsia="Malgun Gothic" w:hAnsi="Arial" w:cs="Arial"/>
                <w:color w:val="000000"/>
                <w:spacing w:val="-4"/>
                <w:sz w:val="21"/>
                <w:szCs w:val="21"/>
              </w:rPr>
              <w:t xml:space="preserve"> law norms.</w:t>
            </w:r>
          </w:p>
        </w:tc>
      </w:tr>
      <w:tr w:rsidR="00EA3184" w:rsidRPr="002A5E52" w14:paraId="3098179F" w14:textId="77777777" w:rsidTr="002103A2">
        <w:tc>
          <w:tcPr>
            <w:tcW w:w="1666" w:type="pct"/>
          </w:tcPr>
          <w:p w14:paraId="7263BC3B" w14:textId="77777777" w:rsidR="00EA3184" w:rsidRPr="002A5E52" w:rsidDel="00722200" w:rsidRDefault="00EA3184" w:rsidP="00EA3184">
            <w:pPr>
              <w:rPr>
                <w:del w:id="384" w:author="Mia Choi" w:date="2021-07-25T15:34:00Z"/>
                <w:rFonts w:ascii="Arial" w:eastAsia="Malgun Gothic" w:hAnsi="Arial" w:cs="Arial"/>
                <w:color w:val="000000"/>
                <w:spacing w:val="-2"/>
                <w:sz w:val="21"/>
                <w:szCs w:val="21"/>
              </w:rPr>
            </w:pPr>
            <w:del w:id="385" w:author="Mia Choi" w:date="2021-07-25T15:34:00Z">
              <w:r w:rsidRPr="002A5E52" w:rsidDel="00722200">
                <w:rPr>
                  <w:rFonts w:ascii="Arial" w:eastAsia="Malgun Gothic" w:hAnsi="Arial" w:cs="Arial"/>
                  <w:color w:val="000000"/>
                  <w:spacing w:val="-2"/>
                  <w:sz w:val="21"/>
                  <w:szCs w:val="21"/>
                </w:rPr>
                <w:delText>사원에게</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임금</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소정근로시간</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휴일</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연차</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유급휴가</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취업의</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장소와</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종사하여야</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할</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업무에</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관한</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사항</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highlight w:val="yellow"/>
                </w:rPr>
                <w:delText>근로기준법</w:delText>
              </w:r>
              <w:r w:rsidRPr="002A5E52" w:rsidDel="00722200">
                <w:rPr>
                  <w:rFonts w:ascii="Arial" w:eastAsia="Malgun Gothic" w:hAnsi="Arial" w:cs="Arial"/>
                  <w:color w:val="000000"/>
                  <w:spacing w:val="-2"/>
                  <w:sz w:val="21"/>
                  <w:szCs w:val="21"/>
                  <w:highlight w:val="yellow"/>
                </w:rPr>
                <w:delText xml:space="preserve"> </w:delText>
              </w:r>
              <w:r w:rsidRPr="002A5E52" w:rsidDel="00722200">
                <w:rPr>
                  <w:rFonts w:ascii="Arial" w:eastAsia="Malgun Gothic" w:hAnsi="Arial" w:cs="Arial"/>
                  <w:color w:val="000000"/>
                  <w:spacing w:val="-2"/>
                  <w:sz w:val="21"/>
                  <w:szCs w:val="21"/>
                  <w:highlight w:val="yellow"/>
                </w:rPr>
                <w:delText>제</w:delText>
              </w:r>
              <w:r w:rsidRPr="002A5E52" w:rsidDel="00722200">
                <w:rPr>
                  <w:rFonts w:ascii="Arial" w:eastAsia="Malgun Gothic" w:hAnsi="Arial" w:cs="Arial"/>
                  <w:color w:val="000000"/>
                  <w:spacing w:val="-2"/>
                  <w:sz w:val="21"/>
                  <w:szCs w:val="21"/>
                  <w:highlight w:val="yellow"/>
                </w:rPr>
                <w:delText xml:space="preserve"> 93</w:delText>
              </w:r>
              <w:r w:rsidRPr="002A5E52" w:rsidDel="00722200">
                <w:rPr>
                  <w:rFonts w:ascii="Arial" w:eastAsia="Malgun Gothic" w:hAnsi="Arial" w:cs="Arial"/>
                  <w:color w:val="000000"/>
                  <w:spacing w:val="-2"/>
                  <w:sz w:val="21"/>
                  <w:szCs w:val="21"/>
                  <w:highlight w:val="yellow"/>
                </w:rPr>
                <w:delText>조</w:delText>
              </w:r>
              <w:r w:rsidRPr="002A5E52" w:rsidDel="00722200">
                <w:rPr>
                  <w:rFonts w:ascii="Arial" w:eastAsia="Malgun Gothic" w:hAnsi="Arial" w:cs="Arial"/>
                  <w:color w:val="000000"/>
                  <w:spacing w:val="-2"/>
                  <w:sz w:val="21"/>
                  <w:szCs w:val="21"/>
                  <w:highlight w:val="yellow"/>
                </w:rPr>
                <w:delText xml:space="preserve"> </w:delText>
              </w:r>
              <w:r w:rsidRPr="002A5E52" w:rsidDel="00722200">
                <w:rPr>
                  <w:rFonts w:ascii="Arial" w:eastAsia="Malgun Gothic" w:hAnsi="Arial" w:cs="Arial"/>
                  <w:color w:val="000000"/>
                  <w:spacing w:val="-2"/>
                  <w:sz w:val="21"/>
                  <w:szCs w:val="21"/>
                  <w:highlight w:val="yellow"/>
                </w:rPr>
                <w:delText>제</w:delText>
              </w:r>
              <w:r w:rsidRPr="002A5E52" w:rsidDel="00722200">
                <w:rPr>
                  <w:rFonts w:ascii="Arial" w:eastAsia="Malgun Gothic" w:hAnsi="Arial" w:cs="Arial"/>
                  <w:color w:val="000000"/>
                  <w:spacing w:val="-2"/>
                  <w:sz w:val="21"/>
                  <w:szCs w:val="21"/>
                  <w:highlight w:val="yellow"/>
                </w:rPr>
                <w:delText>1</w:delText>
              </w:r>
              <w:r w:rsidRPr="002A5E52" w:rsidDel="00722200">
                <w:rPr>
                  <w:rFonts w:ascii="Arial" w:eastAsia="Malgun Gothic" w:hAnsi="Arial" w:cs="Arial"/>
                  <w:color w:val="000000"/>
                  <w:spacing w:val="-2"/>
                  <w:sz w:val="21"/>
                  <w:szCs w:val="21"/>
                  <w:highlight w:val="yellow"/>
                </w:rPr>
                <w:delText>호부터</w:delText>
              </w:r>
              <w:r w:rsidRPr="002A5E52" w:rsidDel="00722200">
                <w:rPr>
                  <w:rFonts w:ascii="Arial" w:eastAsia="Malgun Gothic" w:hAnsi="Arial" w:cs="Arial"/>
                  <w:color w:val="000000"/>
                  <w:spacing w:val="-2"/>
                  <w:sz w:val="21"/>
                  <w:szCs w:val="21"/>
                  <w:highlight w:val="yellow"/>
                </w:rPr>
                <w:delText xml:space="preserve"> </w:delText>
              </w:r>
              <w:r w:rsidRPr="002A5E52" w:rsidDel="00722200">
                <w:rPr>
                  <w:rFonts w:ascii="Arial" w:eastAsia="Malgun Gothic" w:hAnsi="Arial" w:cs="Arial"/>
                  <w:color w:val="000000"/>
                  <w:spacing w:val="-2"/>
                  <w:sz w:val="21"/>
                  <w:szCs w:val="21"/>
                  <w:highlight w:val="yellow"/>
                </w:rPr>
                <w:delText>제</w:delText>
              </w:r>
              <w:r w:rsidRPr="002A5E52" w:rsidDel="00722200">
                <w:rPr>
                  <w:rFonts w:ascii="Arial" w:eastAsia="Malgun Gothic" w:hAnsi="Arial" w:cs="Arial"/>
                  <w:color w:val="000000"/>
                  <w:spacing w:val="-2"/>
                  <w:sz w:val="21"/>
                  <w:szCs w:val="21"/>
                  <w:highlight w:val="yellow"/>
                </w:rPr>
                <w:delText xml:space="preserve"> 12</w:delText>
              </w:r>
              <w:r w:rsidRPr="002A5E52" w:rsidDel="00722200">
                <w:rPr>
                  <w:rFonts w:ascii="Arial" w:eastAsia="Malgun Gothic" w:hAnsi="Arial" w:cs="Arial"/>
                  <w:color w:val="000000"/>
                  <w:spacing w:val="-2"/>
                  <w:sz w:val="21"/>
                  <w:szCs w:val="21"/>
                  <w:highlight w:val="yellow"/>
                </w:rPr>
                <w:delText>호까지의</w:delText>
              </w:r>
              <w:r w:rsidRPr="002A5E52" w:rsidDel="00722200">
                <w:rPr>
                  <w:rFonts w:ascii="Arial" w:eastAsia="Malgun Gothic" w:hAnsi="Arial" w:cs="Arial"/>
                  <w:color w:val="000000"/>
                  <w:spacing w:val="-2"/>
                  <w:sz w:val="21"/>
                  <w:szCs w:val="21"/>
                  <w:highlight w:val="yellow"/>
                </w:rPr>
                <w:delText xml:space="preserve"> </w:delText>
              </w:r>
              <w:r w:rsidRPr="002A5E52" w:rsidDel="00722200">
                <w:rPr>
                  <w:rFonts w:ascii="Arial" w:eastAsia="Malgun Gothic" w:hAnsi="Arial" w:cs="Arial"/>
                  <w:color w:val="000000"/>
                  <w:spacing w:val="-2"/>
                  <w:sz w:val="21"/>
                  <w:szCs w:val="21"/>
                  <w:highlight w:val="yellow"/>
                </w:rPr>
                <w:delText>규정</w:delText>
              </w:r>
              <w:r w:rsidRPr="002A5E52" w:rsidDel="00722200">
                <w:rPr>
                  <w:rFonts w:ascii="Arial" w:eastAsia="Malgun Gothic" w:hAnsi="Arial" w:cs="Arial"/>
                  <w:color w:val="000000"/>
                  <w:spacing w:val="-2"/>
                  <w:sz w:val="21"/>
                  <w:szCs w:val="21"/>
                  <w:highlight w:val="yellow"/>
                </w:rPr>
                <w:delText>(</w:delText>
              </w:r>
              <w:r w:rsidRPr="002A5E52" w:rsidDel="00722200">
                <w:rPr>
                  <w:rFonts w:ascii="Arial" w:eastAsia="Malgun Gothic" w:hAnsi="Arial" w:cs="Arial"/>
                  <w:color w:val="000000"/>
                  <w:spacing w:val="-2"/>
                  <w:sz w:val="21"/>
                  <w:szCs w:val="21"/>
                  <w:highlight w:val="yellow"/>
                </w:rPr>
                <w:delText>취</w:delText>
              </w:r>
              <w:r w:rsidRPr="002A5E52" w:rsidDel="00722200">
                <w:rPr>
                  <w:rFonts w:ascii="Arial" w:eastAsia="Malgun Gothic" w:hAnsi="Arial" w:cs="Arial"/>
                  <w:color w:val="000000"/>
                  <w:spacing w:val="-2"/>
                  <w:sz w:val="21"/>
                  <w:szCs w:val="21"/>
                  <w:highlight w:val="yellow"/>
                </w:rPr>
                <w:lastRenderedPageBreak/>
                <w:delText>업규칙의</w:delText>
              </w:r>
              <w:r w:rsidRPr="002A5E52" w:rsidDel="00722200">
                <w:rPr>
                  <w:rFonts w:ascii="Arial" w:eastAsia="Malgun Gothic" w:hAnsi="Arial" w:cs="Arial"/>
                  <w:color w:val="000000"/>
                  <w:spacing w:val="-2"/>
                  <w:sz w:val="21"/>
                  <w:szCs w:val="21"/>
                  <w:highlight w:val="yellow"/>
                </w:rPr>
                <w:delText xml:space="preserve"> </w:delText>
              </w:r>
              <w:r w:rsidRPr="002A5E52" w:rsidDel="00722200">
                <w:rPr>
                  <w:rFonts w:ascii="Arial" w:eastAsia="Malgun Gothic" w:hAnsi="Arial" w:cs="Arial"/>
                  <w:color w:val="000000"/>
                  <w:spacing w:val="-2"/>
                  <w:sz w:val="21"/>
                  <w:szCs w:val="21"/>
                  <w:highlight w:val="yellow"/>
                </w:rPr>
                <w:delText>작성</w:delText>
              </w:r>
              <w:r w:rsidRPr="002A5E52" w:rsidDel="00722200">
                <w:rPr>
                  <w:rFonts w:ascii="Arial" w:eastAsia="Malgun Gothic" w:hAnsi="Arial" w:cs="Arial"/>
                  <w:color w:val="000000"/>
                  <w:spacing w:val="-2"/>
                  <w:sz w:val="21"/>
                  <w:szCs w:val="21"/>
                  <w:highlight w:val="yellow"/>
                </w:rPr>
                <w:delText xml:space="preserve">, </w:delText>
              </w:r>
              <w:r w:rsidRPr="002A5E52" w:rsidDel="00722200">
                <w:rPr>
                  <w:rFonts w:ascii="Arial" w:eastAsia="Malgun Gothic" w:hAnsi="Arial" w:cs="Arial"/>
                  <w:color w:val="000000"/>
                  <w:spacing w:val="-2"/>
                  <w:sz w:val="21"/>
                  <w:szCs w:val="21"/>
                  <w:highlight w:val="yellow"/>
                </w:rPr>
                <w:delText>신고사항</w:delText>
              </w:r>
              <w:r w:rsidRPr="002A5E52" w:rsidDel="00722200">
                <w:rPr>
                  <w:rFonts w:ascii="Arial" w:eastAsia="Malgun Gothic" w:hAnsi="Arial" w:cs="Arial"/>
                  <w:color w:val="000000"/>
                  <w:spacing w:val="-2"/>
                  <w:sz w:val="21"/>
                  <w:szCs w:val="21"/>
                  <w:highlight w:val="yellow"/>
                </w:rPr>
                <w:delText>)</w:delText>
              </w:r>
              <w:r w:rsidRPr="002A5E52" w:rsidDel="00722200">
                <w:rPr>
                  <w:rFonts w:ascii="Arial" w:eastAsia="Malgun Gothic" w:hAnsi="Arial" w:cs="Arial"/>
                  <w:color w:val="000000"/>
                  <w:spacing w:val="-2"/>
                  <w:sz w:val="21"/>
                  <w:szCs w:val="21"/>
                  <w:highlight w:val="yellow"/>
                </w:rPr>
                <w:delText>에서</w:delText>
              </w:r>
              <w:r w:rsidRPr="002A5E52" w:rsidDel="00722200">
                <w:rPr>
                  <w:rFonts w:ascii="Arial" w:eastAsia="Malgun Gothic" w:hAnsi="Arial" w:cs="Arial"/>
                  <w:color w:val="000000"/>
                  <w:spacing w:val="-2"/>
                  <w:sz w:val="21"/>
                  <w:szCs w:val="21"/>
                  <w:highlight w:val="yellow"/>
                </w:rPr>
                <w:delText xml:space="preserve"> </w:delText>
              </w:r>
              <w:r w:rsidRPr="002A5E52" w:rsidDel="00722200">
                <w:rPr>
                  <w:rFonts w:ascii="Arial" w:eastAsia="Malgun Gothic" w:hAnsi="Arial" w:cs="Arial"/>
                  <w:color w:val="000000"/>
                  <w:spacing w:val="-2"/>
                  <w:sz w:val="21"/>
                  <w:szCs w:val="21"/>
                  <w:highlight w:val="yellow"/>
                </w:rPr>
                <w:delText>정한</w:delText>
              </w:r>
              <w:r w:rsidRPr="002A5E52" w:rsidDel="00722200">
                <w:rPr>
                  <w:rFonts w:ascii="Arial" w:eastAsia="Malgun Gothic" w:hAnsi="Arial" w:cs="Arial"/>
                  <w:color w:val="000000"/>
                  <w:spacing w:val="-2"/>
                  <w:sz w:val="21"/>
                  <w:szCs w:val="21"/>
                  <w:highlight w:val="yellow"/>
                </w:rPr>
                <w:delText xml:space="preserve"> </w:delText>
              </w:r>
              <w:r w:rsidRPr="002A5E52" w:rsidDel="00722200">
                <w:rPr>
                  <w:rFonts w:ascii="Arial" w:eastAsia="Malgun Gothic" w:hAnsi="Arial" w:cs="Arial"/>
                  <w:color w:val="000000"/>
                  <w:spacing w:val="-2"/>
                  <w:sz w:val="21"/>
                  <w:szCs w:val="21"/>
                  <w:highlight w:val="yellow"/>
                </w:rPr>
                <w:delText>사항은</w:delText>
              </w:r>
              <w:r w:rsidRPr="002A5E52" w:rsidDel="00722200">
                <w:rPr>
                  <w:rFonts w:ascii="Arial" w:eastAsia="Malgun Gothic" w:hAnsi="Arial" w:cs="Arial"/>
                  <w:color w:val="000000"/>
                  <w:spacing w:val="-2"/>
                  <w:sz w:val="21"/>
                  <w:szCs w:val="21"/>
                  <w:highlight w:val="yellow"/>
                </w:rPr>
                <w:delText xml:space="preserve"> </w:delText>
              </w:r>
              <w:r w:rsidRPr="002A5E52" w:rsidDel="00722200">
                <w:rPr>
                  <w:rFonts w:ascii="Arial" w:eastAsia="Malgun Gothic" w:hAnsi="Arial" w:cs="Arial"/>
                  <w:color w:val="000000"/>
                  <w:spacing w:val="-2"/>
                  <w:sz w:val="21"/>
                  <w:szCs w:val="21"/>
                  <w:highlight w:val="yellow"/>
                </w:rPr>
                <w:delText>관계법령에</w:delText>
              </w:r>
              <w:r w:rsidRPr="002A5E52" w:rsidDel="00722200">
                <w:rPr>
                  <w:rFonts w:ascii="Arial" w:eastAsia="Malgun Gothic" w:hAnsi="Arial" w:cs="Arial"/>
                  <w:color w:val="000000"/>
                  <w:spacing w:val="-2"/>
                  <w:sz w:val="21"/>
                  <w:szCs w:val="21"/>
                  <w:highlight w:val="yellow"/>
                </w:rPr>
                <w:delText xml:space="preserve"> </w:delText>
              </w:r>
              <w:r w:rsidRPr="002A5E52" w:rsidDel="00722200">
                <w:rPr>
                  <w:rFonts w:ascii="Arial" w:eastAsia="Malgun Gothic" w:hAnsi="Arial" w:cs="Arial"/>
                  <w:color w:val="000000"/>
                  <w:spacing w:val="-2"/>
                  <w:sz w:val="21"/>
                  <w:szCs w:val="21"/>
                  <w:highlight w:val="yellow"/>
                </w:rPr>
                <w:delText>따른다</w:delText>
              </w:r>
              <w:r w:rsidRPr="002A5E52" w:rsidDel="00722200">
                <w:rPr>
                  <w:rFonts w:ascii="Arial" w:eastAsia="Malgun Gothic" w:hAnsi="Arial" w:cs="Arial"/>
                  <w:color w:val="000000"/>
                  <w:spacing w:val="-2"/>
                  <w:sz w:val="21"/>
                  <w:szCs w:val="21"/>
                </w:rPr>
                <w:delText>.</w:delText>
              </w:r>
            </w:del>
          </w:p>
          <w:p w14:paraId="58AF7E5F" w14:textId="4222BF88" w:rsidR="00EA3184" w:rsidRPr="002A5E52" w:rsidRDefault="00EA3184" w:rsidP="00EA3184">
            <w:pPr>
              <w:rPr>
                <w:rFonts w:ascii="Arial" w:eastAsia="Malgun Gothic" w:hAnsi="Arial" w:cs="Arial"/>
                <w:color w:val="000000"/>
                <w:spacing w:val="-2"/>
                <w:sz w:val="21"/>
                <w:szCs w:val="21"/>
              </w:rPr>
            </w:pPr>
            <w:del w:id="386" w:author="Mia Choi" w:date="2021-07-25T15:34:00Z">
              <w:r w:rsidRPr="002A5E52" w:rsidDel="00722200">
                <w:rPr>
                  <w:rFonts w:ascii="Arial" w:eastAsia="Malgun Gothic" w:hAnsi="Arial" w:cs="Arial"/>
                  <w:color w:val="000000"/>
                  <w:spacing w:val="-2"/>
                  <w:sz w:val="21"/>
                  <w:szCs w:val="21"/>
                </w:rPr>
                <w:delText xml:space="preserve">3. </w:delText>
              </w:r>
              <w:r w:rsidRPr="002A5E52" w:rsidDel="00722200">
                <w:rPr>
                  <w:rFonts w:ascii="Arial" w:eastAsia="Malgun Gothic" w:hAnsi="Arial" w:cs="Arial"/>
                  <w:color w:val="000000"/>
                  <w:spacing w:val="-2"/>
                  <w:sz w:val="21"/>
                  <w:szCs w:val="21"/>
                </w:rPr>
                <w:delText>회사는</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제</w:delText>
              </w:r>
              <w:r w:rsidRPr="002A5E52" w:rsidDel="00722200">
                <w:rPr>
                  <w:rFonts w:ascii="Arial" w:eastAsia="Malgun Gothic" w:hAnsi="Arial" w:cs="Arial"/>
                  <w:color w:val="000000"/>
                  <w:spacing w:val="-2"/>
                  <w:sz w:val="21"/>
                  <w:szCs w:val="21"/>
                </w:rPr>
                <w:delText xml:space="preserve"> 2</w:delText>
              </w:r>
              <w:r w:rsidRPr="002A5E52" w:rsidDel="00722200">
                <w:rPr>
                  <w:rFonts w:ascii="Arial" w:eastAsia="Malgun Gothic" w:hAnsi="Arial" w:cs="Arial"/>
                  <w:color w:val="000000"/>
                  <w:spacing w:val="-2"/>
                  <w:sz w:val="21"/>
                  <w:szCs w:val="21"/>
                </w:rPr>
                <w:delText>항의</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내용</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중</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임금의</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구성항목</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지급방법</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소정근로시간</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휴일</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연차유급휴가에</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관한</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사항</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취업의</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장소와</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종사하여야</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할</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업무에</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관한</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사항을</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서면으로</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명확히</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제시하여</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교부한다</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또한</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기간제근로자인</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경우</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근로계약기간도</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함께</w:delText>
              </w:r>
              <w:r w:rsidRPr="002A5E52" w:rsidDel="00722200">
                <w:rPr>
                  <w:rFonts w:ascii="Arial" w:eastAsia="Malgun Gothic" w:hAnsi="Arial" w:cs="Arial"/>
                  <w:color w:val="000000"/>
                  <w:spacing w:val="-2"/>
                  <w:sz w:val="21"/>
                  <w:szCs w:val="21"/>
                </w:rPr>
                <w:delText xml:space="preserve"> </w:delText>
              </w:r>
              <w:r w:rsidRPr="002A5E52" w:rsidDel="00722200">
                <w:rPr>
                  <w:rFonts w:ascii="Arial" w:eastAsia="Malgun Gothic" w:hAnsi="Arial" w:cs="Arial"/>
                  <w:color w:val="000000"/>
                  <w:spacing w:val="-2"/>
                  <w:sz w:val="21"/>
                  <w:szCs w:val="21"/>
                </w:rPr>
                <w:delText>명시한다</w:delText>
              </w:r>
              <w:r w:rsidRPr="002A5E52" w:rsidDel="00722200">
                <w:rPr>
                  <w:rFonts w:ascii="Arial" w:eastAsia="Malgun Gothic" w:hAnsi="Arial" w:cs="Arial"/>
                  <w:color w:val="000000"/>
                  <w:spacing w:val="-2"/>
                  <w:sz w:val="21"/>
                  <w:szCs w:val="21"/>
                </w:rPr>
                <w:delText>.</w:delText>
              </w:r>
            </w:del>
          </w:p>
        </w:tc>
        <w:tc>
          <w:tcPr>
            <w:tcW w:w="1667" w:type="pct"/>
          </w:tcPr>
          <w:p w14:paraId="5F8FE484" w14:textId="77777777" w:rsidR="00EA3184" w:rsidRPr="002A5E52" w:rsidRDefault="00EA3184" w:rsidP="00EA3184">
            <w:pPr>
              <w:rPr>
                <w:rFonts w:ascii="Arial" w:eastAsia="Malgun Gothic" w:hAnsi="Arial" w:cs="Arial"/>
                <w:color w:val="000000"/>
                <w:sz w:val="21"/>
                <w:szCs w:val="21"/>
              </w:rPr>
            </w:pPr>
          </w:p>
        </w:tc>
        <w:tc>
          <w:tcPr>
            <w:tcW w:w="1667" w:type="pct"/>
          </w:tcPr>
          <w:p w14:paraId="2E3E8C46" w14:textId="77777777" w:rsidR="00EA3184" w:rsidRPr="002A5E52" w:rsidRDefault="00EA3184" w:rsidP="00EA3184">
            <w:pPr>
              <w:rPr>
                <w:rFonts w:ascii="Arial" w:eastAsia="Malgun Gothic" w:hAnsi="Arial" w:cs="Arial"/>
                <w:color w:val="000000"/>
                <w:spacing w:val="-4"/>
                <w:sz w:val="21"/>
                <w:szCs w:val="21"/>
              </w:rPr>
            </w:pPr>
          </w:p>
        </w:tc>
      </w:tr>
      <w:tr w:rsidR="00B06789" w:rsidRPr="002A5E52" w14:paraId="44C80B75" w14:textId="77777777" w:rsidTr="002103A2">
        <w:tc>
          <w:tcPr>
            <w:tcW w:w="1666" w:type="pct"/>
          </w:tcPr>
          <w:p w14:paraId="0C315C5A" w14:textId="016D10C8" w:rsidR="00B06789" w:rsidRPr="002A5E52" w:rsidDel="00722200" w:rsidRDefault="00B06789" w:rsidP="00EA3184">
            <w:pPr>
              <w:rPr>
                <w:rFonts w:ascii="Arial" w:eastAsia="Malgun Gothic" w:hAnsi="Arial" w:cs="Arial"/>
                <w:b/>
                <w:bCs/>
                <w:color w:val="000000"/>
                <w:spacing w:val="-2"/>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9</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근로계약기간</w:t>
            </w:r>
            <w:r w:rsidRPr="002A5E52">
              <w:rPr>
                <w:rFonts w:ascii="Arial" w:eastAsia="Malgun Gothic" w:hAnsi="Arial" w:cs="Arial"/>
                <w:b/>
                <w:bCs/>
                <w:color w:val="000000"/>
                <w:sz w:val="21"/>
                <w:szCs w:val="21"/>
              </w:rPr>
              <w:t>)</w:t>
            </w:r>
          </w:p>
        </w:tc>
        <w:tc>
          <w:tcPr>
            <w:tcW w:w="1667" w:type="pct"/>
          </w:tcPr>
          <w:p w14:paraId="5CB0A71C" w14:textId="52E6A126" w:rsidR="00B06789" w:rsidRPr="002A5E52" w:rsidRDefault="00B06789" w:rsidP="00EA3184">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9. (Срок действия трудового договора)</w:t>
            </w:r>
          </w:p>
        </w:tc>
        <w:tc>
          <w:tcPr>
            <w:tcW w:w="1667" w:type="pct"/>
          </w:tcPr>
          <w:p w14:paraId="0007C2C7" w14:textId="046A5427" w:rsidR="00B06789" w:rsidRPr="002A5E52" w:rsidRDefault="00B06789" w:rsidP="00EA3184">
            <w:pPr>
              <w:rPr>
                <w:rFonts w:ascii="Arial" w:eastAsia="Malgun Gothic" w:hAnsi="Arial" w:cs="Arial"/>
                <w:b/>
                <w:bCs/>
                <w:color w:val="000000"/>
                <w:spacing w:val="-4"/>
                <w:sz w:val="21"/>
                <w:szCs w:val="21"/>
              </w:rPr>
            </w:pPr>
            <w:r w:rsidRPr="002A5E52">
              <w:rPr>
                <w:rFonts w:ascii="Arial" w:eastAsia="Malgun Gothic" w:hAnsi="Arial" w:cs="Arial"/>
                <w:b/>
                <w:bCs/>
                <w:color w:val="000000"/>
                <w:sz w:val="21"/>
                <w:szCs w:val="21"/>
              </w:rPr>
              <w:t xml:space="preserve">Article 9. (Duration of the </w:t>
            </w:r>
            <w:r w:rsidRPr="002A5E52">
              <w:rPr>
                <w:rFonts w:ascii="Arial" w:eastAsia="Malgun Gothic" w:hAnsi="Arial" w:cs="Arial"/>
                <w:b/>
                <w:bCs/>
                <w:color w:val="000000"/>
                <w:sz w:val="21"/>
                <w:szCs w:val="21"/>
                <w:lang w:val="en-GB"/>
              </w:rPr>
              <w:t>E</w:t>
            </w:r>
            <w:proofErr w:type="spellStart"/>
            <w:r w:rsidRPr="002A5E52">
              <w:rPr>
                <w:rFonts w:ascii="Arial" w:eastAsia="Malgun Gothic" w:hAnsi="Arial" w:cs="Arial"/>
                <w:b/>
                <w:bCs/>
                <w:color w:val="000000"/>
                <w:sz w:val="21"/>
                <w:szCs w:val="21"/>
              </w:rPr>
              <w:t>mployment</w:t>
            </w:r>
            <w:proofErr w:type="spellEnd"/>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lang w:val="en-GB"/>
              </w:rPr>
              <w:t>C</w:t>
            </w:r>
            <w:proofErr w:type="spellStart"/>
            <w:r w:rsidRPr="002A5E52">
              <w:rPr>
                <w:rFonts w:ascii="Arial" w:eastAsia="Malgun Gothic" w:hAnsi="Arial" w:cs="Arial"/>
                <w:b/>
                <w:bCs/>
                <w:color w:val="000000"/>
                <w:sz w:val="21"/>
                <w:szCs w:val="21"/>
              </w:rPr>
              <w:t>ontract</w:t>
            </w:r>
            <w:proofErr w:type="spellEnd"/>
            <w:r w:rsidRPr="002A5E52">
              <w:rPr>
                <w:rFonts w:ascii="Arial" w:eastAsia="Malgun Gothic" w:hAnsi="Arial" w:cs="Arial"/>
                <w:b/>
                <w:bCs/>
                <w:color w:val="000000"/>
                <w:sz w:val="21"/>
                <w:szCs w:val="21"/>
              </w:rPr>
              <w:t>)</w:t>
            </w:r>
          </w:p>
        </w:tc>
      </w:tr>
      <w:tr w:rsidR="00B06789" w:rsidRPr="002A5E52" w14:paraId="39A5AF63" w14:textId="77777777" w:rsidTr="002103A2">
        <w:tc>
          <w:tcPr>
            <w:tcW w:w="1666" w:type="pct"/>
          </w:tcPr>
          <w:p w14:paraId="5D4F9D25" w14:textId="35349E8A" w:rsidR="00B06789" w:rsidRPr="002A5E52" w:rsidRDefault="00B06789" w:rsidP="00EA3184">
            <w:pPr>
              <w:rPr>
                <w:rFonts w:ascii="Arial" w:eastAsia="Malgun Gothic" w:hAnsi="Arial" w:cs="Arial"/>
                <w:color w:val="000000"/>
                <w:sz w:val="21"/>
                <w:szCs w:val="21"/>
              </w:rPr>
            </w:pPr>
            <w:r w:rsidRPr="002A5E52">
              <w:rPr>
                <w:rFonts w:ascii="Arial" w:eastAsia="Malgun Gothic" w:hAnsi="Arial" w:cs="Arial"/>
                <w:color w:val="000000"/>
                <w:sz w:val="21"/>
                <w:szCs w:val="21"/>
              </w:rPr>
              <w:t>회사는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종업원과</w:t>
            </w:r>
            <w:del w:id="387" w:author="Mia Choi" w:date="2021-07-25T15:35:00Z">
              <w:r w:rsidRPr="002A5E52" w:rsidDel="00722200">
                <w:rPr>
                  <w:rFonts w:ascii="Arial" w:eastAsia="Malgun Gothic" w:hAnsi="Arial" w:cs="Arial"/>
                  <w:color w:val="000000"/>
                  <w:sz w:val="21"/>
                  <w:szCs w:val="21"/>
                </w:rPr>
                <w:delText>의</w:delText>
              </w:r>
            </w:del>
            <w:r w:rsidRPr="002A5E52">
              <w:rPr>
                <w:rFonts w:ascii="Arial" w:eastAsia="Malgun Gothic" w:hAnsi="Arial" w:cs="Arial"/>
                <w:color w:val="000000"/>
                <w:sz w:val="21"/>
                <w:szCs w:val="21"/>
              </w:rPr>
              <w:t xml:space="preserve"> </w:t>
            </w:r>
            <w:ins w:id="388" w:author="Mia Choi" w:date="2021-07-25T15:35:00Z">
              <w:r w:rsidRPr="002A5E52">
                <w:rPr>
                  <w:rFonts w:ascii="Arial" w:eastAsia="Malgun Gothic" w:hAnsi="Arial" w:cs="Arial"/>
                  <w:color w:val="000000"/>
                  <w:sz w:val="21"/>
                  <w:szCs w:val="21"/>
                </w:rPr>
                <w:t>무기한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고용</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계약을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체결해야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러시아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노동법에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의해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설정된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기간제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고용</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계약을</w:t>
              </w:r>
              <w:r w:rsidRPr="002A5E52">
                <w:rPr>
                  <w:rFonts w:ascii="Arial" w:eastAsia="Malgun Gothic" w:hAnsi="Arial" w:cs="Arial"/>
                  <w:color w:val="000000"/>
                  <w:sz w:val="21"/>
                  <w:szCs w:val="21"/>
                </w:rPr>
                <w:t xml:space="preserve"> </w:t>
              </w:r>
              <w:proofErr w:type="gramStart"/>
              <w:r w:rsidRPr="002A5E52">
                <w:rPr>
                  <w:rFonts w:ascii="Arial" w:eastAsia="Malgun Gothic" w:hAnsi="Arial" w:cs="Arial"/>
                  <w:color w:val="000000"/>
                  <w:sz w:val="21"/>
                  <w:szCs w:val="21"/>
                </w:rPr>
                <w:t>체결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할</w:t>
              </w:r>
              <w:proofErr w:type="gram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근거가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직원과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기간제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고용</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계약을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체결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있다</w:t>
              </w:r>
              <w:r w:rsidRPr="002A5E52">
                <w:rPr>
                  <w:rFonts w:ascii="Arial" w:eastAsia="Malgun Gothic" w:hAnsi="Arial" w:cs="Arial"/>
                  <w:color w:val="000000"/>
                  <w:sz w:val="21"/>
                  <w:szCs w:val="21"/>
                </w:rPr>
                <w:t>.</w:t>
              </w:r>
            </w:ins>
            <w:del w:id="389" w:author="Mia Choi" w:date="2021-07-25T15:35:00Z">
              <w:r w:rsidRPr="002A5E52" w:rsidDel="00722200">
                <w:rPr>
                  <w:rFonts w:ascii="Arial" w:eastAsia="Malgun Gothic" w:hAnsi="Arial" w:cs="Arial"/>
                  <w:color w:val="000000"/>
                  <w:sz w:val="21"/>
                  <w:szCs w:val="21"/>
                </w:rPr>
                <w:delText>근로계약</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시</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기간을</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정하지</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않아도</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무방하나</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임시</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일용직</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또는</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한시적</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사업은</w:delText>
              </w:r>
              <w:r w:rsidRPr="002A5E52" w:rsidDel="00722200">
                <w:rPr>
                  <w:rFonts w:ascii="Arial" w:eastAsia="Malgun Gothic" w:hAnsi="Arial" w:cs="Arial"/>
                  <w:color w:val="000000"/>
                  <w:sz w:val="21"/>
                  <w:szCs w:val="21"/>
                </w:rPr>
                <w:delText>1</w:delText>
              </w:r>
              <w:r w:rsidRPr="002A5E52" w:rsidDel="00722200">
                <w:rPr>
                  <w:rFonts w:ascii="Arial" w:eastAsia="Malgun Gothic" w:hAnsi="Arial" w:cs="Arial"/>
                  <w:color w:val="000000"/>
                  <w:sz w:val="21"/>
                  <w:szCs w:val="21"/>
                </w:rPr>
                <w:delText>년</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이내로</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한다</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단</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계약기간이</w:delText>
              </w:r>
              <w:r w:rsidRPr="002A5E52" w:rsidDel="00722200">
                <w:rPr>
                  <w:rFonts w:ascii="Arial" w:eastAsia="Malgun Gothic" w:hAnsi="Arial" w:cs="Arial"/>
                  <w:color w:val="000000"/>
                  <w:sz w:val="21"/>
                  <w:szCs w:val="21"/>
                </w:rPr>
                <w:delText xml:space="preserve"> 1</w:delText>
              </w:r>
              <w:r w:rsidRPr="002A5E52" w:rsidDel="00722200">
                <w:rPr>
                  <w:rFonts w:ascii="Arial" w:eastAsia="Malgun Gothic" w:hAnsi="Arial" w:cs="Arial"/>
                  <w:color w:val="000000"/>
                  <w:sz w:val="21"/>
                  <w:szCs w:val="21"/>
                </w:rPr>
                <w:delText>년</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이내인</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경우</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회사와</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당사자는</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상호</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협의에</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따라</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근로계약을</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갱신할</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수</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있다</w:delText>
              </w:r>
              <w:r w:rsidRPr="002A5E52" w:rsidDel="00722200">
                <w:rPr>
                  <w:rFonts w:ascii="Arial" w:eastAsia="Malgun Gothic" w:hAnsi="Arial" w:cs="Arial"/>
                  <w:color w:val="000000"/>
                  <w:sz w:val="21"/>
                  <w:szCs w:val="21"/>
                </w:rPr>
                <w:delText>.</w:delText>
              </w:r>
            </w:del>
          </w:p>
        </w:tc>
        <w:tc>
          <w:tcPr>
            <w:tcW w:w="1667" w:type="pct"/>
          </w:tcPr>
          <w:p w14:paraId="524C89B4" w14:textId="1EED714D" w:rsidR="00B06789" w:rsidRPr="002A5E52" w:rsidRDefault="00B06789" w:rsidP="00EA3184">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Компания обязана заключить трудовой договор с Работником на неопределенный срок. Срочный трудовой договор может быть заключен с Работником при наличии оснований для заключения срочного трудового договора, установленного Трудовым кодексом России.</w:t>
            </w:r>
          </w:p>
        </w:tc>
        <w:tc>
          <w:tcPr>
            <w:tcW w:w="1667" w:type="pct"/>
          </w:tcPr>
          <w:p w14:paraId="5D4BA27E" w14:textId="2B53F650" w:rsidR="00B06789" w:rsidRPr="002A5E52" w:rsidRDefault="00B06789" w:rsidP="00EA3184">
            <w:pPr>
              <w:rPr>
                <w:rFonts w:ascii="Arial" w:eastAsia="Malgun Gothic" w:hAnsi="Arial" w:cs="Arial"/>
                <w:color w:val="000000"/>
                <w:sz w:val="21"/>
                <w:szCs w:val="21"/>
              </w:rPr>
            </w:pPr>
            <w:r w:rsidRPr="002A5E52">
              <w:rPr>
                <w:rFonts w:ascii="Arial" w:eastAsia="Malgun Gothic" w:hAnsi="Arial" w:cs="Arial"/>
                <w:color w:val="000000"/>
                <w:sz w:val="21"/>
                <w:szCs w:val="21"/>
                <w:lang w:val="en"/>
              </w:rPr>
              <w:t>The Company shall conclude an employment contract with the Employee for an indefinite period. A fixed-term employment contract can be concluded with an Employee if there are grounds established by the Labor Code of Russia.</w:t>
            </w:r>
          </w:p>
        </w:tc>
      </w:tr>
      <w:tr w:rsidR="00B06789" w:rsidRPr="002A5E52" w14:paraId="3A8E68FF" w14:textId="77777777" w:rsidTr="002103A2">
        <w:tc>
          <w:tcPr>
            <w:tcW w:w="1666" w:type="pct"/>
          </w:tcPr>
          <w:p w14:paraId="780DBCF1" w14:textId="558A6A87" w:rsidR="00B06789" w:rsidRPr="002A5E52" w:rsidRDefault="00B06789" w:rsidP="00EA3184">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10</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수습사용기간</w:t>
            </w:r>
            <w:r w:rsidRPr="002A5E52">
              <w:rPr>
                <w:rFonts w:ascii="Arial" w:eastAsia="Malgun Gothic" w:hAnsi="Arial" w:cs="Arial"/>
                <w:b/>
                <w:bCs/>
                <w:color w:val="000000"/>
                <w:sz w:val="21"/>
                <w:szCs w:val="21"/>
              </w:rPr>
              <w:t>)</w:t>
            </w:r>
          </w:p>
        </w:tc>
        <w:tc>
          <w:tcPr>
            <w:tcW w:w="1667" w:type="pct"/>
          </w:tcPr>
          <w:p w14:paraId="42166269" w14:textId="2A3C8DBD" w:rsidR="00B06789" w:rsidRPr="002A5E52" w:rsidRDefault="00B06789" w:rsidP="00EA3184">
            <w:pPr>
              <w:rPr>
                <w:rFonts w:ascii="Arial" w:eastAsia="Malgun Gothic" w:hAnsi="Arial" w:cs="Arial"/>
                <w:b/>
                <w:bCs/>
                <w:color w:val="000000"/>
                <w:sz w:val="21"/>
                <w:szCs w:val="21"/>
              </w:rPr>
            </w:pPr>
            <w:r w:rsidRPr="002A5E52">
              <w:rPr>
                <w:rFonts w:ascii="Arial" w:eastAsia="Malgun Gothic" w:hAnsi="Arial" w:cs="Arial"/>
                <w:b/>
                <w:bCs/>
                <w:color w:val="000000"/>
                <w:sz w:val="21"/>
                <w:szCs w:val="21"/>
                <w:lang w:val="ru-RU"/>
              </w:rPr>
              <w:t>Статья</w:t>
            </w:r>
            <w:r w:rsidRPr="002A5E52">
              <w:rPr>
                <w:rFonts w:ascii="Arial" w:eastAsia="Malgun Gothic" w:hAnsi="Arial" w:cs="Arial"/>
                <w:b/>
                <w:bCs/>
                <w:color w:val="000000"/>
                <w:sz w:val="21"/>
                <w:szCs w:val="21"/>
                <w:lang w:val="ru-RU"/>
                <w:rPrChange w:id="390" w:author="Гурьянов" w:date="2021-07-23T14:25:00Z">
                  <w:rPr>
                    <w:rFonts w:eastAsia="Malgun Gothic"/>
                    <w:color w:val="000000"/>
                  </w:rPr>
                </w:rPrChange>
              </w:rPr>
              <w:t xml:space="preserve"> 10. </w:t>
            </w:r>
            <w:r w:rsidRPr="002A5E52">
              <w:rPr>
                <w:rFonts w:ascii="Arial" w:eastAsia="Malgun Gothic" w:hAnsi="Arial" w:cs="Arial"/>
                <w:b/>
                <w:bCs/>
                <w:color w:val="000000"/>
                <w:sz w:val="21"/>
                <w:szCs w:val="21"/>
                <w:lang w:val="ru-RU"/>
              </w:rPr>
              <w:t>(Испытательный срок)</w:t>
            </w:r>
          </w:p>
        </w:tc>
        <w:tc>
          <w:tcPr>
            <w:tcW w:w="1667" w:type="pct"/>
          </w:tcPr>
          <w:p w14:paraId="6FCA2F88" w14:textId="311EE82F" w:rsidR="00B06789" w:rsidRPr="002A5E52" w:rsidRDefault="00B06789" w:rsidP="00EA3184">
            <w:pPr>
              <w:rPr>
                <w:rFonts w:ascii="Arial" w:eastAsia="Malgun Gothic" w:hAnsi="Arial" w:cs="Arial"/>
                <w:b/>
                <w:bCs/>
                <w:color w:val="000000"/>
                <w:sz w:val="21"/>
                <w:szCs w:val="21"/>
                <w:lang w:val="en"/>
              </w:rPr>
            </w:pPr>
            <w:r w:rsidRPr="002A5E52">
              <w:rPr>
                <w:rFonts w:ascii="Arial" w:eastAsia="Malgun Gothic" w:hAnsi="Arial" w:cs="Arial"/>
                <w:b/>
                <w:bCs/>
                <w:color w:val="000000"/>
                <w:sz w:val="21"/>
                <w:szCs w:val="21"/>
                <w:lang w:val="ru-RU"/>
              </w:rPr>
              <w:t>Article 10. (Probationary period)</w:t>
            </w:r>
          </w:p>
        </w:tc>
      </w:tr>
      <w:tr w:rsidR="00B06789" w:rsidRPr="002A5E52" w14:paraId="00BB36F8" w14:textId="77777777" w:rsidTr="002103A2">
        <w:tc>
          <w:tcPr>
            <w:tcW w:w="1666" w:type="pct"/>
          </w:tcPr>
          <w:p w14:paraId="10D3EA6E" w14:textId="77777777" w:rsidR="00B06789" w:rsidRPr="002A5E52" w:rsidRDefault="00B06789">
            <w:pPr>
              <w:rPr>
                <w:rFonts w:ascii="Arial" w:eastAsia="Malgun Gothic" w:hAnsi="Arial" w:cs="Arial"/>
                <w:color w:val="000000"/>
                <w:sz w:val="21"/>
                <w:szCs w:val="21"/>
              </w:rPr>
              <w:pPrChange w:id="391" w:author="Mia Choi" w:date="2021-07-25T15:36:00Z">
                <w:pPr>
                  <w:ind w:leftChars="400" w:left="1090" w:hangingChars="100" w:hanging="210"/>
                </w:pPr>
              </w:pPrChange>
            </w:pPr>
            <w:r w:rsidRPr="002A5E52">
              <w:rPr>
                <w:rFonts w:ascii="Arial" w:eastAsia="Malgun Gothic" w:hAnsi="Arial" w:cs="Arial"/>
                <w:color w:val="000000"/>
                <w:sz w:val="21"/>
                <w:szCs w:val="21"/>
              </w:rPr>
              <w:t xml:space="preserve">1. </w:t>
            </w:r>
            <w:r w:rsidRPr="002A5E52">
              <w:rPr>
                <w:rFonts w:ascii="Arial" w:eastAsia="Malgun Gothic" w:hAnsi="Arial" w:cs="Arial"/>
                <w:color w:val="000000"/>
                <w:sz w:val="21"/>
                <w:szCs w:val="21"/>
              </w:rPr>
              <w:t>회사는</w:t>
            </w:r>
            <w:r w:rsidRPr="002A5E52">
              <w:rPr>
                <w:rFonts w:ascii="Arial" w:eastAsia="Malgun Gothic" w:hAnsi="Arial" w:cs="Arial"/>
                <w:color w:val="000000"/>
                <w:sz w:val="21"/>
                <w:szCs w:val="21"/>
              </w:rPr>
              <w:t xml:space="preserve"> </w:t>
            </w:r>
            <w:proofErr w:type="spellStart"/>
            <w:r w:rsidRPr="002A5E52">
              <w:rPr>
                <w:rFonts w:ascii="Arial" w:eastAsia="Malgun Gothic" w:hAnsi="Arial" w:cs="Arial"/>
                <w:color w:val="000000"/>
                <w:sz w:val="21"/>
                <w:szCs w:val="21"/>
              </w:rPr>
              <w:t>종업원으로서의</w:t>
            </w:r>
            <w:proofErr w:type="spell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적격여부를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시험하기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위하여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근로계약을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체결하고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입사일로부터</w:t>
            </w:r>
            <w:r w:rsidRPr="002A5E52">
              <w:rPr>
                <w:rFonts w:ascii="Arial" w:eastAsia="Malgun Gothic" w:hAnsi="Arial" w:cs="Arial"/>
                <w:color w:val="000000"/>
                <w:sz w:val="21"/>
                <w:szCs w:val="21"/>
              </w:rPr>
              <w:t xml:space="preserve"> 3</w:t>
            </w:r>
            <w:r w:rsidRPr="002A5E52">
              <w:rPr>
                <w:rFonts w:ascii="Arial" w:eastAsia="Malgun Gothic" w:hAnsi="Arial" w:cs="Arial"/>
                <w:color w:val="000000"/>
                <w:sz w:val="21"/>
                <w:szCs w:val="21"/>
              </w:rPr>
              <w:t>개월</w:t>
            </w:r>
            <w:r w:rsidRPr="002A5E52">
              <w:rPr>
                <w:rFonts w:ascii="Arial" w:eastAsia="Malgun Gothic" w:hAnsi="Arial" w:cs="Arial"/>
                <w:color w:val="000000"/>
                <w:sz w:val="21"/>
                <w:szCs w:val="21"/>
              </w:rPr>
              <w:t xml:space="preserve"> (90</w:t>
            </w:r>
            <w:r w:rsidRPr="002A5E52">
              <w:rPr>
                <w:rFonts w:ascii="Arial" w:eastAsia="Malgun Gothic" w:hAnsi="Arial" w:cs="Arial"/>
                <w:color w:val="000000"/>
                <w:sz w:val="21"/>
                <w:szCs w:val="21"/>
              </w:rPr>
              <w:t>일</w:t>
            </w:r>
            <w:r w:rsidRPr="002A5E52">
              <w:rPr>
                <w:rFonts w:ascii="Arial" w:eastAsia="Malgun Gothic" w:hAnsi="Arial" w:cs="Arial"/>
                <w:color w:val="000000"/>
                <w:sz w:val="21"/>
                <w:szCs w:val="21"/>
              </w:rPr>
              <w:t>)</w:t>
            </w:r>
            <w:r w:rsidRPr="002A5E52">
              <w:rPr>
                <w:rFonts w:ascii="Arial" w:eastAsia="Malgun Gothic" w:hAnsi="Arial" w:cs="Arial"/>
                <w:color w:val="000000"/>
                <w:sz w:val="21"/>
                <w:szCs w:val="21"/>
              </w:rPr>
              <w:t>까지를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수습사용기간으로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ins w:id="392" w:author="Mia Choi" w:date="2021-07-25T15:35:00Z">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러시아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노동법에서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정하는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바에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따라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수습</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기간이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적용되지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않거나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위와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상이한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수습</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기간이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적용될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있다</w:t>
              </w:r>
              <w:r w:rsidRPr="002A5E52">
                <w:rPr>
                  <w:rFonts w:ascii="Arial" w:eastAsia="Malgun Gothic" w:hAnsi="Arial" w:cs="Arial"/>
                  <w:color w:val="000000"/>
                  <w:sz w:val="21"/>
                  <w:szCs w:val="21"/>
                </w:rPr>
                <w:t>.</w:t>
              </w:r>
            </w:ins>
          </w:p>
          <w:p w14:paraId="5BF34261" w14:textId="5E6EDA8D" w:rsidR="00B06789" w:rsidRPr="002A5E52" w:rsidRDefault="00B06789" w:rsidP="00B06789">
            <w:pPr>
              <w:rPr>
                <w:rFonts w:ascii="Arial" w:eastAsia="Malgun Gothic" w:hAnsi="Arial" w:cs="Arial"/>
                <w:color w:val="000000"/>
                <w:sz w:val="21"/>
                <w:szCs w:val="21"/>
              </w:rPr>
            </w:pPr>
          </w:p>
        </w:tc>
        <w:tc>
          <w:tcPr>
            <w:tcW w:w="1667" w:type="pct"/>
          </w:tcPr>
          <w:p w14:paraId="1E46720F" w14:textId="263562A7" w:rsidR="00B06789" w:rsidRPr="002A5E52" w:rsidRDefault="00B06789" w:rsidP="00B06789">
            <w:pPr>
              <w:pStyle w:val="af"/>
              <w:numPr>
                <w:ilvl w:val="0"/>
                <w:numId w:val="7"/>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 xml:space="preserve">Компания заключает трудовой договор с испытательным сроком в три месяца (90 дней со дня заключения трудового договора) с целью проверки соответствия Работника поручаемой ему деятельности непосредственно в рабочей обстановке. Испытательный срок не устанавливается или устанавливается на иной срок в </w:t>
            </w:r>
            <w:r w:rsidRPr="002A5E52">
              <w:rPr>
                <w:rFonts w:ascii="Arial" w:eastAsia="Malgun Gothic" w:hAnsi="Arial" w:cs="Arial"/>
                <w:color w:val="000000"/>
                <w:sz w:val="21"/>
                <w:szCs w:val="21"/>
                <w:lang w:val="ru-RU"/>
              </w:rPr>
              <w:lastRenderedPageBreak/>
              <w:t>случаях, установленных Трудовым кодексом России.</w:t>
            </w:r>
          </w:p>
        </w:tc>
        <w:tc>
          <w:tcPr>
            <w:tcW w:w="1667" w:type="pct"/>
          </w:tcPr>
          <w:p w14:paraId="0F9275BB" w14:textId="7374F8B3" w:rsidR="00B06789" w:rsidRPr="002A5E52" w:rsidRDefault="00B06789" w:rsidP="00B06789">
            <w:pPr>
              <w:pStyle w:val="af"/>
              <w:numPr>
                <w:ilvl w:val="0"/>
                <w:numId w:val="122"/>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lastRenderedPageBreak/>
              <w:t xml:space="preserve">The Company </w:t>
            </w:r>
            <w:proofErr w:type="gramStart"/>
            <w:r w:rsidRPr="002A5E52">
              <w:rPr>
                <w:rFonts w:ascii="Arial" w:eastAsia="Malgun Gothic" w:hAnsi="Arial" w:cs="Arial"/>
                <w:color w:val="000000"/>
                <w:sz w:val="21"/>
                <w:szCs w:val="21"/>
              </w:rPr>
              <w:t>enters into</w:t>
            </w:r>
            <w:proofErr w:type="gram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lang w:val="en-GB"/>
              </w:rPr>
              <w:t>the E</w:t>
            </w:r>
            <w:proofErr w:type="spellStart"/>
            <w:r w:rsidRPr="002A5E52">
              <w:rPr>
                <w:rFonts w:ascii="Arial" w:eastAsia="Malgun Gothic" w:hAnsi="Arial" w:cs="Arial"/>
                <w:color w:val="000000"/>
                <w:sz w:val="21"/>
                <w:szCs w:val="21"/>
              </w:rPr>
              <w:t>mployment</w:t>
            </w:r>
            <w:proofErr w:type="spell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lang w:val="en-GB"/>
              </w:rPr>
              <w:t>C</w:t>
            </w:r>
            <w:proofErr w:type="spellStart"/>
            <w:r w:rsidRPr="002A5E52">
              <w:rPr>
                <w:rFonts w:ascii="Arial" w:eastAsia="Malgun Gothic" w:hAnsi="Arial" w:cs="Arial"/>
                <w:color w:val="000000"/>
                <w:sz w:val="21"/>
                <w:szCs w:val="21"/>
              </w:rPr>
              <w:t>ontract</w:t>
            </w:r>
            <w:proofErr w:type="spellEnd"/>
            <w:r w:rsidRPr="002A5E52">
              <w:rPr>
                <w:rFonts w:ascii="Arial" w:eastAsia="Malgun Gothic" w:hAnsi="Arial" w:cs="Arial"/>
                <w:color w:val="000000"/>
                <w:sz w:val="21"/>
                <w:szCs w:val="21"/>
              </w:rPr>
              <w:t xml:space="preserve"> with a </w:t>
            </w:r>
            <w:r w:rsidRPr="002A5E52">
              <w:rPr>
                <w:rFonts w:ascii="Arial" w:eastAsia="Malgun Gothic" w:hAnsi="Arial" w:cs="Arial"/>
                <w:color w:val="000000"/>
                <w:sz w:val="21"/>
                <w:szCs w:val="21"/>
                <w:lang w:val="en-GB"/>
              </w:rPr>
              <w:t>probation</w:t>
            </w:r>
            <w:r w:rsidRPr="002A5E52">
              <w:rPr>
                <w:rFonts w:ascii="Arial" w:eastAsia="Malgun Gothic" w:hAnsi="Arial" w:cs="Arial"/>
                <w:color w:val="000000"/>
                <w:sz w:val="21"/>
                <w:szCs w:val="21"/>
              </w:rPr>
              <w:t xml:space="preserve"> period of three months (90 days from the date of </w:t>
            </w:r>
            <w:r w:rsidRPr="002A5E52">
              <w:rPr>
                <w:rFonts w:ascii="Arial" w:eastAsia="Malgun Gothic" w:hAnsi="Arial" w:cs="Arial"/>
                <w:color w:val="000000"/>
                <w:sz w:val="21"/>
                <w:szCs w:val="21"/>
                <w:lang w:val="en-GB"/>
              </w:rPr>
              <w:t>the E</w:t>
            </w:r>
            <w:proofErr w:type="spellStart"/>
            <w:r w:rsidRPr="002A5E52">
              <w:rPr>
                <w:rFonts w:ascii="Arial" w:eastAsia="Malgun Gothic" w:hAnsi="Arial" w:cs="Arial"/>
                <w:color w:val="000000"/>
                <w:sz w:val="21"/>
                <w:szCs w:val="21"/>
              </w:rPr>
              <w:t>mployment</w:t>
            </w:r>
            <w:proofErr w:type="spell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lang w:val="en-GB"/>
              </w:rPr>
              <w:t>C</w:t>
            </w:r>
            <w:proofErr w:type="spellStart"/>
            <w:r w:rsidRPr="002A5E52">
              <w:rPr>
                <w:rFonts w:ascii="Arial" w:eastAsia="Malgun Gothic" w:hAnsi="Arial" w:cs="Arial"/>
                <w:color w:val="000000"/>
                <w:sz w:val="21"/>
                <w:szCs w:val="21"/>
              </w:rPr>
              <w:t>ontract</w:t>
            </w:r>
            <w:proofErr w:type="spellEnd"/>
            <w:r w:rsidRPr="002A5E52">
              <w:rPr>
                <w:rFonts w:ascii="Arial" w:eastAsia="Malgun Gothic" w:hAnsi="Arial" w:cs="Arial"/>
                <w:color w:val="000000"/>
                <w:sz w:val="21"/>
                <w:szCs w:val="21"/>
                <w:lang w:val="en-GB"/>
              </w:rPr>
              <w:t>’s conclusion</w:t>
            </w:r>
            <w:r w:rsidRPr="002A5E52">
              <w:rPr>
                <w:rFonts w:ascii="Arial" w:eastAsia="Malgun Gothic" w:hAnsi="Arial" w:cs="Arial"/>
                <w:color w:val="000000"/>
                <w:sz w:val="21"/>
                <w:szCs w:val="21"/>
              </w:rPr>
              <w:t xml:space="preserve">) in order to verify the Employee's compliance with the assigned activities directly in the working environment. The probationary period is not established or is established for a different </w:t>
            </w:r>
            <w:r w:rsidRPr="002A5E52">
              <w:rPr>
                <w:rFonts w:ascii="Arial" w:eastAsia="Malgun Gothic" w:hAnsi="Arial" w:cs="Arial"/>
                <w:color w:val="000000"/>
                <w:sz w:val="21"/>
                <w:szCs w:val="21"/>
              </w:rPr>
              <w:lastRenderedPageBreak/>
              <w:t>period in the cases established by the Labor Code of Russia.</w:t>
            </w:r>
          </w:p>
        </w:tc>
      </w:tr>
      <w:tr w:rsidR="00B06789" w:rsidRPr="002A5E52" w14:paraId="38FFFA94" w14:textId="77777777" w:rsidTr="002103A2">
        <w:tc>
          <w:tcPr>
            <w:tcW w:w="1666" w:type="pct"/>
          </w:tcPr>
          <w:p w14:paraId="1CA3AD31" w14:textId="0D6BFC30" w:rsidR="00B06789" w:rsidRPr="002A5E52" w:rsidRDefault="00B06789" w:rsidP="00B06789">
            <w:pPr>
              <w:rPr>
                <w:rFonts w:ascii="Arial" w:eastAsia="Malgun Gothic" w:hAnsi="Arial" w:cs="Arial"/>
                <w:color w:val="000000"/>
                <w:sz w:val="21"/>
                <w:szCs w:val="21"/>
              </w:rPr>
            </w:pPr>
            <w:r w:rsidRPr="002A5E52">
              <w:rPr>
                <w:rFonts w:ascii="Arial" w:eastAsia="Malgun Gothic" w:hAnsi="Arial" w:cs="Arial"/>
                <w:color w:val="000000"/>
                <w:sz w:val="21"/>
                <w:szCs w:val="21"/>
                <w:lang w:val="ru-RU"/>
                <w:rPrChange w:id="393" w:author="Гурьянов" w:date="2021-07-23T14:25:00Z">
                  <w:rPr>
                    <w:rFonts w:ascii="Malgun Gothic" w:eastAsia="Malgun Gothic" w:hAnsi="Malgun Gothic"/>
                    <w:color w:val="000000"/>
                  </w:rPr>
                </w:rPrChange>
              </w:rPr>
              <w:lastRenderedPageBreak/>
              <w:t xml:space="preserve">2. </w:t>
            </w:r>
            <w:r w:rsidRPr="002A5E52">
              <w:rPr>
                <w:rFonts w:ascii="Arial" w:eastAsia="Malgun Gothic" w:hAnsi="Arial" w:cs="Arial"/>
                <w:color w:val="000000"/>
                <w:sz w:val="21"/>
                <w:szCs w:val="21"/>
              </w:rPr>
              <w:t>회사는</w:t>
            </w:r>
            <w:r w:rsidRPr="002A5E52">
              <w:rPr>
                <w:rFonts w:ascii="Arial" w:eastAsia="Malgun Gothic" w:hAnsi="Arial" w:cs="Arial"/>
                <w:color w:val="000000"/>
                <w:sz w:val="21"/>
                <w:szCs w:val="21"/>
                <w:lang w:val="ru-RU"/>
                <w:rPrChange w:id="394" w:author="Гурьянов" w:date="2021-07-23T14:25:00Z">
                  <w:rPr>
                    <w:rFonts w:ascii="Malgun Gothic" w:eastAsia="Malgun Gothic" w:hAnsi="Malgun Gothic"/>
                    <w:color w:val="000000"/>
                  </w:rPr>
                </w:rPrChange>
              </w:rPr>
              <w:t xml:space="preserve"> </w:t>
            </w:r>
            <w:r w:rsidRPr="002A5E52">
              <w:rPr>
                <w:rFonts w:ascii="Arial" w:eastAsia="Malgun Gothic" w:hAnsi="Arial" w:cs="Arial"/>
                <w:color w:val="000000"/>
                <w:sz w:val="21"/>
                <w:szCs w:val="21"/>
              </w:rPr>
              <w:t>수습사용기간을</w:t>
            </w:r>
            <w:r w:rsidRPr="002A5E52">
              <w:rPr>
                <w:rFonts w:ascii="Arial" w:eastAsia="Malgun Gothic" w:hAnsi="Arial" w:cs="Arial"/>
                <w:color w:val="000000"/>
                <w:sz w:val="21"/>
                <w:szCs w:val="21"/>
                <w:lang w:val="ru-RU"/>
                <w:rPrChange w:id="395" w:author="Гурьянов" w:date="2021-07-23T14:25:00Z">
                  <w:rPr>
                    <w:rFonts w:ascii="Malgun Gothic" w:eastAsia="Malgun Gothic" w:hAnsi="Malgun Gothic"/>
                    <w:color w:val="000000"/>
                  </w:rPr>
                </w:rPrChange>
              </w:rPr>
              <w:t xml:space="preserve"> </w:t>
            </w:r>
            <w:r w:rsidRPr="002A5E52">
              <w:rPr>
                <w:rFonts w:ascii="Arial" w:eastAsia="Malgun Gothic" w:hAnsi="Arial" w:cs="Arial"/>
                <w:color w:val="000000"/>
                <w:sz w:val="21"/>
                <w:szCs w:val="21"/>
              </w:rPr>
              <w:t>근속년수에</w:t>
            </w:r>
            <w:r w:rsidRPr="002A5E52">
              <w:rPr>
                <w:rFonts w:ascii="Arial" w:eastAsia="Malgun Gothic" w:hAnsi="Arial" w:cs="Arial"/>
                <w:color w:val="000000"/>
                <w:sz w:val="21"/>
                <w:szCs w:val="21"/>
                <w:lang w:val="ru-RU"/>
                <w:rPrChange w:id="396" w:author="Гурьянов" w:date="2021-07-23T14:25:00Z">
                  <w:rPr>
                    <w:rFonts w:ascii="Malgun Gothic" w:eastAsia="Malgun Gothic" w:hAnsi="Malgun Gothic"/>
                    <w:color w:val="000000"/>
                  </w:rPr>
                </w:rPrChange>
              </w:rPr>
              <w:t xml:space="preserve"> </w:t>
            </w:r>
            <w:r w:rsidRPr="002A5E52">
              <w:rPr>
                <w:rFonts w:ascii="Arial" w:eastAsia="Malgun Gothic" w:hAnsi="Arial" w:cs="Arial"/>
                <w:color w:val="000000"/>
                <w:sz w:val="21"/>
                <w:szCs w:val="21"/>
              </w:rPr>
              <w:t>산입한다</w:t>
            </w:r>
            <w:r w:rsidRPr="002A5E52">
              <w:rPr>
                <w:rFonts w:ascii="Arial" w:eastAsia="Malgun Gothic" w:hAnsi="Arial" w:cs="Arial"/>
                <w:color w:val="000000"/>
                <w:sz w:val="21"/>
                <w:szCs w:val="21"/>
                <w:lang w:val="ru-RU"/>
                <w:rPrChange w:id="397" w:author="Гурьянов" w:date="2021-07-23T14:25:00Z">
                  <w:rPr>
                    <w:rFonts w:ascii="Malgun Gothic" w:eastAsia="Malgun Gothic" w:hAnsi="Malgun Gothic"/>
                    <w:color w:val="000000"/>
                  </w:rPr>
                </w:rPrChange>
              </w:rPr>
              <w:t>.</w:t>
            </w:r>
          </w:p>
        </w:tc>
        <w:tc>
          <w:tcPr>
            <w:tcW w:w="1667" w:type="pct"/>
          </w:tcPr>
          <w:p w14:paraId="4E37EBD8" w14:textId="5883038A" w:rsidR="00B06789" w:rsidRPr="002A5E52" w:rsidRDefault="00B06789" w:rsidP="00B06789">
            <w:pPr>
              <w:pStyle w:val="af"/>
              <w:numPr>
                <w:ilvl w:val="0"/>
                <w:numId w:val="7"/>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Количество дней испытательного срока включено в  трудовой стаж.</w:t>
            </w:r>
          </w:p>
        </w:tc>
        <w:tc>
          <w:tcPr>
            <w:tcW w:w="1667" w:type="pct"/>
          </w:tcPr>
          <w:p w14:paraId="525F9C67" w14:textId="28C3DB65" w:rsidR="00B06789" w:rsidRPr="002A5E52" w:rsidRDefault="00B06789" w:rsidP="00B06789">
            <w:pPr>
              <w:pStyle w:val="af"/>
              <w:numPr>
                <w:ilvl w:val="0"/>
                <w:numId w:val="122"/>
              </w:numPr>
              <w:ind w:left="709" w:hanging="709"/>
              <w:rPr>
                <w:rFonts w:ascii="Arial" w:eastAsia="Malgun Gothic" w:hAnsi="Arial" w:cs="Arial"/>
                <w:color w:val="000000"/>
                <w:sz w:val="21"/>
                <w:szCs w:val="21"/>
                <w:lang w:val="en"/>
              </w:rPr>
            </w:pPr>
            <w:r w:rsidRPr="002A5E52">
              <w:rPr>
                <w:rFonts w:ascii="Arial" w:eastAsia="Malgun Gothic" w:hAnsi="Arial" w:cs="Arial"/>
                <w:color w:val="000000"/>
                <w:sz w:val="21"/>
                <w:szCs w:val="21"/>
              </w:rPr>
              <w:t>The number of days of the probationary period is added to the work experience.</w:t>
            </w:r>
          </w:p>
        </w:tc>
      </w:tr>
      <w:tr w:rsidR="00B06789" w:rsidRPr="002A5E52" w14:paraId="2E97B0DC" w14:textId="77777777" w:rsidTr="002103A2">
        <w:tc>
          <w:tcPr>
            <w:tcW w:w="1666" w:type="pct"/>
          </w:tcPr>
          <w:p w14:paraId="1491DC90" w14:textId="4DA0940F" w:rsidR="00B06789" w:rsidRPr="002A5E52" w:rsidRDefault="00B06789" w:rsidP="00B06789">
            <w:pPr>
              <w:rPr>
                <w:rFonts w:ascii="Arial" w:eastAsia="Malgun Gothic" w:hAnsi="Arial" w:cs="Arial"/>
                <w:b/>
                <w:bCs/>
                <w:color w:val="000000"/>
                <w:sz w:val="21"/>
                <w:szCs w:val="21"/>
                <w:lang w:val="ru-RU"/>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11</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채용의</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취소</w:t>
            </w:r>
            <w:r w:rsidRPr="002A5E52">
              <w:rPr>
                <w:rFonts w:ascii="Arial" w:eastAsia="Malgun Gothic" w:hAnsi="Arial" w:cs="Arial"/>
                <w:b/>
                <w:bCs/>
                <w:color w:val="000000"/>
                <w:sz w:val="21"/>
                <w:szCs w:val="21"/>
              </w:rPr>
              <w:t>)</w:t>
            </w:r>
          </w:p>
        </w:tc>
        <w:tc>
          <w:tcPr>
            <w:tcW w:w="1667" w:type="pct"/>
          </w:tcPr>
          <w:p w14:paraId="3AC743F9" w14:textId="183640D4" w:rsidR="00B06789" w:rsidRPr="002A5E52" w:rsidRDefault="00B06789" w:rsidP="00B06789">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11. (Отказ в приеме на работу)</w:t>
            </w:r>
          </w:p>
        </w:tc>
        <w:tc>
          <w:tcPr>
            <w:tcW w:w="1667" w:type="pct"/>
          </w:tcPr>
          <w:p w14:paraId="09878220" w14:textId="7CECA8B0" w:rsidR="00B06789" w:rsidRPr="002A5E52" w:rsidRDefault="00B06789" w:rsidP="00B06789">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w:t>
            </w:r>
            <w:r w:rsidRPr="002A5E52">
              <w:rPr>
                <w:rFonts w:ascii="Arial" w:eastAsia="Malgun Gothic" w:hAnsi="Arial" w:cs="Arial"/>
                <w:b/>
                <w:bCs/>
                <w:color w:val="000000"/>
                <w:sz w:val="21"/>
                <w:szCs w:val="21"/>
                <w:lang w:val="ru-RU"/>
                <w:rPrChange w:id="398" w:author="Гурьянов" w:date="2021-07-22T09:29:00Z">
                  <w:rPr>
                    <w:rFonts w:eastAsia="Malgun Gothic"/>
                    <w:color w:val="000000"/>
                    <w:u w:val="single"/>
                  </w:rPr>
                </w:rPrChange>
              </w:rPr>
              <w:t xml:space="preserve"> 11. (</w:t>
            </w:r>
            <w:r w:rsidRPr="002A5E52">
              <w:rPr>
                <w:rFonts w:ascii="Arial" w:eastAsia="Malgun Gothic" w:hAnsi="Arial" w:cs="Arial"/>
                <w:b/>
                <w:bCs/>
                <w:color w:val="000000"/>
                <w:sz w:val="21"/>
                <w:szCs w:val="21"/>
              </w:rPr>
              <w:t>Refusal</w:t>
            </w:r>
            <w:r w:rsidRPr="002A5E52">
              <w:rPr>
                <w:rFonts w:ascii="Arial" w:eastAsia="Malgun Gothic" w:hAnsi="Arial" w:cs="Arial"/>
                <w:b/>
                <w:bCs/>
                <w:color w:val="000000"/>
                <w:sz w:val="21"/>
                <w:szCs w:val="21"/>
                <w:lang w:val="ru-RU"/>
                <w:rPrChange w:id="399" w:author="Гурьянов" w:date="2021-07-22T09:29:00Z">
                  <w:rPr>
                    <w:rFonts w:eastAsia="Malgun Gothic"/>
                    <w:color w:val="000000"/>
                    <w:u w:val="single"/>
                  </w:rPr>
                </w:rPrChange>
              </w:rPr>
              <w:t xml:space="preserve"> </w:t>
            </w:r>
            <w:r w:rsidRPr="002A5E52">
              <w:rPr>
                <w:rFonts w:ascii="Arial" w:eastAsia="Malgun Gothic" w:hAnsi="Arial" w:cs="Arial"/>
                <w:b/>
                <w:bCs/>
                <w:color w:val="000000"/>
                <w:sz w:val="21"/>
                <w:szCs w:val="21"/>
              </w:rPr>
              <w:t>to</w:t>
            </w:r>
            <w:r w:rsidRPr="002A5E52">
              <w:rPr>
                <w:rFonts w:ascii="Arial" w:eastAsia="Malgun Gothic" w:hAnsi="Arial" w:cs="Arial"/>
                <w:b/>
                <w:bCs/>
                <w:color w:val="000000"/>
                <w:sz w:val="21"/>
                <w:szCs w:val="21"/>
                <w:lang w:val="ru-RU"/>
                <w:rPrChange w:id="400" w:author="Гурьянов" w:date="2021-07-22T09:29:00Z">
                  <w:rPr>
                    <w:rFonts w:eastAsia="Malgun Gothic"/>
                    <w:color w:val="000000"/>
                    <w:u w:val="single"/>
                  </w:rPr>
                </w:rPrChange>
              </w:rPr>
              <w:t xml:space="preserve"> </w:t>
            </w:r>
            <w:r w:rsidRPr="002A5E52">
              <w:rPr>
                <w:rFonts w:ascii="Arial" w:eastAsia="Malgun Gothic" w:hAnsi="Arial" w:cs="Arial"/>
                <w:b/>
                <w:bCs/>
                <w:color w:val="000000"/>
                <w:sz w:val="21"/>
                <w:szCs w:val="21"/>
              </w:rPr>
              <w:t>hire</w:t>
            </w:r>
            <w:r w:rsidRPr="002A5E52">
              <w:rPr>
                <w:rFonts w:ascii="Arial" w:eastAsia="Malgun Gothic" w:hAnsi="Arial" w:cs="Arial"/>
                <w:b/>
                <w:bCs/>
                <w:color w:val="000000"/>
                <w:sz w:val="21"/>
                <w:szCs w:val="21"/>
                <w:lang w:val="ru-RU"/>
                <w:rPrChange w:id="401" w:author="Гурьянов" w:date="2021-07-22T09:29:00Z">
                  <w:rPr>
                    <w:rFonts w:eastAsia="Malgun Gothic"/>
                    <w:color w:val="000000"/>
                    <w:u w:val="single"/>
                  </w:rPr>
                </w:rPrChange>
              </w:rPr>
              <w:t>)</w:t>
            </w:r>
          </w:p>
        </w:tc>
      </w:tr>
      <w:tr w:rsidR="00B06789" w:rsidRPr="002A5E52" w14:paraId="5C47D59A" w14:textId="77777777" w:rsidTr="002103A2">
        <w:tc>
          <w:tcPr>
            <w:tcW w:w="1666" w:type="pct"/>
          </w:tcPr>
          <w:p w14:paraId="775CA9D2" w14:textId="77777777" w:rsidR="00B06789" w:rsidRPr="002A5E52" w:rsidDel="00722200" w:rsidRDefault="00B06789">
            <w:pPr>
              <w:rPr>
                <w:del w:id="402" w:author="Mia Choi" w:date="2021-07-25T15:36:00Z"/>
                <w:rFonts w:ascii="Arial" w:eastAsia="Malgun Gothic" w:hAnsi="Arial" w:cs="Arial"/>
                <w:color w:val="000000"/>
                <w:sz w:val="21"/>
                <w:szCs w:val="21"/>
              </w:rPr>
              <w:pPrChange w:id="403" w:author="Mia Choi" w:date="2021-07-25T15:37:00Z">
                <w:pPr>
                  <w:ind w:left="840" w:hangingChars="400" w:hanging="840"/>
                </w:pPr>
              </w:pPrChange>
            </w:pPr>
            <w:ins w:id="404" w:author="Mia Choi" w:date="2021-07-25T15:36:00Z">
              <w:r w:rsidRPr="002A5E52">
                <w:rPr>
                  <w:rFonts w:ascii="Arial" w:eastAsia="Malgun Gothic" w:hAnsi="Arial" w:cs="Arial"/>
                  <w:color w:val="000000"/>
                  <w:sz w:val="21"/>
                  <w:szCs w:val="21"/>
                </w:rPr>
                <w:t>수습</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결과가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불만족스러운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수습</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기간이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만료되기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전에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종업원과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고용</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계약을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해지할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권리가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있으며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사유를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근거로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수습</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만료</w:t>
              </w:r>
              <w:r w:rsidRPr="002A5E52">
                <w:rPr>
                  <w:rFonts w:ascii="Arial" w:eastAsia="Malgun Gothic" w:hAnsi="Arial" w:cs="Arial"/>
                  <w:color w:val="000000"/>
                  <w:sz w:val="21"/>
                  <w:szCs w:val="21"/>
                </w:rPr>
                <w:t xml:space="preserve"> 3</w:t>
              </w:r>
              <w:r w:rsidRPr="002A5E52">
                <w:rPr>
                  <w:rFonts w:ascii="Arial" w:eastAsia="Malgun Gothic" w:hAnsi="Arial" w:cs="Arial"/>
                  <w:color w:val="000000"/>
                  <w:sz w:val="21"/>
                  <w:szCs w:val="21"/>
                </w:rPr>
                <w:t>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전까지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서면으로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통지한다</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이러한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결정에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대해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종원은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법원에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소를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제기할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권리가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있다</w:t>
              </w:r>
            </w:ins>
            <w:del w:id="405" w:author="Mia Choi" w:date="2021-07-25T15:36:00Z">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회사는</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종업원으로서</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채용된</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자가</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제</w:delText>
              </w:r>
              <w:r w:rsidRPr="002A5E52" w:rsidDel="00722200">
                <w:rPr>
                  <w:rFonts w:ascii="Arial" w:eastAsia="Malgun Gothic" w:hAnsi="Arial" w:cs="Arial"/>
                  <w:color w:val="000000"/>
                  <w:sz w:val="21"/>
                  <w:szCs w:val="21"/>
                </w:rPr>
                <w:delText>11</w:delText>
              </w:r>
              <w:r w:rsidRPr="002A5E52" w:rsidDel="00722200">
                <w:rPr>
                  <w:rFonts w:ascii="Arial" w:eastAsia="Malgun Gothic" w:hAnsi="Arial" w:cs="Arial"/>
                  <w:color w:val="000000"/>
                  <w:sz w:val="21"/>
                  <w:szCs w:val="21"/>
                </w:rPr>
                <w:delText>조에</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해당하는</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수습기간</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중</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직무를</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수행할</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능력이</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없거나</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업무종사에</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부적합하다고</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판정된</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자에</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대하여는</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채용을</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취소할</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수</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있다</w:delText>
              </w:r>
              <w:r w:rsidRPr="002A5E52" w:rsidDel="00722200">
                <w:rPr>
                  <w:rFonts w:ascii="Arial" w:eastAsia="Malgun Gothic" w:hAnsi="Arial" w:cs="Arial"/>
                  <w:color w:val="000000"/>
                  <w:sz w:val="21"/>
                  <w:szCs w:val="21"/>
                </w:rPr>
                <w:delText>.</w:delText>
              </w:r>
            </w:del>
          </w:p>
          <w:p w14:paraId="4D604A87" w14:textId="77777777" w:rsidR="00B06789" w:rsidRPr="002A5E52" w:rsidRDefault="00B06789" w:rsidP="00B06789">
            <w:pPr>
              <w:rPr>
                <w:rFonts w:ascii="Arial" w:eastAsia="Malgun Gothic" w:hAnsi="Arial" w:cs="Arial"/>
                <w:color w:val="000000"/>
                <w:sz w:val="21"/>
                <w:szCs w:val="21"/>
              </w:rPr>
            </w:pPr>
          </w:p>
        </w:tc>
        <w:tc>
          <w:tcPr>
            <w:tcW w:w="1667" w:type="pct"/>
          </w:tcPr>
          <w:p w14:paraId="0217F4A3" w14:textId="7FC4EA7D" w:rsidR="00B06789" w:rsidRPr="002A5E52" w:rsidRDefault="00B06789" w:rsidP="00B06789">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Change w:id="406" w:author="Гурьянов" w:date="2021-07-21T17:50:00Z">
                  <w:rPr>
                    <w:color w:val="22272F"/>
                    <w:sz w:val="17"/>
                    <w:szCs w:val="17"/>
                    <w:u w:val="single"/>
                    <w:shd w:val="clear" w:color="auto" w:fill="FFFFFF"/>
                  </w:rPr>
                </w:rPrChange>
              </w:rPr>
              <w:t xml:space="preserve">При неудовлетворительном результате испытания </w:t>
            </w:r>
            <w:r w:rsidRPr="002A5E52">
              <w:rPr>
                <w:rFonts w:ascii="Arial" w:eastAsia="Malgun Gothic" w:hAnsi="Arial" w:cs="Arial"/>
                <w:color w:val="000000"/>
                <w:sz w:val="21"/>
                <w:szCs w:val="21"/>
                <w:lang w:val="ru-RU"/>
              </w:rPr>
              <w:t>Компания</w:t>
            </w:r>
            <w:r w:rsidRPr="002A5E52">
              <w:rPr>
                <w:rFonts w:ascii="Arial" w:eastAsia="Malgun Gothic" w:hAnsi="Arial" w:cs="Arial"/>
                <w:color w:val="000000"/>
                <w:sz w:val="21"/>
                <w:szCs w:val="21"/>
                <w:lang w:val="ru-RU"/>
                <w:rPrChange w:id="407" w:author="Гурьянов" w:date="2021-07-21T17:50:00Z">
                  <w:rPr>
                    <w:color w:val="22272F"/>
                    <w:sz w:val="17"/>
                    <w:szCs w:val="17"/>
                    <w:u w:val="single"/>
                    <w:shd w:val="clear" w:color="auto" w:fill="FFFFFF"/>
                  </w:rPr>
                </w:rPrChange>
              </w:rPr>
              <w:t xml:space="preserve"> имеет право до истечения срока испытания расторгнуть трудовой договор с </w:t>
            </w:r>
            <w:r w:rsidRPr="002A5E52">
              <w:rPr>
                <w:rFonts w:ascii="Arial" w:eastAsia="Malgun Gothic" w:hAnsi="Arial" w:cs="Arial"/>
                <w:color w:val="000000"/>
                <w:sz w:val="21"/>
                <w:szCs w:val="21"/>
                <w:lang w:val="ru-RU"/>
              </w:rPr>
              <w:t>Р</w:t>
            </w:r>
            <w:r w:rsidRPr="002A5E52">
              <w:rPr>
                <w:rFonts w:ascii="Arial" w:eastAsia="Malgun Gothic" w:hAnsi="Arial" w:cs="Arial"/>
                <w:color w:val="000000"/>
                <w:sz w:val="21"/>
                <w:szCs w:val="21"/>
                <w:lang w:val="ru-RU"/>
                <w:rPrChange w:id="408" w:author="Гурьянов" w:date="2021-07-21T17:50:00Z">
                  <w:rPr>
                    <w:color w:val="22272F"/>
                    <w:sz w:val="17"/>
                    <w:szCs w:val="17"/>
                    <w:u w:val="single"/>
                    <w:shd w:val="clear" w:color="auto" w:fill="FFFFFF"/>
                  </w:rPr>
                </w:rPrChange>
              </w:rPr>
              <w:t xml:space="preserve">аботником, предупредив его об этом в письменной форме не позднее чем за три дня с указанием причин, послуживших основанием для признания </w:t>
            </w:r>
            <w:r w:rsidRPr="002A5E52">
              <w:rPr>
                <w:rFonts w:ascii="Arial" w:eastAsia="Malgun Gothic" w:hAnsi="Arial" w:cs="Arial"/>
                <w:color w:val="000000"/>
                <w:sz w:val="21"/>
                <w:szCs w:val="21"/>
                <w:lang w:val="ru-RU"/>
              </w:rPr>
              <w:t>Р</w:t>
            </w:r>
            <w:r w:rsidRPr="002A5E52">
              <w:rPr>
                <w:rFonts w:ascii="Arial" w:eastAsia="Malgun Gothic" w:hAnsi="Arial" w:cs="Arial"/>
                <w:color w:val="000000"/>
                <w:sz w:val="21"/>
                <w:szCs w:val="21"/>
                <w:lang w:val="ru-RU"/>
                <w:rPrChange w:id="409" w:author="Гурьянов" w:date="2021-07-21T17:50:00Z">
                  <w:rPr>
                    <w:color w:val="22272F"/>
                    <w:sz w:val="17"/>
                    <w:szCs w:val="17"/>
                    <w:u w:val="single"/>
                    <w:shd w:val="clear" w:color="auto" w:fill="FFFFFF"/>
                  </w:rPr>
                </w:rPrChange>
              </w:rPr>
              <w:t xml:space="preserve">аботника не выдержавшим испытание. Решение </w:t>
            </w:r>
            <w:r w:rsidRPr="002A5E52">
              <w:rPr>
                <w:rFonts w:ascii="Arial" w:eastAsia="Malgun Gothic" w:hAnsi="Arial" w:cs="Arial"/>
                <w:color w:val="000000"/>
                <w:sz w:val="21"/>
                <w:szCs w:val="21"/>
                <w:lang w:val="ru-RU"/>
              </w:rPr>
              <w:t>Компании</w:t>
            </w:r>
            <w:r w:rsidRPr="002A5E52">
              <w:rPr>
                <w:rFonts w:ascii="Arial" w:eastAsia="Malgun Gothic" w:hAnsi="Arial" w:cs="Arial"/>
                <w:color w:val="000000"/>
                <w:sz w:val="21"/>
                <w:szCs w:val="21"/>
                <w:lang w:val="ru-RU"/>
                <w:rPrChange w:id="410" w:author="Гурьянов" w:date="2021-07-21T17:50:00Z">
                  <w:rPr>
                    <w:color w:val="22272F"/>
                    <w:sz w:val="17"/>
                    <w:szCs w:val="17"/>
                    <w:u w:val="single"/>
                    <w:shd w:val="clear" w:color="auto" w:fill="FFFFFF"/>
                  </w:rPr>
                </w:rPrChange>
              </w:rPr>
              <w:t xml:space="preserve"> </w:t>
            </w:r>
            <w:r w:rsidRPr="002A5E52">
              <w:rPr>
                <w:rFonts w:ascii="Arial" w:eastAsia="Malgun Gothic" w:hAnsi="Arial" w:cs="Arial"/>
                <w:color w:val="000000"/>
                <w:sz w:val="21"/>
                <w:szCs w:val="21"/>
                <w:lang w:val="ru-RU"/>
              </w:rPr>
              <w:t>Р</w:t>
            </w:r>
            <w:r w:rsidRPr="002A5E52">
              <w:rPr>
                <w:rFonts w:ascii="Arial" w:eastAsia="Malgun Gothic" w:hAnsi="Arial" w:cs="Arial"/>
                <w:color w:val="000000"/>
                <w:sz w:val="21"/>
                <w:szCs w:val="21"/>
                <w:lang w:val="ru-RU"/>
                <w:rPrChange w:id="411" w:author="Гурьянов" w:date="2021-07-21T17:50:00Z">
                  <w:rPr>
                    <w:color w:val="22272F"/>
                    <w:sz w:val="17"/>
                    <w:szCs w:val="17"/>
                    <w:u w:val="single"/>
                    <w:shd w:val="clear" w:color="auto" w:fill="FFFFFF"/>
                  </w:rPr>
                </w:rPrChange>
              </w:rPr>
              <w:t>аботник имеет право обжаловать в</w:t>
            </w:r>
            <w:r w:rsidRPr="002A5E52">
              <w:rPr>
                <w:rFonts w:ascii="Arial" w:eastAsia="Malgun Gothic" w:hAnsi="Arial" w:cs="Arial"/>
                <w:color w:val="000000"/>
                <w:sz w:val="21"/>
                <w:szCs w:val="21"/>
                <w:rPrChange w:id="412" w:author="Гурьянов" w:date="2021-07-21T17:50:00Z">
                  <w:rPr>
                    <w:color w:val="22272F"/>
                    <w:sz w:val="17"/>
                    <w:szCs w:val="17"/>
                    <w:u w:val="single"/>
                    <w:shd w:val="clear" w:color="auto" w:fill="FFFFFF"/>
                  </w:rPr>
                </w:rPrChange>
              </w:rPr>
              <w:t> </w:t>
            </w:r>
            <w:r w:rsidRPr="002A5E52">
              <w:rPr>
                <w:rFonts w:ascii="Arial" w:eastAsia="Malgun Gothic" w:hAnsi="Arial" w:cs="Arial"/>
                <w:color w:val="000000"/>
                <w:sz w:val="21"/>
                <w:szCs w:val="21"/>
                <w:rPrChange w:id="413" w:author="Гурьянов" w:date="2021-07-21T17:50:00Z">
                  <w:rPr>
                    <w:color w:val="0000FF"/>
                    <w:u w:val="single"/>
                  </w:rPr>
                </w:rPrChange>
              </w:rPr>
              <w:fldChar w:fldCharType="begin"/>
            </w:r>
            <w:r w:rsidRPr="002A5E52">
              <w:rPr>
                <w:rFonts w:ascii="Arial" w:eastAsia="Malgun Gothic" w:hAnsi="Arial" w:cs="Arial"/>
                <w:color w:val="000000"/>
                <w:sz w:val="21"/>
                <w:szCs w:val="21"/>
                <w:lang w:val="ru-RU"/>
                <w:rPrChange w:id="414" w:author="Гурьянов" w:date="2021-07-21T17:50:00Z">
                  <w:rPr>
                    <w:color w:val="0000FF"/>
                    <w:u w:val="single"/>
                  </w:rPr>
                </w:rPrChange>
              </w:rPr>
              <w:instrText xml:space="preserve"> </w:instrText>
            </w:r>
            <w:r w:rsidRPr="002A5E52">
              <w:rPr>
                <w:rFonts w:ascii="Arial" w:eastAsia="Malgun Gothic" w:hAnsi="Arial" w:cs="Arial"/>
                <w:color w:val="000000"/>
                <w:sz w:val="21"/>
                <w:szCs w:val="21"/>
                <w:rPrChange w:id="415" w:author="Гурьянов" w:date="2021-07-21T17:50:00Z">
                  <w:rPr>
                    <w:color w:val="0000FF"/>
                    <w:u w:val="single"/>
                  </w:rPr>
                </w:rPrChange>
              </w:rPr>
              <w:instrText>HYPERLINK</w:instrText>
            </w:r>
            <w:r w:rsidRPr="002A5E52">
              <w:rPr>
                <w:rFonts w:ascii="Arial" w:eastAsia="Malgun Gothic" w:hAnsi="Arial" w:cs="Arial"/>
                <w:color w:val="000000"/>
                <w:sz w:val="21"/>
                <w:szCs w:val="21"/>
                <w:lang w:val="ru-RU"/>
                <w:rPrChange w:id="416" w:author="Гурьянов" w:date="2021-07-21T17:50:00Z">
                  <w:rPr>
                    <w:color w:val="0000FF"/>
                    <w:u w:val="single"/>
                  </w:rPr>
                </w:rPrChange>
              </w:rPr>
              <w:instrText xml:space="preserve"> "</w:instrText>
            </w:r>
            <w:r w:rsidRPr="002A5E52">
              <w:rPr>
                <w:rFonts w:ascii="Arial" w:eastAsia="Malgun Gothic" w:hAnsi="Arial" w:cs="Arial"/>
                <w:color w:val="000000"/>
                <w:sz w:val="21"/>
                <w:szCs w:val="21"/>
                <w:rPrChange w:id="417" w:author="Гурьянов" w:date="2021-07-21T17:50:00Z">
                  <w:rPr>
                    <w:color w:val="0000FF"/>
                    <w:u w:val="single"/>
                  </w:rPr>
                </w:rPrChange>
              </w:rPr>
              <w:instrText>https</w:instrText>
            </w:r>
            <w:r w:rsidRPr="002A5E52">
              <w:rPr>
                <w:rFonts w:ascii="Arial" w:eastAsia="Malgun Gothic" w:hAnsi="Arial" w:cs="Arial"/>
                <w:color w:val="000000"/>
                <w:sz w:val="21"/>
                <w:szCs w:val="21"/>
                <w:lang w:val="ru-RU"/>
                <w:rPrChange w:id="418" w:author="Гурьянов" w:date="2021-07-21T17:50:00Z">
                  <w:rPr>
                    <w:color w:val="0000FF"/>
                    <w:u w:val="single"/>
                  </w:rPr>
                </w:rPrChange>
              </w:rPr>
              <w:instrText>://</w:instrText>
            </w:r>
            <w:r w:rsidRPr="002A5E52">
              <w:rPr>
                <w:rFonts w:ascii="Arial" w:eastAsia="Malgun Gothic" w:hAnsi="Arial" w:cs="Arial"/>
                <w:color w:val="000000"/>
                <w:sz w:val="21"/>
                <w:szCs w:val="21"/>
                <w:rPrChange w:id="419" w:author="Гурьянов" w:date="2021-07-21T17:50:00Z">
                  <w:rPr>
                    <w:color w:val="0000FF"/>
                    <w:u w:val="single"/>
                  </w:rPr>
                </w:rPrChange>
              </w:rPr>
              <w:instrText>internet</w:instrText>
            </w:r>
            <w:r w:rsidRPr="002A5E52">
              <w:rPr>
                <w:rFonts w:ascii="Arial" w:eastAsia="Malgun Gothic" w:hAnsi="Arial" w:cs="Arial"/>
                <w:color w:val="000000"/>
                <w:sz w:val="21"/>
                <w:szCs w:val="21"/>
                <w:lang w:val="ru-RU"/>
                <w:rPrChange w:id="420" w:author="Гурьянов" w:date="2021-07-21T17:50:00Z">
                  <w:rPr>
                    <w:color w:val="0000FF"/>
                    <w:u w:val="single"/>
                  </w:rPr>
                </w:rPrChange>
              </w:rPr>
              <w:instrText>.</w:instrText>
            </w:r>
            <w:r w:rsidRPr="002A5E52">
              <w:rPr>
                <w:rFonts w:ascii="Arial" w:eastAsia="Malgun Gothic" w:hAnsi="Arial" w:cs="Arial"/>
                <w:color w:val="000000"/>
                <w:sz w:val="21"/>
                <w:szCs w:val="21"/>
                <w:rPrChange w:id="421" w:author="Гурьянов" w:date="2021-07-21T17:50:00Z">
                  <w:rPr>
                    <w:color w:val="0000FF"/>
                    <w:u w:val="single"/>
                  </w:rPr>
                </w:rPrChange>
              </w:rPr>
              <w:instrText>garant</w:instrText>
            </w:r>
            <w:r w:rsidRPr="002A5E52">
              <w:rPr>
                <w:rFonts w:ascii="Arial" w:eastAsia="Malgun Gothic" w:hAnsi="Arial" w:cs="Arial"/>
                <w:color w:val="000000"/>
                <w:sz w:val="21"/>
                <w:szCs w:val="21"/>
                <w:lang w:val="ru-RU"/>
                <w:rPrChange w:id="422" w:author="Гурьянов" w:date="2021-07-21T17:50:00Z">
                  <w:rPr>
                    <w:color w:val="0000FF"/>
                    <w:u w:val="single"/>
                  </w:rPr>
                </w:rPrChange>
              </w:rPr>
              <w:instrText>.</w:instrText>
            </w:r>
            <w:r w:rsidRPr="002A5E52">
              <w:rPr>
                <w:rFonts w:ascii="Arial" w:eastAsia="Malgun Gothic" w:hAnsi="Arial" w:cs="Arial"/>
                <w:color w:val="000000"/>
                <w:sz w:val="21"/>
                <w:szCs w:val="21"/>
                <w:rPrChange w:id="423" w:author="Гурьянов" w:date="2021-07-21T17:50:00Z">
                  <w:rPr>
                    <w:color w:val="0000FF"/>
                    <w:u w:val="single"/>
                  </w:rPr>
                </w:rPrChange>
              </w:rPr>
              <w:instrText>ru</w:instrText>
            </w:r>
            <w:r w:rsidRPr="002A5E52">
              <w:rPr>
                <w:rFonts w:ascii="Arial" w:eastAsia="Malgun Gothic" w:hAnsi="Arial" w:cs="Arial"/>
                <w:color w:val="000000"/>
                <w:sz w:val="21"/>
                <w:szCs w:val="21"/>
                <w:lang w:val="ru-RU"/>
                <w:rPrChange w:id="424" w:author="Гурьянов" w:date="2021-07-21T17:50:00Z">
                  <w:rPr>
                    <w:color w:val="0000FF"/>
                    <w:u w:val="single"/>
                  </w:rPr>
                </w:rPrChange>
              </w:rPr>
              <w:instrText>/" \</w:instrText>
            </w:r>
            <w:r w:rsidRPr="002A5E52">
              <w:rPr>
                <w:rFonts w:ascii="Arial" w:eastAsia="Malgun Gothic" w:hAnsi="Arial" w:cs="Arial"/>
                <w:color w:val="000000"/>
                <w:sz w:val="21"/>
                <w:szCs w:val="21"/>
                <w:rPrChange w:id="425" w:author="Гурьянов" w:date="2021-07-21T17:50:00Z">
                  <w:rPr>
                    <w:color w:val="0000FF"/>
                    <w:u w:val="single"/>
                  </w:rPr>
                </w:rPrChange>
              </w:rPr>
              <w:instrText>l</w:instrText>
            </w:r>
            <w:r w:rsidRPr="002A5E52">
              <w:rPr>
                <w:rFonts w:ascii="Arial" w:eastAsia="Malgun Gothic" w:hAnsi="Arial" w:cs="Arial"/>
                <w:color w:val="000000"/>
                <w:sz w:val="21"/>
                <w:szCs w:val="21"/>
                <w:lang w:val="ru-RU"/>
                <w:rPrChange w:id="426" w:author="Гурьянов" w:date="2021-07-21T17:50:00Z">
                  <w:rPr>
                    <w:color w:val="0000FF"/>
                    <w:u w:val="single"/>
                  </w:rPr>
                </w:rPrChange>
              </w:rPr>
              <w:instrText xml:space="preserve"> "/</w:instrText>
            </w:r>
            <w:r w:rsidRPr="002A5E52">
              <w:rPr>
                <w:rFonts w:ascii="Arial" w:eastAsia="Malgun Gothic" w:hAnsi="Arial" w:cs="Arial"/>
                <w:color w:val="000000"/>
                <w:sz w:val="21"/>
                <w:szCs w:val="21"/>
                <w:rPrChange w:id="427" w:author="Гурьянов" w:date="2021-07-21T17:50:00Z">
                  <w:rPr>
                    <w:color w:val="0000FF"/>
                    <w:u w:val="single"/>
                  </w:rPr>
                </w:rPrChange>
              </w:rPr>
              <w:instrText>multilink</w:instrText>
            </w:r>
            <w:r w:rsidRPr="002A5E52">
              <w:rPr>
                <w:rFonts w:ascii="Arial" w:eastAsia="Malgun Gothic" w:hAnsi="Arial" w:cs="Arial"/>
                <w:color w:val="000000"/>
                <w:sz w:val="21"/>
                <w:szCs w:val="21"/>
                <w:lang w:val="ru-RU"/>
                <w:rPrChange w:id="428" w:author="Гурьянов" w:date="2021-07-21T17:50:00Z">
                  <w:rPr>
                    <w:color w:val="0000FF"/>
                    <w:u w:val="single"/>
                  </w:rPr>
                </w:rPrChange>
              </w:rPr>
              <w:instrText>/12125268/</w:instrText>
            </w:r>
            <w:r w:rsidRPr="002A5E52">
              <w:rPr>
                <w:rFonts w:ascii="Arial" w:eastAsia="Malgun Gothic" w:hAnsi="Arial" w:cs="Arial"/>
                <w:color w:val="000000"/>
                <w:sz w:val="21"/>
                <w:szCs w:val="21"/>
                <w:rPrChange w:id="429" w:author="Гурьянов" w:date="2021-07-21T17:50:00Z">
                  <w:rPr>
                    <w:color w:val="0000FF"/>
                    <w:u w:val="single"/>
                  </w:rPr>
                </w:rPrChange>
              </w:rPr>
              <w:instrText>paragraph</w:instrText>
            </w:r>
            <w:r w:rsidRPr="002A5E52">
              <w:rPr>
                <w:rFonts w:ascii="Arial" w:eastAsia="Malgun Gothic" w:hAnsi="Arial" w:cs="Arial"/>
                <w:color w:val="000000"/>
                <w:sz w:val="21"/>
                <w:szCs w:val="21"/>
                <w:lang w:val="ru-RU"/>
                <w:rPrChange w:id="430" w:author="Гурьянов" w:date="2021-07-21T17:50:00Z">
                  <w:rPr>
                    <w:color w:val="0000FF"/>
                    <w:u w:val="single"/>
                  </w:rPr>
                </w:rPrChange>
              </w:rPr>
              <w:instrText>/4456/</w:instrText>
            </w:r>
            <w:r w:rsidRPr="002A5E52">
              <w:rPr>
                <w:rFonts w:ascii="Arial" w:eastAsia="Malgun Gothic" w:hAnsi="Arial" w:cs="Arial"/>
                <w:color w:val="000000"/>
                <w:sz w:val="21"/>
                <w:szCs w:val="21"/>
                <w:rPrChange w:id="431" w:author="Гурьянов" w:date="2021-07-21T17:50:00Z">
                  <w:rPr>
                    <w:color w:val="0000FF"/>
                    <w:u w:val="single"/>
                  </w:rPr>
                </w:rPrChange>
              </w:rPr>
              <w:instrText>number</w:instrText>
            </w:r>
            <w:r w:rsidRPr="002A5E52">
              <w:rPr>
                <w:rFonts w:ascii="Arial" w:eastAsia="Malgun Gothic" w:hAnsi="Arial" w:cs="Arial"/>
                <w:color w:val="000000"/>
                <w:sz w:val="21"/>
                <w:szCs w:val="21"/>
                <w:lang w:val="ru-RU"/>
                <w:rPrChange w:id="432" w:author="Гурьянов" w:date="2021-07-21T17:50:00Z">
                  <w:rPr>
                    <w:color w:val="0000FF"/>
                    <w:u w:val="single"/>
                  </w:rPr>
                </w:rPrChange>
              </w:rPr>
              <w:instrText xml:space="preserve">/0" </w:instrText>
            </w:r>
            <w:r w:rsidRPr="002A5E52">
              <w:rPr>
                <w:rFonts w:ascii="Arial" w:eastAsia="Malgun Gothic" w:hAnsi="Arial" w:cs="Arial"/>
                <w:color w:val="000000"/>
                <w:sz w:val="21"/>
                <w:szCs w:val="21"/>
                <w:rPrChange w:id="433" w:author="Гурьянов" w:date="2021-07-21T17:50:00Z">
                  <w:rPr>
                    <w:color w:val="0000FF"/>
                    <w:u w:val="single"/>
                  </w:rPr>
                </w:rPrChange>
              </w:rPr>
              <w:fldChar w:fldCharType="separate"/>
            </w:r>
            <w:r w:rsidRPr="002A5E52">
              <w:rPr>
                <w:rFonts w:ascii="Arial" w:eastAsia="Malgun Gothic" w:hAnsi="Arial" w:cs="Arial"/>
                <w:color w:val="000000"/>
                <w:sz w:val="21"/>
                <w:szCs w:val="21"/>
                <w:lang w:val="ru-RU"/>
                <w:rPrChange w:id="434" w:author="Гурьянов" w:date="2021-07-21T17:50:00Z">
                  <w:rPr>
                    <w:rStyle w:val="af1"/>
                    <w:color w:val="3272C0"/>
                    <w:sz w:val="17"/>
                    <w:szCs w:val="17"/>
                    <w:shd w:val="clear" w:color="auto" w:fill="FFFFFF"/>
                  </w:rPr>
                </w:rPrChange>
              </w:rPr>
              <w:t>суд</w:t>
            </w:r>
            <w:r w:rsidRPr="002A5E52">
              <w:rPr>
                <w:rFonts w:ascii="Arial" w:eastAsia="Malgun Gothic" w:hAnsi="Arial" w:cs="Arial"/>
                <w:color w:val="000000"/>
                <w:sz w:val="21"/>
                <w:szCs w:val="21"/>
                <w:rPrChange w:id="435" w:author="Гурьянов" w:date="2021-07-21T17:50:00Z">
                  <w:rPr>
                    <w:color w:val="0000FF"/>
                    <w:u w:val="single"/>
                  </w:rPr>
                </w:rPrChange>
              </w:rPr>
              <w:fldChar w:fldCharType="end"/>
            </w:r>
          </w:p>
        </w:tc>
        <w:tc>
          <w:tcPr>
            <w:tcW w:w="1667" w:type="pct"/>
          </w:tcPr>
          <w:p w14:paraId="6C10D1A7" w14:textId="11A18F82" w:rsidR="00B06789" w:rsidRPr="002A5E52" w:rsidRDefault="00B06789" w:rsidP="00B06789">
            <w:pPr>
              <w:rPr>
                <w:rFonts w:ascii="Arial" w:eastAsia="Malgun Gothic" w:hAnsi="Arial" w:cs="Arial"/>
                <w:color w:val="000000"/>
                <w:sz w:val="21"/>
                <w:szCs w:val="21"/>
              </w:rPr>
            </w:pPr>
            <w:r w:rsidRPr="002A5E52">
              <w:rPr>
                <w:rFonts w:ascii="Arial" w:eastAsia="Malgun Gothic" w:hAnsi="Arial" w:cs="Arial"/>
                <w:color w:val="000000"/>
                <w:sz w:val="21"/>
                <w:szCs w:val="21"/>
              </w:rPr>
              <w:t>If the probation result is unsatisfactory, the Company has the right to terminate the employment contract with the Employee before the expiration of the test period, notifying him of this in writing no later than three days in advance, indicating the reasons that served as the basis for recognizing the Employee as having failed the test. The decision of the Company The employee has the right to appeal to the court.</w:t>
            </w:r>
          </w:p>
        </w:tc>
      </w:tr>
      <w:tr w:rsidR="00B06789" w:rsidRPr="002A5E52" w14:paraId="19C0CE72" w14:textId="77777777" w:rsidTr="002103A2">
        <w:tc>
          <w:tcPr>
            <w:tcW w:w="1666" w:type="pct"/>
          </w:tcPr>
          <w:p w14:paraId="1E213C91" w14:textId="6E34E1D6" w:rsidR="00B06789" w:rsidRPr="002A5E52" w:rsidRDefault="00B06789" w:rsidP="00B06789">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12</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발령</w:t>
            </w:r>
            <w:r w:rsidRPr="002A5E52">
              <w:rPr>
                <w:rFonts w:ascii="Arial" w:eastAsia="Malgun Gothic" w:hAnsi="Arial" w:cs="Arial"/>
                <w:b/>
                <w:bCs/>
                <w:color w:val="000000"/>
                <w:sz w:val="21"/>
                <w:szCs w:val="21"/>
              </w:rPr>
              <w:t>)</w:t>
            </w:r>
          </w:p>
        </w:tc>
        <w:tc>
          <w:tcPr>
            <w:tcW w:w="1667" w:type="pct"/>
          </w:tcPr>
          <w:p w14:paraId="7C1D55A6" w14:textId="04A0588E" w:rsidR="00B06789" w:rsidRPr="002A5E52" w:rsidRDefault="00B06789" w:rsidP="00B06789">
            <w:pPr>
              <w:rPr>
                <w:rFonts w:ascii="Arial" w:eastAsia="Malgun Gothic" w:hAnsi="Arial" w:cs="Arial"/>
                <w:b/>
                <w:bCs/>
                <w:color w:val="000000"/>
                <w:sz w:val="21"/>
                <w:szCs w:val="21"/>
              </w:rPr>
            </w:pPr>
            <w:r w:rsidRPr="002A5E52">
              <w:rPr>
                <w:rFonts w:ascii="Arial" w:eastAsia="Malgun Gothic" w:hAnsi="Arial" w:cs="Arial"/>
                <w:b/>
                <w:bCs/>
                <w:color w:val="000000"/>
                <w:sz w:val="21"/>
                <w:szCs w:val="21"/>
                <w:lang w:val="ru-RU"/>
              </w:rPr>
              <w:t>Статья 12 (Прохождение испытания)</w:t>
            </w:r>
          </w:p>
        </w:tc>
        <w:tc>
          <w:tcPr>
            <w:tcW w:w="1667" w:type="pct"/>
          </w:tcPr>
          <w:p w14:paraId="0C6BAC61" w14:textId="5CF84F17" w:rsidR="00B06789" w:rsidRPr="002A5E52" w:rsidRDefault="00B06789" w:rsidP="00B06789">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 xml:space="preserve">Article 12 (Confirmation of </w:t>
            </w:r>
            <w:r w:rsidRPr="002A5E52">
              <w:rPr>
                <w:rFonts w:ascii="Arial" w:eastAsia="Malgun Gothic" w:hAnsi="Arial" w:cs="Arial"/>
                <w:b/>
                <w:bCs/>
                <w:color w:val="000000"/>
                <w:sz w:val="21"/>
                <w:szCs w:val="21"/>
                <w:lang w:val="en-GB"/>
              </w:rPr>
              <w:t>the Employee’s appointment</w:t>
            </w:r>
            <w:r w:rsidRPr="002A5E52">
              <w:rPr>
                <w:rFonts w:ascii="Arial" w:eastAsia="Malgun Gothic" w:hAnsi="Arial" w:cs="Arial"/>
                <w:b/>
                <w:bCs/>
                <w:color w:val="000000"/>
                <w:sz w:val="21"/>
                <w:szCs w:val="21"/>
              </w:rPr>
              <w:t>)</w:t>
            </w:r>
          </w:p>
        </w:tc>
      </w:tr>
      <w:tr w:rsidR="00B06789" w:rsidRPr="002A5E52" w14:paraId="5BCAB038" w14:textId="77777777" w:rsidTr="002103A2">
        <w:tc>
          <w:tcPr>
            <w:tcW w:w="1666" w:type="pct"/>
          </w:tcPr>
          <w:p w14:paraId="2DB30C97" w14:textId="02B68CBA" w:rsidR="00B06789" w:rsidRPr="002A5E52" w:rsidRDefault="00B06789" w:rsidP="00B06789">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1. </w:t>
            </w:r>
            <w:ins w:id="436" w:author="Mia Choi" w:date="2021-07-25T15:37:00Z">
              <w:r w:rsidRPr="002A5E52">
                <w:rPr>
                  <w:rFonts w:ascii="Arial" w:eastAsia="Malgun Gothic" w:hAnsi="Arial" w:cs="Arial"/>
                  <w:color w:val="000000"/>
                  <w:sz w:val="21"/>
                  <w:szCs w:val="21"/>
                </w:rPr>
                <w:t>시험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기간이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만료되고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직원이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계속</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근무하는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수습을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통과한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것으로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간주되며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이후의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고용</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계약</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해지는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일반적인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규정에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의해서만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허용된다</w:t>
              </w:r>
              <w:r w:rsidRPr="002A5E52">
                <w:rPr>
                  <w:rFonts w:ascii="Arial" w:eastAsia="Malgun Gothic" w:hAnsi="Arial" w:cs="Arial"/>
                  <w:color w:val="000000"/>
                  <w:sz w:val="21"/>
                  <w:szCs w:val="21"/>
                </w:rPr>
                <w:t>.</w:t>
              </w:r>
            </w:ins>
            <w:del w:id="437" w:author="Mia Choi" w:date="2021-07-25T15:37:00Z">
              <w:r w:rsidRPr="002A5E52" w:rsidDel="00722200">
                <w:rPr>
                  <w:rFonts w:ascii="Arial" w:eastAsia="Malgun Gothic" w:hAnsi="Arial" w:cs="Arial"/>
                  <w:color w:val="000000"/>
                  <w:sz w:val="21"/>
                  <w:szCs w:val="21"/>
                </w:rPr>
                <w:delText>회사는</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수습사용</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기간의</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종료와</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동시에</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사령장</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또는</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통지서나</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사내공고에</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의하여</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정식</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종업원으로</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발령하여야</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한다</w:delText>
              </w:r>
              <w:r w:rsidRPr="002A5E52" w:rsidDel="00722200">
                <w:rPr>
                  <w:rFonts w:ascii="Arial" w:eastAsia="Malgun Gothic" w:hAnsi="Arial" w:cs="Arial"/>
                  <w:color w:val="000000"/>
                  <w:sz w:val="21"/>
                  <w:szCs w:val="21"/>
                </w:rPr>
                <w:delText>.</w:delText>
              </w:r>
            </w:del>
          </w:p>
        </w:tc>
        <w:tc>
          <w:tcPr>
            <w:tcW w:w="1667" w:type="pct"/>
          </w:tcPr>
          <w:p w14:paraId="48F6CEC0" w14:textId="4A5C8390" w:rsidR="00B06789" w:rsidRPr="002A5E52" w:rsidRDefault="00B06789" w:rsidP="00B06789">
            <w:pPr>
              <w:pStyle w:val="af"/>
              <w:numPr>
                <w:ilvl w:val="0"/>
                <w:numId w:val="123"/>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Если срок испытания истек, а Работник продолжает работу, то он считается выдержавшим испытание и последующее расторжение трудового договора допускается только на общих основаниях.</w:t>
            </w:r>
          </w:p>
        </w:tc>
        <w:tc>
          <w:tcPr>
            <w:tcW w:w="1667" w:type="pct"/>
          </w:tcPr>
          <w:p w14:paraId="3F668A0B" w14:textId="30F740A8" w:rsidR="00B06789" w:rsidRPr="002A5E52" w:rsidRDefault="00B06789" w:rsidP="00B06789">
            <w:pPr>
              <w:pStyle w:val="af"/>
              <w:numPr>
                <w:ilvl w:val="0"/>
                <w:numId w:val="124"/>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If the probation period has expired, and the Employee continues to work, then he is considered to have passed the test and the subsequent termination of the employment contract is allowed only on a general basis.</w:t>
            </w:r>
          </w:p>
        </w:tc>
      </w:tr>
      <w:tr w:rsidR="00B06789" w:rsidRPr="002A5E52" w14:paraId="6531A6B5" w14:textId="77777777" w:rsidTr="002103A2">
        <w:tc>
          <w:tcPr>
            <w:tcW w:w="1666" w:type="pct"/>
          </w:tcPr>
          <w:p w14:paraId="387C3CE5" w14:textId="25BE3F17" w:rsidR="00B06789" w:rsidRPr="002A5E52" w:rsidRDefault="00B06789" w:rsidP="00B06789">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2. </w:t>
            </w:r>
            <w:r w:rsidRPr="002A5E52">
              <w:rPr>
                <w:rFonts w:ascii="Arial" w:eastAsia="Malgun Gothic" w:hAnsi="Arial" w:cs="Arial"/>
                <w:color w:val="000000"/>
                <w:sz w:val="21"/>
                <w:szCs w:val="21"/>
              </w:rPr>
              <w:t>수습사용</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내에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자라도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수습사용의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필요성이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없다고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인정할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때는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규칙</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w:t>
            </w:r>
            <w:r w:rsidRPr="002A5E52">
              <w:rPr>
                <w:rFonts w:ascii="Arial" w:eastAsia="Malgun Gothic" w:hAnsi="Arial" w:cs="Arial"/>
                <w:color w:val="000000"/>
                <w:sz w:val="21"/>
                <w:szCs w:val="21"/>
              </w:rPr>
              <w:t>10</w:t>
            </w:r>
            <w:r w:rsidRPr="002A5E52">
              <w:rPr>
                <w:rFonts w:ascii="Arial" w:eastAsia="Malgun Gothic" w:hAnsi="Arial" w:cs="Arial"/>
                <w:color w:val="000000"/>
                <w:sz w:val="21"/>
                <w:szCs w:val="21"/>
              </w:rPr>
              <w:t>조</w:t>
            </w:r>
            <w:r w:rsidRPr="002A5E52">
              <w:rPr>
                <w:rFonts w:ascii="Arial" w:eastAsia="Malgun Gothic" w:hAnsi="Arial" w:cs="Arial"/>
                <w:color w:val="000000"/>
                <w:sz w:val="21"/>
                <w:szCs w:val="21"/>
              </w:rPr>
              <w:t xml:space="preserve"> 1</w:t>
            </w:r>
            <w:r w:rsidRPr="002A5E52">
              <w:rPr>
                <w:rFonts w:ascii="Arial" w:eastAsia="Malgun Gothic" w:hAnsi="Arial" w:cs="Arial"/>
                <w:color w:val="000000"/>
                <w:sz w:val="21"/>
                <w:szCs w:val="21"/>
              </w:rPr>
              <w:lastRenderedPageBreak/>
              <w:t>항에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관계없이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정식종업원으로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발령할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있다</w:t>
            </w:r>
            <w:r w:rsidRPr="002A5E52">
              <w:rPr>
                <w:rFonts w:ascii="Arial" w:eastAsia="Malgun Gothic" w:hAnsi="Arial" w:cs="Arial"/>
                <w:color w:val="000000"/>
                <w:sz w:val="21"/>
                <w:szCs w:val="21"/>
              </w:rPr>
              <w:t>.</w:t>
            </w:r>
          </w:p>
        </w:tc>
        <w:tc>
          <w:tcPr>
            <w:tcW w:w="1667" w:type="pct"/>
          </w:tcPr>
          <w:p w14:paraId="1138E8F2" w14:textId="07B25566" w:rsidR="00B06789" w:rsidRPr="002A5E52" w:rsidRDefault="00B06789" w:rsidP="00B06789">
            <w:pPr>
              <w:pStyle w:val="af"/>
              <w:numPr>
                <w:ilvl w:val="0"/>
                <w:numId w:val="123"/>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lastRenderedPageBreak/>
              <w:t xml:space="preserve">Даже если лицо находится на испытании, если Компания сочтет, что в испытании </w:t>
            </w:r>
            <w:r w:rsidRPr="002A5E52">
              <w:rPr>
                <w:rFonts w:ascii="Arial" w:eastAsia="Malgun Gothic" w:hAnsi="Arial" w:cs="Arial"/>
                <w:color w:val="000000"/>
                <w:sz w:val="21"/>
                <w:szCs w:val="21"/>
                <w:lang w:val="ru-RU"/>
              </w:rPr>
              <w:lastRenderedPageBreak/>
              <w:t>нет необходимости, оно может быть назначено в качестве штатного сотрудника независимо от статьи 10 (1) настоящиъх правил.</w:t>
            </w:r>
          </w:p>
        </w:tc>
        <w:tc>
          <w:tcPr>
            <w:tcW w:w="1667" w:type="pct"/>
          </w:tcPr>
          <w:p w14:paraId="4F4D57E4" w14:textId="0220EF32" w:rsidR="00B06789" w:rsidRPr="002A5E52" w:rsidRDefault="00B06789" w:rsidP="00B06789">
            <w:pPr>
              <w:pStyle w:val="af"/>
              <w:numPr>
                <w:ilvl w:val="0"/>
                <w:numId w:val="124"/>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lastRenderedPageBreak/>
              <w:t xml:space="preserve">If the Company decides that there is no need for a probationary period, he </w:t>
            </w:r>
            <w:r w:rsidRPr="002A5E52">
              <w:rPr>
                <w:rFonts w:ascii="Arial" w:eastAsia="Malgun Gothic" w:hAnsi="Arial" w:cs="Arial"/>
                <w:color w:val="000000"/>
                <w:sz w:val="21"/>
                <w:szCs w:val="21"/>
                <w:lang w:val="en-GB"/>
              </w:rPr>
              <w:t xml:space="preserve">or she </w:t>
            </w:r>
            <w:r w:rsidRPr="002A5E52">
              <w:rPr>
                <w:rFonts w:ascii="Arial" w:eastAsia="Malgun Gothic" w:hAnsi="Arial" w:cs="Arial"/>
                <w:color w:val="000000"/>
                <w:sz w:val="21"/>
                <w:szCs w:val="21"/>
              </w:rPr>
              <w:t xml:space="preserve">may be </w:t>
            </w:r>
            <w:r w:rsidRPr="002A5E52">
              <w:rPr>
                <w:rFonts w:ascii="Arial" w:eastAsia="Malgun Gothic" w:hAnsi="Arial" w:cs="Arial"/>
                <w:color w:val="000000"/>
                <w:sz w:val="21"/>
                <w:szCs w:val="21"/>
              </w:rPr>
              <w:lastRenderedPageBreak/>
              <w:t>officially hired, regardless of clause 1 of Art</w:t>
            </w:r>
            <w:proofErr w:type="spellStart"/>
            <w:r w:rsidRPr="002A5E52">
              <w:rPr>
                <w:rFonts w:ascii="Arial" w:eastAsia="Malgun Gothic" w:hAnsi="Arial" w:cs="Arial"/>
                <w:color w:val="000000"/>
                <w:sz w:val="21"/>
                <w:szCs w:val="21"/>
                <w:lang w:val="en-GB"/>
              </w:rPr>
              <w:t>icle</w:t>
            </w:r>
            <w:proofErr w:type="spellEnd"/>
            <w:r w:rsidRPr="002A5E52">
              <w:rPr>
                <w:rFonts w:ascii="Arial" w:eastAsia="Malgun Gothic" w:hAnsi="Arial" w:cs="Arial"/>
                <w:color w:val="000000"/>
                <w:sz w:val="21"/>
                <w:szCs w:val="21"/>
              </w:rPr>
              <w:t xml:space="preserve"> 10 of </w:t>
            </w:r>
            <w:proofErr w:type="spellStart"/>
            <w:r w:rsidRPr="002A5E52">
              <w:rPr>
                <w:rFonts w:ascii="Arial" w:eastAsia="Malgun Gothic" w:hAnsi="Arial" w:cs="Arial"/>
                <w:color w:val="000000"/>
                <w:sz w:val="21"/>
                <w:szCs w:val="21"/>
              </w:rPr>
              <w:t>th</w:t>
            </w:r>
            <w:proofErr w:type="spellEnd"/>
            <w:r w:rsidRPr="002A5E52">
              <w:rPr>
                <w:rFonts w:ascii="Arial" w:eastAsia="Malgun Gothic" w:hAnsi="Arial" w:cs="Arial"/>
                <w:color w:val="000000"/>
                <w:sz w:val="21"/>
                <w:szCs w:val="21"/>
                <w:lang w:val="en-GB"/>
              </w:rPr>
              <w:t>is</w:t>
            </w:r>
            <w:r w:rsidRPr="002A5E52">
              <w:rPr>
                <w:rFonts w:ascii="Arial" w:eastAsia="Malgun Gothic" w:hAnsi="Arial" w:cs="Arial"/>
                <w:color w:val="000000"/>
                <w:sz w:val="21"/>
                <w:szCs w:val="21"/>
              </w:rPr>
              <w:t xml:space="preserve"> R</w:t>
            </w:r>
            <w:proofErr w:type="spellStart"/>
            <w:r w:rsidRPr="002A5E52">
              <w:rPr>
                <w:rFonts w:ascii="Arial" w:eastAsia="Malgun Gothic" w:hAnsi="Arial" w:cs="Arial"/>
                <w:color w:val="000000"/>
                <w:sz w:val="21"/>
                <w:szCs w:val="21"/>
                <w:lang w:val="en-GB"/>
              </w:rPr>
              <w:t>egulation</w:t>
            </w:r>
            <w:proofErr w:type="spellEnd"/>
            <w:r w:rsidRPr="002A5E52">
              <w:rPr>
                <w:rFonts w:ascii="Arial" w:eastAsia="Malgun Gothic" w:hAnsi="Arial" w:cs="Arial"/>
                <w:color w:val="000000"/>
                <w:sz w:val="21"/>
                <w:szCs w:val="21"/>
              </w:rPr>
              <w:t>.</w:t>
            </w:r>
          </w:p>
        </w:tc>
      </w:tr>
      <w:tr w:rsidR="00B06789" w:rsidRPr="002A5E52" w14:paraId="09BE4CD3" w14:textId="77777777" w:rsidTr="002103A2">
        <w:tc>
          <w:tcPr>
            <w:tcW w:w="1666" w:type="pct"/>
          </w:tcPr>
          <w:p w14:paraId="0B465D9C" w14:textId="1CFFFBCF" w:rsidR="00B06789" w:rsidRPr="002A5E52" w:rsidRDefault="00B06789" w:rsidP="00B06789">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lastRenderedPageBreak/>
              <w:t>제</w:t>
            </w:r>
            <w:r w:rsidRPr="002A5E52">
              <w:rPr>
                <w:rFonts w:ascii="Arial" w:eastAsia="Malgun Gothic" w:hAnsi="Arial" w:cs="Arial"/>
                <w:b/>
                <w:bCs/>
                <w:color w:val="000000"/>
                <w:sz w:val="21"/>
                <w:szCs w:val="21"/>
              </w:rPr>
              <w:t xml:space="preserve"> 3</w:t>
            </w:r>
            <w:proofErr w:type="gramEnd"/>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장</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신분</w:t>
            </w:r>
          </w:p>
        </w:tc>
        <w:tc>
          <w:tcPr>
            <w:tcW w:w="1667" w:type="pct"/>
          </w:tcPr>
          <w:p w14:paraId="2581E1DF" w14:textId="07766760" w:rsidR="00B06789" w:rsidRPr="002A5E52" w:rsidRDefault="00B06789" w:rsidP="00B06789">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Г</w:t>
            </w:r>
            <w:r w:rsidR="00E604C7" w:rsidRPr="002A5E52">
              <w:rPr>
                <w:rFonts w:ascii="Arial" w:eastAsia="Malgun Gothic" w:hAnsi="Arial" w:cs="Arial"/>
                <w:b/>
                <w:bCs/>
                <w:color w:val="000000"/>
                <w:sz w:val="21"/>
                <w:szCs w:val="21"/>
                <w:lang w:val="ru-RU"/>
              </w:rPr>
              <w:t>ЛАВА</w:t>
            </w:r>
            <w:r w:rsidRPr="002A5E52">
              <w:rPr>
                <w:rFonts w:ascii="Arial" w:eastAsia="Malgun Gothic" w:hAnsi="Arial" w:cs="Arial"/>
                <w:b/>
                <w:bCs/>
                <w:color w:val="000000"/>
                <w:sz w:val="21"/>
                <w:szCs w:val="21"/>
                <w:lang w:val="ru-RU"/>
              </w:rPr>
              <w:t xml:space="preserve"> 3. </w:t>
            </w:r>
            <w:r w:rsidR="00E604C7" w:rsidRPr="002A5E52">
              <w:rPr>
                <w:rFonts w:ascii="Arial" w:eastAsia="Malgun Gothic" w:hAnsi="Arial" w:cs="Arial"/>
                <w:b/>
                <w:bCs/>
                <w:color w:val="000000"/>
                <w:sz w:val="21"/>
                <w:szCs w:val="21"/>
                <w:lang w:val="ru-RU"/>
              </w:rPr>
              <w:t>ПЕРЕЧЕНЬ ДОЛЖНОСТЕЙ</w:t>
            </w:r>
          </w:p>
        </w:tc>
        <w:tc>
          <w:tcPr>
            <w:tcW w:w="1667" w:type="pct"/>
          </w:tcPr>
          <w:p w14:paraId="02C2E455" w14:textId="6B9DAE9B" w:rsidR="00B06789" w:rsidRPr="002A5E52" w:rsidRDefault="00E604C7" w:rsidP="00B06789">
            <w:pPr>
              <w:rPr>
                <w:rFonts w:ascii="Arial" w:eastAsia="Malgun Gothic" w:hAnsi="Arial" w:cs="Arial"/>
                <w:b/>
                <w:bCs/>
                <w:color w:val="000000"/>
                <w:sz w:val="21"/>
                <w:szCs w:val="21"/>
              </w:rPr>
            </w:pPr>
            <w:r w:rsidRPr="002A5E52">
              <w:rPr>
                <w:rFonts w:ascii="Arial" w:eastAsia="Malgun Gothic" w:hAnsi="Arial" w:cs="Arial"/>
                <w:b/>
                <w:bCs/>
                <w:color w:val="000000"/>
                <w:sz w:val="21"/>
                <w:szCs w:val="21"/>
                <w:lang w:val="en-GB"/>
              </w:rPr>
              <w:t>CHAPTER</w:t>
            </w:r>
            <w:r w:rsidR="00B06789" w:rsidRPr="002A5E52">
              <w:rPr>
                <w:rFonts w:ascii="Arial" w:eastAsia="Malgun Gothic" w:hAnsi="Arial" w:cs="Arial"/>
                <w:b/>
                <w:bCs/>
                <w:color w:val="000000"/>
                <w:sz w:val="21"/>
                <w:szCs w:val="21"/>
              </w:rPr>
              <w:t xml:space="preserve"> 3. </w:t>
            </w:r>
            <w:r w:rsidRPr="002A5E52">
              <w:rPr>
                <w:rFonts w:ascii="Arial" w:eastAsia="Malgun Gothic" w:hAnsi="Arial" w:cs="Arial"/>
                <w:b/>
                <w:bCs/>
                <w:color w:val="000000"/>
                <w:sz w:val="21"/>
                <w:szCs w:val="21"/>
              </w:rPr>
              <w:t>LIST OF POSITIONS</w:t>
            </w:r>
          </w:p>
        </w:tc>
      </w:tr>
      <w:tr w:rsidR="00B06789" w:rsidRPr="002A5E52" w14:paraId="2022471C" w14:textId="77777777" w:rsidTr="002103A2">
        <w:tc>
          <w:tcPr>
            <w:tcW w:w="1666" w:type="pct"/>
          </w:tcPr>
          <w:p w14:paraId="54B066EA" w14:textId="1C8C16A6" w:rsidR="00B06789" w:rsidRPr="002A5E52" w:rsidRDefault="00B06789" w:rsidP="00B06789">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13</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직원의</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구분</w:t>
            </w:r>
            <w:r w:rsidRPr="002A5E52">
              <w:rPr>
                <w:rFonts w:ascii="Arial" w:eastAsia="Malgun Gothic" w:hAnsi="Arial" w:cs="Arial"/>
                <w:b/>
                <w:bCs/>
                <w:color w:val="000000"/>
                <w:sz w:val="21"/>
                <w:szCs w:val="21"/>
              </w:rPr>
              <w:t>)</w:t>
            </w:r>
          </w:p>
        </w:tc>
        <w:tc>
          <w:tcPr>
            <w:tcW w:w="1667" w:type="pct"/>
          </w:tcPr>
          <w:p w14:paraId="0E690A15" w14:textId="04692759" w:rsidR="00B06789" w:rsidRPr="002A5E52" w:rsidRDefault="00B06789" w:rsidP="00B06789">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13. Перечень должностей Работников</w:t>
            </w:r>
          </w:p>
        </w:tc>
        <w:tc>
          <w:tcPr>
            <w:tcW w:w="1667" w:type="pct"/>
          </w:tcPr>
          <w:p w14:paraId="6EB490C2" w14:textId="000D0EC3" w:rsidR="00B06789" w:rsidRPr="002A5E52" w:rsidRDefault="00B06789" w:rsidP="00B06789">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13. List of positions of employees</w:t>
            </w:r>
          </w:p>
        </w:tc>
      </w:tr>
      <w:tr w:rsidR="00B06789" w:rsidRPr="002A5E52" w14:paraId="4AA65AF2" w14:textId="77777777" w:rsidTr="002103A2">
        <w:tc>
          <w:tcPr>
            <w:tcW w:w="1666" w:type="pct"/>
          </w:tcPr>
          <w:p w14:paraId="0BA814BA" w14:textId="3F7C6E0A" w:rsidR="00B06789" w:rsidRPr="002A5E52" w:rsidRDefault="00B06789" w:rsidP="00B06789">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직원은</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이를</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다음과</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같이</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구분한다</w:t>
            </w:r>
            <w:r w:rsidRPr="002A5E52">
              <w:rPr>
                <w:rFonts w:ascii="Arial" w:eastAsia="Malgun Gothic" w:hAnsi="Arial" w:cs="Arial"/>
                <w:b/>
                <w:bCs/>
                <w:color w:val="000000"/>
                <w:sz w:val="21"/>
                <w:szCs w:val="21"/>
              </w:rPr>
              <w:t>.</w:t>
            </w:r>
          </w:p>
        </w:tc>
        <w:tc>
          <w:tcPr>
            <w:tcW w:w="1667" w:type="pct"/>
          </w:tcPr>
          <w:p w14:paraId="4A2FC836" w14:textId="1CF71B55" w:rsidR="00B06789" w:rsidRPr="002A5E52" w:rsidRDefault="00B06789" w:rsidP="00B06789">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Перечень должностей Работников Компании, следующий:</w:t>
            </w:r>
          </w:p>
        </w:tc>
        <w:tc>
          <w:tcPr>
            <w:tcW w:w="1667" w:type="pct"/>
          </w:tcPr>
          <w:p w14:paraId="262092A4" w14:textId="31636513" w:rsidR="00B06789" w:rsidRPr="002A5E52" w:rsidRDefault="00B06789" w:rsidP="00B06789">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The list of positions of the Company's </w:t>
            </w:r>
            <w:r w:rsidR="00E604C7" w:rsidRPr="002A5E52">
              <w:rPr>
                <w:rFonts w:ascii="Arial" w:eastAsia="Malgun Gothic" w:hAnsi="Arial" w:cs="Arial"/>
                <w:color w:val="000000"/>
                <w:sz w:val="21"/>
                <w:szCs w:val="21"/>
              </w:rPr>
              <w:t>E</w:t>
            </w:r>
            <w:r w:rsidRPr="002A5E52">
              <w:rPr>
                <w:rFonts w:ascii="Arial" w:eastAsia="Malgun Gothic" w:hAnsi="Arial" w:cs="Arial"/>
                <w:color w:val="000000"/>
                <w:sz w:val="21"/>
                <w:szCs w:val="21"/>
              </w:rPr>
              <w:t>mployees is as follows:</w:t>
            </w:r>
          </w:p>
        </w:tc>
      </w:tr>
      <w:tr w:rsidR="00B06789" w:rsidRPr="002A5E52" w14:paraId="2E88A074" w14:textId="77777777" w:rsidTr="00E604C7">
        <w:trPr>
          <w:trHeight w:val="331"/>
        </w:trPr>
        <w:tc>
          <w:tcPr>
            <w:tcW w:w="1666" w:type="pct"/>
          </w:tcPr>
          <w:p w14:paraId="299CEC57" w14:textId="23963B78" w:rsidR="00B06789" w:rsidRPr="002A5E52" w:rsidRDefault="00B06789" w:rsidP="00B06789">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1. </w:t>
            </w:r>
            <w:r w:rsidRPr="002A5E52">
              <w:rPr>
                <w:rFonts w:ascii="Arial" w:eastAsia="Malgun Gothic" w:hAnsi="Arial" w:cs="Arial"/>
                <w:color w:val="000000"/>
                <w:sz w:val="21"/>
                <w:szCs w:val="21"/>
              </w:rPr>
              <w:t>관리직</w:t>
            </w:r>
          </w:p>
        </w:tc>
        <w:tc>
          <w:tcPr>
            <w:tcW w:w="1667" w:type="pct"/>
          </w:tcPr>
          <w:p w14:paraId="04238FA3" w14:textId="3DFA30BC" w:rsidR="00B06789" w:rsidRPr="002A5E52" w:rsidRDefault="00B06789" w:rsidP="00E604C7">
            <w:pPr>
              <w:pStyle w:val="af"/>
              <w:numPr>
                <w:ilvl w:val="0"/>
                <w:numId w:val="182"/>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Административные должности:</w:t>
            </w:r>
          </w:p>
        </w:tc>
        <w:tc>
          <w:tcPr>
            <w:tcW w:w="1667" w:type="pct"/>
          </w:tcPr>
          <w:p w14:paraId="634A255F" w14:textId="21BD32AA" w:rsidR="00B06789" w:rsidRPr="002A5E52" w:rsidRDefault="00B06789" w:rsidP="00E604C7">
            <w:pPr>
              <w:pStyle w:val="af"/>
              <w:numPr>
                <w:ilvl w:val="0"/>
                <w:numId w:val="183"/>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lang w:val="ru-RU"/>
              </w:rPr>
              <w:t>Administrative</w:t>
            </w:r>
            <w:r w:rsidRPr="002A5E52">
              <w:rPr>
                <w:rFonts w:ascii="Arial" w:eastAsia="Malgun Gothic" w:hAnsi="Arial" w:cs="Arial"/>
                <w:color w:val="000000"/>
                <w:sz w:val="21"/>
                <w:szCs w:val="21"/>
              </w:rPr>
              <w:t xml:space="preserve"> positions:</w:t>
            </w:r>
          </w:p>
        </w:tc>
      </w:tr>
      <w:tr w:rsidR="00B06789" w:rsidRPr="002A5E52" w14:paraId="1F23233E" w14:textId="77777777" w:rsidTr="002103A2">
        <w:tc>
          <w:tcPr>
            <w:tcW w:w="1666" w:type="pct"/>
          </w:tcPr>
          <w:p w14:paraId="40F9D9CA" w14:textId="55742928" w:rsidR="00B06789" w:rsidRPr="002A5E52" w:rsidRDefault="00B06789" w:rsidP="00B06789">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1) </w:t>
            </w:r>
            <w:proofErr w:type="gramStart"/>
            <w:r w:rsidRPr="002A5E52">
              <w:rPr>
                <w:rFonts w:ascii="Arial" w:eastAsia="Malgun Gothic" w:hAnsi="Arial" w:cs="Arial"/>
                <w:color w:val="000000"/>
                <w:sz w:val="21"/>
                <w:szCs w:val="21"/>
              </w:rPr>
              <w:t>관리자</w:t>
            </w:r>
            <w:r w:rsidRPr="002A5E52">
              <w:rPr>
                <w:rFonts w:ascii="Arial" w:eastAsia="Malgun Gothic" w:hAnsi="Arial" w:cs="Arial"/>
                <w:color w:val="000000"/>
                <w:sz w:val="21"/>
                <w:szCs w:val="21"/>
              </w:rPr>
              <w:t xml:space="preserve"> :</w:t>
            </w:r>
            <w:proofErr w:type="gram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대리급이상</w:t>
            </w:r>
          </w:p>
        </w:tc>
        <w:tc>
          <w:tcPr>
            <w:tcW w:w="1667" w:type="pct"/>
          </w:tcPr>
          <w:p w14:paraId="4C24E8FC" w14:textId="0E8ED958" w:rsidR="00B06789" w:rsidRPr="002A5E52" w:rsidRDefault="00B06789" w:rsidP="00E604C7">
            <w:pPr>
              <w:pStyle w:val="af"/>
              <w:numPr>
                <w:ilvl w:val="0"/>
                <w:numId w:val="184"/>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 xml:space="preserve">Управленческие позиции: </w:t>
            </w:r>
            <w:del w:id="438" w:author="Гурьянов" w:date="2021-07-21T17:57:00Z">
              <w:r w:rsidRPr="002A5E52" w:rsidDel="0010649E">
                <w:rPr>
                  <w:rFonts w:ascii="Arial" w:eastAsia="Malgun Gothic" w:hAnsi="Arial" w:cs="Arial"/>
                  <w:color w:val="000000"/>
                  <w:sz w:val="21"/>
                  <w:szCs w:val="21"/>
                  <w:lang w:val="ru-RU"/>
                </w:rPr>
                <w:delText xml:space="preserve">менеджер </w:delText>
              </w:r>
            </w:del>
            <w:ins w:id="439" w:author="Гурьянов" w:date="2021-07-21T17:57:00Z">
              <w:r w:rsidRPr="002A5E52">
                <w:rPr>
                  <w:rFonts w:ascii="Arial" w:eastAsia="Malgun Gothic" w:hAnsi="Arial" w:cs="Arial"/>
                  <w:color w:val="000000"/>
                  <w:sz w:val="21"/>
                  <w:szCs w:val="21"/>
                  <w:lang w:val="ru-RU"/>
                </w:rPr>
                <w:t>директор</w:t>
              </w:r>
            </w:ins>
            <w:ins w:id="440" w:author="Гурьянов" w:date="2021-07-21T17:59:00Z">
              <w:r w:rsidRPr="002A5E52">
                <w:rPr>
                  <w:rFonts w:ascii="Arial" w:eastAsia="Malgun Gothic" w:hAnsi="Arial" w:cs="Arial"/>
                  <w:color w:val="000000"/>
                  <w:sz w:val="21"/>
                  <w:szCs w:val="21"/>
                  <w:lang w:val="ru-RU"/>
                </w:rPr>
                <w:t>а</w:t>
              </w:r>
            </w:ins>
            <w:del w:id="441" w:author="Гурьянов" w:date="2021-07-21T17:57:00Z">
              <w:r w:rsidRPr="002A5E52" w:rsidDel="0010649E">
                <w:rPr>
                  <w:rFonts w:ascii="Arial" w:eastAsia="Malgun Gothic" w:hAnsi="Arial" w:cs="Arial"/>
                  <w:color w:val="000000"/>
                  <w:sz w:val="21"/>
                  <w:szCs w:val="21"/>
                  <w:lang w:val="ru-RU"/>
                </w:rPr>
                <w:delText>и выше</w:delText>
              </w:r>
            </w:del>
            <w:r w:rsidRPr="002A5E52">
              <w:rPr>
                <w:rFonts w:ascii="Arial" w:eastAsia="Malgun Gothic" w:hAnsi="Arial" w:cs="Arial"/>
                <w:color w:val="000000"/>
                <w:sz w:val="21"/>
                <w:szCs w:val="21"/>
                <w:lang w:val="ru-RU"/>
              </w:rPr>
              <w:t>;</w:t>
            </w:r>
          </w:p>
        </w:tc>
        <w:tc>
          <w:tcPr>
            <w:tcW w:w="1667" w:type="pct"/>
          </w:tcPr>
          <w:p w14:paraId="3F0ADF3E" w14:textId="3BAEB52E" w:rsidR="00B06789" w:rsidRPr="002A5E52" w:rsidRDefault="00B06789" w:rsidP="00E604C7">
            <w:pPr>
              <w:pStyle w:val="af"/>
              <w:numPr>
                <w:ilvl w:val="0"/>
                <w:numId w:val="185"/>
              </w:numPr>
              <w:rPr>
                <w:rFonts w:ascii="Arial" w:eastAsia="Malgun Gothic" w:hAnsi="Arial" w:cs="Arial"/>
                <w:color w:val="000000"/>
                <w:sz w:val="21"/>
                <w:szCs w:val="21"/>
              </w:rPr>
            </w:pPr>
            <w:r w:rsidRPr="002A5E52">
              <w:rPr>
                <w:rFonts w:ascii="Arial" w:eastAsia="Malgun Gothic" w:hAnsi="Arial" w:cs="Arial"/>
                <w:color w:val="000000"/>
                <w:sz w:val="21"/>
                <w:szCs w:val="21"/>
              </w:rPr>
              <w:t>Management positions: manager and above;</w:t>
            </w:r>
          </w:p>
        </w:tc>
      </w:tr>
      <w:tr w:rsidR="00B06789" w:rsidRPr="002A5E52" w14:paraId="5D17E55C" w14:textId="77777777" w:rsidTr="002103A2">
        <w:tc>
          <w:tcPr>
            <w:tcW w:w="1666" w:type="pct"/>
          </w:tcPr>
          <w:p w14:paraId="53CF7B3D" w14:textId="645BD712" w:rsidR="00B06789" w:rsidRPr="002A5E52" w:rsidRDefault="00B06789" w:rsidP="00B06789">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2) </w:t>
            </w:r>
            <w:proofErr w:type="gramStart"/>
            <w:r w:rsidRPr="002A5E52">
              <w:rPr>
                <w:rFonts w:ascii="Arial" w:eastAsia="Malgun Gothic" w:hAnsi="Arial" w:cs="Arial"/>
                <w:color w:val="000000"/>
                <w:sz w:val="21"/>
                <w:szCs w:val="21"/>
              </w:rPr>
              <w:t>사무관리직</w:t>
            </w:r>
            <w:r w:rsidRPr="002A5E52">
              <w:rPr>
                <w:rFonts w:ascii="Arial" w:eastAsia="Malgun Gothic" w:hAnsi="Arial" w:cs="Arial"/>
                <w:color w:val="000000"/>
                <w:sz w:val="21"/>
                <w:szCs w:val="21"/>
              </w:rPr>
              <w:t xml:space="preserve"> :</w:t>
            </w:r>
            <w:proofErr w:type="gram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일반행정</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전문직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설계</w:t>
            </w:r>
            <w:r w:rsidRPr="002A5E52">
              <w:rPr>
                <w:rFonts w:ascii="Arial" w:eastAsia="Malgun Gothic" w:hAnsi="Arial" w:cs="Arial"/>
                <w:color w:val="000000"/>
                <w:sz w:val="21"/>
                <w:szCs w:val="21"/>
              </w:rPr>
              <w:t>/</w:t>
            </w:r>
            <w:r w:rsidRPr="002A5E52">
              <w:rPr>
                <w:rFonts w:ascii="Arial" w:eastAsia="Malgun Gothic" w:hAnsi="Arial" w:cs="Arial"/>
                <w:color w:val="000000"/>
                <w:sz w:val="21"/>
                <w:szCs w:val="21"/>
              </w:rPr>
              <w:t>생산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공정관리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등</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사무원</w:t>
            </w:r>
            <w:r w:rsidRPr="002A5E52">
              <w:rPr>
                <w:rFonts w:ascii="Arial" w:eastAsia="Malgun Gothic" w:hAnsi="Arial" w:cs="Arial"/>
                <w:color w:val="000000"/>
                <w:sz w:val="21"/>
                <w:szCs w:val="21"/>
              </w:rPr>
              <w:t xml:space="preserve"> </w:t>
            </w:r>
          </w:p>
        </w:tc>
        <w:tc>
          <w:tcPr>
            <w:tcW w:w="1667" w:type="pct"/>
          </w:tcPr>
          <w:p w14:paraId="59B7AEB9" w14:textId="1934AEA2" w:rsidR="00B06789" w:rsidRPr="002A5E52" w:rsidRDefault="00B06789" w:rsidP="00E604C7">
            <w:pPr>
              <w:pStyle w:val="af"/>
              <w:numPr>
                <w:ilvl w:val="0"/>
                <w:numId w:val="185"/>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 xml:space="preserve">Управление офисом: </w:t>
            </w:r>
            <w:ins w:id="442" w:author="Гурьянов" w:date="2021-07-21T19:54:00Z">
              <w:r w:rsidRPr="002A5E52">
                <w:rPr>
                  <w:rFonts w:ascii="Arial" w:eastAsia="Malgun Gothic" w:hAnsi="Arial" w:cs="Arial"/>
                  <w:color w:val="000000"/>
                  <w:sz w:val="21"/>
                  <w:szCs w:val="21"/>
                  <w:lang w:val="ru-RU"/>
                </w:rPr>
                <w:t xml:space="preserve">помощники директоров, </w:t>
              </w:r>
            </w:ins>
            <w:r w:rsidRPr="002A5E52">
              <w:rPr>
                <w:rFonts w:ascii="Arial" w:eastAsia="Malgun Gothic" w:hAnsi="Arial" w:cs="Arial"/>
                <w:color w:val="000000"/>
                <w:sz w:val="21"/>
                <w:szCs w:val="21"/>
                <w:lang w:val="ru-RU"/>
              </w:rPr>
              <w:t>администратор</w:t>
            </w:r>
            <w:ins w:id="443" w:author="Гурьянов" w:date="2021-07-21T19:54:00Z">
              <w:r w:rsidRPr="002A5E52">
                <w:rPr>
                  <w:rFonts w:ascii="Arial" w:eastAsia="Malgun Gothic" w:hAnsi="Arial" w:cs="Arial"/>
                  <w:color w:val="000000"/>
                  <w:sz w:val="21"/>
                  <w:szCs w:val="21"/>
                  <w:lang w:val="ru-RU"/>
                </w:rPr>
                <w:t>ы</w:t>
              </w:r>
            </w:ins>
            <w:r w:rsidRPr="002A5E52">
              <w:rPr>
                <w:rFonts w:ascii="Arial" w:eastAsia="Malgun Gothic" w:hAnsi="Arial" w:cs="Arial"/>
                <w:color w:val="000000"/>
                <w:sz w:val="21"/>
                <w:szCs w:val="21"/>
                <w:lang w:val="ru-RU"/>
              </w:rPr>
              <w:t>, сотрудники-специалисты (управляющие планированием / производством, техническими работами и т.д.);</w:t>
            </w:r>
          </w:p>
        </w:tc>
        <w:tc>
          <w:tcPr>
            <w:tcW w:w="1667" w:type="pct"/>
          </w:tcPr>
          <w:p w14:paraId="76B6C7B2" w14:textId="06AA6925" w:rsidR="00B06789" w:rsidRPr="002A5E52" w:rsidRDefault="00E604C7" w:rsidP="00E604C7">
            <w:pPr>
              <w:pStyle w:val="af"/>
              <w:numPr>
                <w:ilvl w:val="0"/>
                <w:numId w:val="186"/>
              </w:numPr>
              <w:rPr>
                <w:rFonts w:ascii="Arial" w:eastAsia="Malgun Gothic" w:hAnsi="Arial" w:cs="Arial"/>
                <w:color w:val="000000"/>
                <w:sz w:val="21"/>
                <w:szCs w:val="21"/>
              </w:rPr>
            </w:pPr>
            <w:r w:rsidRPr="002A5E52">
              <w:rPr>
                <w:rFonts w:ascii="Arial" w:eastAsia="Malgun Gothic" w:hAnsi="Arial" w:cs="Arial"/>
                <w:color w:val="000000"/>
                <w:sz w:val="21"/>
                <w:szCs w:val="21"/>
              </w:rPr>
              <w:t>Office management: assistant directors, administrators, specialists (managers of planning / production, technical work, etc.</w:t>
            </w:r>
            <w:proofErr w:type="gramStart"/>
            <w:r w:rsidRPr="002A5E52">
              <w:rPr>
                <w:rFonts w:ascii="Arial" w:eastAsia="Malgun Gothic" w:hAnsi="Arial" w:cs="Arial"/>
                <w:color w:val="000000"/>
                <w:sz w:val="21"/>
                <w:szCs w:val="21"/>
              </w:rPr>
              <w:t>);</w:t>
            </w:r>
            <w:r w:rsidR="00B06789" w:rsidRPr="002A5E52">
              <w:rPr>
                <w:rFonts w:ascii="Arial" w:eastAsia="Malgun Gothic" w:hAnsi="Arial" w:cs="Arial"/>
                <w:color w:val="000000"/>
                <w:sz w:val="21"/>
                <w:szCs w:val="21"/>
              </w:rPr>
              <w:t>;</w:t>
            </w:r>
            <w:proofErr w:type="gramEnd"/>
          </w:p>
        </w:tc>
      </w:tr>
      <w:tr w:rsidR="00B06789" w:rsidRPr="002A5E52" w14:paraId="75BAA05D" w14:textId="77777777" w:rsidTr="002103A2">
        <w:tc>
          <w:tcPr>
            <w:tcW w:w="1666" w:type="pct"/>
          </w:tcPr>
          <w:p w14:paraId="26CDCFE6" w14:textId="3256AAD3" w:rsidR="00B06789" w:rsidRPr="002A5E52" w:rsidRDefault="00B06789" w:rsidP="00B06789">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3) </w:t>
            </w:r>
            <w:r w:rsidRPr="002A5E52">
              <w:rPr>
                <w:rFonts w:ascii="Arial" w:eastAsia="Malgun Gothic" w:hAnsi="Arial" w:cs="Arial"/>
                <w:color w:val="000000"/>
                <w:sz w:val="21"/>
                <w:szCs w:val="21"/>
              </w:rPr>
              <w:t>기술관리직</w:t>
            </w:r>
            <w:r w:rsidRPr="002A5E52">
              <w:rPr>
                <w:rFonts w:ascii="Arial" w:eastAsia="Malgun Gothic" w:hAnsi="Arial" w:cs="Arial"/>
                <w:color w:val="000000"/>
                <w:sz w:val="21"/>
                <w:szCs w:val="21"/>
              </w:rPr>
              <w:t xml:space="preserve"> </w:t>
            </w:r>
          </w:p>
        </w:tc>
        <w:tc>
          <w:tcPr>
            <w:tcW w:w="1667" w:type="pct"/>
          </w:tcPr>
          <w:p w14:paraId="40AD7063" w14:textId="151C3008" w:rsidR="00B06789" w:rsidRPr="002A5E52" w:rsidRDefault="00B06789" w:rsidP="00E604C7">
            <w:pPr>
              <w:pStyle w:val="af"/>
              <w:numPr>
                <w:ilvl w:val="0"/>
                <w:numId w:val="186"/>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Техническое управление:</w:t>
            </w:r>
          </w:p>
        </w:tc>
        <w:tc>
          <w:tcPr>
            <w:tcW w:w="1667" w:type="pct"/>
          </w:tcPr>
          <w:p w14:paraId="58BD6AE4" w14:textId="434C15FA" w:rsidR="00B06789" w:rsidRPr="002A5E52" w:rsidRDefault="00B06789" w:rsidP="00E604C7">
            <w:pPr>
              <w:pStyle w:val="af"/>
              <w:numPr>
                <w:ilvl w:val="0"/>
                <w:numId w:val="187"/>
              </w:numPr>
              <w:rPr>
                <w:rFonts w:ascii="Arial" w:eastAsia="Malgun Gothic" w:hAnsi="Arial" w:cs="Arial"/>
                <w:color w:val="000000"/>
                <w:sz w:val="21"/>
                <w:szCs w:val="21"/>
              </w:rPr>
            </w:pPr>
            <w:r w:rsidRPr="002A5E52">
              <w:rPr>
                <w:rFonts w:ascii="Arial" w:eastAsia="Malgun Gothic" w:hAnsi="Arial" w:cs="Arial"/>
                <w:color w:val="000000"/>
                <w:sz w:val="21"/>
                <w:szCs w:val="21"/>
              </w:rPr>
              <w:t>Technical management:</w:t>
            </w:r>
          </w:p>
        </w:tc>
      </w:tr>
      <w:tr w:rsidR="00B06789" w:rsidRPr="002A5E52" w14:paraId="76F03E60" w14:textId="77777777" w:rsidTr="002103A2">
        <w:tc>
          <w:tcPr>
            <w:tcW w:w="1666" w:type="pct"/>
          </w:tcPr>
          <w:p w14:paraId="773D519D" w14:textId="41E43FF6" w:rsidR="00B06789" w:rsidRPr="002A5E52" w:rsidRDefault="00B06789" w:rsidP="00B06789">
            <w:pPr>
              <w:rPr>
                <w:rFonts w:ascii="Arial" w:eastAsia="Malgun Gothic" w:hAnsi="Arial" w:cs="Arial"/>
                <w:color w:val="000000"/>
                <w:sz w:val="21"/>
                <w:szCs w:val="21"/>
              </w:rPr>
            </w:pPr>
            <w:r w:rsidRPr="002A5E52">
              <w:rPr>
                <w:rFonts w:ascii="Cambria Math" w:eastAsia="Malgun Gothic" w:hAnsi="Cambria Math" w:cs="Cambria Math"/>
                <w:color w:val="000000"/>
                <w:sz w:val="21"/>
                <w:szCs w:val="21"/>
              </w:rPr>
              <w:t>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자격면허</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소지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전문직에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종사하는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기술사원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기술대리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기술과장</w:t>
            </w:r>
          </w:p>
        </w:tc>
        <w:tc>
          <w:tcPr>
            <w:tcW w:w="1667" w:type="pct"/>
          </w:tcPr>
          <w:p w14:paraId="0670DB11" w14:textId="756B58B4" w:rsidR="00B06789" w:rsidRPr="002A5E52" w:rsidRDefault="00B06789" w:rsidP="00E604C7">
            <w:pPr>
              <w:pStyle w:val="af"/>
              <w:numPr>
                <w:ilvl w:val="0"/>
                <w:numId w:val="188"/>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Глава технического отдела, менеджер технического отдела и технический персонал, обладающие необходимой квалификацией для осуществления профессиональной деятельности;</w:t>
            </w:r>
          </w:p>
        </w:tc>
        <w:tc>
          <w:tcPr>
            <w:tcW w:w="1667" w:type="pct"/>
          </w:tcPr>
          <w:p w14:paraId="3290C55D" w14:textId="096234CF" w:rsidR="00B06789" w:rsidRPr="002A5E52" w:rsidRDefault="00B06789" w:rsidP="00E604C7">
            <w:pPr>
              <w:pStyle w:val="af"/>
              <w:numPr>
                <w:ilvl w:val="0"/>
                <w:numId w:val="189"/>
              </w:numPr>
              <w:rPr>
                <w:rFonts w:ascii="Arial" w:eastAsia="Malgun Gothic" w:hAnsi="Arial" w:cs="Arial"/>
                <w:color w:val="000000"/>
                <w:sz w:val="21"/>
                <w:szCs w:val="21"/>
              </w:rPr>
            </w:pPr>
            <w:r w:rsidRPr="002A5E52">
              <w:rPr>
                <w:rFonts w:ascii="Arial" w:eastAsia="Malgun Gothic" w:hAnsi="Arial" w:cs="Arial"/>
                <w:color w:val="000000"/>
                <w:sz w:val="21"/>
                <w:szCs w:val="21"/>
              </w:rPr>
              <w:t>Head of technical department, manager of technical department and technical personnel with the necessary qualifications to carry out professional activities;</w:t>
            </w:r>
          </w:p>
        </w:tc>
      </w:tr>
      <w:tr w:rsidR="00B06789" w:rsidRPr="002A5E52" w14:paraId="55DBBC07" w14:textId="77777777" w:rsidTr="002103A2">
        <w:tc>
          <w:tcPr>
            <w:tcW w:w="1666" w:type="pct"/>
          </w:tcPr>
          <w:p w14:paraId="1047FA77" w14:textId="6C769C01" w:rsidR="00B06789" w:rsidRPr="002A5E52" w:rsidRDefault="00B06789" w:rsidP="00B06789">
            <w:pPr>
              <w:rPr>
                <w:rFonts w:ascii="Arial" w:eastAsia="Malgun Gothic" w:hAnsi="Arial" w:cs="Arial"/>
                <w:color w:val="000000"/>
                <w:sz w:val="21"/>
                <w:szCs w:val="21"/>
              </w:rPr>
            </w:pPr>
            <w:r w:rsidRPr="002A5E52">
              <w:rPr>
                <w:rFonts w:ascii="Cambria Math" w:eastAsia="Malgun Gothic" w:hAnsi="Cambria Math" w:cs="Cambria Math"/>
                <w:color w:val="000000"/>
                <w:sz w:val="21"/>
                <w:szCs w:val="21"/>
              </w:rPr>
              <w:t>②</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생산분야에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근무하는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기술사원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기술대리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기술과장</w:t>
            </w:r>
          </w:p>
        </w:tc>
        <w:tc>
          <w:tcPr>
            <w:tcW w:w="1667" w:type="pct"/>
          </w:tcPr>
          <w:p w14:paraId="34606F3D" w14:textId="3236DB44" w:rsidR="00B06789" w:rsidRPr="002A5E52" w:rsidRDefault="00B06789" w:rsidP="00E604C7">
            <w:pPr>
              <w:pStyle w:val="af"/>
              <w:numPr>
                <w:ilvl w:val="0"/>
                <w:numId w:val="188"/>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Глава отдела производства, менеджер отдела производства и персонал отдела производства;</w:t>
            </w:r>
          </w:p>
        </w:tc>
        <w:tc>
          <w:tcPr>
            <w:tcW w:w="1667" w:type="pct"/>
          </w:tcPr>
          <w:p w14:paraId="72983FFD" w14:textId="236ABC79" w:rsidR="00B06789" w:rsidRPr="002A5E52" w:rsidRDefault="00B06789" w:rsidP="00E604C7">
            <w:pPr>
              <w:pStyle w:val="af"/>
              <w:numPr>
                <w:ilvl w:val="0"/>
                <w:numId w:val="189"/>
              </w:numPr>
              <w:rPr>
                <w:rFonts w:ascii="Arial" w:eastAsia="Malgun Gothic" w:hAnsi="Arial" w:cs="Arial"/>
                <w:color w:val="000000"/>
                <w:sz w:val="21"/>
                <w:szCs w:val="21"/>
              </w:rPr>
            </w:pPr>
            <w:r w:rsidRPr="002A5E52">
              <w:rPr>
                <w:rFonts w:ascii="Arial" w:eastAsia="Malgun Gothic" w:hAnsi="Arial" w:cs="Arial"/>
                <w:color w:val="000000"/>
                <w:sz w:val="21"/>
                <w:szCs w:val="21"/>
              </w:rPr>
              <w:t>Head of production department, manager of production department and personnel of production department;</w:t>
            </w:r>
          </w:p>
        </w:tc>
      </w:tr>
      <w:tr w:rsidR="00B06789" w:rsidRPr="002A5E52" w14:paraId="5E4BDBCA" w14:textId="77777777" w:rsidTr="002103A2">
        <w:tc>
          <w:tcPr>
            <w:tcW w:w="1666" w:type="pct"/>
          </w:tcPr>
          <w:p w14:paraId="021BBAA1" w14:textId="1D4BB1D3" w:rsidR="00B06789" w:rsidRPr="002A5E52" w:rsidRDefault="00B06789" w:rsidP="00B06789">
            <w:pPr>
              <w:rPr>
                <w:rFonts w:ascii="Arial" w:eastAsia="Malgun Gothic" w:hAnsi="Arial" w:cs="Arial"/>
                <w:color w:val="000000"/>
                <w:sz w:val="21"/>
                <w:szCs w:val="21"/>
              </w:rPr>
            </w:pPr>
            <w:ins w:id="444" w:author="Mia Choi" w:date="2021-07-25T15:37:00Z">
              <w:r w:rsidRPr="002A5E52">
                <w:rPr>
                  <w:rFonts w:ascii="Cambria Math" w:eastAsia="Malgun Gothic" w:hAnsi="Cambria Math" w:cs="Cambria Math" w:hint="eastAsia"/>
                  <w:color w:val="000000"/>
                  <w:sz w:val="21"/>
                  <w:szCs w:val="21"/>
                  <w:rPrChange w:id="445" w:author="Mia Choi" w:date="2021-07-25T15:38:00Z">
                    <w:rPr>
                      <w:rFonts w:ascii="Malgun Gothic" w:eastAsia="Malgun Gothic" w:hAnsi="Malgun Gothic" w:hint="eastAsia"/>
                      <w:color w:val="000000"/>
                      <w:lang w:val="ru-RU"/>
                    </w:rPr>
                  </w:rPrChange>
                </w:rPr>
                <w:lastRenderedPageBreak/>
                <w:t>③</w:t>
              </w:r>
              <w:r w:rsidRPr="002A5E52">
                <w:rPr>
                  <w:rFonts w:ascii="Arial" w:eastAsia="Malgun Gothic" w:hAnsi="Arial" w:cs="Arial"/>
                  <w:color w:val="000000"/>
                  <w:sz w:val="21"/>
                  <w:szCs w:val="21"/>
                  <w:rPrChange w:id="446" w:author="Mia Choi" w:date="2021-07-25T15:38:00Z">
                    <w:rPr>
                      <w:rFonts w:ascii="Malgun Gothic" w:eastAsia="Malgun Gothic" w:hAnsi="Malgun Gothic"/>
                      <w:color w:val="000000"/>
                      <w:lang w:val="ru-RU"/>
                    </w:rPr>
                  </w:rPrChange>
                </w:rPr>
                <w:t xml:space="preserve"> </w:t>
              </w:r>
              <w:r w:rsidRPr="002A5E52">
                <w:rPr>
                  <w:rFonts w:ascii="Arial" w:eastAsia="Malgun Gothic" w:hAnsi="Arial" w:cs="Arial" w:hint="eastAsia"/>
                  <w:color w:val="000000"/>
                  <w:sz w:val="21"/>
                  <w:szCs w:val="21"/>
                  <w:rPrChange w:id="447" w:author="Mia Choi" w:date="2021-07-25T15:38:00Z">
                    <w:rPr>
                      <w:rFonts w:ascii="Malgun Gothic" w:eastAsia="Malgun Gothic" w:hAnsi="Malgun Gothic" w:hint="eastAsia"/>
                      <w:color w:val="000000"/>
                      <w:lang w:val="ru-RU"/>
                    </w:rPr>
                  </w:rPrChange>
                </w:rPr>
                <w:t>영업</w:t>
              </w:r>
              <w:r w:rsidRPr="002A5E52">
                <w:rPr>
                  <w:rFonts w:ascii="Arial" w:eastAsia="Malgun Gothic" w:hAnsi="Arial" w:cs="Arial"/>
                  <w:color w:val="000000"/>
                  <w:sz w:val="21"/>
                  <w:szCs w:val="21"/>
                  <w:rPrChange w:id="448" w:author="Mia Choi" w:date="2021-07-25T15:38:00Z">
                    <w:rPr>
                      <w:rFonts w:ascii="Malgun Gothic" w:eastAsia="Malgun Gothic" w:hAnsi="Malgun Gothic"/>
                      <w:color w:val="000000"/>
                      <w:lang w:val="ru-RU"/>
                    </w:rPr>
                  </w:rPrChange>
                </w:rPr>
                <w:t xml:space="preserve"> </w:t>
              </w:r>
              <w:r w:rsidRPr="002A5E52">
                <w:rPr>
                  <w:rFonts w:ascii="Arial" w:eastAsia="Malgun Gothic" w:hAnsi="Arial" w:cs="Arial" w:hint="eastAsia"/>
                  <w:color w:val="000000"/>
                  <w:sz w:val="21"/>
                  <w:szCs w:val="21"/>
                  <w:rPrChange w:id="449" w:author="Mia Choi" w:date="2021-07-25T15:38:00Z">
                    <w:rPr>
                      <w:rFonts w:ascii="Malgun Gothic" w:eastAsia="Malgun Gothic" w:hAnsi="Malgun Gothic" w:hint="eastAsia"/>
                      <w:color w:val="000000"/>
                      <w:lang w:val="ru-RU"/>
                    </w:rPr>
                  </w:rPrChange>
                </w:rPr>
                <w:t>관련직</w:t>
              </w:r>
              <w:r w:rsidRPr="002A5E52">
                <w:rPr>
                  <w:rFonts w:ascii="Arial" w:eastAsia="Malgun Gothic" w:hAnsi="Arial" w:cs="Arial"/>
                  <w:color w:val="000000"/>
                  <w:sz w:val="21"/>
                  <w:szCs w:val="21"/>
                  <w:rPrChange w:id="450" w:author="Mia Choi" w:date="2021-07-25T15:38:00Z">
                    <w:rPr>
                      <w:rFonts w:ascii="Malgun Gothic" w:eastAsia="Malgun Gothic" w:hAnsi="Malgun Gothic"/>
                      <w:color w:val="000000"/>
                      <w:lang w:val="ru-RU"/>
                    </w:rPr>
                  </w:rPrChange>
                </w:rPr>
                <w:t>(</w:t>
              </w:r>
              <w:r w:rsidRPr="002A5E52">
                <w:rPr>
                  <w:rFonts w:ascii="Arial" w:eastAsia="Malgun Gothic" w:hAnsi="Arial" w:cs="Arial" w:hint="eastAsia"/>
                  <w:color w:val="000000"/>
                  <w:sz w:val="21"/>
                  <w:szCs w:val="21"/>
                  <w:rPrChange w:id="451" w:author="Mia Choi" w:date="2021-07-25T15:38:00Z">
                    <w:rPr>
                      <w:rFonts w:ascii="Malgun Gothic" w:eastAsia="Malgun Gothic" w:hAnsi="Malgun Gothic" w:hint="eastAsia"/>
                      <w:color w:val="000000"/>
                      <w:lang w:val="ru-RU"/>
                    </w:rPr>
                  </w:rPrChange>
                </w:rPr>
                <w:t>판매</w:t>
              </w:r>
              <w:r w:rsidRPr="002A5E52">
                <w:rPr>
                  <w:rFonts w:ascii="Arial" w:eastAsia="Malgun Gothic" w:hAnsi="Arial" w:cs="Arial"/>
                  <w:color w:val="000000"/>
                  <w:sz w:val="21"/>
                  <w:szCs w:val="21"/>
                  <w:rPrChange w:id="452" w:author="Mia Choi" w:date="2021-07-25T15:38:00Z">
                    <w:rPr>
                      <w:rFonts w:ascii="Malgun Gothic" w:eastAsia="Malgun Gothic" w:hAnsi="Malgun Gothic"/>
                      <w:color w:val="000000"/>
                      <w:lang w:val="ru-RU"/>
                    </w:rPr>
                  </w:rPrChange>
                </w:rPr>
                <w:t xml:space="preserve">, </w:t>
              </w:r>
              <w:r w:rsidRPr="002A5E52">
                <w:rPr>
                  <w:rFonts w:ascii="Arial" w:eastAsia="Malgun Gothic" w:hAnsi="Arial" w:cs="Arial" w:hint="eastAsia"/>
                  <w:color w:val="000000"/>
                  <w:sz w:val="21"/>
                  <w:szCs w:val="21"/>
                  <w:rPrChange w:id="453" w:author="Mia Choi" w:date="2021-07-25T15:38:00Z">
                    <w:rPr>
                      <w:rFonts w:ascii="Malgun Gothic" w:eastAsia="Malgun Gothic" w:hAnsi="Malgun Gothic" w:hint="eastAsia"/>
                      <w:color w:val="000000"/>
                      <w:lang w:val="ru-RU"/>
                    </w:rPr>
                  </w:rPrChange>
                </w:rPr>
                <w:t>홍보</w:t>
              </w:r>
              <w:r w:rsidRPr="002A5E52">
                <w:rPr>
                  <w:rFonts w:ascii="Arial" w:eastAsia="Malgun Gothic" w:hAnsi="Arial" w:cs="Arial"/>
                  <w:color w:val="000000"/>
                  <w:sz w:val="21"/>
                  <w:szCs w:val="21"/>
                  <w:rPrChange w:id="454" w:author="Mia Choi" w:date="2021-07-25T15:38:00Z">
                    <w:rPr>
                      <w:rFonts w:ascii="Malgun Gothic" w:eastAsia="Malgun Gothic" w:hAnsi="Malgun Gothic"/>
                      <w:color w:val="000000"/>
                      <w:lang w:val="ru-RU"/>
                    </w:rPr>
                  </w:rPrChange>
                </w:rPr>
                <w:t xml:space="preserve"> </w:t>
              </w:r>
              <w:r w:rsidRPr="002A5E52">
                <w:rPr>
                  <w:rFonts w:ascii="Arial" w:eastAsia="Malgun Gothic" w:hAnsi="Arial" w:cs="Arial" w:hint="eastAsia"/>
                  <w:color w:val="000000"/>
                  <w:sz w:val="21"/>
                  <w:szCs w:val="21"/>
                  <w:rPrChange w:id="455" w:author="Mia Choi" w:date="2021-07-25T15:38:00Z">
                    <w:rPr>
                      <w:rFonts w:ascii="Malgun Gothic" w:eastAsia="Malgun Gothic" w:hAnsi="Malgun Gothic" w:hint="eastAsia"/>
                      <w:color w:val="000000"/>
                      <w:lang w:val="ru-RU"/>
                    </w:rPr>
                  </w:rPrChange>
                </w:rPr>
                <w:t>등</w:t>
              </w:r>
              <w:r w:rsidRPr="002A5E52">
                <w:rPr>
                  <w:rFonts w:ascii="Arial" w:eastAsia="Malgun Gothic" w:hAnsi="Arial" w:cs="Arial"/>
                  <w:color w:val="000000"/>
                  <w:sz w:val="21"/>
                  <w:szCs w:val="21"/>
                  <w:rPrChange w:id="456" w:author="Mia Choi" w:date="2021-07-25T15:38:00Z">
                    <w:rPr>
                      <w:rFonts w:ascii="Malgun Gothic" w:eastAsia="Malgun Gothic" w:hAnsi="Malgun Gothic"/>
                      <w:color w:val="000000"/>
                      <w:lang w:val="ru-RU"/>
                    </w:rPr>
                  </w:rPrChange>
                </w:rPr>
                <w:t xml:space="preserve">) </w:t>
              </w:r>
              <w:r w:rsidRPr="002A5E52">
                <w:rPr>
                  <w:rFonts w:ascii="Arial" w:eastAsia="Malgun Gothic" w:hAnsi="Arial" w:cs="Arial" w:hint="eastAsia"/>
                  <w:color w:val="000000"/>
                  <w:sz w:val="21"/>
                  <w:szCs w:val="21"/>
                  <w:rPrChange w:id="457" w:author="Mia Choi" w:date="2021-07-25T15:38:00Z">
                    <w:rPr>
                      <w:rFonts w:ascii="Malgun Gothic" w:eastAsia="Malgun Gothic" w:hAnsi="Malgun Gothic" w:hint="eastAsia"/>
                      <w:color w:val="000000"/>
                      <w:lang w:val="ru-RU"/>
                    </w:rPr>
                  </w:rPrChange>
                </w:rPr>
                <w:t>등</w:t>
              </w:r>
            </w:ins>
          </w:p>
        </w:tc>
        <w:tc>
          <w:tcPr>
            <w:tcW w:w="1667" w:type="pct"/>
          </w:tcPr>
          <w:p w14:paraId="7CD3607E" w14:textId="186C3CA3" w:rsidR="00B06789" w:rsidRPr="002A5E52" w:rsidRDefault="00E604C7" w:rsidP="00E604C7">
            <w:pPr>
              <w:pStyle w:val="af"/>
              <w:numPr>
                <w:ilvl w:val="0"/>
                <w:numId w:val="188"/>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М</w:t>
            </w:r>
            <w:r w:rsidR="00B06789" w:rsidRPr="002A5E52">
              <w:rPr>
                <w:rFonts w:ascii="Arial" w:eastAsia="Malgun Gothic" w:hAnsi="Arial" w:cs="Arial"/>
                <w:color w:val="000000"/>
                <w:sz w:val="21"/>
                <w:szCs w:val="21"/>
                <w:lang w:val="ru-RU"/>
              </w:rPr>
              <w:t>енеджеры (в сфере продаж, маркетинга и прочее), специалисты.</w:t>
            </w:r>
          </w:p>
        </w:tc>
        <w:tc>
          <w:tcPr>
            <w:tcW w:w="1667" w:type="pct"/>
          </w:tcPr>
          <w:p w14:paraId="52A07A01" w14:textId="056B09F0" w:rsidR="00F73A9C" w:rsidRPr="002A5E52" w:rsidRDefault="00E604C7" w:rsidP="00E604C7">
            <w:pPr>
              <w:pStyle w:val="af"/>
              <w:numPr>
                <w:ilvl w:val="0"/>
                <w:numId w:val="189"/>
              </w:numPr>
              <w:rPr>
                <w:rFonts w:ascii="Arial" w:eastAsia="Malgun Gothic" w:hAnsi="Arial" w:cs="Arial"/>
                <w:color w:val="000000"/>
                <w:sz w:val="21"/>
                <w:szCs w:val="21"/>
              </w:rPr>
            </w:pPr>
            <w:r w:rsidRPr="002A5E52">
              <w:rPr>
                <w:rFonts w:ascii="Arial" w:eastAsia="Malgun Gothic" w:hAnsi="Arial" w:cs="Arial"/>
                <w:color w:val="000000"/>
                <w:sz w:val="21"/>
                <w:szCs w:val="21"/>
                <w:lang w:val="en-GB"/>
              </w:rPr>
              <w:t>M</w:t>
            </w:r>
            <w:proofErr w:type="spellStart"/>
            <w:r w:rsidR="00F73A9C" w:rsidRPr="002A5E52">
              <w:rPr>
                <w:rFonts w:ascii="Arial" w:eastAsia="Malgun Gothic" w:hAnsi="Arial" w:cs="Arial"/>
                <w:color w:val="000000"/>
                <w:sz w:val="21"/>
                <w:szCs w:val="21"/>
              </w:rPr>
              <w:t>anagers</w:t>
            </w:r>
            <w:proofErr w:type="spellEnd"/>
            <w:r w:rsidR="00F73A9C" w:rsidRPr="002A5E52">
              <w:rPr>
                <w:rFonts w:ascii="Arial" w:eastAsia="Malgun Gothic" w:hAnsi="Arial" w:cs="Arial"/>
                <w:color w:val="000000"/>
                <w:sz w:val="21"/>
                <w:szCs w:val="21"/>
              </w:rPr>
              <w:t xml:space="preserve"> (in the field of sales, marketing, etc.), specialists.</w:t>
            </w:r>
          </w:p>
          <w:p w14:paraId="5429AFD8" w14:textId="231ECB77" w:rsidR="00B06789" w:rsidRPr="002A5E52" w:rsidRDefault="00B06789" w:rsidP="00B06789">
            <w:pPr>
              <w:rPr>
                <w:rFonts w:ascii="Arial" w:eastAsia="Malgun Gothic" w:hAnsi="Arial" w:cs="Arial"/>
                <w:color w:val="000000"/>
                <w:sz w:val="21"/>
                <w:szCs w:val="21"/>
              </w:rPr>
            </w:pPr>
          </w:p>
        </w:tc>
      </w:tr>
      <w:tr w:rsidR="00B06789" w:rsidRPr="002A5E52" w14:paraId="17D0EE93" w14:textId="77777777" w:rsidTr="002103A2">
        <w:tc>
          <w:tcPr>
            <w:tcW w:w="1666" w:type="pct"/>
          </w:tcPr>
          <w:p w14:paraId="6804C80E" w14:textId="2F3861A7" w:rsidR="00B06789" w:rsidRPr="002A5E52" w:rsidRDefault="00B06789" w:rsidP="00B06789">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2. </w:t>
            </w:r>
            <w:r w:rsidRPr="002A5E52">
              <w:rPr>
                <w:rFonts w:ascii="Arial" w:eastAsia="Malgun Gothic" w:hAnsi="Arial" w:cs="Arial"/>
                <w:color w:val="000000"/>
                <w:sz w:val="21"/>
                <w:szCs w:val="21"/>
              </w:rPr>
              <w:t>기능직</w:t>
            </w:r>
          </w:p>
        </w:tc>
        <w:tc>
          <w:tcPr>
            <w:tcW w:w="1667" w:type="pct"/>
          </w:tcPr>
          <w:p w14:paraId="1A7BA6D7" w14:textId="092960AF" w:rsidR="00B06789" w:rsidRPr="002A5E52" w:rsidRDefault="00B06789" w:rsidP="00E604C7">
            <w:pPr>
              <w:pStyle w:val="af"/>
              <w:numPr>
                <w:ilvl w:val="0"/>
                <w:numId w:val="182"/>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Функциональные должности:</w:t>
            </w:r>
          </w:p>
        </w:tc>
        <w:tc>
          <w:tcPr>
            <w:tcW w:w="1667" w:type="pct"/>
          </w:tcPr>
          <w:p w14:paraId="14BC5336" w14:textId="7B148641" w:rsidR="00B06789" w:rsidRPr="002A5E52" w:rsidRDefault="00F73A9C" w:rsidP="00B06789">
            <w:pPr>
              <w:rPr>
                <w:rFonts w:ascii="Arial" w:eastAsia="Malgun Gothic" w:hAnsi="Arial" w:cs="Arial"/>
                <w:color w:val="000000"/>
                <w:sz w:val="21"/>
                <w:szCs w:val="21"/>
              </w:rPr>
            </w:pPr>
            <w:r w:rsidRPr="002A5E52">
              <w:rPr>
                <w:rFonts w:ascii="Arial" w:eastAsia="Malgun Gothic" w:hAnsi="Arial" w:cs="Arial"/>
                <w:color w:val="000000"/>
                <w:sz w:val="21"/>
                <w:szCs w:val="21"/>
                <w:lang w:val="ru-RU"/>
              </w:rPr>
              <w:t xml:space="preserve">2. </w:t>
            </w:r>
            <w:r w:rsidR="00B06789" w:rsidRPr="002A5E52">
              <w:rPr>
                <w:rFonts w:ascii="Arial" w:eastAsia="Malgun Gothic" w:hAnsi="Arial" w:cs="Arial"/>
                <w:color w:val="000000"/>
                <w:sz w:val="21"/>
                <w:szCs w:val="21"/>
              </w:rPr>
              <w:t>Functional positions:</w:t>
            </w:r>
          </w:p>
        </w:tc>
      </w:tr>
      <w:tr w:rsidR="00B06789" w:rsidRPr="002A5E52" w14:paraId="1FB53FD7" w14:textId="77777777" w:rsidTr="002103A2">
        <w:tc>
          <w:tcPr>
            <w:tcW w:w="1666" w:type="pct"/>
          </w:tcPr>
          <w:p w14:paraId="7A341529" w14:textId="21072141" w:rsidR="00B06789" w:rsidRPr="002A5E52" w:rsidRDefault="00B06789" w:rsidP="00B06789">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1) </w:t>
            </w:r>
            <w:r w:rsidRPr="002A5E52">
              <w:rPr>
                <w:rFonts w:ascii="Arial" w:eastAsia="Malgun Gothic" w:hAnsi="Arial" w:cs="Arial"/>
                <w:color w:val="000000"/>
                <w:sz w:val="21"/>
                <w:szCs w:val="21"/>
              </w:rPr>
              <w:t>일반</w:t>
            </w:r>
            <w:r w:rsidRPr="002A5E52">
              <w:rPr>
                <w:rFonts w:ascii="Arial" w:eastAsia="Malgun Gothic" w:hAnsi="Arial" w:cs="Arial"/>
                <w:color w:val="000000"/>
                <w:sz w:val="21"/>
                <w:szCs w:val="21"/>
              </w:rPr>
              <w:t xml:space="preserve"> </w:t>
            </w:r>
            <w:proofErr w:type="gramStart"/>
            <w:r w:rsidRPr="002A5E52">
              <w:rPr>
                <w:rFonts w:ascii="Arial" w:eastAsia="Malgun Gothic" w:hAnsi="Arial" w:cs="Arial"/>
                <w:color w:val="000000"/>
                <w:sz w:val="21"/>
                <w:szCs w:val="21"/>
              </w:rPr>
              <w:t>생산직</w:t>
            </w:r>
            <w:r w:rsidRPr="002A5E52">
              <w:rPr>
                <w:rFonts w:ascii="Arial" w:eastAsia="Malgun Gothic" w:hAnsi="Arial" w:cs="Arial"/>
                <w:color w:val="000000"/>
                <w:sz w:val="21"/>
                <w:szCs w:val="21"/>
              </w:rPr>
              <w:t xml:space="preserve"> :</w:t>
            </w:r>
            <w:proofErr w:type="gram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생산분야에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근무하는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일반근로자</w:t>
            </w:r>
          </w:p>
        </w:tc>
        <w:tc>
          <w:tcPr>
            <w:tcW w:w="1667" w:type="pct"/>
          </w:tcPr>
          <w:p w14:paraId="3B1CCF77" w14:textId="2238EE10" w:rsidR="00B06789" w:rsidRPr="002A5E52" w:rsidRDefault="00E604C7" w:rsidP="00E604C7">
            <w:pPr>
              <w:pStyle w:val="af"/>
              <w:numPr>
                <w:ilvl w:val="0"/>
                <w:numId w:val="190"/>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П</w:t>
            </w:r>
            <w:r w:rsidR="00B06789" w:rsidRPr="002A5E52">
              <w:rPr>
                <w:rFonts w:ascii="Arial" w:eastAsia="Malgun Gothic" w:hAnsi="Arial" w:cs="Arial"/>
                <w:color w:val="000000"/>
                <w:sz w:val="21"/>
                <w:szCs w:val="21"/>
                <w:lang w:val="ru-RU"/>
              </w:rPr>
              <w:t>роизводственные должности: работники, осуществляющие деятельность в сфере производства;</w:t>
            </w:r>
          </w:p>
        </w:tc>
        <w:tc>
          <w:tcPr>
            <w:tcW w:w="1667" w:type="pct"/>
          </w:tcPr>
          <w:p w14:paraId="5B4FCE96" w14:textId="7080752D" w:rsidR="00B06789" w:rsidRPr="002A5E52" w:rsidRDefault="00B06789" w:rsidP="00E604C7">
            <w:pPr>
              <w:pStyle w:val="af"/>
              <w:numPr>
                <w:ilvl w:val="0"/>
                <w:numId w:val="191"/>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Ordinary production positions: ordinary workers in the field of production;</w:t>
            </w:r>
          </w:p>
        </w:tc>
      </w:tr>
      <w:tr w:rsidR="00B06789" w:rsidRPr="002A5E52" w14:paraId="545C2E4A" w14:textId="77777777" w:rsidTr="002103A2">
        <w:tc>
          <w:tcPr>
            <w:tcW w:w="1666" w:type="pct"/>
          </w:tcPr>
          <w:p w14:paraId="19A0D22D" w14:textId="778E10F7" w:rsidR="00B06789" w:rsidRPr="002A5E52" w:rsidRDefault="00B06789" w:rsidP="00B06789">
            <w:pPr>
              <w:rPr>
                <w:rFonts w:ascii="Arial" w:eastAsia="Malgun Gothic" w:hAnsi="Arial" w:cs="Arial"/>
                <w:color w:val="000000"/>
                <w:sz w:val="21"/>
                <w:szCs w:val="21"/>
              </w:rPr>
            </w:pPr>
            <w:del w:id="458" w:author="Mia Choi" w:date="2021-07-26T18:13:00Z">
              <w:r w:rsidRPr="002A5E52" w:rsidDel="00B06789">
                <w:rPr>
                  <w:rFonts w:ascii="Arial" w:eastAsia="Malgun Gothic" w:hAnsi="Arial" w:cs="Arial"/>
                  <w:color w:val="000000"/>
                  <w:sz w:val="21"/>
                  <w:szCs w:val="21"/>
                  <w:rPrChange w:id="459" w:author="Гурьянов" w:date="2021-07-23T14:25:00Z">
                    <w:rPr>
                      <w:rFonts w:ascii="Malgun Gothic" w:eastAsia="Malgun Gothic" w:hAnsi="Malgun Gothic"/>
                      <w:color w:val="000000"/>
                      <w:lang w:val="ru-RU"/>
                    </w:rPr>
                  </w:rPrChange>
                </w:rPr>
                <w:delText xml:space="preserve">3. </w:delText>
              </w:r>
              <w:r w:rsidRPr="002A5E52" w:rsidDel="00B06789">
                <w:rPr>
                  <w:rFonts w:ascii="Arial" w:eastAsia="Malgun Gothic" w:hAnsi="Arial" w:cs="Arial"/>
                  <w:color w:val="000000"/>
                  <w:sz w:val="21"/>
                  <w:szCs w:val="21"/>
                </w:rPr>
                <w:delText>계약직</w:delText>
              </w:r>
            </w:del>
          </w:p>
        </w:tc>
        <w:tc>
          <w:tcPr>
            <w:tcW w:w="1667" w:type="pct"/>
          </w:tcPr>
          <w:p w14:paraId="49ABBAA0" w14:textId="3D96E28C" w:rsidR="00B06789" w:rsidRPr="002A5E52" w:rsidRDefault="00B06789" w:rsidP="00B06789">
            <w:pPr>
              <w:rPr>
                <w:rFonts w:ascii="Arial" w:eastAsia="Malgun Gothic" w:hAnsi="Arial" w:cs="Arial"/>
                <w:color w:val="000000"/>
                <w:sz w:val="21"/>
                <w:szCs w:val="21"/>
              </w:rPr>
            </w:pPr>
          </w:p>
        </w:tc>
        <w:tc>
          <w:tcPr>
            <w:tcW w:w="1667" w:type="pct"/>
          </w:tcPr>
          <w:p w14:paraId="5C236164" w14:textId="77777777" w:rsidR="00B06789" w:rsidRPr="002A5E52" w:rsidRDefault="00B06789" w:rsidP="00B06789">
            <w:pPr>
              <w:rPr>
                <w:rFonts w:ascii="Arial" w:eastAsia="Malgun Gothic" w:hAnsi="Arial" w:cs="Arial"/>
                <w:color w:val="000000"/>
                <w:sz w:val="21"/>
                <w:szCs w:val="21"/>
              </w:rPr>
            </w:pPr>
          </w:p>
        </w:tc>
      </w:tr>
      <w:tr w:rsidR="00B06789" w:rsidRPr="002A5E52" w14:paraId="3A0E8122" w14:textId="77777777" w:rsidTr="002103A2">
        <w:tc>
          <w:tcPr>
            <w:tcW w:w="1666" w:type="pct"/>
          </w:tcPr>
          <w:p w14:paraId="4F0D52A2" w14:textId="7ADDBBDE" w:rsidR="00B06789" w:rsidRPr="002A5E52" w:rsidDel="00B06789" w:rsidRDefault="00B06789" w:rsidP="00B06789">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14</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신분보장</w:t>
            </w:r>
            <w:r w:rsidRPr="002A5E52">
              <w:rPr>
                <w:rFonts w:ascii="Arial" w:eastAsia="Malgun Gothic" w:hAnsi="Arial" w:cs="Arial"/>
                <w:b/>
                <w:bCs/>
                <w:color w:val="000000"/>
                <w:sz w:val="21"/>
                <w:szCs w:val="21"/>
              </w:rPr>
              <w:t>)</w:t>
            </w:r>
          </w:p>
        </w:tc>
        <w:tc>
          <w:tcPr>
            <w:tcW w:w="1667" w:type="pct"/>
          </w:tcPr>
          <w:p w14:paraId="4D27F6D4" w14:textId="47E71B71" w:rsidR="00B06789" w:rsidRPr="002A5E52" w:rsidRDefault="00B06789" w:rsidP="00B06789">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14 (Гарантия статуса Работника)</w:t>
            </w:r>
          </w:p>
        </w:tc>
        <w:tc>
          <w:tcPr>
            <w:tcW w:w="1667" w:type="pct"/>
          </w:tcPr>
          <w:p w14:paraId="11350506" w14:textId="7F8C7CCE" w:rsidR="00B06789" w:rsidRPr="002A5E52" w:rsidRDefault="00B06789" w:rsidP="00B06789">
            <w:pPr>
              <w:rPr>
                <w:rFonts w:ascii="Arial" w:eastAsia="Malgun Gothic" w:hAnsi="Arial" w:cs="Arial"/>
                <w:b/>
                <w:bCs/>
                <w:color w:val="000000"/>
                <w:sz w:val="21"/>
                <w:szCs w:val="21"/>
              </w:rPr>
            </w:pPr>
            <w:r w:rsidRPr="002A5E52">
              <w:rPr>
                <w:rFonts w:ascii="Arial" w:eastAsia="Malgun Gothic" w:hAnsi="Arial" w:cs="Arial"/>
                <w:b/>
                <w:bCs/>
                <w:color w:val="000000"/>
                <w:sz w:val="21"/>
                <w:szCs w:val="21"/>
                <w:lang w:val="en-GB"/>
              </w:rPr>
              <w:t>Article 14 (Guarantee of the</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lang w:val="en-GB"/>
              </w:rPr>
              <w:t>Employee’s personal safety)</w:t>
            </w:r>
          </w:p>
        </w:tc>
      </w:tr>
      <w:tr w:rsidR="00B06789" w:rsidRPr="002A5E52" w14:paraId="5C12B8FE" w14:textId="77777777" w:rsidTr="002103A2">
        <w:tc>
          <w:tcPr>
            <w:tcW w:w="1666" w:type="pct"/>
          </w:tcPr>
          <w:p w14:paraId="7C09B39A" w14:textId="77777777" w:rsidR="00B06789" w:rsidRPr="002A5E52" w:rsidDel="00722200" w:rsidRDefault="00B06789">
            <w:pPr>
              <w:rPr>
                <w:del w:id="460" w:author="Mia Choi" w:date="2021-07-25T15:38:00Z"/>
                <w:rFonts w:ascii="Arial" w:eastAsia="Malgun Gothic" w:hAnsi="Arial" w:cs="Arial"/>
                <w:color w:val="000000"/>
                <w:sz w:val="21"/>
                <w:szCs w:val="21"/>
              </w:rPr>
              <w:pPrChange w:id="461" w:author="Mia Choi" w:date="2021-07-25T15:38:00Z">
                <w:pPr>
                  <w:ind w:left="840" w:hangingChars="400" w:hanging="840"/>
                </w:pPr>
              </w:pPrChange>
            </w:pPr>
            <w:ins w:id="462" w:author="Mia Choi" w:date="2021-07-25T15:38:00Z">
              <w:r w:rsidRPr="002A5E52">
                <w:rPr>
                  <w:rFonts w:ascii="Arial" w:eastAsia="Malgun Gothic" w:hAnsi="Arial" w:cs="Arial"/>
                  <w:color w:val="000000"/>
                  <w:sz w:val="21"/>
                  <w:szCs w:val="21"/>
                </w:rPr>
                <w:t>회사는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고용계약에서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정한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직무를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근로자에게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제공할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의무가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있다</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그러나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법률이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정하는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해당</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직원의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업무를</w:t>
              </w:r>
              <w:r w:rsidRPr="002A5E52">
                <w:rPr>
                  <w:rFonts w:ascii="Arial" w:eastAsia="Malgun Gothic" w:hAnsi="Arial" w:cs="Arial"/>
                  <w:color w:val="000000"/>
                  <w:sz w:val="21"/>
                  <w:szCs w:val="21"/>
                </w:rPr>
                <w:t xml:space="preserve"> </w:t>
              </w:r>
              <w:proofErr w:type="gramStart"/>
              <w:r w:rsidRPr="002A5E52">
                <w:rPr>
                  <w:rFonts w:ascii="Arial" w:eastAsia="Malgun Gothic" w:hAnsi="Arial" w:cs="Arial"/>
                  <w:color w:val="000000"/>
                  <w:sz w:val="21"/>
                  <w:szCs w:val="21"/>
                </w:rPr>
                <w:t>중단</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시키거나</w:t>
              </w:r>
              <w:proofErr w:type="gram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허용하지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않을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의무가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있다</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해당</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목록은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러시아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노동법</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연방법에서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명시되어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있다</w:t>
              </w:r>
              <w:r w:rsidRPr="002A5E52">
                <w:rPr>
                  <w:rFonts w:ascii="Arial" w:eastAsia="Malgun Gothic" w:hAnsi="Arial" w:cs="Arial"/>
                  <w:color w:val="000000"/>
                  <w:sz w:val="21"/>
                  <w:szCs w:val="21"/>
                </w:rPr>
                <w:t>.</w:t>
              </w:r>
            </w:ins>
            <w:del w:id="463" w:author="Mia Choi" w:date="2021-07-25T15:38:00Z">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종업원은</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재직</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중</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형의</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유죄선고</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회사의</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징계처분</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또는</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이</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규칙에서</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정하는</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사유에</w:delText>
              </w:r>
            </w:del>
          </w:p>
          <w:p w14:paraId="185B4CAE" w14:textId="1B3C026D" w:rsidR="00B06789" w:rsidRPr="002A5E52" w:rsidRDefault="00B06789" w:rsidP="00B06789">
            <w:pPr>
              <w:rPr>
                <w:rFonts w:ascii="Arial" w:eastAsia="Malgun Gothic" w:hAnsi="Arial" w:cs="Arial"/>
                <w:color w:val="000000"/>
                <w:sz w:val="21"/>
                <w:szCs w:val="21"/>
              </w:rPr>
            </w:pPr>
            <w:del w:id="464" w:author="Mia Choi" w:date="2021-07-25T15:38:00Z">
              <w:r w:rsidRPr="002A5E52" w:rsidDel="00722200">
                <w:rPr>
                  <w:rFonts w:ascii="Arial" w:eastAsia="Malgun Gothic" w:hAnsi="Arial" w:cs="Arial"/>
                  <w:color w:val="000000"/>
                  <w:sz w:val="21"/>
                  <w:szCs w:val="21"/>
                </w:rPr>
                <w:delText>의하지</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아니하고는</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그</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의사에</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반하여</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휴직</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정직</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감봉</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또는</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면직</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해고당하지</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아니</w:delText>
              </w:r>
              <w:r w:rsidRPr="002A5E52" w:rsidDel="00722200">
                <w:rPr>
                  <w:rFonts w:ascii="Arial" w:eastAsia="Malgun Gothic" w:hAnsi="Arial" w:cs="Arial"/>
                  <w:color w:val="000000"/>
                  <w:sz w:val="21"/>
                  <w:szCs w:val="21"/>
                </w:rPr>
                <w:delText xml:space="preserve"> </w:delText>
              </w:r>
              <w:r w:rsidRPr="002A5E52" w:rsidDel="00722200">
                <w:rPr>
                  <w:rFonts w:ascii="Arial" w:eastAsia="Malgun Gothic" w:hAnsi="Arial" w:cs="Arial"/>
                  <w:color w:val="000000"/>
                  <w:sz w:val="21"/>
                  <w:szCs w:val="21"/>
                </w:rPr>
                <w:delText>한다</w:delText>
              </w:r>
              <w:r w:rsidRPr="002A5E52" w:rsidDel="00722200">
                <w:rPr>
                  <w:rFonts w:ascii="Arial" w:eastAsia="Malgun Gothic" w:hAnsi="Arial" w:cs="Arial"/>
                  <w:color w:val="000000"/>
                  <w:sz w:val="21"/>
                  <w:szCs w:val="21"/>
                </w:rPr>
                <w:delText>.</w:delText>
              </w:r>
            </w:del>
          </w:p>
        </w:tc>
        <w:tc>
          <w:tcPr>
            <w:tcW w:w="1667" w:type="pct"/>
          </w:tcPr>
          <w:p w14:paraId="0199774C" w14:textId="24EF17E6" w:rsidR="00B06789" w:rsidRPr="002A5E52" w:rsidRDefault="00B06789" w:rsidP="00B06789">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Компания</w:t>
            </w:r>
            <w:r w:rsidRPr="002A5E52">
              <w:rPr>
                <w:rFonts w:ascii="Arial" w:eastAsia="Malgun Gothic" w:hAnsi="Arial" w:cs="Arial"/>
                <w:color w:val="000000"/>
                <w:sz w:val="21"/>
                <w:szCs w:val="21"/>
                <w:lang w:val="ru-RU"/>
                <w:rPrChange w:id="465" w:author="Гурьянов" w:date="2021-07-22T10:30:00Z">
                  <w:rPr>
                    <w:rFonts w:eastAsia="Times New Roman"/>
                    <w:color w:val="22272F"/>
                    <w:sz w:val="17"/>
                    <w:szCs w:val="17"/>
                    <w:u w:val="single"/>
                    <w:lang w:val="ru-RU" w:eastAsia="ru-RU"/>
                  </w:rPr>
                </w:rPrChange>
              </w:rPr>
              <w:t xml:space="preserve"> обязан</w:t>
            </w:r>
            <w:r w:rsidRPr="002A5E52">
              <w:rPr>
                <w:rFonts w:ascii="Arial" w:eastAsia="Malgun Gothic" w:hAnsi="Arial" w:cs="Arial"/>
                <w:color w:val="000000"/>
                <w:sz w:val="21"/>
                <w:szCs w:val="21"/>
                <w:lang w:val="ru-RU"/>
              </w:rPr>
              <w:t>а</w:t>
            </w:r>
            <w:r w:rsidRPr="002A5E52">
              <w:rPr>
                <w:rFonts w:ascii="Arial" w:eastAsia="Malgun Gothic" w:hAnsi="Arial" w:cs="Arial"/>
                <w:color w:val="000000"/>
                <w:sz w:val="21"/>
                <w:szCs w:val="21"/>
                <w:lang w:val="ru-RU"/>
                <w:rPrChange w:id="466" w:author="Гурьянов" w:date="2021-07-22T10:30:00Z">
                  <w:rPr>
                    <w:rFonts w:eastAsia="Times New Roman"/>
                    <w:color w:val="22272F"/>
                    <w:sz w:val="17"/>
                    <w:szCs w:val="17"/>
                    <w:u w:val="single"/>
                    <w:lang w:val="ru-RU" w:eastAsia="ru-RU"/>
                  </w:rPr>
                </w:rPrChange>
              </w:rPr>
              <w:t xml:space="preserve"> предоставлять </w:t>
            </w:r>
            <w:r w:rsidRPr="002A5E52">
              <w:rPr>
                <w:rFonts w:ascii="Arial" w:eastAsia="Malgun Gothic" w:hAnsi="Arial" w:cs="Arial"/>
                <w:color w:val="000000"/>
                <w:sz w:val="21"/>
                <w:szCs w:val="21"/>
                <w:lang w:val="ru-RU"/>
              </w:rPr>
              <w:t>Р</w:t>
            </w:r>
            <w:r w:rsidRPr="002A5E52">
              <w:rPr>
                <w:rFonts w:ascii="Arial" w:eastAsia="Malgun Gothic" w:hAnsi="Arial" w:cs="Arial"/>
                <w:color w:val="000000"/>
                <w:sz w:val="21"/>
                <w:szCs w:val="21"/>
                <w:lang w:val="ru-RU"/>
                <w:rPrChange w:id="467" w:author="Гурьянов" w:date="2021-07-22T10:30:00Z">
                  <w:rPr>
                    <w:rFonts w:eastAsia="Times New Roman"/>
                    <w:color w:val="22272F"/>
                    <w:sz w:val="17"/>
                    <w:szCs w:val="17"/>
                    <w:u w:val="single"/>
                    <w:lang w:val="ru-RU" w:eastAsia="ru-RU"/>
                  </w:rPr>
                </w:rPrChange>
              </w:rPr>
              <w:t xml:space="preserve">аботникам работу, обусловленную трудовым договором. Однако в ряде случаев, предусмотренных законодательством, </w:t>
            </w:r>
            <w:r w:rsidRPr="002A5E52">
              <w:rPr>
                <w:rFonts w:ascii="Arial" w:eastAsia="Malgun Gothic" w:hAnsi="Arial" w:cs="Arial"/>
                <w:color w:val="000000"/>
                <w:sz w:val="21"/>
                <w:szCs w:val="21"/>
                <w:lang w:val="ru-RU"/>
              </w:rPr>
              <w:t>Компания</w:t>
            </w:r>
            <w:r w:rsidRPr="002A5E52">
              <w:rPr>
                <w:rFonts w:ascii="Arial" w:eastAsia="Malgun Gothic" w:hAnsi="Arial" w:cs="Arial"/>
                <w:color w:val="000000"/>
                <w:sz w:val="21"/>
                <w:szCs w:val="21"/>
                <w:lang w:val="ru-RU"/>
                <w:rPrChange w:id="468" w:author="Гурьянов" w:date="2021-07-22T10:30:00Z">
                  <w:rPr>
                    <w:rFonts w:eastAsia="Times New Roman"/>
                    <w:color w:val="22272F"/>
                    <w:sz w:val="17"/>
                    <w:szCs w:val="17"/>
                    <w:u w:val="single"/>
                    <w:lang w:val="ru-RU" w:eastAsia="ru-RU"/>
                  </w:rPr>
                </w:rPrChange>
              </w:rPr>
              <w:t xml:space="preserve"> обязан</w:t>
            </w:r>
            <w:r w:rsidRPr="002A5E52">
              <w:rPr>
                <w:rFonts w:ascii="Arial" w:eastAsia="Malgun Gothic" w:hAnsi="Arial" w:cs="Arial"/>
                <w:color w:val="000000"/>
                <w:sz w:val="21"/>
                <w:szCs w:val="21"/>
                <w:lang w:val="ru-RU"/>
              </w:rPr>
              <w:t xml:space="preserve">а </w:t>
            </w:r>
            <w:r w:rsidRPr="002A5E52">
              <w:rPr>
                <w:rFonts w:ascii="Arial" w:eastAsia="Malgun Gothic" w:hAnsi="Arial" w:cs="Arial"/>
                <w:color w:val="000000"/>
                <w:sz w:val="21"/>
                <w:szCs w:val="21"/>
                <w:lang w:val="ru-RU"/>
                <w:rPrChange w:id="469" w:author="Гурьянов" w:date="2021-07-22T10:30:00Z">
                  <w:rPr>
                    <w:rFonts w:eastAsia="Times New Roman"/>
                    <w:color w:val="22272F"/>
                    <w:sz w:val="17"/>
                    <w:szCs w:val="17"/>
                    <w:u w:val="single"/>
                    <w:lang w:val="ru-RU" w:eastAsia="ru-RU"/>
                  </w:rPr>
                </w:rPrChange>
              </w:rPr>
              <w:t>отстранить</w:t>
            </w:r>
            <w:r w:rsidRPr="002A5E52">
              <w:rPr>
                <w:rFonts w:ascii="Arial" w:eastAsia="Malgun Gothic" w:hAnsi="Arial" w:cs="Arial"/>
                <w:color w:val="000000"/>
                <w:sz w:val="21"/>
                <w:szCs w:val="21"/>
                <w:lang w:val="ru-RU"/>
              </w:rPr>
              <w:t xml:space="preserve"> Р</w:t>
            </w:r>
            <w:r w:rsidRPr="00E17745">
              <w:rPr>
                <w:rFonts w:ascii="Arial" w:eastAsia="Malgun Gothic" w:hAnsi="Arial" w:cs="Arial"/>
                <w:color w:val="000000"/>
                <w:sz w:val="21"/>
                <w:szCs w:val="21"/>
                <w:lang w:val="ru-RU"/>
                <w:rPrChange w:id="470" w:author="Mia Choi" w:date="2021-07-25T15:26:00Z">
                  <w:rPr>
                    <w:rStyle w:val="highlightsearch"/>
                    <w:rFonts w:eastAsia="Times New Roman"/>
                    <w:color w:val="FFFFFF"/>
                    <w:sz w:val="17"/>
                    <w:szCs w:val="17"/>
                    <w:shd w:val="clear" w:color="auto" w:fill="457ECD"/>
                    <w:lang w:val="ru-RU" w:eastAsia="ru-RU"/>
                  </w:rPr>
                </w:rPrChange>
              </w:rPr>
              <w:t>аботника</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lang w:val="ru-RU"/>
                <w:rPrChange w:id="471" w:author="Гурьянов" w:date="2021-07-22T10:30:00Z">
                  <w:rPr>
                    <w:rFonts w:eastAsia="Times New Roman"/>
                    <w:color w:val="22272F"/>
                    <w:sz w:val="17"/>
                    <w:szCs w:val="17"/>
                    <w:lang w:val="ru-RU" w:eastAsia="ru-RU"/>
                  </w:rPr>
                </w:rPrChange>
              </w:rPr>
              <w:t>от</w:t>
            </w:r>
            <w:r w:rsidRPr="002A5E52">
              <w:rPr>
                <w:rFonts w:ascii="Arial" w:eastAsia="Malgun Gothic" w:hAnsi="Arial" w:cs="Arial"/>
                <w:color w:val="000000"/>
                <w:sz w:val="21"/>
                <w:szCs w:val="21"/>
                <w:lang w:val="ru-RU"/>
              </w:rPr>
              <w:t xml:space="preserve"> </w:t>
            </w:r>
            <w:r w:rsidRPr="00E17745">
              <w:rPr>
                <w:rFonts w:ascii="Arial" w:eastAsia="Malgun Gothic" w:hAnsi="Arial" w:cs="Arial"/>
                <w:color w:val="000000"/>
                <w:sz w:val="21"/>
                <w:szCs w:val="21"/>
                <w:lang w:val="ru-RU"/>
                <w:rPrChange w:id="472" w:author="Mia Choi" w:date="2021-07-25T15:26:00Z">
                  <w:rPr>
                    <w:rStyle w:val="highlightsearch"/>
                    <w:rFonts w:eastAsia="Times New Roman"/>
                    <w:color w:val="FFFFFF"/>
                    <w:sz w:val="17"/>
                    <w:szCs w:val="17"/>
                    <w:shd w:val="clear" w:color="auto" w:fill="457ECD"/>
                    <w:lang w:val="ru-RU" w:eastAsia="ru-RU"/>
                  </w:rPr>
                </w:rPrChange>
              </w:rPr>
              <w:t>работы</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lang w:val="ru-RU"/>
                <w:rPrChange w:id="473" w:author="Гурьянов" w:date="2021-07-22T10:30:00Z">
                  <w:rPr>
                    <w:rFonts w:eastAsia="Times New Roman"/>
                    <w:color w:val="22272F"/>
                    <w:sz w:val="17"/>
                    <w:szCs w:val="17"/>
                    <w:lang w:val="ru-RU" w:eastAsia="ru-RU"/>
                  </w:rPr>
                </w:rPrChange>
              </w:rPr>
              <w:t xml:space="preserve">или не допускать его к работе. Перечень оснований, по которым работник отстраняется от работы (не допускается к работе), приведен </w:t>
            </w:r>
            <w:r w:rsidRPr="002A5E52">
              <w:rPr>
                <w:rFonts w:ascii="Arial" w:eastAsia="Malgun Gothic" w:hAnsi="Arial" w:cs="Arial"/>
                <w:color w:val="000000"/>
                <w:sz w:val="21"/>
                <w:szCs w:val="21"/>
                <w:lang w:val="ru-RU"/>
              </w:rPr>
              <w:t>Трудовом кодексе России и иных федеральных законах.</w:t>
            </w:r>
          </w:p>
        </w:tc>
        <w:tc>
          <w:tcPr>
            <w:tcW w:w="1667" w:type="pct"/>
          </w:tcPr>
          <w:p w14:paraId="7782480B" w14:textId="221AC53C" w:rsidR="00B06789" w:rsidRPr="002A5E52" w:rsidRDefault="00B06789" w:rsidP="00B06789">
            <w:pPr>
              <w:rPr>
                <w:rFonts w:ascii="Arial" w:eastAsia="Malgun Gothic" w:hAnsi="Arial" w:cs="Arial"/>
                <w:color w:val="000000"/>
                <w:sz w:val="21"/>
                <w:szCs w:val="21"/>
              </w:rPr>
            </w:pPr>
            <w:r w:rsidRPr="002A5E52">
              <w:rPr>
                <w:rFonts w:ascii="Arial" w:eastAsia="Malgun Gothic" w:hAnsi="Arial" w:cs="Arial"/>
                <w:color w:val="000000"/>
                <w:sz w:val="21"/>
                <w:szCs w:val="21"/>
                <w:lang w:val="en-GB"/>
              </w:rPr>
              <w:t>The E</w:t>
            </w:r>
            <w:proofErr w:type="spellStart"/>
            <w:r w:rsidRPr="002A5E52">
              <w:rPr>
                <w:rFonts w:ascii="Arial" w:eastAsia="Malgun Gothic" w:hAnsi="Arial" w:cs="Arial"/>
                <w:color w:val="000000"/>
                <w:sz w:val="21"/>
                <w:szCs w:val="21"/>
              </w:rPr>
              <w:t>mployee</w:t>
            </w:r>
            <w:proofErr w:type="spellEnd"/>
            <w:r w:rsidRPr="002A5E52">
              <w:rPr>
                <w:rFonts w:ascii="Arial" w:eastAsia="Malgun Gothic" w:hAnsi="Arial" w:cs="Arial"/>
                <w:color w:val="000000"/>
                <w:sz w:val="21"/>
                <w:szCs w:val="21"/>
                <w:lang w:val="en-GB"/>
              </w:rPr>
              <w:t xml:space="preserve"> is subject to punishment in the form of imprisonment or the Company’s disciplinary sanctions for the reasons specified in the Regulation. In this</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lang w:val="en-GB"/>
              </w:rPr>
              <w:t xml:space="preserve">case, the Employee may not receive leave, he may be punished with the suspension from work, lower wages, dismissal against his or her wishes, </w:t>
            </w:r>
            <w:proofErr w:type="gramStart"/>
            <w:r w:rsidRPr="002A5E52">
              <w:rPr>
                <w:rFonts w:ascii="Arial" w:eastAsia="Malgun Gothic" w:hAnsi="Arial" w:cs="Arial"/>
                <w:color w:val="000000"/>
                <w:sz w:val="21"/>
                <w:szCs w:val="21"/>
                <w:lang w:val="en-GB"/>
              </w:rPr>
              <w:t>with the exception of</w:t>
            </w:r>
            <w:proofErr w:type="gramEnd"/>
            <w:r w:rsidRPr="002A5E52">
              <w:rPr>
                <w:rFonts w:ascii="Arial" w:eastAsia="Malgun Gothic" w:hAnsi="Arial" w:cs="Arial"/>
                <w:color w:val="000000"/>
                <w:sz w:val="21"/>
                <w:szCs w:val="21"/>
                <w:lang w:val="en-GB"/>
              </w:rPr>
              <w:t xml:space="preserve"> cases provided for by the Regulations</w:t>
            </w:r>
          </w:p>
        </w:tc>
      </w:tr>
      <w:tr w:rsidR="00B06789" w:rsidRPr="002A5E52" w14:paraId="5D988E70" w14:textId="77777777" w:rsidTr="002103A2">
        <w:tc>
          <w:tcPr>
            <w:tcW w:w="1666" w:type="pct"/>
          </w:tcPr>
          <w:p w14:paraId="61FD9A61" w14:textId="7E9054D5" w:rsidR="00B06789" w:rsidRPr="002A5E52" w:rsidRDefault="00B06789" w:rsidP="00B06789">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4</w:t>
            </w:r>
            <w:proofErr w:type="gramEnd"/>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장</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복무</w:t>
            </w:r>
          </w:p>
        </w:tc>
        <w:tc>
          <w:tcPr>
            <w:tcW w:w="1667" w:type="pct"/>
          </w:tcPr>
          <w:p w14:paraId="59185899" w14:textId="5EF94A1F" w:rsidR="00B06789" w:rsidRPr="002A5E52" w:rsidRDefault="00B06789" w:rsidP="00B06789">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Г</w:t>
            </w:r>
            <w:r w:rsidR="00E604C7" w:rsidRPr="002A5E52">
              <w:rPr>
                <w:rFonts w:ascii="Arial" w:eastAsia="Malgun Gothic" w:hAnsi="Arial" w:cs="Arial"/>
                <w:b/>
                <w:bCs/>
                <w:color w:val="000000"/>
                <w:sz w:val="21"/>
                <w:szCs w:val="21"/>
                <w:lang w:val="ru-RU"/>
              </w:rPr>
              <w:t>ЛАВА</w:t>
            </w:r>
            <w:r w:rsidRPr="002A5E52">
              <w:rPr>
                <w:rFonts w:ascii="Arial" w:eastAsia="Malgun Gothic" w:hAnsi="Arial" w:cs="Arial"/>
                <w:b/>
                <w:bCs/>
                <w:color w:val="000000"/>
                <w:sz w:val="21"/>
                <w:szCs w:val="21"/>
                <w:lang w:val="ru-RU"/>
              </w:rPr>
              <w:t xml:space="preserve"> 4. </w:t>
            </w:r>
            <w:r w:rsidR="00E604C7" w:rsidRPr="002A5E52">
              <w:rPr>
                <w:rFonts w:ascii="Arial" w:eastAsia="Malgun Gothic" w:hAnsi="Arial" w:cs="Arial"/>
                <w:b/>
                <w:bCs/>
                <w:color w:val="000000"/>
                <w:sz w:val="21"/>
                <w:szCs w:val="21"/>
                <w:lang w:val="ru-RU"/>
              </w:rPr>
              <w:t>ИСПОЛНЕНИЕ ДОЛЖНОСТНЫХ ОБЯЗАНОСТЕЙ</w:t>
            </w:r>
          </w:p>
        </w:tc>
        <w:tc>
          <w:tcPr>
            <w:tcW w:w="1667" w:type="pct"/>
          </w:tcPr>
          <w:p w14:paraId="160BCBDD" w14:textId="03252784" w:rsidR="00B06789" w:rsidRPr="002A5E52" w:rsidRDefault="00B06789" w:rsidP="00B06789">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 xml:space="preserve">Chapter 4. </w:t>
            </w:r>
            <w:r w:rsidR="00E604C7" w:rsidRPr="002A5E52">
              <w:rPr>
                <w:rFonts w:ascii="Arial" w:eastAsia="Malgun Gothic" w:hAnsi="Arial" w:cs="Arial"/>
                <w:b/>
                <w:bCs/>
                <w:color w:val="000000"/>
                <w:sz w:val="21"/>
                <w:szCs w:val="21"/>
              </w:rPr>
              <w:t>PERFORMANCE OF THE OFFICIAL DUTIES BY THE EMPLOYEE</w:t>
            </w:r>
          </w:p>
        </w:tc>
      </w:tr>
      <w:tr w:rsidR="00B06789" w:rsidRPr="002A5E52" w14:paraId="7A8675FF" w14:textId="77777777" w:rsidTr="002103A2">
        <w:tc>
          <w:tcPr>
            <w:tcW w:w="1666" w:type="pct"/>
          </w:tcPr>
          <w:p w14:paraId="4FE178A1" w14:textId="55E884CA" w:rsidR="00B06789" w:rsidRPr="002A5E52" w:rsidRDefault="00B06789" w:rsidP="00B06789">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1</w:t>
            </w:r>
            <w:proofErr w:type="gramEnd"/>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절</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통칙</w:t>
            </w:r>
          </w:p>
        </w:tc>
        <w:tc>
          <w:tcPr>
            <w:tcW w:w="1667" w:type="pct"/>
          </w:tcPr>
          <w:p w14:paraId="17DD9028" w14:textId="6E838ED6" w:rsidR="00B06789" w:rsidRPr="002A5E52" w:rsidRDefault="00B06789" w:rsidP="00B06789">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Раздел 1. Общие правила</w:t>
            </w:r>
          </w:p>
        </w:tc>
        <w:tc>
          <w:tcPr>
            <w:tcW w:w="1667" w:type="pct"/>
          </w:tcPr>
          <w:p w14:paraId="29F015F1" w14:textId="3C424AB3" w:rsidR="00B06789" w:rsidRPr="002A5E52" w:rsidRDefault="00B06789" w:rsidP="00B06789">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rPr>
              <w:t>Section 1. General rules</w:t>
            </w:r>
          </w:p>
        </w:tc>
      </w:tr>
      <w:tr w:rsidR="00B06789" w:rsidRPr="002A5E52" w14:paraId="1756F864" w14:textId="77777777" w:rsidTr="002103A2">
        <w:tc>
          <w:tcPr>
            <w:tcW w:w="1666" w:type="pct"/>
          </w:tcPr>
          <w:p w14:paraId="4A13D996" w14:textId="3A2DCD97" w:rsidR="00B06789" w:rsidRPr="002A5E52" w:rsidRDefault="00B06789" w:rsidP="00B06789">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15</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준수사항</w:t>
            </w:r>
            <w:r w:rsidRPr="002A5E52">
              <w:rPr>
                <w:rFonts w:ascii="Arial" w:eastAsia="Malgun Gothic" w:hAnsi="Arial" w:cs="Arial"/>
                <w:b/>
                <w:bCs/>
                <w:color w:val="000000"/>
                <w:sz w:val="21"/>
                <w:szCs w:val="21"/>
              </w:rPr>
              <w:t>)</w:t>
            </w:r>
          </w:p>
        </w:tc>
        <w:tc>
          <w:tcPr>
            <w:tcW w:w="1667" w:type="pct"/>
          </w:tcPr>
          <w:p w14:paraId="768F261B" w14:textId="0C66C60B" w:rsidR="00B06789" w:rsidRPr="002A5E52" w:rsidRDefault="00B06789" w:rsidP="00B06789">
            <w:pPr>
              <w:rPr>
                <w:rFonts w:ascii="Arial" w:eastAsia="Malgun Gothic" w:hAnsi="Arial" w:cs="Arial"/>
                <w:b/>
                <w:bCs/>
                <w:color w:val="000000"/>
                <w:sz w:val="21"/>
                <w:szCs w:val="21"/>
                <w:lang w:val="en-GB"/>
              </w:rPr>
            </w:pPr>
            <w:r w:rsidRPr="002A5E52">
              <w:rPr>
                <w:rFonts w:ascii="Arial" w:eastAsia="Malgun Gothic" w:hAnsi="Arial" w:cs="Arial"/>
                <w:b/>
                <w:bCs/>
                <w:color w:val="000000"/>
                <w:sz w:val="21"/>
                <w:szCs w:val="21"/>
                <w:lang w:val="ru-RU"/>
              </w:rPr>
              <w:t xml:space="preserve">Статья 15 </w:t>
            </w:r>
            <w:r w:rsidR="002A5E52" w:rsidRPr="002A5E52">
              <w:rPr>
                <w:rFonts w:ascii="Arial" w:eastAsia="Malgun Gothic" w:hAnsi="Arial" w:cs="Arial"/>
                <w:b/>
                <w:bCs/>
                <w:color w:val="000000"/>
                <w:sz w:val="21"/>
                <w:szCs w:val="21"/>
                <w:lang w:val="en-GB"/>
              </w:rPr>
              <w:t>(</w:t>
            </w:r>
            <w:r w:rsidRPr="002A5E52">
              <w:rPr>
                <w:rFonts w:ascii="Arial" w:eastAsia="Malgun Gothic" w:hAnsi="Arial" w:cs="Arial"/>
                <w:b/>
                <w:bCs/>
                <w:color w:val="000000"/>
                <w:sz w:val="21"/>
                <w:szCs w:val="21"/>
                <w:lang w:val="ru-RU"/>
              </w:rPr>
              <w:t>Соблюдение правил</w:t>
            </w:r>
            <w:r w:rsidR="002A5E52" w:rsidRPr="002A5E52">
              <w:rPr>
                <w:rFonts w:ascii="Arial" w:eastAsia="Malgun Gothic" w:hAnsi="Arial" w:cs="Arial"/>
                <w:b/>
                <w:bCs/>
                <w:color w:val="000000"/>
                <w:sz w:val="21"/>
                <w:szCs w:val="21"/>
                <w:lang w:val="en-GB"/>
              </w:rPr>
              <w:t>)</w:t>
            </w:r>
          </w:p>
        </w:tc>
        <w:tc>
          <w:tcPr>
            <w:tcW w:w="1667" w:type="pct"/>
          </w:tcPr>
          <w:p w14:paraId="6CB5D91C" w14:textId="22F0D6A2" w:rsidR="00B06789" w:rsidRPr="002A5E52" w:rsidRDefault="00B06789" w:rsidP="00B06789">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 xml:space="preserve">Article 15 </w:t>
            </w:r>
            <w:r w:rsidR="002A5E52" w:rsidRPr="002A5E52">
              <w:rPr>
                <w:rFonts w:ascii="Arial" w:eastAsia="Malgun Gothic" w:hAnsi="Arial" w:cs="Arial"/>
                <w:b/>
                <w:bCs/>
                <w:color w:val="000000"/>
                <w:sz w:val="21"/>
                <w:szCs w:val="21"/>
              </w:rPr>
              <w:t>(</w:t>
            </w:r>
            <w:r w:rsidRPr="002A5E52">
              <w:rPr>
                <w:rFonts w:ascii="Arial" w:eastAsia="Malgun Gothic" w:hAnsi="Arial" w:cs="Arial"/>
                <w:b/>
                <w:bCs/>
                <w:color w:val="000000"/>
                <w:sz w:val="21"/>
                <w:szCs w:val="21"/>
              </w:rPr>
              <w:t xml:space="preserve">Compliance with the </w:t>
            </w:r>
            <w:r w:rsidRPr="002A5E52">
              <w:rPr>
                <w:rFonts w:ascii="Arial" w:eastAsia="Malgun Gothic" w:hAnsi="Arial" w:cs="Arial"/>
                <w:b/>
                <w:bCs/>
                <w:color w:val="000000"/>
                <w:sz w:val="21"/>
                <w:szCs w:val="21"/>
                <w:lang w:val="en-GB"/>
              </w:rPr>
              <w:t>Regulation</w:t>
            </w:r>
            <w:r w:rsidR="002A5E52" w:rsidRPr="002A5E52">
              <w:rPr>
                <w:rFonts w:ascii="Arial" w:eastAsia="Malgun Gothic" w:hAnsi="Arial" w:cs="Arial"/>
                <w:b/>
                <w:bCs/>
                <w:color w:val="000000"/>
                <w:sz w:val="21"/>
                <w:szCs w:val="21"/>
                <w:lang w:val="en-GB"/>
              </w:rPr>
              <w:t>)</w:t>
            </w:r>
          </w:p>
        </w:tc>
      </w:tr>
      <w:tr w:rsidR="00B06789" w:rsidRPr="002A5E52" w14:paraId="6A6CF779" w14:textId="77777777" w:rsidTr="002103A2">
        <w:tc>
          <w:tcPr>
            <w:tcW w:w="1666" w:type="pct"/>
          </w:tcPr>
          <w:p w14:paraId="05BC19F1" w14:textId="5AB54F3D" w:rsidR="00B06789" w:rsidRPr="002A5E52" w:rsidRDefault="00B06789" w:rsidP="00B06789">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1. </w:t>
            </w:r>
            <w:r w:rsidRPr="002A5E52">
              <w:rPr>
                <w:rFonts w:ascii="Arial" w:eastAsia="Malgun Gothic" w:hAnsi="Arial" w:cs="Arial"/>
                <w:color w:val="000000"/>
                <w:sz w:val="21"/>
                <w:szCs w:val="21"/>
              </w:rPr>
              <w:t>종업원은</w:t>
            </w:r>
            <w:ins w:id="474" w:author="Mia Choi" w:date="2021-07-25T15:38:00Z">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정해진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범위에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한해</w:t>
              </w:r>
            </w:ins>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상사의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지시에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의해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부여된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직무를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정당한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없이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거부할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없으며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성</w:t>
            </w:r>
            <w:r w:rsidRPr="002A5E52">
              <w:rPr>
                <w:rFonts w:ascii="Arial" w:eastAsia="Malgun Gothic" w:hAnsi="Arial" w:cs="Arial"/>
                <w:color w:val="000000"/>
                <w:sz w:val="21"/>
                <w:szCs w:val="21"/>
              </w:rPr>
              <w:lastRenderedPageBreak/>
              <w:t>실히</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수행하여야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tcPr>
          <w:p w14:paraId="1C3BDC5D" w14:textId="5BCA4E7C" w:rsidR="00B06789" w:rsidRPr="002A5E52" w:rsidRDefault="00B06789" w:rsidP="00B06789">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lastRenderedPageBreak/>
              <w:t xml:space="preserve">Работник должен добросовестно исполнять приказы указания Главы в рамках исполнения </w:t>
            </w:r>
            <w:r w:rsidRPr="002A5E52">
              <w:rPr>
                <w:rFonts w:ascii="Arial" w:eastAsia="Malgun Gothic" w:hAnsi="Arial" w:cs="Arial"/>
                <w:color w:val="000000"/>
                <w:sz w:val="21"/>
                <w:szCs w:val="21"/>
                <w:lang w:val="ru-RU"/>
              </w:rPr>
              <w:lastRenderedPageBreak/>
              <w:t>должностных обязанностей и не может отказать в их исполнении без веской на то причины.</w:t>
            </w:r>
          </w:p>
        </w:tc>
        <w:tc>
          <w:tcPr>
            <w:tcW w:w="1667" w:type="pct"/>
          </w:tcPr>
          <w:p w14:paraId="3F819CE6" w14:textId="632F5715" w:rsidR="00B06789" w:rsidRPr="002A5E52" w:rsidRDefault="00B06789" w:rsidP="00B06789">
            <w:pPr>
              <w:rPr>
                <w:rFonts w:ascii="Arial" w:eastAsia="Malgun Gothic" w:hAnsi="Arial" w:cs="Arial"/>
                <w:color w:val="000000"/>
                <w:sz w:val="21"/>
                <w:szCs w:val="21"/>
              </w:rPr>
            </w:pPr>
            <w:r w:rsidRPr="002A5E52">
              <w:rPr>
                <w:rFonts w:ascii="Arial" w:eastAsia="Malgun Gothic" w:hAnsi="Arial" w:cs="Arial"/>
                <w:color w:val="000000"/>
                <w:sz w:val="21"/>
                <w:szCs w:val="21"/>
              </w:rPr>
              <w:lastRenderedPageBreak/>
              <w:t xml:space="preserve">The </w:t>
            </w:r>
            <w:r w:rsidRPr="002A5E52">
              <w:rPr>
                <w:rFonts w:ascii="Arial" w:eastAsia="Malgun Gothic" w:hAnsi="Arial" w:cs="Arial"/>
                <w:color w:val="000000"/>
                <w:sz w:val="21"/>
                <w:szCs w:val="21"/>
                <w:lang w:val="en-GB"/>
              </w:rPr>
              <w:t>E</w:t>
            </w:r>
            <w:proofErr w:type="spellStart"/>
            <w:r w:rsidRPr="002A5E52">
              <w:rPr>
                <w:rFonts w:ascii="Arial" w:eastAsia="Malgun Gothic" w:hAnsi="Arial" w:cs="Arial"/>
                <w:color w:val="000000"/>
                <w:sz w:val="21"/>
                <w:szCs w:val="21"/>
              </w:rPr>
              <w:t>mployee</w:t>
            </w:r>
            <w:proofErr w:type="spell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lang w:val="en-GB"/>
              </w:rPr>
              <w:t xml:space="preserve">shall </w:t>
            </w:r>
            <w:r w:rsidRPr="002A5E52">
              <w:rPr>
                <w:rFonts w:ascii="Arial" w:eastAsia="Malgun Gothic" w:hAnsi="Arial" w:cs="Arial"/>
                <w:color w:val="000000"/>
                <w:sz w:val="21"/>
                <w:szCs w:val="21"/>
              </w:rPr>
              <w:t xml:space="preserve">carry out the </w:t>
            </w:r>
            <w:r w:rsidRPr="002A5E52">
              <w:rPr>
                <w:rFonts w:ascii="Arial" w:eastAsia="Malgun Gothic" w:hAnsi="Arial" w:cs="Arial"/>
                <w:color w:val="000000"/>
                <w:sz w:val="21"/>
                <w:szCs w:val="21"/>
                <w:lang w:val="en-GB"/>
              </w:rPr>
              <w:t xml:space="preserve">Head’s </w:t>
            </w:r>
            <w:r w:rsidRPr="002A5E52">
              <w:rPr>
                <w:rFonts w:ascii="Arial" w:eastAsia="Malgun Gothic" w:hAnsi="Arial" w:cs="Arial"/>
                <w:color w:val="000000"/>
                <w:sz w:val="21"/>
                <w:szCs w:val="21"/>
              </w:rPr>
              <w:t xml:space="preserve">orders to </w:t>
            </w:r>
            <w:r w:rsidR="00ED50C3" w:rsidRPr="002A5E52">
              <w:rPr>
                <w:rFonts w:ascii="Arial" w:eastAsia="Malgun Gothic" w:hAnsi="Arial" w:cs="Arial"/>
                <w:color w:val="000000"/>
                <w:sz w:val="21"/>
                <w:szCs w:val="21"/>
              </w:rPr>
              <w:t>within the scope of established job duties</w:t>
            </w:r>
            <w:r w:rsidRPr="002A5E52">
              <w:rPr>
                <w:rFonts w:ascii="Arial" w:eastAsia="Malgun Gothic" w:hAnsi="Arial" w:cs="Arial"/>
                <w:color w:val="000000"/>
                <w:sz w:val="21"/>
                <w:szCs w:val="21"/>
              </w:rPr>
              <w:t xml:space="preserve"> and may </w:t>
            </w:r>
            <w:r w:rsidRPr="002A5E52">
              <w:rPr>
                <w:rFonts w:ascii="Arial" w:eastAsia="Malgun Gothic" w:hAnsi="Arial" w:cs="Arial"/>
                <w:color w:val="000000"/>
                <w:sz w:val="21"/>
                <w:szCs w:val="21"/>
              </w:rPr>
              <w:lastRenderedPageBreak/>
              <w:t xml:space="preserve">not unreasonably refuse to </w:t>
            </w:r>
            <w:proofErr w:type="spellStart"/>
            <w:r w:rsidRPr="002A5E52">
              <w:rPr>
                <w:rFonts w:ascii="Arial" w:eastAsia="Malgun Gothic" w:hAnsi="Arial" w:cs="Arial"/>
                <w:color w:val="000000"/>
                <w:sz w:val="21"/>
                <w:szCs w:val="21"/>
              </w:rPr>
              <w:t>peform</w:t>
            </w:r>
            <w:proofErr w:type="spellEnd"/>
            <w:r w:rsidRPr="002A5E52">
              <w:rPr>
                <w:rFonts w:ascii="Arial" w:eastAsia="Malgun Gothic" w:hAnsi="Arial" w:cs="Arial"/>
                <w:color w:val="000000"/>
                <w:sz w:val="21"/>
                <w:szCs w:val="21"/>
              </w:rPr>
              <w:t xml:space="preserve"> them.</w:t>
            </w:r>
          </w:p>
        </w:tc>
      </w:tr>
      <w:tr w:rsidR="00B06789" w:rsidRPr="002A5E52" w14:paraId="65DDBFD4" w14:textId="77777777" w:rsidTr="002103A2">
        <w:tc>
          <w:tcPr>
            <w:tcW w:w="1666" w:type="pct"/>
          </w:tcPr>
          <w:p w14:paraId="7E01BC0D" w14:textId="72A4B866" w:rsidR="00B06789" w:rsidRPr="002A5E52" w:rsidRDefault="00B06789" w:rsidP="00B06789">
            <w:pPr>
              <w:rPr>
                <w:rFonts w:ascii="Arial" w:eastAsia="Malgun Gothic" w:hAnsi="Arial" w:cs="Arial"/>
                <w:color w:val="000000"/>
                <w:sz w:val="21"/>
                <w:szCs w:val="21"/>
              </w:rPr>
            </w:pPr>
            <w:del w:id="475" w:author="Mia Choi" w:date="2021-07-26T18:17:00Z">
              <w:r w:rsidRPr="002A5E52" w:rsidDel="00B06789">
                <w:rPr>
                  <w:rFonts w:ascii="Arial" w:eastAsia="Malgun Gothic" w:hAnsi="Arial" w:cs="Arial"/>
                  <w:color w:val="000000"/>
                  <w:sz w:val="21"/>
                  <w:szCs w:val="21"/>
                </w:rPr>
                <w:lastRenderedPageBreak/>
                <w:delText xml:space="preserve">2. </w:delText>
              </w:r>
              <w:r w:rsidRPr="002A5E52" w:rsidDel="00B06789">
                <w:rPr>
                  <w:rFonts w:ascii="Arial" w:eastAsia="Malgun Gothic" w:hAnsi="Arial" w:cs="Arial"/>
                  <w:color w:val="000000"/>
                  <w:sz w:val="21"/>
                  <w:szCs w:val="21"/>
                </w:rPr>
                <w:delText>종업원의</w:delText>
              </w:r>
              <w:r w:rsidRPr="002A5E52" w:rsidDel="00B06789">
                <w:rPr>
                  <w:rFonts w:ascii="Arial" w:eastAsia="Malgun Gothic" w:hAnsi="Arial" w:cs="Arial"/>
                  <w:color w:val="000000"/>
                  <w:sz w:val="21"/>
                  <w:szCs w:val="21"/>
                </w:rPr>
                <w:delText xml:space="preserve"> </w:delText>
              </w:r>
              <w:r w:rsidRPr="002A5E52" w:rsidDel="00B06789">
                <w:rPr>
                  <w:rFonts w:ascii="Arial" w:eastAsia="Malgun Gothic" w:hAnsi="Arial" w:cs="Arial"/>
                  <w:color w:val="000000"/>
                  <w:sz w:val="21"/>
                  <w:szCs w:val="21"/>
                </w:rPr>
                <w:delText>회사출입</w:delText>
              </w:r>
              <w:r w:rsidRPr="002A5E52" w:rsidDel="00B06789">
                <w:rPr>
                  <w:rFonts w:ascii="Arial" w:eastAsia="Malgun Gothic" w:hAnsi="Arial" w:cs="Arial"/>
                  <w:color w:val="000000"/>
                  <w:sz w:val="21"/>
                  <w:szCs w:val="21"/>
                </w:rPr>
                <w:delText xml:space="preserve"> </w:delText>
              </w:r>
              <w:r w:rsidRPr="002A5E52" w:rsidDel="00B06789">
                <w:rPr>
                  <w:rFonts w:ascii="Arial" w:eastAsia="Malgun Gothic" w:hAnsi="Arial" w:cs="Arial"/>
                  <w:color w:val="000000"/>
                  <w:sz w:val="21"/>
                  <w:szCs w:val="21"/>
                </w:rPr>
                <w:delText>시</w:delText>
              </w:r>
              <w:r w:rsidRPr="002A5E52" w:rsidDel="00B06789">
                <w:rPr>
                  <w:rFonts w:ascii="Arial" w:eastAsia="Malgun Gothic" w:hAnsi="Arial" w:cs="Arial"/>
                  <w:color w:val="000000"/>
                  <w:sz w:val="21"/>
                  <w:szCs w:val="21"/>
                </w:rPr>
                <w:delText xml:space="preserve"> </w:delText>
              </w:r>
              <w:r w:rsidRPr="002A5E52" w:rsidDel="00B06789">
                <w:rPr>
                  <w:rFonts w:ascii="Arial" w:eastAsia="Malgun Gothic" w:hAnsi="Arial" w:cs="Arial"/>
                  <w:color w:val="000000"/>
                  <w:sz w:val="21"/>
                  <w:szCs w:val="21"/>
                </w:rPr>
                <w:delText>질서유지와</w:delText>
              </w:r>
              <w:r w:rsidRPr="002A5E52" w:rsidDel="00B06789">
                <w:rPr>
                  <w:rFonts w:ascii="Arial" w:eastAsia="Malgun Gothic" w:hAnsi="Arial" w:cs="Arial"/>
                  <w:color w:val="000000"/>
                  <w:sz w:val="21"/>
                  <w:szCs w:val="21"/>
                </w:rPr>
                <w:delText xml:space="preserve"> </w:delText>
              </w:r>
              <w:r w:rsidRPr="002A5E52" w:rsidDel="00B06789">
                <w:rPr>
                  <w:rFonts w:ascii="Arial" w:eastAsia="Malgun Gothic" w:hAnsi="Arial" w:cs="Arial"/>
                  <w:color w:val="000000"/>
                  <w:sz w:val="21"/>
                  <w:szCs w:val="21"/>
                </w:rPr>
                <w:delText>보안상</w:delText>
              </w:r>
              <w:r w:rsidRPr="002A5E52" w:rsidDel="00B06789">
                <w:rPr>
                  <w:rFonts w:ascii="Arial" w:eastAsia="Malgun Gothic" w:hAnsi="Arial" w:cs="Arial"/>
                  <w:color w:val="000000"/>
                  <w:sz w:val="21"/>
                  <w:szCs w:val="21"/>
                </w:rPr>
                <w:delText xml:space="preserve"> </w:delText>
              </w:r>
              <w:r w:rsidRPr="002A5E52" w:rsidDel="00B06789">
                <w:rPr>
                  <w:rFonts w:ascii="Arial" w:eastAsia="Malgun Gothic" w:hAnsi="Arial" w:cs="Arial"/>
                  <w:color w:val="000000"/>
                  <w:sz w:val="21"/>
                  <w:szCs w:val="21"/>
                </w:rPr>
                <w:delText>필요하다고</w:delText>
              </w:r>
              <w:r w:rsidRPr="002A5E52" w:rsidDel="00B06789">
                <w:rPr>
                  <w:rFonts w:ascii="Arial" w:eastAsia="Malgun Gothic" w:hAnsi="Arial" w:cs="Arial"/>
                  <w:color w:val="000000"/>
                  <w:sz w:val="21"/>
                  <w:szCs w:val="21"/>
                </w:rPr>
                <w:delText xml:space="preserve"> </w:delText>
              </w:r>
              <w:r w:rsidRPr="002A5E52" w:rsidDel="00B06789">
                <w:rPr>
                  <w:rFonts w:ascii="Arial" w:eastAsia="Malgun Gothic" w:hAnsi="Arial" w:cs="Arial"/>
                  <w:color w:val="000000"/>
                  <w:sz w:val="21"/>
                  <w:szCs w:val="21"/>
                </w:rPr>
                <w:delText>인정될</w:delText>
              </w:r>
              <w:r w:rsidRPr="002A5E52" w:rsidDel="00B06789">
                <w:rPr>
                  <w:rFonts w:ascii="Arial" w:eastAsia="Malgun Gothic" w:hAnsi="Arial" w:cs="Arial"/>
                  <w:color w:val="000000"/>
                  <w:sz w:val="21"/>
                  <w:szCs w:val="21"/>
                </w:rPr>
                <w:delText xml:space="preserve"> </w:delText>
              </w:r>
              <w:r w:rsidRPr="002A5E52" w:rsidDel="00B06789">
                <w:rPr>
                  <w:rFonts w:ascii="Arial" w:eastAsia="Malgun Gothic" w:hAnsi="Arial" w:cs="Arial"/>
                  <w:color w:val="000000"/>
                  <w:sz w:val="21"/>
                  <w:szCs w:val="21"/>
                </w:rPr>
                <w:delText>때</w:delText>
              </w:r>
              <w:r w:rsidRPr="002A5E52" w:rsidDel="00B06789">
                <w:rPr>
                  <w:rFonts w:ascii="Arial" w:eastAsia="Malgun Gothic" w:hAnsi="Arial" w:cs="Arial"/>
                  <w:color w:val="000000"/>
                  <w:sz w:val="21"/>
                  <w:szCs w:val="21"/>
                </w:rPr>
                <w:delText xml:space="preserve"> </w:delText>
              </w:r>
              <w:r w:rsidRPr="002A5E52" w:rsidDel="00B06789">
                <w:rPr>
                  <w:rFonts w:ascii="Arial" w:eastAsia="Malgun Gothic" w:hAnsi="Arial" w:cs="Arial"/>
                  <w:color w:val="000000"/>
                  <w:sz w:val="21"/>
                  <w:szCs w:val="21"/>
                </w:rPr>
                <w:delText>경비원은</w:delText>
              </w:r>
              <w:r w:rsidRPr="002A5E52" w:rsidDel="00B06789">
                <w:rPr>
                  <w:rFonts w:ascii="Arial" w:eastAsia="Malgun Gothic" w:hAnsi="Arial" w:cs="Arial"/>
                  <w:color w:val="000000"/>
                  <w:sz w:val="21"/>
                  <w:szCs w:val="21"/>
                </w:rPr>
                <w:delText xml:space="preserve"> </w:delText>
              </w:r>
              <w:r w:rsidRPr="002A5E52" w:rsidDel="00B06789">
                <w:rPr>
                  <w:rFonts w:ascii="Arial" w:eastAsia="Malgun Gothic" w:hAnsi="Arial" w:cs="Arial"/>
                  <w:color w:val="000000"/>
                  <w:sz w:val="21"/>
                  <w:szCs w:val="21"/>
                </w:rPr>
                <w:delText>종업원의</w:delText>
              </w:r>
              <w:r w:rsidRPr="002A5E52" w:rsidDel="00B06789">
                <w:rPr>
                  <w:rFonts w:ascii="Arial" w:eastAsia="Malgun Gothic" w:hAnsi="Arial" w:cs="Arial"/>
                  <w:color w:val="000000"/>
                  <w:sz w:val="21"/>
                  <w:szCs w:val="21"/>
                </w:rPr>
                <w:delText xml:space="preserve"> </w:delText>
              </w:r>
              <w:r w:rsidRPr="002A5E52" w:rsidDel="00B06789">
                <w:rPr>
                  <w:rFonts w:ascii="Arial" w:eastAsia="Malgun Gothic" w:hAnsi="Arial" w:cs="Arial"/>
                  <w:color w:val="000000"/>
                  <w:sz w:val="21"/>
                  <w:szCs w:val="21"/>
                </w:rPr>
                <w:delText>소지품을</w:delText>
              </w:r>
              <w:r w:rsidRPr="002A5E52" w:rsidDel="00B06789">
                <w:rPr>
                  <w:rFonts w:ascii="Arial" w:eastAsia="Malgun Gothic" w:hAnsi="Arial" w:cs="Arial"/>
                  <w:color w:val="000000"/>
                  <w:sz w:val="21"/>
                  <w:szCs w:val="21"/>
                </w:rPr>
                <w:delText xml:space="preserve"> </w:delText>
              </w:r>
              <w:r w:rsidRPr="002A5E52" w:rsidDel="00B06789">
                <w:rPr>
                  <w:rFonts w:ascii="Arial" w:eastAsia="Malgun Gothic" w:hAnsi="Arial" w:cs="Arial"/>
                  <w:color w:val="000000"/>
                  <w:sz w:val="21"/>
                  <w:szCs w:val="21"/>
                </w:rPr>
                <w:delText>검사할</w:delText>
              </w:r>
              <w:r w:rsidRPr="002A5E52" w:rsidDel="00B06789">
                <w:rPr>
                  <w:rFonts w:ascii="Arial" w:eastAsia="Malgun Gothic" w:hAnsi="Arial" w:cs="Arial"/>
                  <w:color w:val="000000"/>
                  <w:sz w:val="21"/>
                  <w:szCs w:val="21"/>
                </w:rPr>
                <w:delText xml:space="preserve"> </w:delText>
              </w:r>
              <w:r w:rsidRPr="002A5E52" w:rsidDel="00B06789">
                <w:rPr>
                  <w:rFonts w:ascii="Arial" w:eastAsia="Malgun Gothic" w:hAnsi="Arial" w:cs="Arial"/>
                  <w:color w:val="000000"/>
                  <w:sz w:val="21"/>
                  <w:szCs w:val="21"/>
                </w:rPr>
                <w:delText>수</w:delText>
              </w:r>
              <w:r w:rsidRPr="002A5E52" w:rsidDel="00B06789">
                <w:rPr>
                  <w:rFonts w:ascii="Arial" w:eastAsia="Malgun Gothic" w:hAnsi="Arial" w:cs="Arial"/>
                  <w:color w:val="000000"/>
                  <w:sz w:val="21"/>
                  <w:szCs w:val="21"/>
                </w:rPr>
                <w:delText xml:space="preserve"> </w:delText>
              </w:r>
              <w:r w:rsidRPr="002A5E52" w:rsidDel="00B06789">
                <w:rPr>
                  <w:rFonts w:ascii="Arial" w:eastAsia="Malgun Gothic" w:hAnsi="Arial" w:cs="Arial"/>
                  <w:color w:val="000000"/>
                  <w:sz w:val="21"/>
                  <w:szCs w:val="21"/>
                </w:rPr>
                <w:delText>있으며</w:delText>
              </w:r>
              <w:r w:rsidRPr="002A5E52" w:rsidDel="00B06789">
                <w:rPr>
                  <w:rFonts w:ascii="Arial" w:eastAsia="Malgun Gothic" w:hAnsi="Arial" w:cs="Arial"/>
                  <w:color w:val="000000"/>
                  <w:sz w:val="21"/>
                  <w:szCs w:val="21"/>
                </w:rPr>
                <w:delText xml:space="preserve"> </w:delText>
              </w:r>
              <w:r w:rsidRPr="002A5E52" w:rsidDel="00B06789">
                <w:rPr>
                  <w:rFonts w:ascii="Arial" w:eastAsia="Malgun Gothic" w:hAnsi="Arial" w:cs="Arial"/>
                  <w:color w:val="000000"/>
                  <w:sz w:val="21"/>
                  <w:szCs w:val="21"/>
                </w:rPr>
                <w:delText>검사를</w:delText>
              </w:r>
              <w:r w:rsidRPr="002A5E52" w:rsidDel="00B06789">
                <w:rPr>
                  <w:rFonts w:ascii="Arial" w:eastAsia="Malgun Gothic" w:hAnsi="Arial" w:cs="Arial"/>
                  <w:color w:val="000000"/>
                  <w:sz w:val="21"/>
                  <w:szCs w:val="21"/>
                </w:rPr>
                <w:delText xml:space="preserve"> </w:delText>
              </w:r>
              <w:r w:rsidRPr="002A5E52" w:rsidDel="00B06789">
                <w:rPr>
                  <w:rFonts w:ascii="Arial" w:eastAsia="Malgun Gothic" w:hAnsi="Arial" w:cs="Arial"/>
                  <w:color w:val="000000"/>
                  <w:sz w:val="21"/>
                  <w:szCs w:val="21"/>
                </w:rPr>
                <w:delText>요구</w:delText>
              </w:r>
              <w:r w:rsidRPr="002A5E52" w:rsidDel="00B06789">
                <w:rPr>
                  <w:rFonts w:ascii="Arial" w:eastAsia="Malgun Gothic" w:hAnsi="Arial" w:cs="Arial"/>
                  <w:color w:val="000000"/>
                  <w:sz w:val="21"/>
                  <w:szCs w:val="21"/>
                </w:rPr>
                <w:delText xml:space="preserve"> </w:delText>
              </w:r>
              <w:r w:rsidRPr="002A5E52" w:rsidDel="00B06789">
                <w:rPr>
                  <w:rFonts w:ascii="Arial" w:eastAsia="Malgun Gothic" w:hAnsi="Arial" w:cs="Arial"/>
                  <w:color w:val="000000"/>
                  <w:sz w:val="21"/>
                  <w:szCs w:val="21"/>
                </w:rPr>
                <w:delText>받은</w:delText>
              </w:r>
              <w:r w:rsidRPr="002A5E52" w:rsidDel="00B06789">
                <w:rPr>
                  <w:rFonts w:ascii="Arial" w:eastAsia="Malgun Gothic" w:hAnsi="Arial" w:cs="Arial"/>
                  <w:color w:val="000000"/>
                  <w:sz w:val="21"/>
                  <w:szCs w:val="21"/>
                </w:rPr>
                <w:delText xml:space="preserve"> </w:delText>
              </w:r>
              <w:r w:rsidRPr="002A5E52" w:rsidDel="00B06789">
                <w:rPr>
                  <w:rFonts w:ascii="Arial" w:eastAsia="Malgun Gothic" w:hAnsi="Arial" w:cs="Arial"/>
                  <w:color w:val="000000"/>
                  <w:sz w:val="21"/>
                  <w:szCs w:val="21"/>
                </w:rPr>
                <w:delText>종업원은</w:delText>
              </w:r>
              <w:r w:rsidRPr="002A5E52" w:rsidDel="00B06789">
                <w:rPr>
                  <w:rFonts w:ascii="Arial" w:eastAsia="Malgun Gothic" w:hAnsi="Arial" w:cs="Arial"/>
                  <w:color w:val="000000"/>
                  <w:sz w:val="21"/>
                  <w:szCs w:val="21"/>
                </w:rPr>
                <w:delText xml:space="preserve"> </w:delText>
              </w:r>
              <w:r w:rsidRPr="002A5E52" w:rsidDel="00B06789">
                <w:rPr>
                  <w:rFonts w:ascii="Arial" w:eastAsia="Malgun Gothic" w:hAnsi="Arial" w:cs="Arial"/>
                  <w:color w:val="000000"/>
                  <w:sz w:val="21"/>
                  <w:szCs w:val="21"/>
                </w:rPr>
                <w:delText>이에</w:delText>
              </w:r>
              <w:r w:rsidRPr="002A5E52" w:rsidDel="00B06789">
                <w:rPr>
                  <w:rFonts w:ascii="Arial" w:eastAsia="Malgun Gothic" w:hAnsi="Arial" w:cs="Arial"/>
                  <w:color w:val="000000"/>
                  <w:sz w:val="21"/>
                  <w:szCs w:val="21"/>
                </w:rPr>
                <w:delText xml:space="preserve"> </w:delText>
              </w:r>
              <w:r w:rsidRPr="002A5E52" w:rsidDel="00B06789">
                <w:rPr>
                  <w:rFonts w:ascii="Arial" w:eastAsia="Malgun Gothic" w:hAnsi="Arial" w:cs="Arial"/>
                  <w:color w:val="000000"/>
                  <w:sz w:val="21"/>
                  <w:szCs w:val="21"/>
                </w:rPr>
                <w:delText>응하여야</w:delText>
              </w:r>
              <w:r w:rsidRPr="002A5E52" w:rsidDel="00B06789">
                <w:rPr>
                  <w:rFonts w:ascii="Arial" w:eastAsia="Malgun Gothic" w:hAnsi="Arial" w:cs="Arial"/>
                  <w:color w:val="000000"/>
                  <w:sz w:val="21"/>
                  <w:szCs w:val="21"/>
                </w:rPr>
                <w:delText xml:space="preserve"> </w:delText>
              </w:r>
              <w:r w:rsidRPr="002A5E52" w:rsidDel="00B06789">
                <w:rPr>
                  <w:rFonts w:ascii="Arial" w:eastAsia="Malgun Gothic" w:hAnsi="Arial" w:cs="Arial"/>
                  <w:color w:val="000000"/>
                  <w:sz w:val="21"/>
                  <w:szCs w:val="21"/>
                </w:rPr>
                <w:delText>한다</w:delText>
              </w:r>
              <w:r w:rsidRPr="002A5E52" w:rsidDel="00B06789">
                <w:rPr>
                  <w:rFonts w:ascii="Arial" w:eastAsia="Malgun Gothic" w:hAnsi="Arial" w:cs="Arial"/>
                  <w:color w:val="000000"/>
                  <w:sz w:val="21"/>
                  <w:szCs w:val="21"/>
                </w:rPr>
                <w:delText>.</w:delText>
              </w:r>
            </w:del>
          </w:p>
        </w:tc>
        <w:tc>
          <w:tcPr>
            <w:tcW w:w="1667" w:type="pct"/>
          </w:tcPr>
          <w:p w14:paraId="23984885" w14:textId="77777777" w:rsidR="00B06789" w:rsidRPr="002A5E52" w:rsidRDefault="00B06789" w:rsidP="00B06789">
            <w:pPr>
              <w:rPr>
                <w:rFonts w:ascii="Arial" w:eastAsia="Malgun Gothic" w:hAnsi="Arial" w:cs="Arial"/>
                <w:color w:val="000000"/>
                <w:sz w:val="21"/>
                <w:szCs w:val="21"/>
              </w:rPr>
            </w:pPr>
          </w:p>
        </w:tc>
        <w:tc>
          <w:tcPr>
            <w:tcW w:w="1667" w:type="pct"/>
          </w:tcPr>
          <w:p w14:paraId="2422CB4B" w14:textId="77777777" w:rsidR="00B06789" w:rsidRPr="002A5E52" w:rsidRDefault="00B06789" w:rsidP="00B06789">
            <w:pPr>
              <w:rPr>
                <w:rFonts w:ascii="Arial" w:eastAsia="Malgun Gothic" w:hAnsi="Arial" w:cs="Arial"/>
                <w:color w:val="000000"/>
                <w:sz w:val="21"/>
                <w:szCs w:val="21"/>
              </w:rPr>
            </w:pPr>
          </w:p>
        </w:tc>
      </w:tr>
      <w:tr w:rsidR="00ED50C3" w:rsidRPr="002A5E52" w14:paraId="4F6D60B2" w14:textId="77777777" w:rsidTr="002103A2">
        <w:tc>
          <w:tcPr>
            <w:tcW w:w="1666" w:type="pct"/>
          </w:tcPr>
          <w:p w14:paraId="30D0902D" w14:textId="24525DED" w:rsidR="00ED50C3" w:rsidRPr="002A5E52" w:rsidDel="00B06789" w:rsidRDefault="00ED50C3" w:rsidP="00B06789">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16</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금지사항</w:t>
            </w:r>
            <w:r w:rsidRPr="002A5E52">
              <w:rPr>
                <w:rFonts w:ascii="Arial" w:eastAsia="Malgun Gothic" w:hAnsi="Arial" w:cs="Arial"/>
                <w:b/>
                <w:bCs/>
                <w:color w:val="000000"/>
                <w:sz w:val="21"/>
                <w:szCs w:val="21"/>
              </w:rPr>
              <w:t>)</w:t>
            </w:r>
          </w:p>
        </w:tc>
        <w:tc>
          <w:tcPr>
            <w:tcW w:w="1667" w:type="pct"/>
          </w:tcPr>
          <w:p w14:paraId="4C37DFDF" w14:textId="0CF9CA5A" w:rsidR="00ED50C3" w:rsidRPr="00E17745" w:rsidRDefault="00ED50C3" w:rsidP="00B06789">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 xml:space="preserve">Статья 16 </w:t>
            </w:r>
            <w:r w:rsidR="002A5E52" w:rsidRPr="00E17745">
              <w:rPr>
                <w:rFonts w:ascii="Arial" w:eastAsia="Malgun Gothic" w:hAnsi="Arial" w:cs="Arial"/>
                <w:b/>
                <w:bCs/>
                <w:color w:val="000000"/>
                <w:sz w:val="21"/>
                <w:szCs w:val="21"/>
                <w:lang w:val="ru-RU"/>
              </w:rPr>
              <w:t>(</w:t>
            </w:r>
            <w:r w:rsidRPr="002A5E52">
              <w:rPr>
                <w:rFonts w:ascii="Arial" w:eastAsia="Malgun Gothic" w:hAnsi="Arial" w:cs="Arial"/>
                <w:b/>
                <w:bCs/>
                <w:color w:val="000000"/>
                <w:sz w:val="21"/>
                <w:szCs w:val="21"/>
                <w:lang w:val="ru-RU"/>
              </w:rPr>
              <w:t>Обязанности Работника по соблюдению порядка в Компании</w:t>
            </w:r>
            <w:r w:rsidR="002A5E52" w:rsidRPr="00E17745">
              <w:rPr>
                <w:rFonts w:ascii="Arial" w:eastAsia="Malgun Gothic" w:hAnsi="Arial" w:cs="Arial"/>
                <w:b/>
                <w:bCs/>
                <w:color w:val="000000"/>
                <w:sz w:val="21"/>
                <w:szCs w:val="21"/>
                <w:lang w:val="ru-RU"/>
              </w:rPr>
              <w:t>)</w:t>
            </w:r>
          </w:p>
        </w:tc>
        <w:tc>
          <w:tcPr>
            <w:tcW w:w="1667" w:type="pct"/>
          </w:tcPr>
          <w:p w14:paraId="16943978" w14:textId="11C7D642" w:rsidR="00ED50C3" w:rsidRPr="002A5E52" w:rsidRDefault="00ED50C3" w:rsidP="00B06789">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16</w:t>
            </w:r>
            <w:r w:rsidR="002A5E52"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lang w:val="en-GB"/>
              </w:rPr>
              <w:t>The Employee’s o</w:t>
            </w:r>
            <w:proofErr w:type="spellStart"/>
            <w:r w:rsidRPr="002A5E52">
              <w:rPr>
                <w:rFonts w:ascii="Arial" w:eastAsia="Malgun Gothic" w:hAnsi="Arial" w:cs="Arial"/>
                <w:b/>
                <w:bCs/>
                <w:color w:val="000000"/>
                <w:sz w:val="21"/>
                <w:szCs w:val="21"/>
              </w:rPr>
              <w:t>bligations</w:t>
            </w:r>
            <w:proofErr w:type="spellEnd"/>
            <w:r w:rsidRPr="002A5E52">
              <w:rPr>
                <w:rFonts w:ascii="Arial" w:eastAsia="Malgun Gothic" w:hAnsi="Arial" w:cs="Arial"/>
                <w:b/>
                <w:bCs/>
                <w:color w:val="000000"/>
                <w:sz w:val="21"/>
                <w:szCs w:val="21"/>
              </w:rPr>
              <w:t xml:space="preserve"> to maintain the Company</w:t>
            </w:r>
            <w:r w:rsidRPr="002A5E52">
              <w:rPr>
                <w:rFonts w:ascii="Arial" w:eastAsia="Malgun Gothic" w:hAnsi="Arial" w:cs="Arial"/>
                <w:b/>
                <w:bCs/>
                <w:color w:val="000000"/>
                <w:sz w:val="21"/>
                <w:szCs w:val="21"/>
                <w:lang w:val="en-GB"/>
              </w:rPr>
              <w:t>’s discipline</w:t>
            </w:r>
            <w:r w:rsidR="002A5E52" w:rsidRPr="002A5E52">
              <w:rPr>
                <w:rFonts w:ascii="Arial" w:eastAsia="Malgun Gothic" w:hAnsi="Arial" w:cs="Arial"/>
                <w:b/>
                <w:bCs/>
                <w:color w:val="000000"/>
                <w:sz w:val="21"/>
                <w:szCs w:val="21"/>
                <w:lang w:val="en-GB"/>
              </w:rPr>
              <w:t>)</w:t>
            </w:r>
          </w:p>
        </w:tc>
      </w:tr>
      <w:tr w:rsidR="00ED50C3" w:rsidRPr="002A5E52" w14:paraId="4DCFD5DD" w14:textId="77777777" w:rsidTr="002103A2">
        <w:tc>
          <w:tcPr>
            <w:tcW w:w="1666" w:type="pct"/>
          </w:tcPr>
          <w:p w14:paraId="6E7543AC" w14:textId="1F76D918" w:rsidR="00ED50C3" w:rsidRPr="002A5E52" w:rsidRDefault="00ED50C3" w:rsidP="00ED50C3">
            <w:pPr>
              <w:rPr>
                <w:rFonts w:ascii="Arial" w:eastAsia="Malgun Gothic" w:hAnsi="Arial" w:cs="Arial"/>
                <w:color w:val="000000"/>
                <w:sz w:val="21"/>
                <w:szCs w:val="21"/>
              </w:rPr>
            </w:pPr>
            <w:r w:rsidRPr="002A5E52">
              <w:rPr>
                <w:rFonts w:ascii="Arial" w:eastAsia="Malgun Gothic" w:hAnsi="Arial" w:cs="Arial"/>
                <w:color w:val="000000"/>
                <w:sz w:val="21"/>
                <w:szCs w:val="21"/>
              </w:rPr>
              <w:t>종업원은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선량한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기풍과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질서를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유지하며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업무능률을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향상시키기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위하여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특히</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다음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사항을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준수하여야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하며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위반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시에는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징계위원회에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회부한다</w:t>
            </w:r>
            <w:r w:rsidRPr="002A5E52">
              <w:rPr>
                <w:rFonts w:ascii="Arial" w:eastAsia="Malgun Gothic" w:hAnsi="Arial" w:cs="Arial"/>
                <w:color w:val="000000"/>
                <w:sz w:val="21"/>
                <w:szCs w:val="21"/>
              </w:rPr>
              <w:t>.</w:t>
            </w:r>
          </w:p>
        </w:tc>
        <w:tc>
          <w:tcPr>
            <w:tcW w:w="1667" w:type="pct"/>
          </w:tcPr>
          <w:p w14:paraId="23B21167" w14:textId="0F7B2D1C" w:rsidR="00ED50C3" w:rsidRPr="002A5E52" w:rsidRDefault="00ED50C3" w:rsidP="00ED50C3">
            <w:pPr>
              <w:rPr>
                <w:rFonts w:ascii="Arial" w:eastAsia="Malgun Gothic" w:hAnsi="Arial" w:cs="Arial"/>
                <w:color w:val="000000"/>
                <w:sz w:val="21"/>
                <w:szCs w:val="21"/>
                <w:lang w:val="ru-RU"/>
              </w:rPr>
            </w:pPr>
            <w:r w:rsidRPr="002A5E52">
              <w:rPr>
                <w:rFonts w:ascii="Arial" w:eastAsia="Malgun Gothic" w:hAnsi="Arial" w:cs="Arial"/>
                <w:color w:val="000000"/>
                <w:sz w:val="21"/>
                <w:szCs w:val="21"/>
              </w:rPr>
              <w:t>C</w:t>
            </w:r>
            <w:r w:rsidRPr="002A5E52">
              <w:rPr>
                <w:rFonts w:ascii="Arial" w:eastAsia="Malgun Gothic" w:hAnsi="Arial" w:cs="Arial"/>
                <w:color w:val="000000"/>
                <w:sz w:val="21"/>
                <w:szCs w:val="21"/>
                <w:lang w:val="ru-RU"/>
              </w:rPr>
              <w:t xml:space="preserve"> целью улучшения качества работы и поддержания порядка и благоприятной атмосферы в Компании Работник обязан соблюдать следующие пункты:</w:t>
            </w:r>
          </w:p>
        </w:tc>
        <w:tc>
          <w:tcPr>
            <w:tcW w:w="1667" w:type="pct"/>
          </w:tcPr>
          <w:p w14:paraId="01524FE6" w14:textId="421F0078" w:rsidR="00ED50C3" w:rsidRPr="002A5E52" w:rsidRDefault="00ED50C3" w:rsidP="00ED50C3">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In order to improve the quality of work and maintain </w:t>
            </w:r>
            <w:r w:rsidRPr="002A5E52">
              <w:rPr>
                <w:rFonts w:ascii="Arial" w:eastAsia="Malgun Gothic" w:hAnsi="Arial" w:cs="Arial"/>
                <w:color w:val="000000"/>
                <w:sz w:val="21"/>
                <w:szCs w:val="21"/>
                <w:lang w:val="en-GB"/>
              </w:rPr>
              <w:t xml:space="preserve">the </w:t>
            </w:r>
            <w:r w:rsidRPr="002A5E52">
              <w:rPr>
                <w:rFonts w:ascii="Arial" w:eastAsia="Malgun Gothic" w:hAnsi="Arial" w:cs="Arial"/>
                <w:color w:val="000000"/>
                <w:sz w:val="21"/>
                <w:szCs w:val="21"/>
              </w:rPr>
              <w:t xml:space="preserve">order and a favorable atmosphere in the Company, the Employee </w:t>
            </w:r>
            <w:r w:rsidRPr="002A5E52">
              <w:rPr>
                <w:rFonts w:ascii="Arial" w:eastAsia="Malgun Gothic" w:hAnsi="Arial" w:cs="Arial"/>
                <w:color w:val="000000"/>
                <w:sz w:val="21"/>
                <w:szCs w:val="21"/>
                <w:lang w:val="en-GB"/>
              </w:rPr>
              <w:t>shall</w:t>
            </w:r>
            <w:r w:rsidRPr="002A5E52">
              <w:rPr>
                <w:rFonts w:ascii="Arial" w:eastAsia="Malgun Gothic" w:hAnsi="Arial" w:cs="Arial"/>
                <w:color w:val="000000"/>
                <w:sz w:val="21"/>
                <w:szCs w:val="21"/>
              </w:rPr>
              <w:t xml:space="preserve"> comply with the following </w:t>
            </w:r>
            <w:r w:rsidRPr="002A5E52">
              <w:rPr>
                <w:rFonts w:ascii="Arial" w:eastAsia="Malgun Gothic" w:hAnsi="Arial" w:cs="Arial"/>
                <w:color w:val="000000"/>
                <w:sz w:val="21"/>
                <w:szCs w:val="21"/>
                <w:lang w:val="en-GB"/>
              </w:rPr>
              <w:t>rules</w:t>
            </w:r>
            <w:r w:rsidRPr="002A5E52">
              <w:rPr>
                <w:rFonts w:ascii="Arial" w:eastAsia="Malgun Gothic" w:hAnsi="Arial" w:cs="Arial"/>
                <w:color w:val="000000"/>
                <w:sz w:val="21"/>
                <w:szCs w:val="21"/>
              </w:rPr>
              <w:t>:</w:t>
            </w:r>
          </w:p>
        </w:tc>
      </w:tr>
      <w:tr w:rsidR="00ED50C3" w:rsidRPr="002A5E52" w14:paraId="03E45B94" w14:textId="77777777" w:rsidTr="002103A2">
        <w:tc>
          <w:tcPr>
            <w:tcW w:w="1666" w:type="pct"/>
          </w:tcPr>
          <w:p w14:paraId="1F2CCBE5" w14:textId="2D7327A4" w:rsidR="00ED50C3" w:rsidRPr="002A5E52" w:rsidRDefault="00ED50C3" w:rsidP="00ED50C3">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1. </w:t>
            </w:r>
            <w:r w:rsidRPr="002A5E52">
              <w:rPr>
                <w:rFonts w:ascii="Arial" w:eastAsia="Malgun Gothic" w:hAnsi="Arial" w:cs="Arial"/>
                <w:color w:val="000000"/>
                <w:sz w:val="21"/>
                <w:szCs w:val="21"/>
              </w:rPr>
              <w:t>종업원은</w:t>
            </w:r>
            <w:r w:rsidRPr="002A5E52">
              <w:rPr>
                <w:rFonts w:ascii="Arial" w:eastAsia="Malgun Gothic" w:hAnsi="Arial" w:cs="Arial"/>
                <w:color w:val="000000"/>
                <w:sz w:val="21"/>
                <w:szCs w:val="21"/>
              </w:rPr>
              <w:t xml:space="preserve"> </w:t>
            </w:r>
            <w:proofErr w:type="spellStart"/>
            <w:r w:rsidRPr="002A5E52">
              <w:rPr>
                <w:rFonts w:ascii="Arial" w:eastAsia="Malgun Gothic" w:hAnsi="Arial" w:cs="Arial"/>
                <w:color w:val="000000"/>
                <w:sz w:val="21"/>
                <w:szCs w:val="21"/>
              </w:rPr>
              <w:t>여하한</w:t>
            </w:r>
            <w:proofErr w:type="spell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이유를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불문하고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신용과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명예를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손상시키는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행위를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할</w:t>
            </w:r>
            <w:r w:rsidRPr="002A5E52">
              <w:rPr>
                <w:rFonts w:ascii="Arial" w:eastAsia="Malgun Gothic" w:hAnsi="Arial" w:cs="Arial"/>
                <w:color w:val="000000"/>
                <w:sz w:val="21"/>
                <w:szCs w:val="21"/>
              </w:rPr>
              <w:t xml:space="preserve"> </w:t>
            </w:r>
            <w:proofErr w:type="spellStart"/>
            <w:r w:rsidRPr="002A5E52">
              <w:rPr>
                <w:rFonts w:ascii="Arial" w:eastAsia="Malgun Gothic" w:hAnsi="Arial" w:cs="Arial"/>
                <w:color w:val="000000"/>
                <w:sz w:val="21"/>
                <w:szCs w:val="21"/>
              </w:rPr>
              <w:t>수없다</w:t>
            </w:r>
            <w:proofErr w:type="spellEnd"/>
            <w:r w:rsidRPr="002A5E52">
              <w:rPr>
                <w:rFonts w:ascii="Arial" w:eastAsia="Malgun Gothic" w:hAnsi="Arial" w:cs="Arial"/>
                <w:color w:val="000000"/>
                <w:sz w:val="21"/>
                <w:szCs w:val="21"/>
              </w:rPr>
              <w:t>.</w:t>
            </w:r>
          </w:p>
        </w:tc>
        <w:tc>
          <w:tcPr>
            <w:tcW w:w="1667" w:type="pct"/>
          </w:tcPr>
          <w:p w14:paraId="1496E444" w14:textId="037E4BD7" w:rsidR="00ED50C3" w:rsidRPr="002A5E52" w:rsidRDefault="00ED50C3" w:rsidP="00ED50C3">
            <w:pPr>
              <w:pStyle w:val="af"/>
              <w:numPr>
                <w:ilvl w:val="0"/>
                <w:numId w:val="125"/>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Работник при любых обстоятельствах не может совершать действия, наносящие ущерб деловой репутации и достоинству Компании;</w:t>
            </w:r>
          </w:p>
        </w:tc>
        <w:tc>
          <w:tcPr>
            <w:tcW w:w="1667" w:type="pct"/>
          </w:tcPr>
          <w:p w14:paraId="7BBFB088" w14:textId="3A61E04C" w:rsidR="00ED50C3" w:rsidRPr="002A5E52" w:rsidRDefault="00ED50C3" w:rsidP="00ED50C3">
            <w:pPr>
              <w:pStyle w:val="af"/>
              <w:numPr>
                <w:ilvl w:val="0"/>
                <w:numId w:val="126"/>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lang w:val="en-GB"/>
              </w:rPr>
              <w:t>The E</w:t>
            </w:r>
            <w:proofErr w:type="spellStart"/>
            <w:r w:rsidRPr="002A5E52">
              <w:rPr>
                <w:rFonts w:ascii="Arial" w:eastAsia="Malgun Gothic" w:hAnsi="Arial" w:cs="Arial"/>
                <w:color w:val="000000"/>
                <w:sz w:val="21"/>
                <w:szCs w:val="21"/>
              </w:rPr>
              <w:t>mployee</w:t>
            </w:r>
            <w:proofErr w:type="spellEnd"/>
            <w:r w:rsidRPr="002A5E52">
              <w:rPr>
                <w:rFonts w:ascii="Arial" w:eastAsia="Malgun Gothic" w:hAnsi="Arial" w:cs="Arial"/>
                <w:color w:val="000000"/>
                <w:sz w:val="21"/>
                <w:szCs w:val="21"/>
              </w:rPr>
              <w:t>, cannot perform actions that damage the business reputation and dignity of the Company under any circumstances;</w:t>
            </w:r>
          </w:p>
        </w:tc>
      </w:tr>
      <w:tr w:rsidR="00ED50C3" w:rsidRPr="002A5E52" w14:paraId="26E3E330" w14:textId="77777777" w:rsidTr="002103A2">
        <w:tc>
          <w:tcPr>
            <w:tcW w:w="1666" w:type="pct"/>
          </w:tcPr>
          <w:p w14:paraId="142900C2" w14:textId="35C481B7" w:rsidR="00ED50C3" w:rsidRPr="002A5E52" w:rsidRDefault="00ED50C3" w:rsidP="00ED50C3">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2. </w:t>
            </w:r>
            <w:r w:rsidRPr="002A5E52">
              <w:rPr>
                <w:rFonts w:ascii="Arial" w:eastAsia="Malgun Gothic" w:hAnsi="Arial" w:cs="Arial"/>
                <w:color w:val="000000"/>
                <w:sz w:val="21"/>
                <w:szCs w:val="21"/>
              </w:rPr>
              <w:t>종업원은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허가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없이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직무와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관련하여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직접</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간접을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불문하고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증여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향응을</w:t>
            </w:r>
            <w:r w:rsidRPr="002A5E52">
              <w:rPr>
                <w:rFonts w:ascii="Arial" w:eastAsia="Malgun Gothic" w:hAnsi="Arial" w:cs="Arial"/>
                <w:color w:val="000000"/>
                <w:sz w:val="21"/>
                <w:szCs w:val="21"/>
              </w:rPr>
              <w:t xml:space="preserve"> </w:t>
            </w:r>
            <w:proofErr w:type="gramStart"/>
            <w:r w:rsidRPr="002A5E52">
              <w:rPr>
                <w:rFonts w:ascii="Arial" w:eastAsia="Malgun Gothic" w:hAnsi="Arial" w:cs="Arial"/>
                <w:color w:val="000000"/>
                <w:sz w:val="21"/>
                <w:szCs w:val="21"/>
              </w:rPr>
              <w:t>제공</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받거나</w:t>
            </w:r>
            <w:proofErr w:type="gram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금전의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대차행위를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없다</w:t>
            </w:r>
            <w:r w:rsidRPr="002A5E52">
              <w:rPr>
                <w:rFonts w:ascii="Arial" w:eastAsia="Malgun Gothic" w:hAnsi="Arial" w:cs="Arial"/>
                <w:color w:val="000000"/>
                <w:sz w:val="21"/>
                <w:szCs w:val="21"/>
              </w:rPr>
              <w:t>.</w:t>
            </w:r>
          </w:p>
        </w:tc>
        <w:tc>
          <w:tcPr>
            <w:tcW w:w="1667" w:type="pct"/>
          </w:tcPr>
          <w:p w14:paraId="040EE02E" w14:textId="1F302138" w:rsidR="00ED50C3" w:rsidRPr="002A5E52" w:rsidRDefault="00ED50C3" w:rsidP="00ED50C3">
            <w:pPr>
              <w:pStyle w:val="af"/>
              <w:numPr>
                <w:ilvl w:val="0"/>
                <w:numId w:val="125"/>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Работник в рамках исполнения должностных обязанностей не может прямо или косвенно без разрешения Компания выдавать или получать вознаграждения, обмениваться подарками, проводить благодарственные встречи, а также давать ссуды и заемы в денежном размере;</w:t>
            </w:r>
          </w:p>
        </w:tc>
        <w:tc>
          <w:tcPr>
            <w:tcW w:w="1667" w:type="pct"/>
          </w:tcPr>
          <w:p w14:paraId="49BB060C" w14:textId="57E6A23E" w:rsidR="00ED50C3" w:rsidRPr="002A5E52" w:rsidRDefault="00ED50C3" w:rsidP="00ED50C3">
            <w:pPr>
              <w:pStyle w:val="af"/>
              <w:numPr>
                <w:ilvl w:val="0"/>
                <w:numId w:val="126"/>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 xml:space="preserve">The Employee, cannot, directly or indirectly, without the permission of the Company, issue or receive remuneration, exchange gifts, hold thank-you meetings, </w:t>
            </w:r>
            <w:proofErr w:type="gramStart"/>
            <w:r w:rsidRPr="002A5E52">
              <w:rPr>
                <w:rFonts w:ascii="Arial" w:eastAsia="Malgun Gothic" w:hAnsi="Arial" w:cs="Arial"/>
                <w:color w:val="000000"/>
                <w:sz w:val="21"/>
                <w:szCs w:val="21"/>
              </w:rPr>
              <w:t>and also</w:t>
            </w:r>
            <w:proofErr w:type="gramEnd"/>
            <w:r w:rsidRPr="002A5E52">
              <w:rPr>
                <w:rFonts w:ascii="Arial" w:eastAsia="Malgun Gothic" w:hAnsi="Arial" w:cs="Arial"/>
                <w:color w:val="000000"/>
                <w:sz w:val="21"/>
                <w:szCs w:val="21"/>
              </w:rPr>
              <w:t xml:space="preserve"> give loans and borrowings in cash;</w:t>
            </w:r>
          </w:p>
        </w:tc>
      </w:tr>
      <w:tr w:rsidR="00ED50C3" w:rsidRPr="002A5E52" w14:paraId="64AE4608" w14:textId="77777777" w:rsidTr="002103A2">
        <w:tc>
          <w:tcPr>
            <w:tcW w:w="1666" w:type="pct"/>
          </w:tcPr>
          <w:p w14:paraId="33950FD1" w14:textId="4EB119BA" w:rsidR="00ED50C3" w:rsidRPr="002A5E52" w:rsidRDefault="00ED50C3" w:rsidP="00ED50C3">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3. </w:t>
            </w:r>
            <w:r w:rsidRPr="002A5E52">
              <w:rPr>
                <w:rFonts w:ascii="Arial" w:eastAsia="Malgun Gothic" w:hAnsi="Arial" w:cs="Arial"/>
                <w:color w:val="000000"/>
                <w:sz w:val="21"/>
                <w:szCs w:val="21"/>
              </w:rPr>
              <w:t>종업원은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이익에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반하여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자기의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영리행위</w:t>
            </w:r>
            <w:r w:rsidRPr="002A5E52">
              <w:rPr>
                <w:rFonts w:ascii="Arial" w:eastAsia="Malgun Gothic" w:hAnsi="Arial" w:cs="Arial"/>
                <w:color w:val="000000"/>
                <w:sz w:val="21"/>
                <w:szCs w:val="21"/>
              </w:rPr>
              <w:lastRenderedPageBreak/>
              <w:t>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하거나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타인에게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부당한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이익을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주는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행위를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없다</w:t>
            </w:r>
            <w:r w:rsidRPr="002A5E52">
              <w:rPr>
                <w:rFonts w:ascii="Arial" w:eastAsia="Malgun Gothic" w:hAnsi="Arial" w:cs="Arial"/>
                <w:color w:val="000000"/>
                <w:sz w:val="21"/>
                <w:szCs w:val="21"/>
              </w:rPr>
              <w:t>.</w:t>
            </w:r>
          </w:p>
        </w:tc>
        <w:tc>
          <w:tcPr>
            <w:tcW w:w="1667" w:type="pct"/>
          </w:tcPr>
          <w:p w14:paraId="788C95C5" w14:textId="147717F8" w:rsidR="00ED50C3" w:rsidRPr="002A5E52" w:rsidRDefault="00ED50C3" w:rsidP="00ED50C3">
            <w:pPr>
              <w:pStyle w:val="af"/>
              <w:numPr>
                <w:ilvl w:val="0"/>
                <w:numId w:val="125"/>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lastRenderedPageBreak/>
              <w:t xml:space="preserve">Работник не может совершать действия с </w:t>
            </w:r>
            <w:r w:rsidRPr="002A5E52">
              <w:rPr>
                <w:rFonts w:ascii="Arial" w:eastAsia="Malgun Gothic" w:hAnsi="Arial" w:cs="Arial"/>
                <w:color w:val="000000"/>
                <w:sz w:val="21"/>
                <w:szCs w:val="21"/>
                <w:lang w:val="ru-RU"/>
              </w:rPr>
              <w:lastRenderedPageBreak/>
              <w:t>целью извлечения личной выгоды или неправомерной выгоды третьими лицами, препятствующие повышению дохода Компании;</w:t>
            </w:r>
          </w:p>
        </w:tc>
        <w:tc>
          <w:tcPr>
            <w:tcW w:w="1667" w:type="pct"/>
          </w:tcPr>
          <w:p w14:paraId="445AA665" w14:textId="45EB0E2C" w:rsidR="00ED50C3" w:rsidRPr="002A5E52" w:rsidRDefault="00ED50C3" w:rsidP="00ED50C3">
            <w:pPr>
              <w:pStyle w:val="af"/>
              <w:numPr>
                <w:ilvl w:val="0"/>
                <w:numId w:val="126"/>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lastRenderedPageBreak/>
              <w:t xml:space="preserve">The Employee cannot take actions with the </w:t>
            </w:r>
            <w:r w:rsidRPr="002A5E52">
              <w:rPr>
                <w:rFonts w:ascii="Arial" w:eastAsia="Malgun Gothic" w:hAnsi="Arial" w:cs="Arial"/>
                <w:color w:val="000000"/>
                <w:sz w:val="21"/>
                <w:szCs w:val="21"/>
              </w:rPr>
              <w:lastRenderedPageBreak/>
              <w:t>aim of deriving personal benefit or unlawful benefit by the third parties that prevent the increase in the Company's income;</w:t>
            </w:r>
          </w:p>
        </w:tc>
      </w:tr>
      <w:tr w:rsidR="00ED50C3" w:rsidRPr="002A5E52" w14:paraId="674BE069" w14:textId="77777777" w:rsidTr="002103A2">
        <w:tc>
          <w:tcPr>
            <w:tcW w:w="1666" w:type="pct"/>
          </w:tcPr>
          <w:p w14:paraId="5CB79D9C" w14:textId="7B34E303" w:rsidR="00ED50C3" w:rsidRPr="002A5E52" w:rsidRDefault="00ED50C3" w:rsidP="00ED50C3">
            <w:pPr>
              <w:rPr>
                <w:rFonts w:ascii="Arial" w:eastAsia="Malgun Gothic" w:hAnsi="Arial" w:cs="Arial"/>
                <w:color w:val="000000"/>
                <w:sz w:val="21"/>
                <w:szCs w:val="21"/>
              </w:rPr>
            </w:pPr>
            <w:r w:rsidRPr="002A5E52">
              <w:rPr>
                <w:rFonts w:ascii="Arial" w:eastAsia="Malgun Gothic" w:hAnsi="Arial" w:cs="Arial"/>
                <w:color w:val="000000"/>
                <w:spacing w:val="-2"/>
                <w:sz w:val="21"/>
                <w:szCs w:val="21"/>
              </w:rPr>
              <w:lastRenderedPageBreak/>
              <w:t xml:space="preserve">4. </w:t>
            </w:r>
            <w:r w:rsidRPr="002A5E52">
              <w:rPr>
                <w:rFonts w:ascii="Arial" w:eastAsia="Malgun Gothic" w:hAnsi="Arial" w:cs="Arial"/>
                <w:color w:val="000000"/>
                <w:spacing w:val="-2"/>
                <w:sz w:val="21"/>
                <w:szCs w:val="21"/>
              </w:rPr>
              <w:t>종업원은</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회사의</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허가</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없이</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자기</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사업을</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영위하거나</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타인의</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사업에</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종사할</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수</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없다</w:t>
            </w:r>
            <w:r w:rsidRPr="002A5E52">
              <w:rPr>
                <w:rFonts w:ascii="Arial" w:eastAsia="Malgun Gothic" w:hAnsi="Arial" w:cs="Arial"/>
                <w:color w:val="000000"/>
                <w:spacing w:val="-2"/>
                <w:sz w:val="21"/>
                <w:szCs w:val="21"/>
              </w:rPr>
              <w:t>.</w:t>
            </w:r>
          </w:p>
        </w:tc>
        <w:tc>
          <w:tcPr>
            <w:tcW w:w="1667" w:type="pct"/>
          </w:tcPr>
          <w:p w14:paraId="0B265BB7" w14:textId="37DF4888" w:rsidR="00ED50C3" w:rsidRPr="002A5E52" w:rsidRDefault="00ED50C3" w:rsidP="00ED50C3">
            <w:pPr>
              <w:pStyle w:val="af"/>
              <w:numPr>
                <w:ilvl w:val="0"/>
                <w:numId w:val="125"/>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Работник не может без разрешения Компании самостоятельно осуществлять ведение дел или поручать их ведение третьим лицам;</w:t>
            </w:r>
          </w:p>
        </w:tc>
        <w:tc>
          <w:tcPr>
            <w:tcW w:w="1667" w:type="pct"/>
          </w:tcPr>
          <w:p w14:paraId="5999407D" w14:textId="658B8C2B" w:rsidR="00ED50C3" w:rsidRPr="002A5E52" w:rsidRDefault="00ED50C3" w:rsidP="00ED50C3">
            <w:pPr>
              <w:pStyle w:val="af"/>
              <w:numPr>
                <w:ilvl w:val="0"/>
                <w:numId w:val="126"/>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The Employee cannot independently conduct business without the permission of the Company or entrust their conduct to the third parties;</w:t>
            </w:r>
          </w:p>
        </w:tc>
      </w:tr>
      <w:tr w:rsidR="00ED50C3" w:rsidRPr="002A5E52" w14:paraId="1FB44695" w14:textId="77777777" w:rsidTr="002103A2">
        <w:tc>
          <w:tcPr>
            <w:tcW w:w="1666" w:type="pct"/>
          </w:tcPr>
          <w:p w14:paraId="0370FB95" w14:textId="36F5E041" w:rsidR="00ED50C3" w:rsidRPr="002A5E52" w:rsidRDefault="00ED50C3" w:rsidP="00ED50C3">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5. </w:t>
            </w:r>
            <w:r w:rsidRPr="002A5E52">
              <w:rPr>
                <w:rFonts w:ascii="Arial" w:eastAsia="Malgun Gothic" w:hAnsi="Arial" w:cs="Arial"/>
                <w:color w:val="000000"/>
                <w:sz w:val="21"/>
                <w:szCs w:val="21"/>
              </w:rPr>
              <w:t>종업원은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사용</w:t>
            </w:r>
            <w:r w:rsidRPr="002A5E52">
              <w:rPr>
                <w:rFonts w:ascii="Arial" w:eastAsia="Malgun Gothic" w:hAnsi="Arial" w:cs="Arial"/>
                <w:color w:val="000000"/>
                <w:sz w:val="21"/>
                <w:szCs w:val="21"/>
              </w:rPr>
              <w:t>(</w:t>
            </w:r>
            <w:r w:rsidRPr="002A5E52">
              <w:rPr>
                <w:rFonts w:ascii="Arial" w:eastAsia="Gulim" w:hAnsi="Arial" w:cs="Arial"/>
                <w:color w:val="000000"/>
                <w:sz w:val="21"/>
                <w:szCs w:val="21"/>
              </w:rPr>
              <w:t>私用</w:t>
            </w:r>
            <w:r w:rsidRPr="002A5E52">
              <w:rPr>
                <w:rFonts w:ascii="Arial" w:eastAsia="Malgun Gothic" w:hAnsi="Arial" w:cs="Arial"/>
                <w:color w:val="000000"/>
                <w:sz w:val="21"/>
                <w:szCs w:val="21"/>
              </w:rPr>
              <w:t>)</w:t>
            </w:r>
            <w:r w:rsidRPr="002A5E52">
              <w:rPr>
                <w:rFonts w:ascii="Arial" w:eastAsia="Malgun Gothic" w:hAnsi="Arial" w:cs="Arial"/>
                <w:color w:val="000000"/>
                <w:sz w:val="21"/>
                <w:szCs w:val="21"/>
              </w:rPr>
              <w:t>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위하여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명칭</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물품을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사적으로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사용할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없다</w:t>
            </w:r>
            <w:r w:rsidRPr="002A5E52">
              <w:rPr>
                <w:rFonts w:ascii="Arial" w:eastAsia="Malgun Gothic" w:hAnsi="Arial" w:cs="Arial"/>
                <w:color w:val="000000"/>
                <w:sz w:val="21"/>
                <w:szCs w:val="21"/>
              </w:rPr>
              <w:t>.</w:t>
            </w:r>
          </w:p>
        </w:tc>
        <w:tc>
          <w:tcPr>
            <w:tcW w:w="1667" w:type="pct"/>
          </w:tcPr>
          <w:p w14:paraId="207044FE" w14:textId="0BEE4F2B" w:rsidR="00ED50C3" w:rsidRPr="002A5E52" w:rsidRDefault="00ED50C3" w:rsidP="00ED50C3">
            <w:pPr>
              <w:pStyle w:val="af"/>
              <w:numPr>
                <w:ilvl w:val="0"/>
                <w:numId w:val="125"/>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Работник не может в частных целях использовать продукцию и наименование Компании и иные ее обозначения;</w:t>
            </w:r>
          </w:p>
        </w:tc>
        <w:tc>
          <w:tcPr>
            <w:tcW w:w="1667" w:type="pct"/>
          </w:tcPr>
          <w:p w14:paraId="0E139127" w14:textId="358D33D3" w:rsidR="00ED50C3" w:rsidRPr="002A5E52" w:rsidRDefault="00ED50C3" w:rsidP="00ED50C3">
            <w:pPr>
              <w:pStyle w:val="af"/>
              <w:numPr>
                <w:ilvl w:val="0"/>
                <w:numId w:val="126"/>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The Employee cannot use the products and other names of the Company for his or her private purposes;</w:t>
            </w:r>
          </w:p>
        </w:tc>
      </w:tr>
      <w:tr w:rsidR="00ED50C3" w:rsidRPr="002A5E52" w14:paraId="2FF45F8A" w14:textId="77777777" w:rsidTr="002103A2">
        <w:tc>
          <w:tcPr>
            <w:tcW w:w="1666" w:type="pct"/>
          </w:tcPr>
          <w:p w14:paraId="78B387FA" w14:textId="11A8E253" w:rsidR="00ED50C3" w:rsidRPr="002A5E52" w:rsidRDefault="00ED50C3" w:rsidP="00ED50C3">
            <w:pPr>
              <w:rPr>
                <w:rFonts w:ascii="Arial" w:eastAsia="Malgun Gothic" w:hAnsi="Arial" w:cs="Arial"/>
                <w:color w:val="000000"/>
                <w:sz w:val="21"/>
                <w:szCs w:val="21"/>
              </w:rPr>
            </w:pPr>
            <w:r w:rsidRPr="002A5E52">
              <w:rPr>
                <w:rFonts w:ascii="Arial" w:eastAsia="Malgun Gothic" w:hAnsi="Arial" w:cs="Arial"/>
                <w:color w:val="000000"/>
                <w:spacing w:val="-2"/>
                <w:sz w:val="21"/>
                <w:szCs w:val="21"/>
              </w:rPr>
              <w:t xml:space="preserve">6. </w:t>
            </w:r>
            <w:r w:rsidRPr="002A5E52">
              <w:rPr>
                <w:rFonts w:ascii="Arial" w:eastAsia="Malgun Gothic" w:hAnsi="Arial" w:cs="Arial"/>
                <w:color w:val="000000"/>
                <w:spacing w:val="-2"/>
                <w:sz w:val="21"/>
                <w:szCs w:val="21"/>
              </w:rPr>
              <w:t>종업원은</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회사의</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재산</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정보</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및</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물품을</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고의적으로</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손괴하거나</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부정</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유출할</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수</w:t>
            </w:r>
            <w:r w:rsidRPr="002A5E52">
              <w:rPr>
                <w:rFonts w:ascii="Arial" w:eastAsia="Malgun Gothic" w:hAnsi="Arial" w:cs="Arial"/>
                <w:color w:val="000000"/>
                <w:spacing w:val="-2"/>
                <w:sz w:val="21"/>
                <w:szCs w:val="21"/>
              </w:rPr>
              <w:t xml:space="preserve"> </w:t>
            </w:r>
            <w:r w:rsidRPr="002A5E52">
              <w:rPr>
                <w:rFonts w:ascii="Arial" w:eastAsia="Malgun Gothic" w:hAnsi="Arial" w:cs="Arial"/>
                <w:color w:val="000000"/>
                <w:spacing w:val="-2"/>
                <w:sz w:val="21"/>
                <w:szCs w:val="21"/>
              </w:rPr>
              <w:t>없다</w:t>
            </w:r>
            <w:r w:rsidRPr="002A5E52">
              <w:rPr>
                <w:rFonts w:ascii="Arial" w:eastAsia="Malgun Gothic" w:hAnsi="Arial" w:cs="Arial"/>
                <w:color w:val="000000"/>
                <w:spacing w:val="-2"/>
                <w:sz w:val="21"/>
                <w:szCs w:val="21"/>
              </w:rPr>
              <w:t>.</w:t>
            </w:r>
          </w:p>
        </w:tc>
        <w:tc>
          <w:tcPr>
            <w:tcW w:w="1667" w:type="pct"/>
          </w:tcPr>
          <w:p w14:paraId="1A7484CC" w14:textId="505FDC38" w:rsidR="00ED50C3" w:rsidRPr="002A5E52" w:rsidRDefault="00ED50C3" w:rsidP="00ED50C3">
            <w:pPr>
              <w:pStyle w:val="af"/>
              <w:numPr>
                <w:ilvl w:val="0"/>
                <w:numId w:val="125"/>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Работник не может уничтожать или обманным путем передавать товары, информацию и имущество Компании;</w:t>
            </w:r>
          </w:p>
        </w:tc>
        <w:tc>
          <w:tcPr>
            <w:tcW w:w="1667" w:type="pct"/>
          </w:tcPr>
          <w:p w14:paraId="03174D12" w14:textId="0509F634" w:rsidR="00ED50C3" w:rsidRPr="002A5E52" w:rsidRDefault="00ED50C3" w:rsidP="00ED50C3">
            <w:pPr>
              <w:pStyle w:val="af"/>
              <w:numPr>
                <w:ilvl w:val="0"/>
                <w:numId w:val="126"/>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The Employee cannot damage or fraudulently transfer goods, information and property of the Company;</w:t>
            </w:r>
          </w:p>
        </w:tc>
      </w:tr>
      <w:tr w:rsidR="00ED50C3" w:rsidRPr="002A5E52" w14:paraId="1559DE36" w14:textId="77777777" w:rsidTr="002103A2">
        <w:tc>
          <w:tcPr>
            <w:tcW w:w="1666" w:type="pct"/>
          </w:tcPr>
          <w:p w14:paraId="4EDA9ADD" w14:textId="16FF5349" w:rsidR="00ED50C3" w:rsidRPr="002A5E52" w:rsidRDefault="00ED50C3" w:rsidP="00ED50C3">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7. </w:t>
            </w:r>
            <w:r w:rsidRPr="002A5E52">
              <w:rPr>
                <w:rFonts w:ascii="Arial" w:eastAsia="Malgun Gothic" w:hAnsi="Arial" w:cs="Arial"/>
                <w:color w:val="000000"/>
                <w:sz w:val="21"/>
                <w:szCs w:val="21"/>
              </w:rPr>
              <w:t>종업원은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회사에서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지정한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작업복</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안전화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안전보호구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등을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착용할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것</w:t>
            </w:r>
            <w:r w:rsidRPr="002A5E52">
              <w:rPr>
                <w:rFonts w:ascii="Arial" w:eastAsia="Malgun Gothic" w:hAnsi="Arial" w:cs="Arial"/>
                <w:color w:val="000000"/>
                <w:sz w:val="21"/>
                <w:szCs w:val="21"/>
              </w:rPr>
              <w:t>.</w:t>
            </w:r>
          </w:p>
        </w:tc>
        <w:tc>
          <w:tcPr>
            <w:tcW w:w="1667" w:type="pct"/>
          </w:tcPr>
          <w:p w14:paraId="3373F7B0" w14:textId="089021A5" w:rsidR="00ED50C3" w:rsidRPr="002A5E52" w:rsidRDefault="00ED50C3" w:rsidP="00ED50C3">
            <w:pPr>
              <w:pStyle w:val="af"/>
              <w:numPr>
                <w:ilvl w:val="0"/>
                <w:numId w:val="125"/>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Работник должен носить специальную одежду и обувь, а также средства индивидуальной защиты, предусмотренные Компанией;</w:t>
            </w:r>
          </w:p>
        </w:tc>
        <w:tc>
          <w:tcPr>
            <w:tcW w:w="1667" w:type="pct"/>
          </w:tcPr>
          <w:p w14:paraId="02F1E7E5" w14:textId="3458D315" w:rsidR="00ED50C3" w:rsidRPr="002A5E52" w:rsidRDefault="00ED50C3" w:rsidP="00ED50C3">
            <w:pPr>
              <w:pStyle w:val="af"/>
              <w:numPr>
                <w:ilvl w:val="0"/>
                <w:numId w:val="126"/>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 xml:space="preserve">The Employee </w:t>
            </w:r>
            <w:r w:rsidR="009377BB" w:rsidRPr="002A5E52">
              <w:rPr>
                <w:rFonts w:ascii="Arial" w:eastAsia="Malgun Gothic" w:hAnsi="Arial" w:cs="Arial"/>
                <w:color w:val="000000"/>
                <w:sz w:val="21"/>
                <w:szCs w:val="21"/>
              </w:rPr>
              <w:t>shall</w:t>
            </w:r>
            <w:r w:rsidRPr="002A5E52">
              <w:rPr>
                <w:rFonts w:ascii="Arial" w:eastAsia="Malgun Gothic" w:hAnsi="Arial" w:cs="Arial"/>
                <w:color w:val="000000"/>
                <w:sz w:val="21"/>
                <w:szCs w:val="21"/>
              </w:rPr>
              <w:t xml:space="preserve"> wear special clothing and footwear, as well as personal protective equipment provided by the Company;</w:t>
            </w:r>
          </w:p>
        </w:tc>
      </w:tr>
      <w:tr w:rsidR="00ED50C3" w:rsidRPr="002A5E52" w14:paraId="21DDF1EB" w14:textId="77777777" w:rsidTr="002103A2">
        <w:tc>
          <w:tcPr>
            <w:tcW w:w="1666" w:type="pct"/>
          </w:tcPr>
          <w:p w14:paraId="2385BE9B" w14:textId="5C2AD5C9" w:rsidR="00ED50C3" w:rsidRPr="002A5E52" w:rsidRDefault="00ED50C3" w:rsidP="00ED50C3">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8. </w:t>
            </w:r>
            <w:r w:rsidRPr="002A5E52">
              <w:rPr>
                <w:rFonts w:ascii="Arial" w:eastAsia="Malgun Gothic" w:hAnsi="Arial" w:cs="Arial"/>
                <w:color w:val="000000"/>
                <w:sz w:val="21"/>
                <w:szCs w:val="21"/>
              </w:rPr>
              <w:t>종업원은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회사에서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지시하는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부착물을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근무복에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부착할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것</w:t>
            </w:r>
          </w:p>
        </w:tc>
        <w:tc>
          <w:tcPr>
            <w:tcW w:w="1667" w:type="pct"/>
          </w:tcPr>
          <w:p w14:paraId="5CEE0205" w14:textId="1C676D7E" w:rsidR="00ED50C3" w:rsidRPr="002A5E52" w:rsidRDefault="00ED50C3" w:rsidP="00ED50C3">
            <w:pPr>
              <w:pStyle w:val="af"/>
              <w:numPr>
                <w:ilvl w:val="0"/>
                <w:numId w:val="125"/>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Работник должен прикрепить к рабочей одежде все опознавательные знаки, предусмотренные Компанией;</w:t>
            </w:r>
          </w:p>
        </w:tc>
        <w:tc>
          <w:tcPr>
            <w:tcW w:w="1667" w:type="pct"/>
          </w:tcPr>
          <w:p w14:paraId="31D05F1F" w14:textId="69F11F67" w:rsidR="00ED50C3" w:rsidRPr="002A5E52" w:rsidRDefault="00ED50C3" w:rsidP="00ED50C3">
            <w:pPr>
              <w:pStyle w:val="af"/>
              <w:numPr>
                <w:ilvl w:val="0"/>
                <w:numId w:val="126"/>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 xml:space="preserve">The Employee </w:t>
            </w:r>
            <w:r w:rsidR="009377BB" w:rsidRPr="002A5E52">
              <w:rPr>
                <w:rFonts w:ascii="Arial" w:eastAsia="Malgun Gothic" w:hAnsi="Arial" w:cs="Arial"/>
                <w:color w:val="000000"/>
                <w:sz w:val="21"/>
                <w:szCs w:val="21"/>
              </w:rPr>
              <w:t>shall</w:t>
            </w:r>
            <w:r w:rsidRPr="002A5E52">
              <w:rPr>
                <w:rFonts w:ascii="Arial" w:eastAsia="Malgun Gothic" w:hAnsi="Arial" w:cs="Arial"/>
                <w:color w:val="000000"/>
                <w:sz w:val="21"/>
                <w:szCs w:val="21"/>
              </w:rPr>
              <w:t xml:space="preserve"> attach to work clothes all identification marks provided by the Company;</w:t>
            </w:r>
          </w:p>
        </w:tc>
      </w:tr>
      <w:tr w:rsidR="00ED50C3" w:rsidRPr="002A5E52" w14:paraId="0017BAC3" w14:textId="77777777" w:rsidTr="002103A2">
        <w:tc>
          <w:tcPr>
            <w:tcW w:w="1666" w:type="pct"/>
          </w:tcPr>
          <w:p w14:paraId="4969C4B9" w14:textId="725857AF" w:rsidR="00ED50C3" w:rsidRPr="002A5E52" w:rsidRDefault="00ED50C3" w:rsidP="00ED50C3">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9. </w:t>
            </w:r>
            <w:r w:rsidRPr="002A5E52">
              <w:rPr>
                <w:rFonts w:ascii="Arial" w:eastAsia="Malgun Gothic" w:hAnsi="Arial" w:cs="Arial"/>
                <w:color w:val="000000"/>
                <w:sz w:val="21"/>
                <w:szCs w:val="21"/>
              </w:rPr>
              <w:t>종업원의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두발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복장상태는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종업원에게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불쾌감을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주어서는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아니</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된다</w:t>
            </w:r>
            <w:r w:rsidRPr="002A5E52">
              <w:rPr>
                <w:rFonts w:ascii="Arial" w:eastAsia="Malgun Gothic" w:hAnsi="Arial" w:cs="Arial"/>
                <w:color w:val="000000"/>
                <w:sz w:val="21"/>
                <w:szCs w:val="21"/>
              </w:rPr>
              <w:t>.</w:t>
            </w:r>
          </w:p>
        </w:tc>
        <w:tc>
          <w:tcPr>
            <w:tcW w:w="1667" w:type="pct"/>
          </w:tcPr>
          <w:p w14:paraId="79ACC625" w14:textId="46E0373E" w:rsidR="00ED50C3" w:rsidRPr="002A5E52" w:rsidRDefault="00ED50C3" w:rsidP="00ED50C3">
            <w:pPr>
              <w:pStyle w:val="af"/>
              <w:numPr>
                <w:ilvl w:val="0"/>
                <w:numId w:val="125"/>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Внешний вид и прическа Работника должны быть опрятными и не нарушать права других работников.</w:t>
            </w:r>
          </w:p>
        </w:tc>
        <w:tc>
          <w:tcPr>
            <w:tcW w:w="1667" w:type="pct"/>
          </w:tcPr>
          <w:p w14:paraId="743A6A95" w14:textId="7CDA3574" w:rsidR="00ED50C3" w:rsidRPr="002A5E52" w:rsidRDefault="00ED50C3" w:rsidP="00ED50C3">
            <w:pPr>
              <w:pStyle w:val="af"/>
              <w:numPr>
                <w:ilvl w:val="0"/>
                <w:numId w:val="126"/>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 xml:space="preserve">The Employee's appearance and hairstyle </w:t>
            </w:r>
            <w:r w:rsidR="009377BB" w:rsidRPr="002A5E52">
              <w:rPr>
                <w:rFonts w:ascii="Arial" w:eastAsia="Malgun Gothic" w:hAnsi="Arial" w:cs="Arial"/>
                <w:color w:val="000000"/>
                <w:sz w:val="21"/>
                <w:szCs w:val="21"/>
              </w:rPr>
              <w:t>shall</w:t>
            </w:r>
            <w:r w:rsidRPr="002A5E52">
              <w:rPr>
                <w:rFonts w:ascii="Arial" w:eastAsia="Malgun Gothic" w:hAnsi="Arial" w:cs="Arial"/>
                <w:color w:val="000000"/>
                <w:sz w:val="21"/>
                <w:szCs w:val="21"/>
              </w:rPr>
              <w:t xml:space="preserve"> be neat and not annoying to the other employees.</w:t>
            </w:r>
          </w:p>
        </w:tc>
      </w:tr>
      <w:tr w:rsidR="00ED50C3" w:rsidRPr="002A5E52" w14:paraId="34D27CBB" w14:textId="77777777" w:rsidTr="002103A2">
        <w:tc>
          <w:tcPr>
            <w:tcW w:w="1666" w:type="pct"/>
          </w:tcPr>
          <w:p w14:paraId="25587BAC" w14:textId="3BFA8BB7" w:rsidR="00ED50C3" w:rsidRPr="002A5E52" w:rsidRDefault="00ED50C3" w:rsidP="00ED50C3">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17</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회사보전</w:t>
            </w:r>
            <w:r w:rsidRPr="002A5E52">
              <w:rPr>
                <w:rFonts w:ascii="Arial" w:eastAsia="Malgun Gothic" w:hAnsi="Arial" w:cs="Arial"/>
                <w:b/>
                <w:bCs/>
                <w:color w:val="000000"/>
                <w:sz w:val="21"/>
                <w:szCs w:val="21"/>
              </w:rPr>
              <w:t>)</w:t>
            </w:r>
          </w:p>
        </w:tc>
        <w:tc>
          <w:tcPr>
            <w:tcW w:w="1667" w:type="pct"/>
          </w:tcPr>
          <w:p w14:paraId="4E8D2F54" w14:textId="5C628A8E" w:rsidR="00ED50C3" w:rsidRPr="002A5E52" w:rsidRDefault="00ED50C3" w:rsidP="00ED50C3">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 xml:space="preserve">Статья 17 (Сохранение Компании в условиях </w:t>
            </w:r>
            <w:r w:rsidRPr="002A5E52">
              <w:rPr>
                <w:rFonts w:ascii="Arial" w:eastAsia="Malgun Gothic" w:hAnsi="Arial" w:cs="Arial"/>
                <w:b/>
                <w:bCs/>
                <w:color w:val="000000"/>
                <w:sz w:val="21"/>
                <w:szCs w:val="21"/>
                <w:lang w:val="ru-RU"/>
              </w:rPr>
              <w:lastRenderedPageBreak/>
              <w:t>стихийного бедствия или чрезвычайной ситуации)</w:t>
            </w:r>
          </w:p>
        </w:tc>
        <w:tc>
          <w:tcPr>
            <w:tcW w:w="1667" w:type="pct"/>
          </w:tcPr>
          <w:p w14:paraId="195D8C0D" w14:textId="3DA240C1" w:rsidR="00ED50C3" w:rsidRPr="002A5E52" w:rsidRDefault="003E1029" w:rsidP="00ED50C3">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lastRenderedPageBreak/>
              <w:t xml:space="preserve">Article 17 (Preservation of the Company </w:t>
            </w:r>
            <w:proofErr w:type="spellStart"/>
            <w:r w:rsidRPr="002A5E52">
              <w:rPr>
                <w:rFonts w:ascii="Arial" w:eastAsia="Malgun Gothic" w:hAnsi="Arial" w:cs="Arial"/>
                <w:b/>
                <w:bCs/>
                <w:color w:val="000000"/>
                <w:sz w:val="21"/>
                <w:szCs w:val="21"/>
              </w:rPr>
              <w:t>i</w:t>
            </w:r>
            <w:proofErr w:type="spellEnd"/>
            <w:r w:rsidRPr="002A5E52">
              <w:rPr>
                <w:rFonts w:ascii="Arial" w:eastAsia="Malgun Gothic" w:hAnsi="Arial" w:cs="Arial"/>
                <w:b/>
                <w:bCs/>
                <w:color w:val="000000"/>
                <w:sz w:val="21"/>
                <w:szCs w:val="21"/>
                <w:lang w:val="en-GB"/>
              </w:rPr>
              <w:t xml:space="preserve">n case </w:t>
            </w:r>
            <w:r w:rsidRPr="002A5E52">
              <w:rPr>
                <w:rFonts w:ascii="Arial" w:eastAsia="Malgun Gothic" w:hAnsi="Arial" w:cs="Arial"/>
                <w:b/>
                <w:bCs/>
                <w:color w:val="000000"/>
                <w:sz w:val="21"/>
                <w:szCs w:val="21"/>
                <w:lang w:val="en-GB"/>
              </w:rPr>
              <w:lastRenderedPageBreak/>
              <w:t xml:space="preserve">of the </w:t>
            </w:r>
            <w:r w:rsidRPr="002A5E52">
              <w:rPr>
                <w:rFonts w:ascii="Arial" w:eastAsia="Malgun Gothic" w:hAnsi="Arial" w:cs="Arial"/>
                <w:b/>
                <w:bCs/>
                <w:color w:val="000000"/>
                <w:sz w:val="21"/>
                <w:szCs w:val="21"/>
              </w:rPr>
              <w:t xml:space="preserve">natural disaster or </w:t>
            </w:r>
            <w:proofErr w:type="gramStart"/>
            <w:r w:rsidRPr="002A5E52">
              <w:rPr>
                <w:rFonts w:ascii="Arial" w:eastAsia="Malgun Gothic" w:hAnsi="Arial" w:cs="Arial"/>
                <w:b/>
                <w:bCs/>
                <w:color w:val="000000"/>
                <w:sz w:val="21"/>
                <w:szCs w:val="21"/>
              </w:rPr>
              <w:t>emergency</w:t>
            </w:r>
            <w:r w:rsidRPr="002A5E52">
              <w:rPr>
                <w:rFonts w:ascii="Arial" w:eastAsia="Malgun Gothic" w:hAnsi="Arial" w:cs="Arial"/>
                <w:b/>
                <w:bCs/>
                <w:color w:val="000000"/>
                <w:sz w:val="21"/>
                <w:szCs w:val="21"/>
                <w:lang w:val="en-GB"/>
              </w:rPr>
              <w:t xml:space="preserve"> situation</w:t>
            </w:r>
            <w:proofErr w:type="gramEnd"/>
            <w:r w:rsidRPr="002A5E52">
              <w:rPr>
                <w:rFonts w:ascii="Arial" w:eastAsia="Malgun Gothic" w:hAnsi="Arial" w:cs="Arial"/>
                <w:b/>
                <w:bCs/>
                <w:color w:val="000000"/>
                <w:sz w:val="21"/>
                <w:szCs w:val="21"/>
              </w:rPr>
              <w:t>)</w:t>
            </w:r>
          </w:p>
        </w:tc>
      </w:tr>
      <w:tr w:rsidR="00ED50C3" w:rsidRPr="002A5E52" w14:paraId="4564CD06" w14:textId="77777777" w:rsidTr="002103A2">
        <w:tc>
          <w:tcPr>
            <w:tcW w:w="1666" w:type="pct"/>
          </w:tcPr>
          <w:p w14:paraId="1C461A9D" w14:textId="77777777" w:rsidR="00ED50C3" w:rsidRPr="002A5E52" w:rsidRDefault="00ED50C3" w:rsidP="00ED50C3">
            <w:pPr>
              <w:rPr>
                <w:rFonts w:ascii="Arial" w:eastAsia="Malgun Gothic" w:hAnsi="Arial" w:cs="Arial"/>
                <w:color w:val="000000"/>
                <w:sz w:val="21"/>
                <w:szCs w:val="21"/>
              </w:rPr>
            </w:pPr>
            <w:r w:rsidRPr="002A5E52">
              <w:rPr>
                <w:rFonts w:ascii="Arial" w:eastAsia="Malgun Gothic" w:hAnsi="Arial" w:cs="Arial"/>
                <w:color w:val="000000"/>
                <w:sz w:val="21"/>
                <w:szCs w:val="21"/>
              </w:rPr>
              <w:lastRenderedPageBreak/>
              <w:t>종업원은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재해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비상사태가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발생할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상사의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지시에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따라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회사보전에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협조하여야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p w14:paraId="069AA8BF" w14:textId="41C8FAD6" w:rsidR="003E1029" w:rsidRPr="002A5E52" w:rsidRDefault="00ED50C3" w:rsidP="003E1029">
            <w:pPr>
              <w:rPr>
                <w:ins w:id="476" w:author="Mia Choi" w:date="2021-07-26T18:31:00Z"/>
                <w:rFonts w:ascii="Arial" w:eastAsia="Malgun Gothic" w:hAnsi="Arial" w:cs="Arial"/>
                <w:color w:val="000000"/>
                <w:sz w:val="21"/>
                <w:szCs w:val="21"/>
              </w:rPr>
            </w:pPr>
            <w:r w:rsidRPr="002A5E52">
              <w:rPr>
                <w:rFonts w:ascii="Arial" w:eastAsia="Malgun Gothic" w:hAnsi="Arial" w:cs="Arial"/>
                <w:color w:val="000000"/>
                <w:sz w:val="21"/>
                <w:szCs w:val="21"/>
              </w:rPr>
              <w:t>비상사태라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함은</w:t>
            </w:r>
            <w:r w:rsidRPr="002A5E52">
              <w:rPr>
                <w:rFonts w:ascii="Arial" w:eastAsia="Malgun Gothic" w:hAnsi="Arial" w:cs="Arial"/>
                <w:color w:val="000000"/>
                <w:sz w:val="21"/>
                <w:szCs w:val="21"/>
              </w:rPr>
              <w:t xml:space="preserve"> </w:t>
            </w:r>
            <w:ins w:id="477" w:author="Mia Choi" w:date="2021-07-25T15:39:00Z">
              <w:r w:rsidRPr="002A5E52">
                <w:rPr>
                  <w:rFonts w:ascii="Arial" w:eastAsia="Malgun Gothic" w:hAnsi="Arial" w:cs="Arial"/>
                  <w:color w:val="000000"/>
                  <w:sz w:val="21"/>
                  <w:szCs w:val="21"/>
                </w:rPr>
                <w:t>사고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자연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재해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재앙</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다른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사람에게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위험을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초래하는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질병의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확산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인명</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피해를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초래할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있거나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수반할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자연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재해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재해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인간의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건강</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환경에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대한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피해로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인해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발생하는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특정</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지역의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상황</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상당한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물질적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손실</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사람들의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생활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조건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악화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등을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의미한다</w:t>
              </w:r>
              <w:r w:rsidRPr="002A5E52">
                <w:rPr>
                  <w:rFonts w:ascii="Arial" w:eastAsia="Malgun Gothic" w:hAnsi="Arial" w:cs="Arial"/>
                  <w:color w:val="000000"/>
                  <w:sz w:val="21"/>
                  <w:szCs w:val="21"/>
                </w:rPr>
                <w:t>.</w:t>
              </w:r>
            </w:ins>
            <w:r w:rsidR="003E1029" w:rsidRPr="002A5E52">
              <w:rPr>
                <w:rFonts w:ascii="Arial" w:eastAsia="Malgun Gothic" w:hAnsi="Arial" w:cs="Arial"/>
                <w:color w:val="000000"/>
                <w:sz w:val="21"/>
                <w:szCs w:val="21"/>
              </w:rPr>
              <w:t xml:space="preserve"> </w:t>
            </w:r>
            <w:ins w:id="478" w:author="Mia Choi" w:date="2021-07-26T18:31:00Z">
              <w:r w:rsidR="003E1029" w:rsidRPr="002A5E52">
                <w:rPr>
                  <w:rFonts w:ascii="Arial" w:eastAsia="Malgun Gothic" w:hAnsi="Arial" w:cs="Arial"/>
                  <w:color w:val="000000"/>
                  <w:sz w:val="21"/>
                  <w:szCs w:val="21"/>
                </w:rPr>
                <w:t>비상</w:t>
              </w:r>
              <w:r w:rsidR="003E1029" w:rsidRPr="002A5E52">
                <w:rPr>
                  <w:rFonts w:ascii="Arial" w:eastAsia="Malgun Gothic" w:hAnsi="Arial" w:cs="Arial"/>
                  <w:color w:val="000000"/>
                  <w:sz w:val="21"/>
                  <w:szCs w:val="21"/>
                </w:rPr>
                <w:t xml:space="preserve"> </w:t>
              </w:r>
              <w:r w:rsidR="003E1029" w:rsidRPr="002A5E52">
                <w:rPr>
                  <w:rFonts w:ascii="Arial" w:eastAsia="Malgun Gothic" w:hAnsi="Arial" w:cs="Arial"/>
                  <w:color w:val="000000"/>
                  <w:sz w:val="21"/>
                  <w:szCs w:val="21"/>
                </w:rPr>
                <w:t>관리는</w:t>
              </w:r>
              <w:r w:rsidR="003E1029" w:rsidRPr="002A5E52">
                <w:rPr>
                  <w:rFonts w:ascii="Arial" w:eastAsia="Malgun Gothic" w:hAnsi="Arial" w:cs="Arial"/>
                  <w:color w:val="000000"/>
                  <w:sz w:val="21"/>
                  <w:szCs w:val="21"/>
                </w:rPr>
                <w:t xml:space="preserve"> </w:t>
              </w:r>
              <w:r w:rsidR="003E1029" w:rsidRPr="002A5E52">
                <w:rPr>
                  <w:rFonts w:ascii="Arial" w:eastAsia="Malgun Gothic" w:hAnsi="Arial" w:cs="Arial"/>
                  <w:color w:val="000000"/>
                  <w:sz w:val="21"/>
                  <w:szCs w:val="21"/>
                </w:rPr>
                <w:t>회사의</w:t>
              </w:r>
              <w:r w:rsidR="003E1029" w:rsidRPr="002A5E52">
                <w:rPr>
                  <w:rFonts w:ascii="Arial" w:eastAsia="Malgun Gothic" w:hAnsi="Arial" w:cs="Arial"/>
                  <w:color w:val="000000"/>
                  <w:sz w:val="21"/>
                  <w:szCs w:val="21"/>
                </w:rPr>
                <w:t xml:space="preserve"> </w:t>
              </w:r>
              <w:r w:rsidR="003E1029" w:rsidRPr="002A5E52">
                <w:rPr>
                  <w:rFonts w:ascii="Arial" w:eastAsia="Malgun Gothic" w:hAnsi="Arial" w:cs="Arial"/>
                  <w:color w:val="000000"/>
                  <w:sz w:val="21"/>
                  <w:szCs w:val="21"/>
                </w:rPr>
                <w:t>비상</w:t>
              </w:r>
              <w:r w:rsidR="003E1029" w:rsidRPr="002A5E52">
                <w:rPr>
                  <w:rFonts w:ascii="Arial" w:eastAsia="Malgun Gothic" w:hAnsi="Arial" w:cs="Arial"/>
                  <w:color w:val="000000"/>
                  <w:sz w:val="21"/>
                  <w:szCs w:val="21"/>
                </w:rPr>
                <w:t xml:space="preserve"> </w:t>
              </w:r>
              <w:r w:rsidR="003E1029" w:rsidRPr="002A5E52">
                <w:rPr>
                  <w:rFonts w:ascii="Arial" w:eastAsia="Malgun Gothic" w:hAnsi="Arial" w:cs="Arial"/>
                  <w:color w:val="000000"/>
                  <w:sz w:val="21"/>
                  <w:szCs w:val="21"/>
                </w:rPr>
                <w:t>관리</w:t>
              </w:r>
              <w:r w:rsidR="003E1029" w:rsidRPr="002A5E52">
                <w:rPr>
                  <w:rFonts w:ascii="Arial" w:eastAsia="Malgun Gothic" w:hAnsi="Arial" w:cs="Arial"/>
                  <w:color w:val="000000"/>
                  <w:sz w:val="21"/>
                  <w:szCs w:val="21"/>
                </w:rPr>
                <w:t xml:space="preserve"> </w:t>
              </w:r>
              <w:r w:rsidR="003E1029" w:rsidRPr="002A5E52">
                <w:rPr>
                  <w:rFonts w:ascii="Arial" w:eastAsia="Malgun Gothic" w:hAnsi="Arial" w:cs="Arial"/>
                  <w:color w:val="000000"/>
                  <w:sz w:val="21"/>
                  <w:szCs w:val="21"/>
                </w:rPr>
                <w:t>규칙에</w:t>
              </w:r>
              <w:r w:rsidR="003E1029" w:rsidRPr="002A5E52">
                <w:rPr>
                  <w:rFonts w:ascii="Arial" w:eastAsia="Malgun Gothic" w:hAnsi="Arial" w:cs="Arial"/>
                  <w:color w:val="000000"/>
                  <w:sz w:val="21"/>
                  <w:szCs w:val="21"/>
                </w:rPr>
                <w:t xml:space="preserve"> </w:t>
              </w:r>
              <w:r w:rsidR="003E1029" w:rsidRPr="002A5E52">
                <w:rPr>
                  <w:rFonts w:ascii="Arial" w:eastAsia="Malgun Gothic" w:hAnsi="Arial" w:cs="Arial"/>
                  <w:color w:val="000000"/>
                  <w:sz w:val="21"/>
                  <w:szCs w:val="21"/>
                </w:rPr>
                <w:t>따른다</w:t>
              </w:r>
              <w:r w:rsidR="003E1029" w:rsidRPr="002A5E52">
                <w:rPr>
                  <w:rFonts w:ascii="Arial" w:eastAsia="Malgun Gothic" w:hAnsi="Arial" w:cs="Arial"/>
                  <w:color w:val="000000"/>
                  <w:sz w:val="21"/>
                  <w:szCs w:val="21"/>
                </w:rPr>
                <w:t>.</w:t>
              </w:r>
            </w:ins>
          </w:p>
          <w:p w14:paraId="4877B0C8" w14:textId="76485192" w:rsidR="00ED50C3" w:rsidRPr="002A5E52" w:rsidDel="00DA5DF7" w:rsidRDefault="00ED50C3" w:rsidP="00ED50C3">
            <w:pPr>
              <w:rPr>
                <w:del w:id="479" w:author="Mia Choi" w:date="2021-07-25T15:39:00Z"/>
                <w:rFonts w:ascii="Arial" w:eastAsia="Malgun Gothic" w:hAnsi="Arial" w:cs="Arial"/>
                <w:color w:val="000000"/>
                <w:sz w:val="21"/>
                <w:szCs w:val="21"/>
              </w:rPr>
            </w:pPr>
            <w:del w:id="480" w:author="Mia Choi" w:date="2021-07-25T15:39:00Z">
              <w:r w:rsidRPr="002A5E52" w:rsidDel="00DA5DF7">
                <w:rPr>
                  <w:rFonts w:ascii="Arial" w:eastAsia="Malgun Gothic" w:hAnsi="Arial" w:cs="Arial"/>
                  <w:color w:val="000000"/>
                  <w:sz w:val="21"/>
                  <w:szCs w:val="21"/>
                </w:rPr>
                <w:delText>품질시스템</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환경보건안전시스템</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제품안전시스템</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경영악화</w:delText>
              </w:r>
              <w:r w:rsidRPr="002A5E52" w:rsidDel="00DA5DF7">
                <w:rPr>
                  <w:rFonts w:ascii="Arial" w:eastAsia="Malgun Gothic" w:hAnsi="Arial" w:cs="Arial"/>
                  <w:color w:val="000000"/>
                  <w:sz w:val="21"/>
                  <w:szCs w:val="21"/>
                </w:rPr>
                <w:delText xml:space="preserve">, </w:delText>
              </w:r>
            </w:del>
          </w:p>
          <w:p w14:paraId="32C5C7E4" w14:textId="77777777" w:rsidR="00ED50C3" w:rsidRPr="002A5E52" w:rsidDel="00DA5DF7" w:rsidRDefault="00ED50C3" w:rsidP="00ED50C3">
            <w:pPr>
              <w:rPr>
                <w:del w:id="481" w:author="Mia Choi" w:date="2021-07-25T15:39:00Z"/>
                <w:rFonts w:ascii="Arial" w:eastAsia="Malgun Gothic" w:hAnsi="Arial" w:cs="Arial"/>
                <w:color w:val="000000"/>
                <w:sz w:val="21"/>
                <w:szCs w:val="21"/>
              </w:rPr>
            </w:pPr>
            <w:del w:id="482" w:author="Mia Choi" w:date="2021-07-25T15:39:00Z">
              <w:r w:rsidRPr="002A5E52" w:rsidDel="00DA5DF7">
                <w:rPr>
                  <w:rFonts w:ascii="Arial" w:eastAsia="Malgun Gothic" w:hAnsi="Arial" w:cs="Arial"/>
                  <w:color w:val="000000"/>
                  <w:sz w:val="21"/>
                  <w:szCs w:val="21"/>
                </w:rPr>
                <w:delText>기타</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사항으로</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분류하며</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비상사태운영은</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회사</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내부</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규정</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비상사태운영</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프로세스</w:delText>
              </w:r>
              <w:r w:rsidRPr="002A5E52" w:rsidDel="00DA5DF7">
                <w:rPr>
                  <w:rFonts w:ascii="Arial" w:eastAsia="Malgun Gothic" w:hAnsi="Arial" w:cs="Arial"/>
                  <w:color w:val="000000"/>
                  <w:sz w:val="21"/>
                  <w:szCs w:val="21"/>
                </w:rPr>
                <w:delText xml:space="preserve"> </w:delText>
              </w:r>
            </w:del>
          </w:p>
          <w:p w14:paraId="68924A7F" w14:textId="77777777" w:rsidR="00ED50C3" w:rsidRPr="002A5E52" w:rsidRDefault="00ED50C3" w:rsidP="00ED50C3">
            <w:pPr>
              <w:rPr>
                <w:rFonts w:ascii="Arial" w:eastAsia="Malgun Gothic" w:hAnsi="Arial" w:cs="Arial"/>
                <w:color w:val="000000"/>
                <w:sz w:val="21"/>
                <w:szCs w:val="21"/>
                <w:rPrChange w:id="483" w:author="Mia Choi" w:date="2021-07-25T15:28:00Z">
                  <w:rPr>
                    <w:rFonts w:ascii="Malgun Gothic" w:eastAsia="Malgun Gothic" w:hAnsi="Malgun Gothic"/>
                    <w:color w:val="000000"/>
                    <w:lang w:val="ru-RU"/>
                  </w:rPr>
                </w:rPrChange>
              </w:rPr>
            </w:pPr>
            <w:del w:id="484" w:author="Mia Choi" w:date="2021-07-25T15:39:00Z">
              <w:r w:rsidRPr="002A5E52" w:rsidDel="00DA5DF7">
                <w:rPr>
                  <w:rFonts w:ascii="Arial" w:eastAsia="Malgun Gothic" w:hAnsi="Arial" w:cs="Arial"/>
                  <w:color w:val="000000"/>
                  <w:sz w:val="21"/>
                  <w:szCs w:val="21"/>
                </w:rPr>
                <w:delText>의거</w:delText>
              </w:r>
              <w:r w:rsidRPr="002A5E52" w:rsidDel="00DA5DF7">
                <w:rPr>
                  <w:rFonts w:ascii="Arial" w:eastAsia="Malgun Gothic" w:hAnsi="Arial" w:cs="Arial"/>
                  <w:color w:val="000000"/>
                  <w:sz w:val="21"/>
                  <w:szCs w:val="21"/>
                  <w:rPrChange w:id="485" w:author="Mia Choi" w:date="2021-07-25T15:28:00Z">
                    <w:rPr>
                      <w:rFonts w:ascii="Malgun Gothic" w:eastAsia="Malgun Gothic" w:hAnsi="Malgun Gothic"/>
                      <w:color w:val="000000"/>
                      <w:lang w:val="ru-RU"/>
                    </w:rPr>
                  </w:rPrChange>
                </w:rPr>
                <w:delText xml:space="preserve"> </w:delText>
              </w:r>
              <w:r w:rsidRPr="002A5E52" w:rsidDel="00DA5DF7">
                <w:rPr>
                  <w:rFonts w:ascii="Arial" w:eastAsia="Malgun Gothic" w:hAnsi="Arial" w:cs="Arial"/>
                  <w:color w:val="000000"/>
                  <w:sz w:val="21"/>
                  <w:szCs w:val="21"/>
                </w:rPr>
                <w:delText>운영한다</w:delText>
              </w:r>
              <w:r w:rsidRPr="002A5E52" w:rsidDel="00DA5DF7">
                <w:rPr>
                  <w:rFonts w:ascii="Arial" w:eastAsia="Malgun Gothic" w:hAnsi="Arial" w:cs="Arial"/>
                  <w:color w:val="000000"/>
                  <w:sz w:val="21"/>
                  <w:szCs w:val="21"/>
                  <w:rPrChange w:id="486" w:author="Mia Choi" w:date="2021-07-25T15:28:00Z">
                    <w:rPr>
                      <w:rFonts w:ascii="Malgun Gothic" w:eastAsia="Malgun Gothic" w:hAnsi="Malgun Gothic"/>
                      <w:color w:val="000000"/>
                      <w:lang w:val="ru-RU"/>
                    </w:rPr>
                  </w:rPrChange>
                </w:rPr>
                <w:delText>.</w:delText>
              </w:r>
            </w:del>
            <w:r w:rsidRPr="002A5E52">
              <w:rPr>
                <w:rFonts w:ascii="Arial" w:eastAsia="Malgun Gothic" w:hAnsi="Arial" w:cs="Arial"/>
                <w:color w:val="000000"/>
                <w:sz w:val="21"/>
                <w:szCs w:val="21"/>
                <w:rPrChange w:id="487" w:author="Mia Choi" w:date="2021-07-25T15:28:00Z">
                  <w:rPr>
                    <w:rFonts w:ascii="Malgun Gothic" w:eastAsia="Malgun Gothic" w:hAnsi="Malgun Gothic"/>
                    <w:color w:val="000000"/>
                    <w:lang w:val="ru-RU"/>
                  </w:rPr>
                </w:rPrChange>
              </w:rPr>
              <w:t xml:space="preserve"> </w:t>
            </w:r>
          </w:p>
          <w:p w14:paraId="305C458F" w14:textId="77777777" w:rsidR="00ED50C3" w:rsidRPr="002A5E52" w:rsidRDefault="00ED50C3" w:rsidP="00ED50C3">
            <w:pPr>
              <w:rPr>
                <w:rFonts w:ascii="Arial" w:eastAsia="Malgun Gothic" w:hAnsi="Arial" w:cs="Arial"/>
                <w:color w:val="000000"/>
                <w:sz w:val="21"/>
                <w:szCs w:val="21"/>
              </w:rPr>
            </w:pPr>
          </w:p>
        </w:tc>
        <w:tc>
          <w:tcPr>
            <w:tcW w:w="1667" w:type="pct"/>
          </w:tcPr>
          <w:p w14:paraId="66A5382F" w14:textId="77777777" w:rsidR="00ED50C3" w:rsidRPr="002A5E52" w:rsidRDefault="00ED50C3" w:rsidP="00ED50C3">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В случае стихийного бедствия или иной чрезвычайной ситуации Работник должен следовать указаниям Главы и проявить содействие целях сохранения Компании.</w:t>
            </w:r>
          </w:p>
          <w:p w14:paraId="6B6960E0" w14:textId="78BC9FC8" w:rsidR="00ED50C3" w:rsidRPr="002A5E52" w:rsidDel="003E1029" w:rsidRDefault="00ED50C3" w:rsidP="00ED50C3">
            <w:pPr>
              <w:rPr>
                <w:del w:id="488" w:author="Mia Choi" w:date="2021-07-26T18:31:00Z"/>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 xml:space="preserve">Под чрезвычайной ситуацией подразумевается </w:t>
            </w:r>
            <w:r w:rsidRPr="002A5E52">
              <w:rPr>
                <w:rFonts w:ascii="Arial" w:eastAsia="Malgun Gothic" w:hAnsi="Arial" w:cs="Arial"/>
                <w:color w:val="000000"/>
                <w:sz w:val="21"/>
                <w:szCs w:val="21"/>
                <w:lang w:val="ru-RU"/>
                <w:rPrChange w:id="489" w:author="Гурьянов" w:date="2021-07-22T11:17:00Z">
                  <w:rPr>
                    <w:color w:val="22272F"/>
                    <w:sz w:val="17"/>
                    <w:szCs w:val="17"/>
                    <w:shd w:val="clear" w:color="auto" w:fill="FFFFFF"/>
                  </w:rPr>
                </w:rPrChange>
              </w:rPr>
              <w:t>обстановка на определенной территории, сложившаяся в результате аварии, опасного природного явления, катастрофы, распространения</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lang w:val="ru-RU"/>
                <w:rPrChange w:id="490" w:author="Гурьянов" w:date="2021-07-22T11:17:00Z">
                  <w:rPr>
                    <w:color w:val="0000FF"/>
                    <w:u w:val="single"/>
                  </w:rPr>
                </w:rPrChange>
              </w:rPr>
              <w:fldChar w:fldCharType="begin"/>
            </w:r>
            <w:r w:rsidRPr="002A5E52">
              <w:rPr>
                <w:rFonts w:ascii="Arial" w:eastAsia="Malgun Gothic" w:hAnsi="Arial" w:cs="Arial"/>
                <w:color w:val="000000"/>
                <w:sz w:val="21"/>
                <w:szCs w:val="21"/>
                <w:lang w:val="ru-RU"/>
                <w:rPrChange w:id="491" w:author="Гурьянов" w:date="2021-07-22T11:17:00Z">
                  <w:rPr/>
                </w:rPrChange>
              </w:rPr>
              <w:instrText xml:space="preserve"> HYPERLINK "https://internet.garant.ru/" \l "/document/77467107/entry/0" </w:instrText>
            </w:r>
            <w:r w:rsidRPr="002A5E52">
              <w:rPr>
                <w:rFonts w:ascii="Arial" w:eastAsia="Malgun Gothic" w:hAnsi="Arial" w:cs="Arial"/>
                <w:color w:val="000000"/>
                <w:sz w:val="21"/>
                <w:szCs w:val="21"/>
                <w:lang w:val="ru-RU"/>
                <w:rPrChange w:id="492" w:author="Гурьянов" w:date="2021-07-22T11:17:00Z">
                  <w:rPr>
                    <w:color w:val="0000FF"/>
                    <w:u w:val="single"/>
                  </w:rPr>
                </w:rPrChange>
              </w:rPr>
              <w:fldChar w:fldCharType="separate"/>
            </w:r>
            <w:r w:rsidRPr="002A5E52">
              <w:rPr>
                <w:rFonts w:ascii="Arial" w:eastAsia="Malgun Gothic" w:hAnsi="Arial" w:cs="Arial"/>
                <w:color w:val="000000"/>
                <w:sz w:val="21"/>
                <w:szCs w:val="21"/>
                <w:lang w:val="ru-RU"/>
                <w:rPrChange w:id="493" w:author="Гурьянов" w:date="2021-07-22T11:17:00Z">
                  <w:rPr>
                    <w:rStyle w:val="af1"/>
                    <w:color w:val="3272C0"/>
                    <w:sz w:val="17"/>
                    <w:szCs w:val="17"/>
                    <w:shd w:val="clear" w:color="auto" w:fill="FFFFFF"/>
                  </w:rPr>
                </w:rPrChange>
              </w:rPr>
              <w:t>заболевания</w:t>
            </w:r>
            <w:r w:rsidRPr="002A5E52">
              <w:rPr>
                <w:rFonts w:ascii="Arial" w:eastAsia="Malgun Gothic" w:hAnsi="Arial" w:cs="Arial"/>
                <w:color w:val="000000"/>
                <w:sz w:val="21"/>
                <w:szCs w:val="21"/>
                <w:lang w:val="ru-RU"/>
                <w:rPrChange w:id="494" w:author="Гурьянов" w:date="2021-07-22T11:17:00Z">
                  <w:rPr>
                    <w:color w:val="0000FF"/>
                    <w:u w:val="single"/>
                  </w:rPr>
                </w:rPrChange>
              </w:rPr>
              <w:fldChar w:fldCharType="end"/>
            </w:r>
            <w:r w:rsidRPr="002A5E52">
              <w:rPr>
                <w:rFonts w:ascii="Arial" w:eastAsia="Malgun Gothic" w:hAnsi="Arial" w:cs="Arial"/>
                <w:color w:val="000000"/>
                <w:sz w:val="21"/>
                <w:szCs w:val="21"/>
                <w:lang w:val="ru-RU"/>
                <w:rPrChange w:id="495" w:author="Гурьянов" w:date="2021-07-22T11:17:00Z">
                  <w:rPr>
                    <w:color w:val="22272F"/>
                    <w:sz w:val="17"/>
                    <w:szCs w:val="17"/>
                    <w:u w:val="single"/>
                    <w:shd w:val="clear" w:color="auto" w:fill="FFFFFF"/>
                  </w:rPr>
                </w:rPrChange>
              </w:rPr>
              <w:t>, представляющего опасность для окружающих, стихийного или иного бедствия, которые могут повлечь или повлекли за собой человеческие жертвы, ущерб здоровью людей или окружающей среде, значительные материальные потери и нарушение условий жизнедеятельности людей.</w:t>
            </w:r>
            <w:r w:rsidRPr="002A5E52">
              <w:rPr>
                <w:rFonts w:ascii="Arial" w:eastAsia="Malgun Gothic" w:hAnsi="Arial" w:cs="Arial"/>
                <w:color w:val="000000"/>
                <w:sz w:val="21"/>
                <w:szCs w:val="21"/>
                <w:lang w:val="ru-RU"/>
              </w:rPr>
              <w:t xml:space="preserve"> Управление в случае чрезвычайной ситуации происходит в соответствие с установленными в Компании </w:t>
            </w:r>
            <w:commentRangeStart w:id="496"/>
            <w:r w:rsidRPr="002A5E52">
              <w:rPr>
                <w:rFonts w:ascii="Arial" w:eastAsia="Malgun Gothic" w:hAnsi="Arial" w:cs="Arial"/>
                <w:color w:val="000000"/>
                <w:sz w:val="21"/>
                <w:szCs w:val="21"/>
                <w:lang w:val="ru-RU"/>
              </w:rPr>
              <w:t xml:space="preserve">правилами управления </w:t>
            </w:r>
            <w:commentRangeEnd w:id="496"/>
            <w:r w:rsidRPr="002A5E52">
              <w:rPr>
                <w:rStyle w:val="a9"/>
                <w:rFonts w:ascii="Arial" w:hAnsi="Arial" w:cs="Arial"/>
                <w:sz w:val="21"/>
                <w:szCs w:val="21"/>
              </w:rPr>
              <w:commentReference w:id="496"/>
            </w:r>
            <w:r w:rsidRPr="002A5E52">
              <w:rPr>
                <w:rFonts w:ascii="Arial" w:eastAsia="Malgun Gothic" w:hAnsi="Arial" w:cs="Arial"/>
                <w:color w:val="000000"/>
                <w:sz w:val="21"/>
                <w:szCs w:val="21"/>
                <w:lang w:val="ru-RU"/>
              </w:rPr>
              <w:t>в случае чрезвычайной ситуации.</w:t>
            </w:r>
          </w:p>
          <w:p w14:paraId="5EE55D35" w14:textId="77777777" w:rsidR="00ED50C3" w:rsidRPr="002A5E52" w:rsidRDefault="00ED50C3" w:rsidP="00ED50C3">
            <w:pPr>
              <w:rPr>
                <w:rFonts w:ascii="Arial" w:eastAsia="Malgun Gothic" w:hAnsi="Arial" w:cs="Arial"/>
                <w:color w:val="000000"/>
                <w:sz w:val="21"/>
                <w:szCs w:val="21"/>
                <w:lang w:val="ru-RU"/>
              </w:rPr>
            </w:pPr>
          </w:p>
        </w:tc>
        <w:tc>
          <w:tcPr>
            <w:tcW w:w="1667" w:type="pct"/>
          </w:tcPr>
          <w:p w14:paraId="62BB4973" w14:textId="07EEB062" w:rsidR="00ED50C3" w:rsidRPr="002A5E52" w:rsidRDefault="003E1029" w:rsidP="00ED50C3">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In the event of a natural disaster or other emergency, the Employee shall follow the instructions of the Head and </w:t>
            </w:r>
            <w:proofErr w:type="gramStart"/>
            <w:r w:rsidRPr="002A5E52">
              <w:rPr>
                <w:rFonts w:ascii="Arial" w:eastAsia="Malgun Gothic" w:hAnsi="Arial" w:cs="Arial"/>
                <w:color w:val="000000"/>
                <w:sz w:val="21"/>
                <w:szCs w:val="21"/>
              </w:rPr>
              <w:t>provide assistance</w:t>
            </w:r>
            <w:proofErr w:type="gramEnd"/>
            <w:r w:rsidRPr="002A5E52">
              <w:rPr>
                <w:rFonts w:ascii="Arial" w:eastAsia="Malgun Gothic" w:hAnsi="Arial" w:cs="Arial"/>
                <w:color w:val="000000"/>
                <w:sz w:val="21"/>
                <w:szCs w:val="21"/>
              </w:rPr>
              <w:t xml:space="preserve"> in order to preserve the Company.</w:t>
            </w:r>
          </w:p>
          <w:p w14:paraId="2035A76D" w14:textId="70D3CAB3" w:rsidR="003E1029" w:rsidRPr="002A5E52" w:rsidRDefault="003E1029" w:rsidP="00ED50C3">
            <w:pPr>
              <w:rPr>
                <w:rFonts w:ascii="Arial" w:eastAsia="Malgun Gothic" w:hAnsi="Arial" w:cs="Arial"/>
                <w:color w:val="000000"/>
                <w:sz w:val="21"/>
                <w:szCs w:val="21"/>
              </w:rPr>
            </w:pPr>
            <w:proofErr w:type="gramStart"/>
            <w:r w:rsidRPr="002A5E52">
              <w:rPr>
                <w:rFonts w:ascii="Arial" w:eastAsia="Malgun Gothic" w:hAnsi="Arial" w:cs="Arial"/>
                <w:color w:val="000000"/>
                <w:sz w:val="21"/>
                <w:szCs w:val="21"/>
              </w:rPr>
              <w:t>An emergency situation</w:t>
            </w:r>
            <w:proofErr w:type="gramEnd"/>
            <w:r w:rsidRPr="002A5E52">
              <w:rPr>
                <w:rFonts w:ascii="Arial" w:eastAsia="Malgun Gothic" w:hAnsi="Arial" w:cs="Arial"/>
                <w:color w:val="000000"/>
                <w:sz w:val="21"/>
                <w:szCs w:val="21"/>
              </w:rPr>
              <w:t xml:space="preserve"> means a situation in a certain area resulting from an accident, a dangerous natural phenomenon, a catastrophe, the spread of a disease that poses a danger to others, a natural or other disaster that may or have resulted in loss of life, damage to human health or the environment, significant material losses and violation of the living conditions of people. Emergency management is carried out in accordance with the Company's emergency management rules.</w:t>
            </w:r>
          </w:p>
        </w:tc>
      </w:tr>
      <w:tr w:rsidR="003E1029" w:rsidRPr="002A5E52" w14:paraId="6C60FAA7" w14:textId="77777777" w:rsidTr="002103A2">
        <w:tc>
          <w:tcPr>
            <w:tcW w:w="1666" w:type="pct"/>
          </w:tcPr>
          <w:p w14:paraId="70507646" w14:textId="37AE3828" w:rsidR="003E1029" w:rsidRPr="002A5E52" w:rsidRDefault="003E1029" w:rsidP="003E1029">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18</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비상시</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출근명령</w:t>
            </w:r>
            <w:r w:rsidRPr="002A5E52">
              <w:rPr>
                <w:rFonts w:ascii="Arial" w:eastAsia="Malgun Gothic" w:hAnsi="Arial" w:cs="Arial"/>
                <w:b/>
                <w:bCs/>
                <w:color w:val="000000"/>
                <w:sz w:val="21"/>
                <w:szCs w:val="21"/>
              </w:rPr>
              <w:t>)</w:t>
            </w:r>
          </w:p>
        </w:tc>
        <w:tc>
          <w:tcPr>
            <w:tcW w:w="1667" w:type="pct"/>
          </w:tcPr>
          <w:p w14:paraId="59D63D96" w14:textId="507D5FE6" w:rsidR="003E1029" w:rsidRPr="002A5E52" w:rsidRDefault="003E1029" w:rsidP="003E1029">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 xml:space="preserve">Статья 18 (Приказ об выходе на работу в чрезвычайной ситуации) </w:t>
            </w:r>
          </w:p>
        </w:tc>
        <w:tc>
          <w:tcPr>
            <w:tcW w:w="1667" w:type="pct"/>
          </w:tcPr>
          <w:p w14:paraId="0B057B89" w14:textId="65FA8ECC" w:rsidR="003E1029" w:rsidRPr="002A5E52" w:rsidRDefault="003E1029" w:rsidP="003E1029">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rPr>
              <w:t>Article 18 (Emergency Attendance Order)</w:t>
            </w:r>
          </w:p>
        </w:tc>
      </w:tr>
      <w:tr w:rsidR="003E1029" w:rsidRPr="002A5E52" w14:paraId="369D0153" w14:textId="77777777" w:rsidTr="002103A2">
        <w:tc>
          <w:tcPr>
            <w:tcW w:w="1666" w:type="pct"/>
          </w:tcPr>
          <w:p w14:paraId="66552062" w14:textId="5B97C6C4" w:rsidR="003E1029" w:rsidRPr="002A5E52" w:rsidRDefault="003E1029" w:rsidP="003E1029">
            <w:pPr>
              <w:rPr>
                <w:rFonts w:ascii="Arial" w:eastAsia="Malgun Gothic" w:hAnsi="Arial" w:cs="Arial"/>
                <w:color w:val="000000"/>
                <w:sz w:val="21"/>
                <w:szCs w:val="21"/>
              </w:rPr>
            </w:pPr>
            <w:r w:rsidRPr="002A5E52">
              <w:rPr>
                <w:rFonts w:ascii="Arial" w:eastAsia="Malgun Gothic" w:hAnsi="Arial" w:cs="Arial"/>
                <w:color w:val="000000"/>
                <w:sz w:val="21"/>
                <w:szCs w:val="21"/>
              </w:rPr>
              <w:t>천재지변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기타재해로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업무상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부득이한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w:t>
            </w:r>
            <w:r w:rsidRPr="002A5E52">
              <w:rPr>
                <w:rFonts w:ascii="Arial" w:eastAsia="Malgun Gothic" w:hAnsi="Arial" w:cs="Arial"/>
                <w:color w:val="000000"/>
                <w:sz w:val="21"/>
                <w:szCs w:val="21"/>
              </w:rPr>
              <w:lastRenderedPageBreak/>
              <w:t>일</w:t>
            </w:r>
            <w:del w:id="497" w:author="Mia Choi" w:date="2021-07-25T15:41:00Z">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또는</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휴가</w:delText>
              </w:r>
            </w:del>
            <w:r w:rsidRPr="002A5E52">
              <w:rPr>
                <w:rFonts w:ascii="Arial" w:eastAsia="Malgun Gothic" w:hAnsi="Arial" w:cs="Arial"/>
                <w:color w:val="000000"/>
                <w:sz w:val="21"/>
                <w:szCs w:val="21"/>
              </w:rPr>
              <w:t>일지라도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회사로부터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비상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출근명령을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받은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즉시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출근하여야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tcPr>
          <w:p w14:paraId="6AC84683" w14:textId="30A27606" w:rsidR="003E1029" w:rsidRPr="002A5E52" w:rsidRDefault="003E1029" w:rsidP="003E1029">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lastRenderedPageBreak/>
              <w:t xml:space="preserve">В случае получения от Компании приказа об </w:t>
            </w:r>
            <w:r w:rsidRPr="002A5E52">
              <w:rPr>
                <w:rFonts w:ascii="Arial" w:eastAsia="Malgun Gothic" w:hAnsi="Arial" w:cs="Arial"/>
                <w:color w:val="000000"/>
                <w:sz w:val="21"/>
                <w:szCs w:val="21"/>
                <w:lang w:val="ru-RU"/>
              </w:rPr>
              <w:lastRenderedPageBreak/>
              <w:t>экстренном выходе на работу по причине стихийного бедствия или чрезвычайной ситуации, Работник обязан незамедлительно выполнить приказ, даже если это выходной день.</w:t>
            </w:r>
          </w:p>
        </w:tc>
        <w:tc>
          <w:tcPr>
            <w:tcW w:w="1667" w:type="pct"/>
          </w:tcPr>
          <w:p w14:paraId="2045F38C" w14:textId="20ABD52B" w:rsidR="003E1029" w:rsidRPr="002A5E52" w:rsidRDefault="003E1029" w:rsidP="003E1029">
            <w:pPr>
              <w:rPr>
                <w:rFonts w:ascii="Arial" w:eastAsia="Malgun Gothic" w:hAnsi="Arial" w:cs="Arial"/>
                <w:color w:val="000000"/>
                <w:sz w:val="21"/>
                <w:szCs w:val="21"/>
              </w:rPr>
            </w:pPr>
            <w:r w:rsidRPr="002A5E52">
              <w:rPr>
                <w:rFonts w:ascii="Arial" w:eastAsia="Malgun Gothic" w:hAnsi="Arial" w:cs="Arial"/>
                <w:color w:val="000000"/>
                <w:sz w:val="21"/>
                <w:szCs w:val="21"/>
              </w:rPr>
              <w:lastRenderedPageBreak/>
              <w:t xml:space="preserve">In case of unavoidable work-related events due to </w:t>
            </w:r>
            <w:r w:rsidRPr="002A5E52">
              <w:rPr>
                <w:rFonts w:ascii="Arial" w:eastAsia="Malgun Gothic" w:hAnsi="Arial" w:cs="Arial"/>
                <w:color w:val="000000"/>
                <w:sz w:val="21"/>
                <w:szCs w:val="21"/>
              </w:rPr>
              <w:lastRenderedPageBreak/>
              <w:t xml:space="preserve">natural disasters or other disasters, a person who has received an emergency attendance order from the company </w:t>
            </w:r>
            <w:r w:rsidR="009377BB" w:rsidRPr="002A5E52">
              <w:rPr>
                <w:rFonts w:ascii="Arial" w:eastAsia="Malgun Gothic" w:hAnsi="Arial" w:cs="Arial"/>
                <w:color w:val="000000"/>
                <w:sz w:val="21"/>
                <w:szCs w:val="21"/>
              </w:rPr>
              <w:t>shall</w:t>
            </w:r>
            <w:r w:rsidRPr="002A5E52">
              <w:rPr>
                <w:rFonts w:ascii="Arial" w:eastAsia="Malgun Gothic" w:hAnsi="Arial" w:cs="Arial"/>
                <w:color w:val="000000"/>
                <w:sz w:val="21"/>
                <w:szCs w:val="21"/>
              </w:rPr>
              <w:t xml:space="preserve"> go to work immediately.</w:t>
            </w:r>
          </w:p>
        </w:tc>
      </w:tr>
      <w:tr w:rsidR="003E1029" w:rsidRPr="002A5E52" w14:paraId="73323CA9" w14:textId="77777777" w:rsidTr="002103A2">
        <w:tc>
          <w:tcPr>
            <w:tcW w:w="1666" w:type="pct"/>
          </w:tcPr>
          <w:p w14:paraId="63422EAD" w14:textId="121EDB89" w:rsidR="003E1029" w:rsidRPr="002A5E52" w:rsidRDefault="003E1029" w:rsidP="003E1029">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lastRenderedPageBreak/>
              <w:t>제</w:t>
            </w:r>
            <w:r w:rsidRPr="002A5E52">
              <w:rPr>
                <w:rFonts w:ascii="Arial" w:eastAsia="Malgun Gothic" w:hAnsi="Arial" w:cs="Arial"/>
                <w:b/>
                <w:bCs/>
                <w:color w:val="000000"/>
                <w:sz w:val="21"/>
                <w:szCs w:val="21"/>
              </w:rPr>
              <w:t xml:space="preserve"> 19</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손해배상</w:t>
            </w:r>
            <w:r w:rsidRPr="002A5E52">
              <w:rPr>
                <w:rFonts w:ascii="Arial" w:eastAsia="Malgun Gothic" w:hAnsi="Arial" w:cs="Arial"/>
                <w:b/>
                <w:bCs/>
                <w:color w:val="000000"/>
                <w:sz w:val="21"/>
                <w:szCs w:val="21"/>
              </w:rPr>
              <w:t>)</w:t>
            </w:r>
          </w:p>
        </w:tc>
        <w:tc>
          <w:tcPr>
            <w:tcW w:w="1667" w:type="pct"/>
          </w:tcPr>
          <w:p w14:paraId="7D0592F0" w14:textId="0FECF642" w:rsidR="003E1029" w:rsidRPr="00E17745" w:rsidRDefault="003E1029" w:rsidP="003E1029">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19</w:t>
            </w:r>
            <w:r w:rsidR="002A5E52" w:rsidRPr="00E17745">
              <w:rPr>
                <w:rFonts w:ascii="Arial" w:eastAsia="Malgun Gothic" w:hAnsi="Arial" w:cs="Arial"/>
                <w:b/>
                <w:bCs/>
                <w:color w:val="000000"/>
                <w:sz w:val="21"/>
                <w:szCs w:val="21"/>
                <w:lang w:val="ru-RU"/>
              </w:rPr>
              <w:t xml:space="preserve"> (</w:t>
            </w:r>
            <w:r w:rsidRPr="002A5E52">
              <w:rPr>
                <w:rFonts w:ascii="Arial" w:eastAsia="Malgun Gothic" w:hAnsi="Arial" w:cs="Arial"/>
                <w:b/>
                <w:bCs/>
                <w:color w:val="000000"/>
                <w:sz w:val="21"/>
                <w:szCs w:val="21"/>
                <w:lang w:val="ru-RU"/>
              </w:rPr>
              <w:t>Компенсация ущерба, нанесенного Работником Компании</w:t>
            </w:r>
            <w:r w:rsidR="002A5E52" w:rsidRPr="00E17745">
              <w:rPr>
                <w:rFonts w:ascii="Arial" w:eastAsia="Malgun Gothic" w:hAnsi="Arial" w:cs="Arial"/>
                <w:b/>
                <w:bCs/>
                <w:color w:val="000000"/>
                <w:sz w:val="21"/>
                <w:szCs w:val="21"/>
                <w:lang w:val="ru-RU"/>
              </w:rPr>
              <w:t>)</w:t>
            </w:r>
          </w:p>
        </w:tc>
        <w:tc>
          <w:tcPr>
            <w:tcW w:w="1667" w:type="pct"/>
          </w:tcPr>
          <w:p w14:paraId="59E2F733" w14:textId="7FD5B589" w:rsidR="003E1029" w:rsidRPr="002A5E52" w:rsidRDefault="003E1029" w:rsidP="003E1029">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19 (Compensation for Damages)</w:t>
            </w:r>
          </w:p>
        </w:tc>
      </w:tr>
      <w:tr w:rsidR="003E1029" w:rsidRPr="002A5E52" w14:paraId="2CEA9297" w14:textId="77777777" w:rsidTr="002103A2">
        <w:tc>
          <w:tcPr>
            <w:tcW w:w="1666" w:type="pct"/>
          </w:tcPr>
          <w:p w14:paraId="4467DBF2" w14:textId="44D8C0CE" w:rsidR="003E1029" w:rsidRPr="002A5E52" w:rsidRDefault="003E1029" w:rsidP="003E1029">
            <w:pPr>
              <w:rPr>
                <w:rFonts w:ascii="Arial" w:eastAsia="Malgun Gothic" w:hAnsi="Arial" w:cs="Arial"/>
                <w:color w:val="000000"/>
                <w:sz w:val="21"/>
                <w:szCs w:val="21"/>
              </w:rPr>
            </w:pPr>
            <w:r w:rsidRPr="002A5E52">
              <w:rPr>
                <w:rFonts w:ascii="Arial" w:eastAsia="Malgun Gothic" w:hAnsi="Arial" w:cs="Arial"/>
                <w:color w:val="000000"/>
                <w:sz w:val="21"/>
                <w:szCs w:val="21"/>
              </w:rPr>
              <w:t>종업원이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고의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중대한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과실로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손해를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끼쳤을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때에는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징계처분과는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관계없이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손해금액을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배상하여야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tcPr>
          <w:p w14:paraId="5F6DBDC3" w14:textId="136B233F" w:rsidR="003E1029" w:rsidRPr="002A5E52" w:rsidRDefault="003E1029" w:rsidP="003E1029">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Если Работник умышленно или по небрежности нанес ущерб Компании, сумма нанесенного ущерба подлежит возмещению независимо от дисциплинарных мер, примененных по отношению к Работнику.</w:t>
            </w:r>
          </w:p>
        </w:tc>
        <w:tc>
          <w:tcPr>
            <w:tcW w:w="1667" w:type="pct"/>
          </w:tcPr>
          <w:p w14:paraId="1015BC6E" w14:textId="44A233EB" w:rsidR="003E1029" w:rsidRPr="002A5E52" w:rsidRDefault="003E1029" w:rsidP="003E1029">
            <w:pPr>
              <w:rPr>
                <w:rFonts w:ascii="Arial" w:eastAsia="Malgun Gothic" w:hAnsi="Arial" w:cs="Arial"/>
                <w:color w:val="000000"/>
                <w:sz w:val="21"/>
                <w:szCs w:val="21"/>
              </w:rPr>
            </w:pPr>
            <w:r w:rsidRPr="002A5E52">
              <w:rPr>
                <w:rFonts w:ascii="Arial" w:eastAsia="Malgun Gothic" w:hAnsi="Arial" w:cs="Arial"/>
                <w:color w:val="000000"/>
                <w:sz w:val="21"/>
                <w:szCs w:val="21"/>
              </w:rPr>
              <w:t>When the Employee intentionally or by gross negligence causes damage to the Company, the amount of damage shall be compensated regardless of disciplinary action.</w:t>
            </w:r>
          </w:p>
        </w:tc>
      </w:tr>
      <w:tr w:rsidR="003E1029" w:rsidRPr="002A5E52" w14:paraId="4632D53C" w14:textId="77777777" w:rsidTr="002103A2">
        <w:tc>
          <w:tcPr>
            <w:tcW w:w="1666" w:type="pct"/>
          </w:tcPr>
          <w:p w14:paraId="1F2D3847" w14:textId="67D2283C" w:rsidR="003E1029" w:rsidRPr="002A5E52" w:rsidRDefault="003E1029" w:rsidP="003E1029">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20</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출입의</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제한</w:t>
            </w:r>
            <w:r w:rsidRPr="002A5E52">
              <w:rPr>
                <w:rFonts w:ascii="Arial" w:eastAsia="Malgun Gothic" w:hAnsi="Arial" w:cs="Arial"/>
                <w:b/>
                <w:bCs/>
                <w:color w:val="000000"/>
                <w:sz w:val="21"/>
                <w:szCs w:val="21"/>
              </w:rPr>
              <w:t>)</w:t>
            </w:r>
          </w:p>
        </w:tc>
        <w:tc>
          <w:tcPr>
            <w:tcW w:w="1667" w:type="pct"/>
          </w:tcPr>
          <w:p w14:paraId="24D4ADC6" w14:textId="4A3A4F87" w:rsidR="003E1029" w:rsidRPr="002A5E52" w:rsidRDefault="003E1029" w:rsidP="003E1029">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 xml:space="preserve">Статья 20 (Ограничения доступа Работника к месту работы в Компании) </w:t>
            </w:r>
          </w:p>
        </w:tc>
        <w:tc>
          <w:tcPr>
            <w:tcW w:w="1667" w:type="pct"/>
          </w:tcPr>
          <w:p w14:paraId="0E1B3E54" w14:textId="70DC2954" w:rsidR="003E1029" w:rsidRPr="002A5E52" w:rsidRDefault="003E1029" w:rsidP="003E1029">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20 (Restrictions on the Employee's access to the workplace in the Company)</w:t>
            </w:r>
          </w:p>
        </w:tc>
      </w:tr>
      <w:tr w:rsidR="003E1029" w:rsidRPr="002A5E52" w14:paraId="4F6E5A60" w14:textId="77777777" w:rsidTr="002103A2">
        <w:tc>
          <w:tcPr>
            <w:tcW w:w="1666" w:type="pct"/>
          </w:tcPr>
          <w:p w14:paraId="6EDE7AAB" w14:textId="53AC7B8A" w:rsidR="003E1029" w:rsidRPr="002A5E52" w:rsidRDefault="003E1029" w:rsidP="003E1029">
            <w:pPr>
              <w:rPr>
                <w:rFonts w:ascii="Arial" w:eastAsia="Malgun Gothic" w:hAnsi="Arial" w:cs="Arial"/>
                <w:color w:val="000000"/>
                <w:sz w:val="21"/>
                <w:szCs w:val="21"/>
              </w:rPr>
            </w:pPr>
            <w:r w:rsidRPr="002A5E52">
              <w:rPr>
                <w:rFonts w:ascii="Arial" w:eastAsia="Malgun Gothic" w:hAnsi="Arial" w:cs="Arial"/>
                <w:color w:val="000000"/>
                <w:sz w:val="21"/>
                <w:szCs w:val="21"/>
              </w:rPr>
              <w:t>회사는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다음의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호에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해당하는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종업원에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대하여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출입을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제한할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있다</w:t>
            </w:r>
            <w:r w:rsidRPr="002A5E52">
              <w:rPr>
                <w:rFonts w:ascii="Arial" w:eastAsia="Malgun Gothic" w:hAnsi="Arial" w:cs="Arial"/>
                <w:color w:val="000000"/>
                <w:sz w:val="21"/>
                <w:szCs w:val="21"/>
              </w:rPr>
              <w:t>.</w:t>
            </w:r>
          </w:p>
        </w:tc>
        <w:tc>
          <w:tcPr>
            <w:tcW w:w="1667" w:type="pct"/>
          </w:tcPr>
          <w:p w14:paraId="6814D314" w14:textId="272DAE17" w:rsidR="003E1029" w:rsidRPr="002A5E52" w:rsidRDefault="003E1029" w:rsidP="003E1029">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Компания может ограничить доступ Работника к месту работы в следующих случаях, если:</w:t>
            </w:r>
          </w:p>
        </w:tc>
        <w:tc>
          <w:tcPr>
            <w:tcW w:w="1667" w:type="pct"/>
          </w:tcPr>
          <w:p w14:paraId="01F281E8" w14:textId="1AB34F1F" w:rsidR="003E1029" w:rsidRPr="002A5E52" w:rsidRDefault="003E1029" w:rsidP="003E1029">
            <w:pPr>
              <w:rPr>
                <w:rFonts w:ascii="Arial" w:eastAsia="Malgun Gothic" w:hAnsi="Arial" w:cs="Arial"/>
                <w:color w:val="000000"/>
                <w:sz w:val="21"/>
                <w:szCs w:val="21"/>
              </w:rPr>
            </w:pPr>
            <w:r w:rsidRPr="002A5E52">
              <w:rPr>
                <w:rFonts w:ascii="Arial" w:eastAsia="Malgun Gothic" w:hAnsi="Arial" w:cs="Arial"/>
                <w:color w:val="000000"/>
                <w:sz w:val="21"/>
                <w:szCs w:val="21"/>
              </w:rPr>
              <w:t>The Company may restrict the Employee's access to the place of work in the following cases if:</w:t>
            </w:r>
          </w:p>
        </w:tc>
      </w:tr>
      <w:tr w:rsidR="003E1029" w:rsidRPr="002A5E52" w14:paraId="1A350F81" w14:textId="77777777" w:rsidTr="002103A2">
        <w:tc>
          <w:tcPr>
            <w:tcW w:w="1666" w:type="pct"/>
          </w:tcPr>
          <w:p w14:paraId="77A23660" w14:textId="77777777" w:rsidR="003E1029" w:rsidRPr="002A5E52" w:rsidDel="00DA5DF7" w:rsidRDefault="003E1029" w:rsidP="003E1029">
            <w:pPr>
              <w:outlineLvl w:val="0"/>
              <w:rPr>
                <w:del w:id="498" w:author="Mia Choi" w:date="2021-07-25T15:41:00Z"/>
                <w:rFonts w:ascii="Arial" w:eastAsia="Malgun Gothic" w:hAnsi="Arial" w:cs="Arial"/>
                <w:color w:val="000000"/>
                <w:sz w:val="21"/>
                <w:szCs w:val="21"/>
              </w:rPr>
            </w:pPr>
            <w:del w:id="499" w:author="Mia Choi" w:date="2021-07-25T15:40:00Z">
              <w:r w:rsidRPr="002A5E52" w:rsidDel="00DA5DF7">
                <w:rPr>
                  <w:rFonts w:ascii="Arial" w:eastAsia="Malgun Gothic" w:hAnsi="Arial" w:cs="Arial"/>
                  <w:color w:val="000000"/>
                  <w:sz w:val="21"/>
                  <w:szCs w:val="21"/>
                </w:rPr>
                <w:delText xml:space="preserve">    </w:delText>
              </w:r>
            </w:del>
            <w:del w:id="500" w:author="Mia Choi" w:date="2021-07-25T15:41:00Z">
              <w:r w:rsidRPr="002A5E52" w:rsidDel="00DA5DF7">
                <w:rPr>
                  <w:rFonts w:ascii="Arial" w:eastAsia="Malgun Gothic" w:hAnsi="Arial" w:cs="Arial"/>
                  <w:color w:val="000000"/>
                  <w:sz w:val="21"/>
                  <w:szCs w:val="21"/>
                </w:rPr>
                <w:delText xml:space="preserve">1. </w:delText>
              </w:r>
              <w:r w:rsidRPr="002A5E52" w:rsidDel="00DA5DF7">
                <w:rPr>
                  <w:rFonts w:ascii="Arial" w:eastAsia="Malgun Gothic" w:hAnsi="Arial" w:cs="Arial"/>
                  <w:color w:val="000000"/>
                  <w:sz w:val="21"/>
                  <w:szCs w:val="21"/>
                </w:rPr>
                <w:delText>회사가</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지정하는</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통용문을</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이용하지</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않는</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자</w:delText>
              </w:r>
            </w:del>
          </w:p>
          <w:p w14:paraId="250D0487" w14:textId="77777777" w:rsidR="003E1029" w:rsidRPr="002A5E52" w:rsidDel="00DA5DF7" w:rsidRDefault="003E1029" w:rsidP="003E1029">
            <w:pPr>
              <w:rPr>
                <w:del w:id="501" w:author="Mia Choi" w:date="2021-07-25T15:41:00Z"/>
                <w:rFonts w:ascii="Arial" w:eastAsia="Malgun Gothic" w:hAnsi="Arial" w:cs="Arial"/>
                <w:color w:val="000000"/>
                <w:sz w:val="21"/>
                <w:szCs w:val="21"/>
              </w:rPr>
            </w:pPr>
            <w:del w:id="502" w:author="Mia Choi" w:date="2021-07-25T15:40:00Z">
              <w:r w:rsidRPr="002A5E52" w:rsidDel="00DA5DF7">
                <w:rPr>
                  <w:rFonts w:ascii="Arial" w:eastAsia="Malgun Gothic" w:hAnsi="Arial" w:cs="Arial"/>
                  <w:color w:val="000000"/>
                  <w:sz w:val="21"/>
                  <w:szCs w:val="21"/>
                </w:rPr>
                <w:delText xml:space="preserve">        </w:delText>
              </w:r>
            </w:del>
            <w:del w:id="503" w:author="Mia Choi" w:date="2021-07-25T15:41:00Z">
              <w:r w:rsidRPr="002A5E52" w:rsidDel="00DA5DF7">
                <w:rPr>
                  <w:rFonts w:ascii="Arial" w:eastAsia="Malgun Gothic" w:hAnsi="Arial" w:cs="Arial"/>
                  <w:color w:val="000000"/>
                  <w:sz w:val="21"/>
                  <w:szCs w:val="21"/>
                </w:rPr>
                <w:delText xml:space="preserve">2. </w:delText>
              </w:r>
              <w:r w:rsidRPr="002A5E52" w:rsidDel="00DA5DF7">
                <w:rPr>
                  <w:rFonts w:ascii="Arial" w:eastAsia="Malgun Gothic" w:hAnsi="Arial" w:cs="Arial"/>
                  <w:color w:val="000000"/>
                  <w:sz w:val="21"/>
                  <w:szCs w:val="21"/>
                </w:rPr>
                <w:delText>경비</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또는</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출입</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통제</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관리자의</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검신</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요구에</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불응하는</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자</w:delText>
              </w:r>
            </w:del>
          </w:p>
          <w:p w14:paraId="7F73680F" w14:textId="77777777" w:rsidR="003E1029" w:rsidRPr="002A5E52" w:rsidRDefault="003E1029" w:rsidP="003E1029">
            <w:pPr>
              <w:outlineLvl w:val="0"/>
              <w:rPr>
                <w:rFonts w:ascii="Arial" w:eastAsia="Malgun Gothic" w:hAnsi="Arial" w:cs="Arial"/>
                <w:color w:val="000000"/>
                <w:sz w:val="21"/>
                <w:szCs w:val="21"/>
              </w:rPr>
            </w:pPr>
            <w:del w:id="504" w:author="Mia Choi" w:date="2021-07-25T15:40:00Z">
              <w:r w:rsidRPr="002A5E52" w:rsidDel="00DA5DF7">
                <w:rPr>
                  <w:rFonts w:ascii="Arial" w:eastAsia="Malgun Gothic" w:hAnsi="Arial" w:cs="Arial"/>
                  <w:color w:val="000000"/>
                  <w:sz w:val="21"/>
                  <w:szCs w:val="21"/>
                </w:rPr>
                <w:delText xml:space="preserve">        </w:delText>
              </w:r>
            </w:del>
            <w:del w:id="505" w:author="Mia Choi" w:date="2021-07-25T15:43:00Z">
              <w:r w:rsidRPr="002A5E52" w:rsidDel="00DA5DF7">
                <w:rPr>
                  <w:rFonts w:ascii="Arial" w:eastAsia="Malgun Gothic" w:hAnsi="Arial" w:cs="Arial"/>
                  <w:color w:val="000000"/>
                  <w:sz w:val="21"/>
                  <w:szCs w:val="21"/>
                </w:rPr>
                <w:delText>3</w:delText>
              </w:r>
            </w:del>
            <w:ins w:id="506" w:author="Mia Choi" w:date="2021-07-25T15:43:00Z">
              <w:r w:rsidRPr="002A5E52">
                <w:rPr>
                  <w:rFonts w:ascii="Arial" w:eastAsia="Malgun Gothic" w:hAnsi="Arial" w:cs="Arial"/>
                  <w:color w:val="000000"/>
                  <w:sz w:val="21"/>
                  <w:szCs w:val="21"/>
                  <w:lang w:val="ru-RU"/>
                </w:rPr>
                <w:t>1</w:t>
              </w:r>
            </w:ins>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직무상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취급자가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아닌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자로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화기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흉기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위험물질을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휴대한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자</w:t>
            </w:r>
          </w:p>
          <w:p w14:paraId="7749E748" w14:textId="658DB46A" w:rsidR="003E1029" w:rsidRPr="002A5E52" w:rsidRDefault="003E1029" w:rsidP="003E1029">
            <w:pPr>
              <w:rPr>
                <w:rFonts w:ascii="Arial" w:eastAsia="Malgun Gothic" w:hAnsi="Arial" w:cs="Arial"/>
                <w:color w:val="000000"/>
                <w:sz w:val="21"/>
                <w:szCs w:val="21"/>
              </w:rPr>
            </w:pPr>
            <w:r w:rsidRPr="002A5E52" w:rsidDel="00DA5DF7">
              <w:rPr>
                <w:rFonts w:ascii="Arial" w:eastAsia="Malgun Gothic" w:hAnsi="Arial" w:cs="Arial"/>
                <w:color w:val="000000"/>
                <w:sz w:val="21"/>
                <w:szCs w:val="21"/>
              </w:rPr>
              <w:t xml:space="preserve"> </w:t>
            </w:r>
            <w:del w:id="507" w:author="Mia Choi" w:date="2021-07-25T15:44:00Z">
              <w:r w:rsidRPr="002A5E52" w:rsidDel="00DA5DF7">
                <w:rPr>
                  <w:rFonts w:ascii="Arial" w:eastAsia="Malgun Gothic" w:hAnsi="Arial" w:cs="Arial"/>
                  <w:color w:val="000000"/>
                  <w:sz w:val="21"/>
                  <w:szCs w:val="21"/>
                </w:rPr>
                <w:delText>(</w:delText>
              </w:r>
              <w:r w:rsidRPr="002A5E52" w:rsidDel="00DA5DF7">
                <w:rPr>
                  <w:rFonts w:ascii="Arial" w:eastAsia="Batang" w:hAnsi="Arial" w:cs="Arial"/>
                  <w:color w:val="000000"/>
                  <w:sz w:val="21"/>
                  <w:szCs w:val="21"/>
                </w:rPr>
                <w:delText>酒氣</w:delText>
              </w:r>
              <w:r w:rsidRPr="002A5E52" w:rsidDel="00DA5DF7">
                <w:rPr>
                  <w:rFonts w:ascii="Arial" w:eastAsia="Batang" w:hAnsi="Arial" w:cs="Arial"/>
                  <w:color w:val="000000"/>
                  <w:sz w:val="21"/>
                  <w:szCs w:val="21"/>
                </w:rPr>
                <w:delText>)</w:delText>
              </w:r>
              <w:r w:rsidRPr="002A5E52" w:rsidDel="00DA5DF7">
                <w:rPr>
                  <w:rFonts w:ascii="Arial" w:eastAsia="Malgun Gothic" w:hAnsi="Arial" w:cs="Arial"/>
                  <w:color w:val="000000"/>
                  <w:sz w:val="21"/>
                  <w:szCs w:val="21"/>
                </w:rPr>
                <w:delText>를</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띤</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자로</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풍기질서를</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문란케</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할</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우려가</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있거나</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작업</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안전</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및</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보건상</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유해하다고</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인정되는</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자</w:delText>
              </w:r>
              <w:r w:rsidRPr="002A5E52" w:rsidDel="00DA5DF7">
                <w:rPr>
                  <w:rFonts w:ascii="Arial" w:eastAsia="Malgun Gothic" w:hAnsi="Arial" w:cs="Arial"/>
                  <w:color w:val="000000"/>
                  <w:sz w:val="21"/>
                  <w:szCs w:val="21"/>
                </w:rPr>
                <w:delText xml:space="preserve"> </w:delText>
              </w:r>
            </w:del>
          </w:p>
        </w:tc>
        <w:tc>
          <w:tcPr>
            <w:tcW w:w="1667" w:type="pct"/>
          </w:tcPr>
          <w:p w14:paraId="693AA120" w14:textId="46B3D474" w:rsidR="003E1029" w:rsidRPr="002A5E52" w:rsidRDefault="003E1029" w:rsidP="003E1029">
            <w:pPr>
              <w:pStyle w:val="af"/>
              <w:numPr>
                <w:ilvl w:val="0"/>
                <w:numId w:val="14"/>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Работник, не уполномоченный по своей должности пользоваться оружием, имеет при себе огнестрельное оружие, колющие, режущие и другие опасные предметы, потенциально угрожающие жизни и здоровью человека.</w:t>
            </w:r>
          </w:p>
        </w:tc>
        <w:tc>
          <w:tcPr>
            <w:tcW w:w="1667" w:type="pct"/>
          </w:tcPr>
          <w:p w14:paraId="09443F17" w14:textId="3C118781" w:rsidR="003E1029" w:rsidRPr="002A5E52" w:rsidRDefault="009377BB" w:rsidP="009377BB">
            <w:pPr>
              <w:pStyle w:val="af"/>
              <w:numPr>
                <w:ilvl w:val="0"/>
                <w:numId w:val="127"/>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A person not entitled to official handling carries firearms, weapons, or dangerous substances</w:t>
            </w:r>
          </w:p>
        </w:tc>
      </w:tr>
      <w:tr w:rsidR="003E1029" w:rsidRPr="002A5E52" w14:paraId="6E31099A" w14:textId="77777777" w:rsidTr="002103A2">
        <w:tc>
          <w:tcPr>
            <w:tcW w:w="1666" w:type="pct"/>
          </w:tcPr>
          <w:p w14:paraId="57A1406E" w14:textId="7E55894A" w:rsidR="003E1029" w:rsidRPr="002A5E52" w:rsidRDefault="003E1029" w:rsidP="003E1029">
            <w:pPr>
              <w:rPr>
                <w:rFonts w:ascii="Arial" w:eastAsia="Malgun Gothic" w:hAnsi="Arial" w:cs="Arial"/>
                <w:color w:val="000000"/>
                <w:sz w:val="21"/>
                <w:szCs w:val="21"/>
                <w:lang w:val="ru-RU"/>
              </w:rPr>
            </w:pPr>
            <w:ins w:id="508" w:author="Mia Choi" w:date="2021-07-25T15:43:00Z">
              <w:r w:rsidRPr="002A5E52">
                <w:rPr>
                  <w:rFonts w:ascii="Arial" w:eastAsia="Malgun Gothic" w:hAnsi="Arial" w:cs="Arial"/>
                  <w:color w:val="000000"/>
                  <w:sz w:val="21"/>
                  <w:szCs w:val="21"/>
                  <w:lang w:val="ru-RU"/>
                </w:rPr>
                <w:t>2</w:t>
              </w:r>
            </w:ins>
            <w:del w:id="509" w:author="Mia Choi" w:date="2021-07-25T15:43:00Z">
              <w:r w:rsidRPr="002A5E52" w:rsidDel="00DA5DF7">
                <w:rPr>
                  <w:rFonts w:ascii="Arial" w:eastAsia="Malgun Gothic" w:hAnsi="Arial" w:cs="Arial"/>
                  <w:color w:val="000000"/>
                  <w:sz w:val="21"/>
                  <w:szCs w:val="21"/>
                </w:rPr>
                <w:delText>4</w:delText>
              </w:r>
            </w:del>
            <w:r w:rsidRPr="002A5E52">
              <w:rPr>
                <w:rFonts w:ascii="Arial" w:eastAsia="Malgun Gothic" w:hAnsi="Arial" w:cs="Arial"/>
                <w:color w:val="000000"/>
                <w:sz w:val="21"/>
                <w:szCs w:val="21"/>
              </w:rPr>
              <w:t xml:space="preserve">. </w:t>
            </w:r>
            <w:ins w:id="510" w:author="Mia Choi" w:date="2021-07-25T15:44:00Z">
              <w:r w:rsidRPr="002A5E52">
                <w:rPr>
                  <w:rFonts w:ascii="Arial" w:eastAsia="Malgun Gothic" w:hAnsi="Arial" w:cs="Arial"/>
                  <w:color w:val="000000"/>
                  <w:sz w:val="21"/>
                  <w:szCs w:val="21"/>
                </w:rPr>
                <w:t>알콜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약물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중독</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상태인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자</w:t>
              </w:r>
            </w:ins>
            <w:del w:id="511" w:author="Mia Choi" w:date="2021-07-25T15:44:00Z">
              <w:r w:rsidRPr="002A5E52" w:rsidDel="00DA5DF7">
                <w:rPr>
                  <w:rFonts w:ascii="Arial" w:eastAsia="Malgun Gothic" w:hAnsi="Arial" w:cs="Arial"/>
                  <w:color w:val="000000"/>
                  <w:sz w:val="21"/>
                  <w:szCs w:val="21"/>
                </w:rPr>
                <w:delText>주기</w:delText>
              </w:r>
            </w:del>
          </w:p>
        </w:tc>
        <w:tc>
          <w:tcPr>
            <w:tcW w:w="1667" w:type="pct"/>
          </w:tcPr>
          <w:p w14:paraId="6031A3A9" w14:textId="59506DE1" w:rsidR="003E1029" w:rsidRPr="002A5E52" w:rsidRDefault="003E1029" w:rsidP="003E1029">
            <w:pPr>
              <w:pStyle w:val="af"/>
              <w:numPr>
                <w:ilvl w:val="0"/>
                <w:numId w:val="14"/>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Работник находится в состоянии алкогольного или наркотического опьянения.</w:t>
            </w:r>
          </w:p>
        </w:tc>
        <w:tc>
          <w:tcPr>
            <w:tcW w:w="1667" w:type="pct"/>
          </w:tcPr>
          <w:p w14:paraId="6B607338" w14:textId="2EE15FB7" w:rsidR="003E1029" w:rsidRPr="002A5E52" w:rsidRDefault="009377BB" w:rsidP="009377BB">
            <w:pPr>
              <w:pStyle w:val="af"/>
              <w:numPr>
                <w:ilvl w:val="0"/>
                <w:numId w:val="127"/>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The employee is in a state of alcoholic or drug intoxication.</w:t>
            </w:r>
          </w:p>
        </w:tc>
      </w:tr>
      <w:tr w:rsidR="009377BB" w:rsidRPr="002A5E52" w14:paraId="59943BB0" w14:textId="77777777" w:rsidTr="002103A2">
        <w:tc>
          <w:tcPr>
            <w:tcW w:w="1666" w:type="pct"/>
          </w:tcPr>
          <w:p w14:paraId="4ED4B57E" w14:textId="0561035E" w:rsidR="009377BB" w:rsidRPr="002A5E52" w:rsidRDefault="009377BB" w:rsidP="003E1029">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lastRenderedPageBreak/>
              <w:t>제</w:t>
            </w:r>
            <w:r w:rsidRPr="002A5E52">
              <w:rPr>
                <w:rFonts w:ascii="Arial" w:eastAsia="Malgun Gothic" w:hAnsi="Arial" w:cs="Arial"/>
                <w:b/>
                <w:bCs/>
                <w:color w:val="000000"/>
                <w:sz w:val="21"/>
                <w:szCs w:val="21"/>
              </w:rPr>
              <w:t xml:space="preserve"> 21</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근무태도</w:t>
            </w:r>
            <w:r w:rsidRPr="002A5E52">
              <w:rPr>
                <w:rFonts w:ascii="Arial" w:eastAsia="Malgun Gothic" w:hAnsi="Arial" w:cs="Arial"/>
                <w:b/>
                <w:bCs/>
                <w:color w:val="000000"/>
                <w:sz w:val="21"/>
                <w:szCs w:val="21"/>
              </w:rPr>
              <w:t>)</w:t>
            </w:r>
          </w:p>
        </w:tc>
        <w:tc>
          <w:tcPr>
            <w:tcW w:w="1667" w:type="pct"/>
          </w:tcPr>
          <w:p w14:paraId="51437C3D" w14:textId="4B1DDA11" w:rsidR="009377BB" w:rsidRPr="002A5E52" w:rsidRDefault="009377BB" w:rsidP="009377BB">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w:t>
            </w:r>
            <w:r w:rsidRPr="002A5E52">
              <w:rPr>
                <w:rFonts w:ascii="Arial" w:eastAsia="Malgun Gothic" w:hAnsi="Arial" w:cs="Arial"/>
                <w:b/>
                <w:bCs/>
                <w:color w:val="000000"/>
                <w:sz w:val="21"/>
                <w:szCs w:val="21"/>
                <w:lang w:val="ru-RU"/>
                <w:rPrChange w:id="512" w:author="Mia Choi" w:date="2021-07-25T16:15:00Z">
                  <w:rPr>
                    <w:rFonts w:eastAsia="Malgun Gothic"/>
                    <w:color w:val="000000"/>
                    <w:lang w:val="ru-RU"/>
                  </w:rPr>
                </w:rPrChange>
              </w:rPr>
              <w:t xml:space="preserve"> 21 (</w:t>
            </w:r>
            <w:r w:rsidRPr="002A5E52">
              <w:rPr>
                <w:rFonts w:ascii="Arial" w:eastAsia="Malgun Gothic" w:hAnsi="Arial" w:cs="Arial"/>
                <w:b/>
                <w:bCs/>
                <w:color w:val="000000"/>
                <w:sz w:val="21"/>
                <w:szCs w:val="21"/>
                <w:lang w:val="ru-RU"/>
              </w:rPr>
              <w:t>Отношение</w:t>
            </w:r>
            <w:r w:rsidRPr="002A5E52">
              <w:rPr>
                <w:rFonts w:ascii="Arial" w:eastAsia="Malgun Gothic" w:hAnsi="Arial" w:cs="Arial"/>
                <w:b/>
                <w:bCs/>
                <w:color w:val="000000"/>
                <w:sz w:val="21"/>
                <w:szCs w:val="21"/>
                <w:lang w:val="ru-RU"/>
                <w:rPrChange w:id="513" w:author="Mia Choi" w:date="2021-07-25T16:15:00Z">
                  <w:rPr>
                    <w:rFonts w:eastAsia="Malgun Gothic"/>
                    <w:color w:val="000000"/>
                    <w:lang w:val="ru-RU"/>
                  </w:rPr>
                </w:rPrChange>
              </w:rPr>
              <w:t xml:space="preserve"> </w:t>
            </w:r>
            <w:r w:rsidRPr="002A5E52">
              <w:rPr>
                <w:rFonts w:ascii="Arial" w:eastAsia="Malgun Gothic" w:hAnsi="Arial" w:cs="Arial"/>
                <w:b/>
                <w:bCs/>
                <w:color w:val="000000"/>
                <w:sz w:val="21"/>
                <w:szCs w:val="21"/>
                <w:lang w:val="ru-RU"/>
              </w:rPr>
              <w:t>Работника</w:t>
            </w:r>
            <w:r w:rsidRPr="002A5E52">
              <w:rPr>
                <w:rFonts w:ascii="Arial" w:eastAsia="Malgun Gothic" w:hAnsi="Arial" w:cs="Arial"/>
                <w:b/>
                <w:bCs/>
                <w:color w:val="000000"/>
                <w:sz w:val="21"/>
                <w:szCs w:val="21"/>
                <w:lang w:val="ru-RU"/>
                <w:rPrChange w:id="514" w:author="Mia Choi" w:date="2021-07-25T16:15:00Z">
                  <w:rPr>
                    <w:rFonts w:eastAsia="Malgun Gothic"/>
                    <w:color w:val="000000"/>
                    <w:lang w:val="ru-RU"/>
                  </w:rPr>
                </w:rPrChange>
              </w:rPr>
              <w:t xml:space="preserve"> </w:t>
            </w:r>
            <w:r w:rsidRPr="002A5E52">
              <w:rPr>
                <w:rFonts w:ascii="Arial" w:eastAsia="Malgun Gothic" w:hAnsi="Arial" w:cs="Arial"/>
                <w:b/>
                <w:bCs/>
                <w:color w:val="000000"/>
                <w:sz w:val="21"/>
                <w:szCs w:val="21"/>
                <w:lang w:val="ru-RU"/>
              </w:rPr>
              <w:t>к</w:t>
            </w:r>
            <w:r w:rsidRPr="002A5E52">
              <w:rPr>
                <w:rFonts w:ascii="Arial" w:eastAsia="Malgun Gothic" w:hAnsi="Arial" w:cs="Arial"/>
                <w:b/>
                <w:bCs/>
                <w:color w:val="000000"/>
                <w:sz w:val="21"/>
                <w:szCs w:val="21"/>
                <w:lang w:val="ru-RU"/>
                <w:rPrChange w:id="515" w:author="Mia Choi" w:date="2021-07-25T16:15:00Z">
                  <w:rPr>
                    <w:rFonts w:eastAsia="Malgun Gothic"/>
                    <w:color w:val="000000"/>
                    <w:lang w:val="ru-RU"/>
                  </w:rPr>
                </w:rPrChange>
              </w:rPr>
              <w:t xml:space="preserve"> </w:t>
            </w:r>
            <w:r w:rsidRPr="002A5E52">
              <w:rPr>
                <w:rFonts w:ascii="Arial" w:eastAsia="Malgun Gothic" w:hAnsi="Arial" w:cs="Arial"/>
                <w:b/>
                <w:bCs/>
                <w:color w:val="000000"/>
                <w:sz w:val="21"/>
                <w:szCs w:val="21"/>
                <w:lang w:val="ru-RU"/>
              </w:rPr>
              <w:t>работе</w:t>
            </w:r>
            <w:r w:rsidRPr="002A5E52">
              <w:rPr>
                <w:rFonts w:ascii="Arial" w:eastAsia="Malgun Gothic" w:hAnsi="Arial" w:cs="Arial"/>
                <w:b/>
                <w:bCs/>
                <w:color w:val="000000"/>
                <w:sz w:val="21"/>
                <w:szCs w:val="21"/>
                <w:lang w:val="ru-RU"/>
                <w:rPrChange w:id="516" w:author="Mia Choi" w:date="2021-07-25T16:15:00Z">
                  <w:rPr>
                    <w:rFonts w:eastAsia="Malgun Gothic"/>
                    <w:color w:val="000000"/>
                    <w:lang w:val="ru-RU"/>
                  </w:rPr>
                </w:rPrChange>
              </w:rPr>
              <w:t xml:space="preserve"> </w:t>
            </w:r>
            <w:r w:rsidRPr="002A5E52">
              <w:rPr>
                <w:rFonts w:ascii="Arial" w:eastAsia="Malgun Gothic" w:hAnsi="Arial" w:cs="Arial"/>
                <w:b/>
                <w:bCs/>
                <w:color w:val="000000"/>
                <w:sz w:val="21"/>
                <w:szCs w:val="21"/>
                <w:lang w:val="ru-RU"/>
              </w:rPr>
              <w:t>в</w:t>
            </w:r>
            <w:r w:rsidRPr="002A5E52">
              <w:rPr>
                <w:rFonts w:ascii="Arial" w:eastAsia="Malgun Gothic" w:hAnsi="Arial" w:cs="Arial"/>
                <w:b/>
                <w:bCs/>
                <w:color w:val="000000"/>
                <w:sz w:val="21"/>
                <w:szCs w:val="21"/>
                <w:lang w:val="ru-RU"/>
                <w:rPrChange w:id="517" w:author="Mia Choi" w:date="2021-07-25T16:15:00Z">
                  <w:rPr>
                    <w:rFonts w:eastAsia="Malgun Gothic"/>
                    <w:color w:val="000000"/>
                    <w:lang w:val="ru-RU"/>
                  </w:rPr>
                </w:rPrChange>
              </w:rPr>
              <w:t xml:space="preserve"> </w:t>
            </w:r>
            <w:r w:rsidRPr="002A5E52">
              <w:rPr>
                <w:rFonts w:ascii="Arial" w:eastAsia="Malgun Gothic" w:hAnsi="Arial" w:cs="Arial"/>
                <w:b/>
                <w:bCs/>
                <w:color w:val="000000"/>
                <w:sz w:val="21"/>
                <w:szCs w:val="21"/>
                <w:lang w:val="ru-RU"/>
              </w:rPr>
              <w:t>Компании</w:t>
            </w:r>
            <w:r w:rsidRPr="002A5E52">
              <w:rPr>
                <w:rFonts w:ascii="Arial" w:eastAsia="Malgun Gothic" w:hAnsi="Arial" w:cs="Arial"/>
                <w:b/>
                <w:bCs/>
                <w:color w:val="000000"/>
                <w:sz w:val="21"/>
                <w:szCs w:val="21"/>
                <w:lang w:val="ru-RU"/>
                <w:rPrChange w:id="518" w:author="Mia Choi" w:date="2021-07-25T16:15:00Z">
                  <w:rPr>
                    <w:rFonts w:eastAsia="Malgun Gothic"/>
                    <w:color w:val="000000"/>
                    <w:lang w:val="ru-RU"/>
                  </w:rPr>
                </w:rPrChange>
              </w:rPr>
              <w:t>)</w:t>
            </w:r>
          </w:p>
        </w:tc>
        <w:tc>
          <w:tcPr>
            <w:tcW w:w="1667" w:type="pct"/>
          </w:tcPr>
          <w:p w14:paraId="2502055B" w14:textId="1CC3C4F3" w:rsidR="009377BB" w:rsidRPr="002A5E52" w:rsidRDefault="009377BB" w:rsidP="009377BB">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21 (</w:t>
            </w:r>
            <w:r w:rsidRPr="002A5E52">
              <w:rPr>
                <w:rFonts w:ascii="Arial" w:eastAsia="Malgun Gothic" w:hAnsi="Arial" w:cs="Arial"/>
                <w:b/>
                <w:bCs/>
                <w:color w:val="000000"/>
                <w:sz w:val="21"/>
                <w:szCs w:val="21"/>
                <w:lang w:val="en-GB"/>
              </w:rPr>
              <w:t>T</w:t>
            </w:r>
            <w:r w:rsidRPr="002A5E52">
              <w:rPr>
                <w:rFonts w:ascii="Arial" w:eastAsia="Malgun Gothic" w:hAnsi="Arial" w:cs="Arial"/>
                <w:b/>
                <w:bCs/>
                <w:color w:val="000000"/>
                <w:sz w:val="21"/>
                <w:szCs w:val="21"/>
              </w:rPr>
              <w:t>he Employee</w:t>
            </w:r>
            <w:r w:rsidRPr="002A5E52">
              <w:rPr>
                <w:rFonts w:ascii="Arial" w:eastAsia="Malgun Gothic" w:hAnsi="Arial" w:cs="Arial"/>
                <w:b/>
                <w:bCs/>
                <w:color w:val="000000"/>
                <w:sz w:val="21"/>
                <w:szCs w:val="21"/>
                <w:lang w:val="en-GB"/>
              </w:rPr>
              <w:t xml:space="preserve">’s </w:t>
            </w:r>
            <w:r w:rsidRPr="002A5E52">
              <w:rPr>
                <w:rFonts w:ascii="Arial" w:eastAsia="Malgun Gothic" w:hAnsi="Arial" w:cs="Arial"/>
                <w:b/>
                <w:bCs/>
                <w:color w:val="000000"/>
                <w:sz w:val="21"/>
                <w:szCs w:val="21"/>
              </w:rPr>
              <w:t xml:space="preserve">Attitude </w:t>
            </w:r>
            <w:r w:rsidRPr="002A5E52">
              <w:rPr>
                <w:rFonts w:ascii="Arial" w:eastAsia="Malgun Gothic" w:hAnsi="Arial" w:cs="Arial"/>
                <w:b/>
                <w:bCs/>
                <w:color w:val="000000"/>
                <w:sz w:val="21"/>
                <w:szCs w:val="21"/>
                <w:lang w:val="en-GB"/>
              </w:rPr>
              <w:t xml:space="preserve">for </w:t>
            </w:r>
            <w:r w:rsidRPr="002A5E52">
              <w:rPr>
                <w:rFonts w:ascii="Arial" w:eastAsia="Malgun Gothic" w:hAnsi="Arial" w:cs="Arial"/>
                <w:b/>
                <w:bCs/>
                <w:color w:val="000000"/>
                <w:sz w:val="21"/>
                <w:szCs w:val="21"/>
              </w:rPr>
              <w:t>work in the Company)</w:t>
            </w:r>
          </w:p>
        </w:tc>
      </w:tr>
      <w:tr w:rsidR="009377BB" w:rsidRPr="002A5E52" w14:paraId="0CC9159E" w14:textId="77777777" w:rsidTr="002103A2">
        <w:tc>
          <w:tcPr>
            <w:tcW w:w="1666" w:type="pct"/>
          </w:tcPr>
          <w:p w14:paraId="0B65AB7D" w14:textId="2A448927" w:rsidR="009377BB" w:rsidRPr="002A5E52" w:rsidRDefault="009377BB" w:rsidP="009377BB">
            <w:pPr>
              <w:rPr>
                <w:rFonts w:ascii="Arial" w:eastAsia="Malgun Gothic" w:hAnsi="Arial" w:cs="Arial"/>
                <w:color w:val="000000"/>
                <w:sz w:val="21"/>
                <w:szCs w:val="21"/>
              </w:rPr>
            </w:pPr>
            <w:r w:rsidRPr="002A5E52">
              <w:rPr>
                <w:rFonts w:ascii="Arial" w:eastAsia="Malgun Gothic" w:hAnsi="Arial" w:cs="Arial"/>
                <w:color w:val="000000"/>
                <w:sz w:val="21"/>
                <w:szCs w:val="21"/>
              </w:rPr>
              <w:t>종업원은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항상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사명감을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가지고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다음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호에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따라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자신의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직무를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책임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수행하여야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tcPr>
          <w:p w14:paraId="56708292" w14:textId="5934AB38" w:rsidR="009377BB" w:rsidRPr="002A5E52" w:rsidRDefault="009377BB" w:rsidP="009377BB">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Работник</w:t>
            </w:r>
            <w:r w:rsidRPr="002A5E52">
              <w:rPr>
                <w:rFonts w:ascii="Arial" w:eastAsia="Malgun Gothic" w:hAnsi="Arial" w:cs="Arial"/>
                <w:color w:val="000000"/>
                <w:sz w:val="21"/>
                <w:szCs w:val="21"/>
                <w:lang w:val="ru-RU"/>
                <w:rPrChange w:id="519" w:author="Mia Choi" w:date="2021-07-25T16:15:00Z">
                  <w:rPr>
                    <w:rFonts w:eastAsia="Malgun Gothic"/>
                    <w:color w:val="000000"/>
                    <w:lang w:val="ru-RU"/>
                  </w:rPr>
                </w:rPrChange>
              </w:rPr>
              <w:t xml:space="preserve"> </w:t>
            </w:r>
            <w:r w:rsidRPr="002A5E52">
              <w:rPr>
                <w:rFonts w:ascii="Arial" w:eastAsia="Malgun Gothic" w:hAnsi="Arial" w:cs="Arial"/>
                <w:color w:val="000000"/>
                <w:sz w:val="21"/>
                <w:szCs w:val="21"/>
                <w:lang w:val="ru-RU"/>
              </w:rPr>
              <w:t>должен</w:t>
            </w:r>
            <w:r w:rsidRPr="002A5E52">
              <w:rPr>
                <w:rFonts w:ascii="Arial" w:eastAsia="Malgun Gothic" w:hAnsi="Arial" w:cs="Arial"/>
                <w:color w:val="000000"/>
                <w:sz w:val="21"/>
                <w:szCs w:val="21"/>
                <w:lang w:val="ru-RU"/>
                <w:rPrChange w:id="520" w:author="Mia Choi" w:date="2021-07-25T16:15:00Z">
                  <w:rPr>
                    <w:rFonts w:eastAsia="Malgun Gothic"/>
                    <w:color w:val="000000"/>
                    <w:lang w:val="ru-RU"/>
                  </w:rPr>
                </w:rPrChange>
              </w:rPr>
              <w:t xml:space="preserve"> </w:t>
            </w:r>
            <w:r w:rsidRPr="002A5E52">
              <w:rPr>
                <w:rFonts w:ascii="Arial" w:eastAsia="Malgun Gothic" w:hAnsi="Arial" w:cs="Arial"/>
                <w:color w:val="000000"/>
                <w:sz w:val="21"/>
                <w:szCs w:val="21"/>
                <w:lang w:val="ru-RU"/>
              </w:rPr>
              <w:t>ответственно</w:t>
            </w:r>
            <w:r w:rsidRPr="002A5E52">
              <w:rPr>
                <w:rFonts w:ascii="Arial" w:eastAsia="Malgun Gothic" w:hAnsi="Arial" w:cs="Arial"/>
                <w:color w:val="000000"/>
                <w:sz w:val="21"/>
                <w:szCs w:val="21"/>
                <w:lang w:val="ru-RU"/>
                <w:rPrChange w:id="521" w:author="Mia Choi" w:date="2021-07-25T16:15:00Z">
                  <w:rPr>
                    <w:rFonts w:eastAsia="Malgun Gothic"/>
                    <w:color w:val="000000"/>
                    <w:lang w:val="ru-RU"/>
                  </w:rPr>
                </w:rPrChange>
              </w:rPr>
              <w:t xml:space="preserve"> </w:t>
            </w:r>
            <w:r w:rsidRPr="002A5E52">
              <w:rPr>
                <w:rFonts w:ascii="Arial" w:eastAsia="Malgun Gothic" w:hAnsi="Arial" w:cs="Arial"/>
                <w:color w:val="000000"/>
                <w:sz w:val="21"/>
                <w:szCs w:val="21"/>
                <w:lang w:val="ru-RU"/>
              </w:rPr>
              <w:t>и</w:t>
            </w:r>
            <w:r w:rsidRPr="002A5E52">
              <w:rPr>
                <w:rFonts w:ascii="Arial" w:eastAsia="Malgun Gothic" w:hAnsi="Arial" w:cs="Arial"/>
                <w:color w:val="000000"/>
                <w:sz w:val="21"/>
                <w:szCs w:val="21"/>
                <w:lang w:val="ru-RU"/>
                <w:rPrChange w:id="522" w:author="Mia Choi" w:date="2021-07-25T16:15:00Z">
                  <w:rPr>
                    <w:rFonts w:eastAsia="Malgun Gothic"/>
                    <w:color w:val="000000"/>
                    <w:lang w:val="ru-RU"/>
                  </w:rPr>
                </w:rPrChange>
              </w:rPr>
              <w:t xml:space="preserve"> </w:t>
            </w:r>
            <w:r w:rsidRPr="002A5E52">
              <w:rPr>
                <w:rFonts w:ascii="Arial" w:eastAsia="Malgun Gothic" w:hAnsi="Arial" w:cs="Arial"/>
                <w:color w:val="000000"/>
                <w:sz w:val="21"/>
                <w:szCs w:val="21"/>
                <w:lang w:val="ru-RU"/>
              </w:rPr>
              <w:t>добросовестно</w:t>
            </w:r>
            <w:r w:rsidRPr="002A5E52">
              <w:rPr>
                <w:rFonts w:ascii="Arial" w:eastAsia="Malgun Gothic" w:hAnsi="Arial" w:cs="Arial"/>
                <w:color w:val="000000"/>
                <w:sz w:val="21"/>
                <w:szCs w:val="21"/>
                <w:lang w:val="ru-RU"/>
                <w:rPrChange w:id="523" w:author="Mia Choi" w:date="2021-07-25T16:15:00Z">
                  <w:rPr>
                    <w:rFonts w:eastAsia="Malgun Gothic"/>
                    <w:color w:val="000000"/>
                    <w:lang w:val="ru-RU"/>
                  </w:rPr>
                </w:rPrChange>
              </w:rPr>
              <w:t xml:space="preserve"> </w:t>
            </w:r>
            <w:r w:rsidRPr="002A5E52">
              <w:rPr>
                <w:rFonts w:ascii="Arial" w:eastAsia="Malgun Gothic" w:hAnsi="Arial" w:cs="Arial"/>
                <w:color w:val="000000"/>
                <w:sz w:val="21"/>
                <w:szCs w:val="21"/>
                <w:lang w:val="ru-RU"/>
              </w:rPr>
              <w:t>выполнять</w:t>
            </w:r>
            <w:r w:rsidRPr="002A5E52">
              <w:rPr>
                <w:rFonts w:ascii="Arial" w:eastAsia="Malgun Gothic" w:hAnsi="Arial" w:cs="Arial"/>
                <w:color w:val="000000"/>
                <w:sz w:val="21"/>
                <w:szCs w:val="21"/>
                <w:lang w:val="ru-RU"/>
                <w:rPrChange w:id="524" w:author="Mia Choi" w:date="2021-07-25T16:15:00Z">
                  <w:rPr>
                    <w:rFonts w:eastAsia="Malgun Gothic"/>
                    <w:color w:val="000000"/>
                    <w:lang w:val="ru-RU"/>
                  </w:rPr>
                </w:rPrChange>
              </w:rPr>
              <w:t xml:space="preserve"> </w:t>
            </w:r>
            <w:r w:rsidRPr="002A5E52">
              <w:rPr>
                <w:rFonts w:ascii="Arial" w:eastAsia="Malgun Gothic" w:hAnsi="Arial" w:cs="Arial"/>
                <w:color w:val="000000"/>
                <w:sz w:val="21"/>
                <w:szCs w:val="21"/>
                <w:lang w:val="ru-RU"/>
              </w:rPr>
              <w:t>свои</w:t>
            </w:r>
            <w:r w:rsidRPr="002A5E52">
              <w:rPr>
                <w:rFonts w:ascii="Arial" w:eastAsia="Malgun Gothic" w:hAnsi="Arial" w:cs="Arial"/>
                <w:color w:val="000000"/>
                <w:sz w:val="21"/>
                <w:szCs w:val="21"/>
                <w:lang w:val="ru-RU"/>
                <w:rPrChange w:id="525" w:author="Mia Choi" w:date="2021-07-25T16:15:00Z">
                  <w:rPr>
                    <w:rFonts w:eastAsia="Malgun Gothic"/>
                    <w:color w:val="000000"/>
                    <w:lang w:val="ru-RU"/>
                  </w:rPr>
                </w:rPrChange>
              </w:rPr>
              <w:t xml:space="preserve"> </w:t>
            </w:r>
            <w:r w:rsidRPr="002A5E52">
              <w:rPr>
                <w:rFonts w:ascii="Arial" w:eastAsia="Malgun Gothic" w:hAnsi="Arial" w:cs="Arial"/>
                <w:color w:val="000000"/>
                <w:sz w:val="21"/>
                <w:szCs w:val="21"/>
                <w:lang w:val="ru-RU"/>
              </w:rPr>
              <w:t>рабочие</w:t>
            </w:r>
            <w:r w:rsidRPr="002A5E52">
              <w:rPr>
                <w:rFonts w:ascii="Arial" w:eastAsia="Malgun Gothic" w:hAnsi="Arial" w:cs="Arial"/>
                <w:color w:val="000000"/>
                <w:sz w:val="21"/>
                <w:szCs w:val="21"/>
                <w:lang w:val="ru-RU"/>
                <w:rPrChange w:id="526" w:author="Mia Choi" w:date="2021-07-25T16:15:00Z">
                  <w:rPr>
                    <w:rFonts w:eastAsia="Malgun Gothic"/>
                    <w:color w:val="000000"/>
                    <w:lang w:val="ru-RU"/>
                  </w:rPr>
                </w:rPrChange>
              </w:rPr>
              <w:t xml:space="preserve"> </w:t>
            </w:r>
            <w:r w:rsidRPr="002A5E52">
              <w:rPr>
                <w:rFonts w:ascii="Arial" w:eastAsia="Malgun Gothic" w:hAnsi="Arial" w:cs="Arial"/>
                <w:color w:val="000000"/>
                <w:sz w:val="21"/>
                <w:szCs w:val="21"/>
                <w:lang w:val="ru-RU"/>
              </w:rPr>
              <w:t>обязанности</w:t>
            </w:r>
            <w:r w:rsidRPr="002A5E52">
              <w:rPr>
                <w:rFonts w:ascii="Arial" w:eastAsia="Malgun Gothic" w:hAnsi="Arial" w:cs="Arial"/>
                <w:color w:val="000000"/>
                <w:sz w:val="21"/>
                <w:szCs w:val="21"/>
                <w:lang w:val="ru-RU"/>
                <w:rPrChange w:id="527" w:author="Mia Choi" w:date="2021-07-25T16:15:00Z">
                  <w:rPr>
                    <w:rFonts w:eastAsia="Malgun Gothic"/>
                    <w:color w:val="000000"/>
                    <w:lang w:val="ru-RU"/>
                  </w:rPr>
                </w:rPrChange>
              </w:rPr>
              <w:t xml:space="preserve"> </w:t>
            </w:r>
            <w:r w:rsidRPr="002A5E52">
              <w:rPr>
                <w:rFonts w:ascii="Arial" w:eastAsia="Malgun Gothic" w:hAnsi="Arial" w:cs="Arial"/>
                <w:color w:val="000000"/>
                <w:sz w:val="21"/>
                <w:szCs w:val="21"/>
                <w:lang w:val="ru-RU"/>
              </w:rPr>
              <w:t>в</w:t>
            </w:r>
            <w:r w:rsidRPr="002A5E52">
              <w:rPr>
                <w:rFonts w:ascii="Arial" w:eastAsia="Malgun Gothic" w:hAnsi="Arial" w:cs="Arial"/>
                <w:color w:val="000000"/>
                <w:sz w:val="21"/>
                <w:szCs w:val="21"/>
                <w:lang w:val="ru-RU"/>
                <w:rPrChange w:id="528" w:author="Mia Choi" w:date="2021-07-25T16:15:00Z">
                  <w:rPr>
                    <w:rFonts w:eastAsia="Malgun Gothic"/>
                    <w:color w:val="000000"/>
                    <w:lang w:val="ru-RU"/>
                  </w:rPr>
                </w:rPrChange>
              </w:rPr>
              <w:t xml:space="preserve"> </w:t>
            </w:r>
            <w:r w:rsidRPr="002A5E52">
              <w:rPr>
                <w:rFonts w:ascii="Arial" w:eastAsia="Malgun Gothic" w:hAnsi="Arial" w:cs="Arial"/>
                <w:color w:val="000000"/>
                <w:sz w:val="21"/>
                <w:szCs w:val="21"/>
                <w:lang w:val="ru-RU"/>
              </w:rPr>
              <w:t>соответствие</w:t>
            </w:r>
            <w:r w:rsidRPr="002A5E52">
              <w:rPr>
                <w:rFonts w:ascii="Arial" w:eastAsia="Malgun Gothic" w:hAnsi="Arial" w:cs="Arial"/>
                <w:color w:val="000000"/>
                <w:sz w:val="21"/>
                <w:szCs w:val="21"/>
                <w:lang w:val="ru-RU"/>
                <w:rPrChange w:id="529" w:author="Mia Choi" w:date="2021-07-25T16:15:00Z">
                  <w:rPr>
                    <w:rFonts w:eastAsia="Malgun Gothic"/>
                    <w:color w:val="000000"/>
                    <w:lang w:val="ru-RU"/>
                  </w:rPr>
                </w:rPrChange>
              </w:rPr>
              <w:t xml:space="preserve"> </w:t>
            </w:r>
            <w:r w:rsidRPr="002A5E52">
              <w:rPr>
                <w:rFonts w:ascii="Arial" w:eastAsia="Malgun Gothic" w:hAnsi="Arial" w:cs="Arial"/>
                <w:color w:val="000000"/>
                <w:sz w:val="21"/>
                <w:szCs w:val="21"/>
                <w:lang w:val="ru-RU"/>
              </w:rPr>
              <w:t>со</w:t>
            </w:r>
            <w:r w:rsidRPr="002A5E52">
              <w:rPr>
                <w:rFonts w:ascii="Arial" w:eastAsia="Malgun Gothic" w:hAnsi="Arial" w:cs="Arial"/>
                <w:color w:val="000000"/>
                <w:sz w:val="21"/>
                <w:szCs w:val="21"/>
                <w:lang w:val="ru-RU"/>
                <w:rPrChange w:id="530" w:author="Mia Choi" w:date="2021-07-25T16:15:00Z">
                  <w:rPr>
                    <w:rFonts w:eastAsia="Malgun Gothic"/>
                    <w:color w:val="000000"/>
                    <w:lang w:val="ru-RU"/>
                  </w:rPr>
                </w:rPrChange>
              </w:rPr>
              <w:t xml:space="preserve"> </w:t>
            </w:r>
            <w:r w:rsidRPr="002A5E52">
              <w:rPr>
                <w:rFonts w:ascii="Arial" w:eastAsia="Malgun Gothic" w:hAnsi="Arial" w:cs="Arial"/>
                <w:color w:val="000000"/>
                <w:sz w:val="21"/>
                <w:szCs w:val="21"/>
                <w:lang w:val="ru-RU"/>
              </w:rPr>
              <w:t>следующими</w:t>
            </w:r>
            <w:r w:rsidRPr="002A5E52">
              <w:rPr>
                <w:rFonts w:ascii="Arial" w:eastAsia="Malgun Gothic" w:hAnsi="Arial" w:cs="Arial"/>
                <w:color w:val="000000"/>
                <w:sz w:val="21"/>
                <w:szCs w:val="21"/>
                <w:lang w:val="ru-RU"/>
                <w:rPrChange w:id="531" w:author="Mia Choi" w:date="2021-07-25T16:15:00Z">
                  <w:rPr>
                    <w:rFonts w:eastAsia="Malgun Gothic"/>
                    <w:color w:val="000000"/>
                    <w:lang w:val="ru-RU"/>
                  </w:rPr>
                </w:rPrChange>
              </w:rPr>
              <w:t xml:space="preserve"> </w:t>
            </w:r>
            <w:r w:rsidRPr="002A5E52">
              <w:rPr>
                <w:rFonts w:ascii="Arial" w:eastAsia="Malgun Gothic" w:hAnsi="Arial" w:cs="Arial"/>
                <w:color w:val="000000"/>
                <w:sz w:val="21"/>
                <w:szCs w:val="21"/>
                <w:lang w:val="ru-RU"/>
              </w:rPr>
              <w:t>пунктами</w:t>
            </w:r>
            <w:r w:rsidRPr="002A5E52">
              <w:rPr>
                <w:rFonts w:ascii="Arial" w:eastAsia="Malgun Gothic" w:hAnsi="Arial" w:cs="Arial"/>
                <w:color w:val="000000"/>
                <w:sz w:val="21"/>
                <w:szCs w:val="21"/>
                <w:lang w:val="ru-RU"/>
                <w:rPrChange w:id="532" w:author="Mia Choi" w:date="2021-07-25T16:15:00Z">
                  <w:rPr>
                    <w:rFonts w:eastAsia="Malgun Gothic"/>
                    <w:color w:val="000000"/>
                    <w:lang w:val="ru-RU"/>
                  </w:rPr>
                </w:rPrChange>
              </w:rPr>
              <w:t>:</w:t>
            </w:r>
          </w:p>
        </w:tc>
        <w:tc>
          <w:tcPr>
            <w:tcW w:w="1667" w:type="pct"/>
          </w:tcPr>
          <w:p w14:paraId="354E02AA" w14:textId="37A28B17" w:rsidR="009377BB" w:rsidRPr="002A5E52" w:rsidRDefault="009377BB" w:rsidP="009377BB">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The </w:t>
            </w:r>
            <w:r w:rsidRPr="002A5E52">
              <w:rPr>
                <w:rFonts w:ascii="Arial" w:eastAsia="Malgun Gothic" w:hAnsi="Arial" w:cs="Arial"/>
                <w:color w:val="000000"/>
                <w:sz w:val="21"/>
                <w:szCs w:val="21"/>
                <w:lang w:val="en-GB"/>
              </w:rPr>
              <w:t>E</w:t>
            </w:r>
            <w:proofErr w:type="spellStart"/>
            <w:r w:rsidRPr="002A5E52">
              <w:rPr>
                <w:rFonts w:ascii="Arial" w:eastAsia="Malgun Gothic" w:hAnsi="Arial" w:cs="Arial"/>
                <w:color w:val="000000"/>
                <w:sz w:val="21"/>
                <w:szCs w:val="21"/>
              </w:rPr>
              <w:t>mployee</w:t>
            </w:r>
            <w:proofErr w:type="spell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lang w:val="en-GB"/>
              </w:rPr>
              <w:t>shall</w:t>
            </w:r>
            <w:r w:rsidRPr="002A5E52">
              <w:rPr>
                <w:rFonts w:ascii="Arial" w:eastAsia="Malgun Gothic" w:hAnsi="Arial" w:cs="Arial"/>
                <w:color w:val="000000"/>
                <w:sz w:val="21"/>
                <w:szCs w:val="21"/>
              </w:rPr>
              <w:t xml:space="preserve"> responsibly and conscientiously perform his work duties in accordance with the following </w:t>
            </w:r>
            <w:r w:rsidRPr="002A5E52">
              <w:rPr>
                <w:rFonts w:ascii="Arial" w:eastAsia="Malgun Gothic" w:hAnsi="Arial" w:cs="Arial"/>
                <w:color w:val="000000"/>
                <w:sz w:val="21"/>
                <w:szCs w:val="21"/>
                <w:lang w:val="en-GB"/>
              </w:rPr>
              <w:t>rules</w:t>
            </w:r>
            <w:r w:rsidRPr="002A5E52">
              <w:rPr>
                <w:rFonts w:ascii="Arial" w:eastAsia="Malgun Gothic" w:hAnsi="Arial" w:cs="Arial"/>
                <w:color w:val="000000"/>
                <w:sz w:val="21"/>
                <w:szCs w:val="21"/>
              </w:rPr>
              <w:t>:</w:t>
            </w:r>
          </w:p>
        </w:tc>
      </w:tr>
      <w:tr w:rsidR="009377BB" w:rsidRPr="002A5E52" w14:paraId="34C043A5" w14:textId="77777777" w:rsidTr="002103A2">
        <w:tc>
          <w:tcPr>
            <w:tcW w:w="1666" w:type="pct"/>
          </w:tcPr>
          <w:p w14:paraId="4F16C517" w14:textId="5A9779E6" w:rsidR="009377BB" w:rsidRPr="002A5E52" w:rsidRDefault="009377BB" w:rsidP="009377BB">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1. </w:t>
            </w:r>
            <w:r w:rsidRPr="002A5E52">
              <w:rPr>
                <w:rFonts w:ascii="Arial" w:eastAsia="Malgun Gothic" w:hAnsi="Arial" w:cs="Arial"/>
                <w:color w:val="000000"/>
                <w:sz w:val="21"/>
                <w:szCs w:val="21"/>
              </w:rPr>
              <w:t>종업원은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회사운영상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필요한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계획</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감독을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철저히</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하며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수반되는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행정업무를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신속</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정확하게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처리하여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회사발전에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최선을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다하여야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tcPr>
          <w:p w14:paraId="3793F2C6" w14:textId="54995ED5" w:rsidR="009377BB" w:rsidRPr="002A5E52" w:rsidRDefault="009377BB" w:rsidP="009377BB">
            <w:pPr>
              <w:pStyle w:val="af"/>
              <w:numPr>
                <w:ilvl w:val="0"/>
                <w:numId w:val="128"/>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Работник должен тщательно планировать и контролировать свою деятельность в Компании и делать все возможное для ее развития, быстро и точно выполняя поставленные административные задачи;</w:t>
            </w:r>
          </w:p>
        </w:tc>
        <w:tc>
          <w:tcPr>
            <w:tcW w:w="1667" w:type="pct"/>
          </w:tcPr>
          <w:p w14:paraId="41D57397" w14:textId="3B4BA99A" w:rsidR="009377BB" w:rsidRPr="002A5E52" w:rsidRDefault="009377BB" w:rsidP="009377BB">
            <w:pPr>
              <w:pStyle w:val="af"/>
              <w:numPr>
                <w:ilvl w:val="0"/>
                <w:numId w:val="129"/>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 xml:space="preserve">The </w:t>
            </w:r>
            <w:r w:rsidRPr="002A5E52">
              <w:rPr>
                <w:rFonts w:ascii="Arial" w:eastAsia="Malgun Gothic" w:hAnsi="Arial" w:cs="Arial"/>
                <w:color w:val="000000"/>
                <w:sz w:val="21"/>
                <w:szCs w:val="21"/>
                <w:lang w:val="en-GB"/>
              </w:rPr>
              <w:t>E</w:t>
            </w:r>
            <w:proofErr w:type="spellStart"/>
            <w:r w:rsidRPr="002A5E52">
              <w:rPr>
                <w:rFonts w:ascii="Arial" w:eastAsia="Malgun Gothic" w:hAnsi="Arial" w:cs="Arial"/>
                <w:color w:val="000000"/>
                <w:sz w:val="21"/>
                <w:szCs w:val="21"/>
              </w:rPr>
              <w:t>mployee</w:t>
            </w:r>
            <w:proofErr w:type="spell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lang w:val="en-GB"/>
              </w:rPr>
              <w:t>shall</w:t>
            </w:r>
            <w:r w:rsidRPr="002A5E52">
              <w:rPr>
                <w:rFonts w:ascii="Arial" w:eastAsia="Malgun Gothic" w:hAnsi="Arial" w:cs="Arial"/>
                <w:color w:val="000000"/>
                <w:sz w:val="21"/>
                <w:szCs w:val="21"/>
              </w:rPr>
              <w:t xml:space="preserve"> carefully plan and control the activities of the Company and do everything possible for its development, quickly and accurately performing the assigned administrative tasks;</w:t>
            </w:r>
          </w:p>
        </w:tc>
      </w:tr>
      <w:tr w:rsidR="009377BB" w:rsidRPr="002A5E52" w14:paraId="1AB809DB" w14:textId="77777777" w:rsidTr="002103A2">
        <w:tc>
          <w:tcPr>
            <w:tcW w:w="1666" w:type="pct"/>
          </w:tcPr>
          <w:p w14:paraId="7E802295" w14:textId="002C4EB7" w:rsidR="009377BB" w:rsidRPr="002A5E52" w:rsidRDefault="009377BB" w:rsidP="009377BB">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2. </w:t>
            </w:r>
            <w:r w:rsidRPr="002A5E52">
              <w:rPr>
                <w:rFonts w:ascii="Arial" w:eastAsia="Malgun Gothic" w:hAnsi="Arial" w:cs="Arial"/>
                <w:color w:val="000000"/>
                <w:sz w:val="21"/>
                <w:szCs w:val="21"/>
              </w:rPr>
              <w:t>종업원은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언제나</w:t>
            </w:r>
            <w:r w:rsidRPr="002A5E52">
              <w:rPr>
                <w:rFonts w:ascii="Arial" w:eastAsia="Malgun Gothic" w:hAnsi="Arial" w:cs="Arial"/>
                <w:color w:val="000000"/>
                <w:sz w:val="21"/>
                <w:szCs w:val="21"/>
              </w:rPr>
              <w:t xml:space="preserve"> </w:t>
            </w:r>
            <w:ins w:id="533" w:author="Mia Choi" w:date="2021-07-25T15:45:00Z">
              <w:r w:rsidRPr="002A5E52">
                <w:rPr>
                  <w:rFonts w:ascii="Arial" w:eastAsia="Malgun Gothic" w:hAnsi="Arial" w:cs="Arial"/>
                  <w:color w:val="000000"/>
                  <w:sz w:val="21"/>
                  <w:szCs w:val="21"/>
                </w:rPr>
                <w:t>정해진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범위에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한해</w:t>
              </w:r>
              <w:r w:rsidRPr="002A5E52">
                <w:rPr>
                  <w:rFonts w:ascii="Arial" w:eastAsia="Malgun Gothic" w:hAnsi="Arial" w:cs="Arial"/>
                  <w:color w:val="000000"/>
                  <w:sz w:val="21"/>
                  <w:szCs w:val="21"/>
                </w:rPr>
                <w:t xml:space="preserve"> </w:t>
              </w:r>
            </w:ins>
            <w:r w:rsidRPr="002A5E52">
              <w:rPr>
                <w:rFonts w:ascii="Arial" w:eastAsia="Malgun Gothic" w:hAnsi="Arial" w:cs="Arial"/>
                <w:color w:val="000000"/>
                <w:sz w:val="21"/>
                <w:szCs w:val="21"/>
              </w:rPr>
              <w:t>상사의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지시명령을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순종하여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주어진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임무를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신속</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충실하게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수행하고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자산을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아끼며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제품의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품질향상에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항상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노력하여야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tcPr>
          <w:p w14:paraId="14BBA68B" w14:textId="1CF436E2" w:rsidR="009377BB" w:rsidRPr="002A5E52" w:rsidRDefault="009377BB" w:rsidP="009377BB">
            <w:pPr>
              <w:pStyle w:val="af"/>
              <w:numPr>
                <w:ilvl w:val="0"/>
                <w:numId w:val="128"/>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Работник должен всегда подчиняться указаниям Главы в рамках исполнения должностных обязанностей, быстро и добросовестно выполнять свои обязанности, беречь имущество и стремиться к повышению качества продукции Компании;</w:t>
            </w:r>
          </w:p>
        </w:tc>
        <w:tc>
          <w:tcPr>
            <w:tcW w:w="1667" w:type="pct"/>
          </w:tcPr>
          <w:p w14:paraId="7DF0D212" w14:textId="36C97E1D" w:rsidR="009377BB" w:rsidRPr="002A5E52" w:rsidRDefault="009377BB" w:rsidP="009377BB">
            <w:pPr>
              <w:pStyle w:val="af"/>
              <w:numPr>
                <w:ilvl w:val="0"/>
                <w:numId w:val="129"/>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lang w:val="en-GB"/>
              </w:rPr>
              <w:t>T</w:t>
            </w:r>
            <w:r w:rsidRPr="002A5E52">
              <w:rPr>
                <w:rFonts w:ascii="Arial" w:eastAsia="Malgun Gothic" w:hAnsi="Arial" w:cs="Arial"/>
                <w:color w:val="000000"/>
                <w:sz w:val="21"/>
                <w:szCs w:val="21"/>
              </w:rPr>
              <w:t xml:space="preserve">he Employee shall always comply with the </w:t>
            </w:r>
            <w:r w:rsidRPr="002A5E52">
              <w:rPr>
                <w:rFonts w:ascii="Arial" w:eastAsia="Malgun Gothic" w:hAnsi="Arial" w:cs="Arial"/>
                <w:color w:val="000000"/>
                <w:sz w:val="21"/>
                <w:szCs w:val="21"/>
                <w:lang w:val="en-GB"/>
              </w:rPr>
              <w:t xml:space="preserve">Head’s </w:t>
            </w:r>
            <w:r w:rsidRPr="002A5E52">
              <w:rPr>
                <w:rFonts w:ascii="Arial" w:eastAsia="Malgun Gothic" w:hAnsi="Arial" w:cs="Arial"/>
                <w:color w:val="000000"/>
                <w:sz w:val="21"/>
                <w:szCs w:val="21"/>
              </w:rPr>
              <w:t xml:space="preserve">orders within </w:t>
            </w:r>
            <w:proofErr w:type="spellStart"/>
            <w:r w:rsidRPr="002A5E52">
              <w:rPr>
                <w:rFonts w:ascii="Arial" w:eastAsia="Malgun Gothic" w:hAnsi="Arial" w:cs="Arial"/>
                <w:color w:val="000000"/>
                <w:sz w:val="21"/>
                <w:szCs w:val="21"/>
              </w:rPr>
              <w:t>th</w:t>
            </w:r>
            <w:proofErr w:type="spellEnd"/>
            <w:r w:rsidRPr="002A5E52">
              <w:rPr>
                <w:rFonts w:ascii="Arial" w:eastAsia="Malgun Gothic" w:hAnsi="Arial" w:cs="Arial"/>
                <w:color w:val="000000"/>
                <w:sz w:val="21"/>
                <w:szCs w:val="21"/>
              </w:rPr>
              <w:t xml:space="preserve"> established job description, quickly and conscientiously fulfill his duties, protect property and strive to improve the quality of the Company's products;</w:t>
            </w:r>
          </w:p>
        </w:tc>
      </w:tr>
      <w:tr w:rsidR="009377BB" w:rsidRPr="002A5E52" w14:paraId="73BFABD7" w14:textId="77777777" w:rsidTr="002103A2">
        <w:tc>
          <w:tcPr>
            <w:tcW w:w="1666" w:type="pct"/>
          </w:tcPr>
          <w:p w14:paraId="23D8403D" w14:textId="3ED47402" w:rsidR="009377BB" w:rsidRPr="002A5E52" w:rsidRDefault="009377BB" w:rsidP="009377BB">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3. </w:t>
            </w:r>
            <w:r w:rsidRPr="002A5E52">
              <w:rPr>
                <w:rFonts w:ascii="Arial" w:eastAsia="Malgun Gothic" w:hAnsi="Arial" w:cs="Arial"/>
                <w:color w:val="000000"/>
                <w:sz w:val="21"/>
                <w:szCs w:val="21"/>
              </w:rPr>
              <w:t>차량운전기사는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안전운행을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위하여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사전에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이상유무를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점검하고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예방정비와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위한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조치를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취하며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교통법규를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준수하며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무사고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운행에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최선을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다하여야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tcPr>
          <w:p w14:paraId="3A25208E" w14:textId="6728835E" w:rsidR="009377BB" w:rsidRPr="002A5E52" w:rsidRDefault="009377BB" w:rsidP="009377BB">
            <w:pPr>
              <w:pStyle w:val="af"/>
              <w:numPr>
                <w:ilvl w:val="0"/>
                <w:numId w:val="128"/>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Водитель транспортного средства должен заранее проверить наличие или отсутствие отклонений для безопасной эксплуатации транспортного средства, провести профилактическое обслуживание и осуществить все меры для этого, соблюдать правила дорожного движения и делать все возможное для безопасной эксплуатации;</w:t>
            </w:r>
          </w:p>
        </w:tc>
        <w:tc>
          <w:tcPr>
            <w:tcW w:w="1667" w:type="pct"/>
          </w:tcPr>
          <w:p w14:paraId="3D5EAA7F" w14:textId="711BD014" w:rsidR="009377BB" w:rsidRPr="002A5E52" w:rsidRDefault="009377BB" w:rsidP="009377BB">
            <w:pPr>
              <w:pStyle w:val="af"/>
              <w:numPr>
                <w:ilvl w:val="0"/>
                <w:numId w:val="129"/>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The driver of a vehicle shall check in advance the presence or absence of deviations for safe operation, carry out preventive maintenance and take all measures for this, comply with the traffic rules and do everything possible for safe operation;</w:t>
            </w:r>
          </w:p>
        </w:tc>
      </w:tr>
      <w:tr w:rsidR="009377BB" w:rsidRPr="002A5E52" w14:paraId="11158826" w14:textId="77777777" w:rsidTr="002103A2">
        <w:tc>
          <w:tcPr>
            <w:tcW w:w="1666" w:type="pct"/>
          </w:tcPr>
          <w:p w14:paraId="77734D09" w14:textId="77777777" w:rsidR="009377BB" w:rsidRPr="002A5E52" w:rsidDel="00DA5DF7" w:rsidRDefault="009377BB" w:rsidP="009377BB">
            <w:pPr>
              <w:rPr>
                <w:del w:id="534" w:author="Mia Choi" w:date="2021-07-25T15:45:00Z"/>
                <w:rFonts w:ascii="Arial" w:eastAsia="Malgun Gothic" w:hAnsi="Arial" w:cs="Arial"/>
                <w:color w:val="000000"/>
                <w:sz w:val="21"/>
                <w:szCs w:val="21"/>
              </w:rPr>
            </w:pPr>
            <w:r w:rsidRPr="002A5E52">
              <w:rPr>
                <w:rFonts w:ascii="Arial" w:eastAsia="Malgun Gothic" w:hAnsi="Arial" w:cs="Arial"/>
                <w:color w:val="000000"/>
                <w:sz w:val="21"/>
                <w:szCs w:val="21"/>
              </w:rPr>
              <w:lastRenderedPageBreak/>
              <w:t xml:space="preserve">4. </w:t>
            </w:r>
            <w:r w:rsidRPr="002A5E52">
              <w:rPr>
                <w:rFonts w:ascii="Arial" w:eastAsia="Malgun Gothic" w:hAnsi="Arial" w:cs="Arial"/>
                <w:color w:val="000000"/>
                <w:sz w:val="21"/>
                <w:szCs w:val="21"/>
              </w:rPr>
              <w:t>모든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종업원은</w:t>
            </w:r>
            <w:r w:rsidRPr="002A5E52">
              <w:rPr>
                <w:rFonts w:ascii="Arial" w:eastAsia="Malgun Gothic" w:hAnsi="Arial" w:cs="Arial"/>
                <w:color w:val="000000"/>
                <w:sz w:val="21"/>
                <w:szCs w:val="21"/>
              </w:rPr>
              <w:t xml:space="preserve"> </w:t>
            </w:r>
            <w:del w:id="535" w:author="Mia Choi" w:date="2021-07-25T15:45:00Z">
              <w:r w:rsidRPr="002A5E52" w:rsidDel="00DA5DF7">
                <w:rPr>
                  <w:rFonts w:ascii="Arial" w:eastAsia="Malgun Gothic" w:hAnsi="Arial" w:cs="Arial"/>
                  <w:color w:val="000000"/>
                  <w:sz w:val="21"/>
                  <w:szCs w:val="21"/>
                </w:rPr>
                <w:delText>지정된</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장소에서</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상사의</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지시</w:delText>
              </w:r>
            </w:del>
            <w:ins w:id="536" w:author="Mia Choi" w:date="2021-07-25T15:45:00Z">
              <w:r w:rsidRPr="002A5E52">
                <w:rPr>
                  <w:rFonts w:ascii="Arial" w:eastAsia="Malgun Gothic" w:hAnsi="Arial" w:cs="Arial"/>
                  <w:color w:val="000000"/>
                  <w:sz w:val="21"/>
                  <w:szCs w:val="21"/>
                </w:rPr>
                <w:t>직무기술서</w:t>
              </w:r>
            </w:ins>
            <w:r w:rsidRPr="002A5E52">
              <w:rPr>
                <w:rFonts w:ascii="Arial" w:eastAsia="Malgun Gothic" w:hAnsi="Arial" w:cs="Arial"/>
                <w:color w:val="000000"/>
                <w:sz w:val="21"/>
                <w:szCs w:val="21"/>
              </w:rPr>
              <w:t>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따라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근무하여야</w:t>
            </w:r>
            <w:r w:rsidRPr="002A5E52">
              <w:rPr>
                <w:rFonts w:ascii="Arial" w:eastAsia="Malgun Gothic" w:hAnsi="Arial" w:cs="Arial"/>
                <w:color w:val="000000"/>
                <w:sz w:val="21"/>
                <w:szCs w:val="21"/>
              </w:rPr>
              <w:t xml:space="preserve"> </w:t>
            </w:r>
            <w:del w:id="537" w:author="Mia Choi" w:date="2021-07-25T15:45:00Z">
              <w:r w:rsidRPr="002A5E52" w:rsidDel="00DA5DF7">
                <w:rPr>
                  <w:rFonts w:ascii="Arial" w:eastAsia="Malgun Gothic" w:hAnsi="Arial" w:cs="Arial"/>
                  <w:color w:val="000000"/>
                  <w:sz w:val="21"/>
                  <w:szCs w:val="21"/>
                </w:rPr>
                <w:delText>하며</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출입제한</w:delText>
              </w:r>
            </w:del>
          </w:p>
          <w:p w14:paraId="047F02A5" w14:textId="1D5F5878" w:rsidR="009377BB" w:rsidRPr="002A5E52" w:rsidRDefault="009377BB" w:rsidP="009377BB">
            <w:pPr>
              <w:rPr>
                <w:rFonts w:ascii="Arial" w:eastAsia="Malgun Gothic" w:hAnsi="Arial" w:cs="Arial"/>
                <w:color w:val="000000"/>
                <w:sz w:val="21"/>
                <w:szCs w:val="21"/>
              </w:rPr>
            </w:pPr>
            <w:del w:id="538" w:author="Mia Choi" w:date="2021-07-25T15:45:00Z">
              <w:r w:rsidRPr="002A5E52" w:rsidDel="00DA5DF7">
                <w:rPr>
                  <w:rFonts w:ascii="Arial" w:eastAsia="Malgun Gothic" w:hAnsi="Arial" w:cs="Arial"/>
                  <w:color w:val="000000"/>
                  <w:sz w:val="21"/>
                  <w:szCs w:val="21"/>
                </w:rPr>
                <w:delText>구역에</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무단출입</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하거나</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소속자의</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허락</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없이</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근무장소를</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이탈할</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수</w:delText>
              </w:r>
              <w:r w:rsidRPr="002A5E52" w:rsidDel="00DA5DF7">
                <w:rPr>
                  <w:rFonts w:ascii="Arial" w:eastAsia="Malgun Gothic" w:hAnsi="Arial" w:cs="Arial"/>
                  <w:color w:val="000000"/>
                  <w:sz w:val="21"/>
                  <w:szCs w:val="21"/>
                </w:rPr>
                <w:delText xml:space="preserve"> </w:delText>
              </w:r>
              <w:r w:rsidRPr="002A5E52" w:rsidDel="00DA5DF7">
                <w:rPr>
                  <w:rFonts w:ascii="Arial" w:eastAsia="Malgun Gothic" w:hAnsi="Arial" w:cs="Arial"/>
                  <w:color w:val="000000"/>
                  <w:sz w:val="21"/>
                  <w:szCs w:val="21"/>
                </w:rPr>
                <w:delText>없</w:delText>
              </w:r>
            </w:del>
            <w:ins w:id="539" w:author="Mia Choi" w:date="2021-07-25T15:45:00Z">
              <w:r w:rsidRPr="002A5E52">
                <w:rPr>
                  <w:rFonts w:ascii="Arial" w:eastAsia="Malgun Gothic" w:hAnsi="Arial" w:cs="Arial"/>
                  <w:color w:val="000000"/>
                  <w:sz w:val="21"/>
                  <w:szCs w:val="21"/>
                </w:rPr>
                <w:t>한</w:t>
              </w:r>
            </w:ins>
            <w:r w:rsidRPr="002A5E52">
              <w:rPr>
                <w:rFonts w:ascii="Arial" w:eastAsia="Malgun Gothic" w:hAnsi="Arial" w:cs="Arial"/>
                <w:color w:val="000000"/>
                <w:sz w:val="21"/>
                <w:szCs w:val="21"/>
              </w:rPr>
              <w:t>다</w:t>
            </w:r>
            <w:r w:rsidRPr="002A5E52">
              <w:rPr>
                <w:rFonts w:ascii="Arial" w:eastAsia="Malgun Gothic" w:hAnsi="Arial" w:cs="Arial"/>
                <w:color w:val="000000"/>
                <w:sz w:val="21"/>
                <w:szCs w:val="21"/>
              </w:rPr>
              <w:t>.</w:t>
            </w:r>
          </w:p>
        </w:tc>
        <w:tc>
          <w:tcPr>
            <w:tcW w:w="1667" w:type="pct"/>
          </w:tcPr>
          <w:p w14:paraId="17953701" w14:textId="3A34BEAE" w:rsidR="009377BB" w:rsidRPr="002A5E52" w:rsidRDefault="009377BB" w:rsidP="009377BB">
            <w:pPr>
              <w:pStyle w:val="af"/>
              <w:numPr>
                <w:ilvl w:val="0"/>
                <w:numId w:val="128"/>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Все Работники должны работать в соответствии с должностными инструкциями.</w:t>
            </w:r>
          </w:p>
        </w:tc>
        <w:tc>
          <w:tcPr>
            <w:tcW w:w="1667" w:type="pct"/>
          </w:tcPr>
          <w:p w14:paraId="526BEAA4" w14:textId="13716596" w:rsidR="009377BB" w:rsidRPr="002A5E52" w:rsidRDefault="009377BB" w:rsidP="009377BB">
            <w:pPr>
              <w:pStyle w:val="af"/>
              <w:numPr>
                <w:ilvl w:val="0"/>
                <w:numId w:val="129"/>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 xml:space="preserve">All </w:t>
            </w:r>
            <w:r w:rsidRPr="002A5E52">
              <w:rPr>
                <w:rFonts w:ascii="Arial" w:eastAsia="Malgun Gothic" w:hAnsi="Arial" w:cs="Arial"/>
                <w:color w:val="000000"/>
                <w:sz w:val="21"/>
                <w:szCs w:val="21"/>
                <w:lang w:val="en-GB"/>
              </w:rPr>
              <w:t>employee</w:t>
            </w:r>
            <w:r w:rsidRPr="002A5E52">
              <w:rPr>
                <w:rFonts w:ascii="Arial" w:eastAsia="Malgun Gothic" w:hAnsi="Arial" w:cs="Arial"/>
                <w:color w:val="000000"/>
                <w:sz w:val="21"/>
                <w:szCs w:val="21"/>
              </w:rPr>
              <w:t>s shall work in accordance with the job description.</w:t>
            </w:r>
          </w:p>
        </w:tc>
      </w:tr>
      <w:tr w:rsidR="009377BB" w:rsidRPr="002A5E52" w14:paraId="10C16DE9" w14:textId="77777777" w:rsidTr="002103A2">
        <w:tc>
          <w:tcPr>
            <w:tcW w:w="1666" w:type="pct"/>
          </w:tcPr>
          <w:p w14:paraId="4A3D3B06" w14:textId="7AEC2DB4" w:rsidR="009377BB" w:rsidRPr="002A5E52" w:rsidRDefault="009377BB" w:rsidP="009377BB">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22</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퇴장명령</w:t>
            </w:r>
            <w:r w:rsidRPr="002A5E52">
              <w:rPr>
                <w:rFonts w:ascii="Arial" w:eastAsia="Malgun Gothic" w:hAnsi="Arial" w:cs="Arial"/>
                <w:b/>
                <w:bCs/>
                <w:color w:val="000000"/>
                <w:sz w:val="21"/>
                <w:szCs w:val="21"/>
              </w:rPr>
              <w:t>)</w:t>
            </w:r>
          </w:p>
        </w:tc>
        <w:tc>
          <w:tcPr>
            <w:tcW w:w="1667" w:type="pct"/>
          </w:tcPr>
          <w:p w14:paraId="2A0E2BBA" w14:textId="77D144C3" w:rsidR="009377BB" w:rsidRPr="002A5E52" w:rsidRDefault="00A809CD" w:rsidP="009377BB">
            <w:pPr>
              <w:rPr>
                <w:rFonts w:ascii="Arial" w:eastAsia="Malgun Gothic" w:hAnsi="Arial" w:cs="Arial"/>
                <w:b/>
                <w:bCs/>
                <w:color w:val="000000"/>
                <w:sz w:val="21"/>
                <w:szCs w:val="21"/>
              </w:rPr>
            </w:pPr>
            <w:r w:rsidRPr="002A5E52">
              <w:rPr>
                <w:rFonts w:ascii="Arial" w:eastAsia="Malgun Gothic" w:hAnsi="Arial" w:cs="Arial"/>
                <w:b/>
                <w:bCs/>
                <w:color w:val="000000"/>
                <w:sz w:val="21"/>
                <w:szCs w:val="21"/>
                <w:lang w:val="ru-RU"/>
              </w:rPr>
              <w:t>Статья 22 (Приказ об увольнении)</w:t>
            </w:r>
          </w:p>
        </w:tc>
        <w:tc>
          <w:tcPr>
            <w:tcW w:w="1667" w:type="pct"/>
          </w:tcPr>
          <w:p w14:paraId="7CB0412E" w14:textId="617FC7DD" w:rsidR="009377BB" w:rsidRPr="002A5E52" w:rsidRDefault="00475E3E" w:rsidP="009377BB">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22 (Order of Dismissal)</w:t>
            </w:r>
          </w:p>
        </w:tc>
      </w:tr>
      <w:tr w:rsidR="00A809CD" w:rsidRPr="002A5E52" w14:paraId="7D34708C" w14:textId="77777777" w:rsidTr="002103A2">
        <w:tc>
          <w:tcPr>
            <w:tcW w:w="1666" w:type="pct"/>
          </w:tcPr>
          <w:p w14:paraId="04F93EB5" w14:textId="77777777" w:rsidR="00A809CD" w:rsidRPr="002A5E52" w:rsidRDefault="00A809CD" w:rsidP="00A809CD">
            <w:pPr>
              <w:rPr>
                <w:rFonts w:ascii="Arial" w:eastAsia="Malgun Gothic" w:hAnsi="Arial" w:cs="Arial"/>
                <w:color w:val="000000"/>
                <w:sz w:val="21"/>
                <w:szCs w:val="21"/>
                <w:lang w:val="ru-RU"/>
              </w:rPr>
            </w:pPr>
            <w:r w:rsidRPr="002A5E52">
              <w:rPr>
                <w:rFonts w:ascii="Arial" w:eastAsia="Malgun Gothic" w:hAnsi="Arial" w:cs="Arial"/>
                <w:color w:val="000000"/>
                <w:sz w:val="21"/>
                <w:szCs w:val="21"/>
              </w:rPr>
              <w:t>회사는</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다음</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각</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호에</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해당되는</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종업원에</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대하여</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퇴장명령을</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할</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있다</w:t>
            </w:r>
            <w:r w:rsidRPr="002A5E52">
              <w:rPr>
                <w:rFonts w:ascii="Arial" w:eastAsia="Malgun Gothic" w:hAnsi="Arial" w:cs="Arial"/>
                <w:color w:val="000000"/>
                <w:sz w:val="21"/>
                <w:szCs w:val="21"/>
                <w:lang w:val="ru-RU"/>
              </w:rPr>
              <w:t>.</w:t>
            </w:r>
          </w:p>
          <w:p w14:paraId="68E76717" w14:textId="59C884F9" w:rsidR="00A809CD" w:rsidRPr="002A5E52" w:rsidRDefault="00A809CD" w:rsidP="00A809CD">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 xml:space="preserve">1. </w:t>
            </w:r>
            <w:r w:rsidRPr="002A5E52">
              <w:rPr>
                <w:rFonts w:ascii="Arial" w:eastAsia="Malgun Gothic" w:hAnsi="Arial" w:cs="Arial"/>
                <w:color w:val="000000"/>
                <w:sz w:val="21"/>
                <w:szCs w:val="21"/>
              </w:rPr>
              <w:t>음주</w:t>
            </w:r>
            <w:r w:rsidR="00475E3E" w:rsidRPr="002A5E52">
              <w:rPr>
                <w:rFonts w:ascii="Arial" w:eastAsia="Malgun Gothic" w:hAnsi="Arial" w:cs="Arial"/>
                <w:color w:val="000000"/>
                <w:sz w:val="21"/>
                <w:szCs w:val="21"/>
              </w:rPr>
              <w:t xml:space="preserve"> </w:t>
            </w:r>
            <w:r w:rsidR="00475E3E" w:rsidRPr="002A5E52">
              <w:rPr>
                <w:rFonts w:ascii="Arial" w:eastAsia="Malgun Gothic" w:hAnsi="Arial" w:cs="Arial"/>
                <w:color w:val="000000"/>
                <w:sz w:val="21"/>
                <w:szCs w:val="21"/>
              </w:rPr>
              <w:t>또는</w:t>
            </w:r>
            <w:r w:rsidR="00475E3E" w:rsidRPr="002A5E52">
              <w:rPr>
                <w:rFonts w:ascii="Arial" w:eastAsia="Malgun Gothic" w:hAnsi="Arial" w:cs="Arial"/>
                <w:color w:val="000000"/>
                <w:sz w:val="21"/>
                <w:szCs w:val="21"/>
              </w:rPr>
              <w:t xml:space="preserve"> </w:t>
            </w:r>
            <w:r w:rsidR="00475E3E" w:rsidRPr="002A5E52">
              <w:rPr>
                <w:rFonts w:ascii="Arial" w:eastAsia="Malgun Gothic" w:hAnsi="Arial" w:cs="Arial"/>
                <w:color w:val="000000"/>
                <w:sz w:val="21"/>
                <w:szCs w:val="21"/>
              </w:rPr>
              <w:t>약물</w:t>
            </w:r>
            <w:r w:rsidR="00475E3E" w:rsidRPr="002A5E52">
              <w:rPr>
                <w:rFonts w:ascii="Arial" w:eastAsia="Malgun Gothic" w:hAnsi="Arial" w:cs="Arial"/>
                <w:color w:val="000000"/>
                <w:sz w:val="21"/>
                <w:szCs w:val="21"/>
              </w:rPr>
              <w:t xml:space="preserve"> </w:t>
            </w:r>
            <w:r w:rsidR="00475E3E" w:rsidRPr="002A5E52">
              <w:rPr>
                <w:rFonts w:ascii="Arial" w:eastAsia="Malgun Gothic" w:hAnsi="Arial" w:cs="Arial"/>
                <w:color w:val="000000"/>
                <w:sz w:val="21"/>
                <w:szCs w:val="21"/>
              </w:rPr>
              <w:t>복용을</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하고</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직무에</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종사하는</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자</w:t>
            </w:r>
          </w:p>
          <w:p w14:paraId="106AC62F" w14:textId="691F02D2" w:rsidR="00A809CD" w:rsidRPr="002A5E52" w:rsidRDefault="00A809CD" w:rsidP="00A809CD">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 xml:space="preserve">2. </w:t>
            </w:r>
            <w:r w:rsidRPr="002A5E52">
              <w:rPr>
                <w:rFonts w:ascii="Arial" w:eastAsia="Malgun Gothic" w:hAnsi="Arial" w:cs="Arial"/>
                <w:color w:val="000000"/>
                <w:sz w:val="21"/>
                <w:szCs w:val="21"/>
              </w:rPr>
              <w:t>종업원</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간에</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폭행</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구타</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등의</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시비로</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질서를</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문란케</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한</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자</w:t>
            </w:r>
          </w:p>
          <w:p w14:paraId="6B41B0F8" w14:textId="592DABD2" w:rsidR="00A809CD" w:rsidRPr="002A5E52" w:rsidRDefault="00A809CD" w:rsidP="00A809CD">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 xml:space="preserve">3. </w:t>
            </w:r>
            <w:r w:rsidRPr="002A5E52">
              <w:rPr>
                <w:rFonts w:ascii="Arial" w:eastAsia="Malgun Gothic" w:hAnsi="Arial" w:cs="Arial"/>
                <w:color w:val="000000"/>
                <w:sz w:val="21"/>
                <w:szCs w:val="21"/>
              </w:rPr>
              <w:t>직무를</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고의로</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기피</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또는</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태만하는</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자</w:t>
            </w:r>
          </w:p>
          <w:p w14:paraId="5C2E5806" w14:textId="4825752D" w:rsidR="00A809CD" w:rsidRPr="002A5E52" w:rsidRDefault="00A809CD" w:rsidP="00A809CD">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 xml:space="preserve">4. </w:t>
            </w:r>
            <w:r w:rsidRPr="002A5E52">
              <w:rPr>
                <w:rFonts w:ascii="Arial" w:eastAsia="Malgun Gothic" w:hAnsi="Arial" w:cs="Arial"/>
                <w:color w:val="000000"/>
                <w:sz w:val="21"/>
                <w:szCs w:val="21"/>
              </w:rPr>
              <w:t>기타</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상사의</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지시에</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정당한</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사유</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없이</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불응하는</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자</w:t>
            </w:r>
          </w:p>
        </w:tc>
        <w:tc>
          <w:tcPr>
            <w:tcW w:w="1667" w:type="pct"/>
          </w:tcPr>
          <w:p w14:paraId="4EADEEAB" w14:textId="302F4880" w:rsidR="00475E3E" w:rsidRPr="002A5E52" w:rsidRDefault="00475E3E" w:rsidP="00475E3E">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Компания может потребовать Работнику покинуть рабочее место путем издания приказа о выходе в каждом из следующих подпунктов:</w:t>
            </w:r>
          </w:p>
          <w:p w14:paraId="01A9EE3E" w14:textId="4AC4B28E" w:rsidR="00475E3E" w:rsidRPr="002A5E52" w:rsidRDefault="00475E3E" w:rsidP="00782CD8">
            <w:pPr>
              <w:pStyle w:val="af"/>
              <w:numPr>
                <w:ilvl w:val="0"/>
                <w:numId w:val="193"/>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Лицо осуществляет трудовую деятельность в состоянии алкогольного и наркотического опьянения;</w:t>
            </w:r>
          </w:p>
          <w:p w14:paraId="6F256503" w14:textId="3A9EB42B" w:rsidR="00475E3E" w:rsidRPr="002A5E52" w:rsidRDefault="00475E3E" w:rsidP="00782CD8">
            <w:pPr>
              <w:pStyle w:val="af"/>
              <w:numPr>
                <w:ilvl w:val="0"/>
                <w:numId w:val="193"/>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Лицо, нарушающее порядок среди сотрудников посредством споров, таких как нападение, избиение и т. Д.</w:t>
            </w:r>
          </w:p>
          <w:p w14:paraId="08A10F8B" w14:textId="428D2B21" w:rsidR="00475E3E" w:rsidRPr="002A5E52" w:rsidRDefault="00475E3E" w:rsidP="00782CD8">
            <w:pPr>
              <w:pStyle w:val="af"/>
              <w:numPr>
                <w:ilvl w:val="0"/>
                <w:numId w:val="193"/>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Лицо, которое намеренно уклоняется от выполнения своих обязанностей или не выполняет их.</w:t>
            </w:r>
          </w:p>
          <w:p w14:paraId="78F3BD09" w14:textId="5F614C58" w:rsidR="00A809CD" w:rsidRPr="002A5E52" w:rsidRDefault="00475E3E" w:rsidP="00782CD8">
            <w:pPr>
              <w:pStyle w:val="af"/>
              <w:numPr>
                <w:ilvl w:val="0"/>
                <w:numId w:val="193"/>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Лицо, не выполняющее указания других начальников без уважительных причин.</w:t>
            </w:r>
          </w:p>
        </w:tc>
        <w:tc>
          <w:tcPr>
            <w:tcW w:w="1667" w:type="pct"/>
          </w:tcPr>
          <w:p w14:paraId="774FCC2A" w14:textId="77777777" w:rsidR="00475E3E" w:rsidRPr="002A5E52" w:rsidRDefault="00475E3E" w:rsidP="00475E3E">
            <w:pPr>
              <w:rPr>
                <w:rFonts w:ascii="Arial" w:eastAsia="Malgun Gothic" w:hAnsi="Arial" w:cs="Arial"/>
                <w:color w:val="000000"/>
                <w:sz w:val="21"/>
                <w:szCs w:val="21"/>
              </w:rPr>
            </w:pPr>
            <w:r w:rsidRPr="002A5E52">
              <w:rPr>
                <w:rFonts w:ascii="Arial" w:eastAsia="Malgun Gothic" w:hAnsi="Arial" w:cs="Arial"/>
                <w:color w:val="000000"/>
                <w:sz w:val="21"/>
                <w:szCs w:val="21"/>
              </w:rPr>
              <w:t>The company may issue an exit order for the employees who fall under each of the following subparagraphs:</w:t>
            </w:r>
          </w:p>
          <w:p w14:paraId="4B5854F4" w14:textId="0CCE4F34" w:rsidR="00475E3E" w:rsidRPr="002A5E52" w:rsidRDefault="00475E3E" w:rsidP="00782CD8">
            <w:pPr>
              <w:pStyle w:val="af"/>
              <w:numPr>
                <w:ilvl w:val="0"/>
                <w:numId w:val="194"/>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 xml:space="preserve">A person carries out labor activity in a state of alcoholic and drug </w:t>
            </w:r>
            <w:proofErr w:type="gramStart"/>
            <w:r w:rsidRPr="002A5E52">
              <w:rPr>
                <w:rFonts w:ascii="Arial" w:eastAsia="Malgun Gothic" w:hAnsi="Arial" w:cs="Arial"/>
                <w:color w:val="000000"/>
                <w:sz w:val="21"/>
                <w:szCs w:val="21"/>
              </w:rPr>
              <w:t>intoxication;</w:t>
            </w:r>
            <w:proofErr w:type="gramEnd"/>
          </w:p>
          <w:p w14:paraId="16BFEB7C" w14:textId="34D197D4" w:rsidR="00475E3E" w:rsidRPr="002A5E52" w:rsidRDefault="00475E3E" w:rsidP="00782CD8">
            <w:pPr>
              <w:pStyle w:val="af"/>
              <w:numPr>
                <w:ilvl w:val="0"/>
                <w:numId w:val="194"/>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A person who disturbs the order among employees through disputes such as assault, beating, etc.</w:t>
            </w:r>
          </w:p>
          <w:p w14:paraId="5BB9BB87" w14:textId="27AFB689" w:rsidR="00475E3E" w:rsidRPr="002A5E52" w:rsidRDefault="00475E3E" w:rsidP="00782CD8">
            <w:pPr>
              <w:pStyle w:val="af"/>
              <w:numPr>
                <w:ilvl w:val="0"/>
                <w:numId w:val="194"/>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A person who intentionally evades or neglects his/her duties</w:t>
            </w:r>
          </w:p>
          <w:p w14:paraId="39A800D3" w14:textId="2C5E3464" w:rsidR="00A809CD" w:rsidRPr="002A5E52" w:rsidRDefault="00475E3E" w:rsidP="00782CD8">
            <w:pPr>
              <w:pStyle w:val="af"/>
              <w:numPr>
                <w:ilvl w:val="0"/>
                <w:numId w:val="194"/>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A person who does not comply with the instructions of other superiors without justifiable reasons</w:t>
            </w:r>
          </w:p>
        </w:tc>
      </w:tr>
      <w:tr w:rsidR="00A809CD" w:rsidRPr="002A5E52" w14:paraId="0049BA95" w14:textId="77777777" w:rsidTr="002103A2">
        <w:tc>
          <w:tcPr>
            <w:tcW w:w="1666" w:type="pct"/>
          </w:tcPr>
          <w:p w14:paraId="2C07F8FE" w14:textId="57045455" w:rsidR="00A809CD" w:rsidRPr="002A5E52" w:rsidDel="00DA5DF7" w:rsidRDefault="00A809CD" w:rsidP="00A809CD">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23</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신고</w:t>
            </w:r>
            <w:r w:rsidRPr="002A5E52">
              <w:rPr>
                <w:rFonts w:ascii="Arial" w:eastAsia="Malgun Gothic" w:hAnsi="Arial" w:cs="Arial"/>
                <w:b/>
                <w:bCs/>
                <w:color w:val="000000"/>
                <w:sz w:val="21"/>
                <w:szCs w:val="21"/>
              </w:rPr>
              <w:t>)</w:t>
            </w:r>
          </w:p>
        </w:tc>
        <w:tc>
          <w:tcPr>
            <w:tcW w:w="1667" w:type="pct"/>
          </w:tcPr>
          <w:p w14:paraId="48E7FF6A" w14:textId="630D8383" w:rsidR="00A809CD" w:rsidRPr="002A5E52" w:rsidRDefault="00A809CD" w:rsidP="00A809CD">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23 (Уведомление об изменениях в сведениях о Работнике)</w:t>
            </w:r>
          </w:p>
        </w:tc>
        <w:tc>
          <w:tcPr>
            <w:tcW w:w="1667" w:type="pct"/>
          </w:tcPr>
          <w:p w14:paraId="073E68DE" w14:textId="68DAE07B" w:rsidR="00A809CD" w:rsidRPr="002A5E52" w:rsidRDefault="00A809CD" w:rsidP="00A809CD">
            <w:pPr>
              <w:rPr>
                <w:rFonts w:ascii="Arial" w:eastAsia="Malgun Gothic" w:hAnsi="Arial" w:cs="Arial"/>
                <w:b/>
                <w:bCs/>
                <w:color w:val="000000"/>
                <w:sz w:val="21"/>
                <w:szCs w:val="21"/>
              </w:rPr>
            </w:pPr>
            <w:r w:rsidRPr="002A5E52">
              <w:rPr>
                <w:rFonts w:ascii="Arial" w:eastAsia="Malgun Gothic" w:hAnsi="Arial" w:cs="Arial"/>
                <w:b/>
                <w:bCs/>
                <w:color w:val="000000"/>
                <w:sz w:val="21"/>
                <w:szCs w:val="21"/>
                <w:lang w:val="en-GB"/>
              </w:rPr>
              <w:t>Article 23 (Notification on changes in the information about the Employee)</w:t>
            </w:r>
          </w:p>
        </w:tc>
      </w:tr>
      <w:tr w:rsidR="00A809CD" w:rsidRPr="002A5E52" w14:paraId="62E8FF8A" w14:textId="77777777" w:rsidTr="002103A2">
        <w:tc>
          <w:tcPr>
            <w:tcW w:w="1666" w:type="pct"/>
          </w:tcPr>
          <w:p w14:paraId="7B127DF0" w14:textId="6922E3CB" w:rsidR="00A809CD" w:rsidRPr="002A5E52" w:rsidRDefault="00A809CD" w:rsidP="00A809CD">
            <w:pPr>
              <w:rPr>
                <w:rFonts w:ascii="Arial" w:eastAsia="Malgun Gothic" w:hAnsi="Arial" w:cs="Arial"/>
                <w:color w:val="000000"/>
                <w:sz w:val="21"/>
                <w:szCs w:val="21"/>
              </w:rPr>
            </w:pPr>
            <w:r w:rsidRPr="002A5E52">
              <w:rPr>
                <w:rFonts w:ascii="Arial" w:eastAsia="Malgun Gothic" w:hAnsi="Arial" w:cs="Arial"/>
                <w:color w:val="000000"/>
                <w:sz w:val="21"/>
                <w:szCs w:val="21"/>
              </w:rPr>
              <w:t>종업원은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전거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개명</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기타</w:t>
            </w:r>
            <w:r w:rsidRPr="002A5E52">
              <w:rPr>
                <w:rFonts w:ascii="Arial" w:eastAsia="Malgun Gothic" w:hAnsi="Arial" w:cs="Arial"/>
                <w:color w:val="000000"/>
                <w:sz w:val="21"/>
                <w:szCs w:val="21"/>
              </w:rPr>
              <w:t xml:space="preserve"> </w:t>
            </w:r>
            <w:ins w:id="540" w:author="Mia Choi" w:date="2021-07-25T16:27:00Z">
              <w:r w:rsidRPr="002A5E52">
                <w:rPr>
                  <w:rFonts w:ascii="Arial" w:eastAsia="Malgun Gothic" w:hAnsi="Arial" w:cs="Arial"/>
                  <w:color w:val="000000"/>
                  <w:sz w:val="21"/>
                  <w:szCs w:val="21"/>
                </w:rPr>
                <w:t>고용계약에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명시된</w:t>
              </w:r>
              <w:r w:rsidRPr="002A5E52">
                <w:rPr>
                  <w:rFonts w:ascii="Arial" w:eastAsia="Malgun Gothic" w:hAnsi="Arial" w:cs="Arial"/>
                  <w:color w:val="000000"/>
                  <w:sz w:val="21"/>
                  <w:szCs w:val="21"/>
                </w:rPr>
                <w:t xml:space="preserve"> </w:t>
              </w:r>
            </w:ins>
            <w:r w:rsidRPr="002A5E52">
              <w:rPr>
                <w:rFonts w:ascii="Arial" w:eastAsia="Malgun Gothic" w:hAnsi="Arial" w:cs="Arial"/>
                <w:color w:val="000000"/>
                <w:sz w:val="21"/>
                <w:szCs w:val="21"/>
              </w:rPr>
              <w:t>이력사항에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변동이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때에는</w:t>
            </w:r>
            <w:ins w:id="541" w:author="Mia Choi" w:date="2021-07-25T16:28:00Z">
              <w:r w:rsidRPr="002A5E52">
                <w:rPr>
                  <w:rFonts w:ascii="Arial" w:eastAsia="Malgun Gothic" w:hAnsi="Arial" w:cs="Arial"/>
                  <w:color w:val="000000"/>
                  <w:sz w:val="21"/>
                  <w:szCs w:val="21"/>
                </w:rPr>
                <w:t xml:space="preserve"> </w:t>
              </w:r>
            </w:ins>
            <w:del w:id="542" w:author="Mia Choi" w:date="2021-07-25T16:28:00Z">
              <w:r w:rsidRPr="002A5E52" w:rsidDel="002120E7">
                <w:rPr>
                  <w:rFonts w:ascii="Arial" w:eastAsia="Malgun Gothic" w:hAnsi="Arial" w:cs="Arial"/>
                  <w:color w:val="000000"/>
                  <w:sz w:val="21"/>
                  <w:szCs w:val="21"/>
                </w:rPr>
                <w:delText xml:space="preserve"> </w:delText>
              </w:r>
              <w:r w:rsidRPr="002A5E52" w:rsidDel="002120E7">
                <w:rPr>
                  <w:rFonts w:ascii="Arial" w:eastAsia="Malgun Gothic" w:hAnsi="Arial" w:cs="Arial"/>
                  <w:color w:val="000000"/>
                  <w:sz w:val="21"/>
                  <w:szCs w:val="21"/>
                </w:rPr>
                <w:delText>그</w:delText>
              </w:r>
              <w:r w:rsidRPr="002A5E52" w:rsidDel="002120E7">
                <w:rPr>
                  <w:rFonts w:ascii="Arial" w:eastAsia="Malgun Gothic" w:hAnsi="Arial" w:cs="Arial"/>
                  <w:color w:val="000000"/>
                  <w:sz w:val="21"/>
                  <w:szCs w:val="21"/>
                </w:rPr>
                <w:delText xml:space="preserve"> </w:delText>
              </w:r>
              <w:r w:rsidRPr="002A5E52" w:rsidDel="002120E7">
                <w:rPr>
                  <w:rFonts w:ascii="Arial" w:eastAsia="Malgun Gothic" w:hAnsi="Arial" w:cs="Arial"/>
                  <w:color w:val="000000"/>
                  <w:sz w:val="21"/>
                  <w:szCs w:val="21"/>
                </w:rPr>
                <w:delText>사유를</w:delText>
              </w:r>
              <w:r w:rsidRPr="002A5E52" w:rsidDel="002120E7">
                <w:rPr>
                  <w:rFonts w:ascii="Arial" w:eastAsia="Malgun Gothic" w:hAnsi="Arial" w:cs="Arial"/>
                  <w:color w:val="000000"/>
                  <w:sz w:val="21"/>
                  <w:szCs w:val="21"/>
                </w:rPr>
                <w:delText xml:space="preserve"> </w:delText>
              </w:r>
            </w:del>
            <w:r w:rsidRPr="002A5E52">
              <w:rPr>
                <w:rFonts w:ascii="Arial" w:eastAsia="Malgun Gothic" w:hAnsi="Arial" w:cs="Arial"/>
                <w:color w:val="000000"/>
                <w:sz w:val="21"/>
                <w:szCs w:val="21"/>
              </w:rPr>
              <w:t>지체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없이</w:t>
            </w:r>
            <w:r w:rsidRPr="002A5E52">
              <w:rPr>
                <w:rFonts w:ascii="Arial" w:eastAsia="Malgun Gothic" w:hAnsi="Arial" w:cs="Arial"/>
                <w:color w:val="000000"/>
                <w:sz w:val="21"/>
                <w:szCs w:val="21"/>
              </w:rPr>
              <w:t xml:space="preserve"> </w:t>
            </w:r>
            <w:del w:id="543" w:author="Mia Choi" w:date="2021-07-25T16:28:00Z">
              <w:r w:rsidRPr="002A5E52" w:rsidDel="002120E7">
                <w:rPr>
                  <w:rFonts w:ascii="Arial" w:eastAsia="Malgun Gothic" w:hAnsi="Arial" w:cs="Arial"/>
                  <w:color w:val="000000"/>
                  <w:sz w:val="21"/>
                  <w:szCs w:val="21"/>
                </w:rPr>
                <w:delText>신고하여야</w:delText>
              </w:r>
              <w:r w:rsidRPr="002A5E52" w:rsidDel="002120E7">
                <w:rPr>
                  <w:rFonts w:ascii="Arial" w:eastAsia="Malgun Gothic" w:hAnsi="Arial" w:cs="Arial"/>
                  <w:color w:val="000000"/>
                  <w:sz w:val="21"/>
                  <w:szCs w:val="21"/>
                </w:rPr>
                <w:delText xml:space="preserve"> </w:delText>
              </w:r>
            </w:del>
            <w:ins w:id="544" w:author="Mia Choi" w:date="2021-07-25T16:28:00Z">
              <w:r w:rsidRPr="002A5E52">
                <w:rPr>
                  <w:rFonts w:ascii="Arial" w:eastAsia="Malgun Gothic" w:hAnsi="Arial" w:cs="Arial"/>
                  <w:color w:val="000000"/>
                  <w:sz w:val="21"/>
                  <w:szCs w:val="21"/>
                </w:rPr>
                <w:t>회사에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통지하여야</w:t>
              </w:r>
              <w:r w:rsidRPr="002A5E52">
                <w:rPr>
                  <w:rFonts w:ascii="Arial" w:eastAsia="Malgun Gothic" w:hAnsi="Arial" w:cs="Arial"/>
                  <w:color w:val="000000"/>
                  <w:sz w:val="21"/>
                  <w:szCs w:val="21"/>
                </w:rPr>
                <w:t xml:space="preserve"> </w:t>
              </w:r>
            </w:ins>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tcPr>
          <w:p w14:paraId="0F7662F1" w14:textId="6F0B93B1" w:rsidR="00A809CD" w:rsidRPr="002A5E52" w:rsidRDefault="00A809CD" w:rsidP="00A809CD">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В случае изменения адреса проживания, имени и других сведений, указанных в трудовом договоре, Работник обязан незамедлительно уведомить Компанию об изменениях.</w:t>
            </w:r>
          </w:p>
        </w:tc>
        <w:tc>
          <w:tcPr>
            <w:tcW w:w="1667" w:type="pct"/>
          </w:tcPr>
          <w:p w14:paraId="4BBE69AD" w14:textId="2919DB86" w:rsidR="00A809CD" w:rsidRPr="002A5E52" w:rsidRDefault="00A809CD" w:rsidP="00475E3E">
            <w:pPr>
              <w:rPr>
                <w:rFonts w:ascii="Arial" w:eastAsia="Malgun Gothic" w:hAnsi="Arial" w:cs="Arial"/>
                <w:color w:val="000000"/>
                <w:sz w:val="21"/>
                <w:szCs w:val="21"/>
                <w:lang w:val="en-GB"/>
              </w:rPr>
            </w:pPr>
            <w:r w:rsidRPr="002A5E52">
              <w:rPr>
                <w:rFonts w:ascii="Arial" w:eastAsia="Malgun Gothic" w:hAnsi="Arial" w:cs="Arial"/>
                <w:color w:val="000000"/>
                <w:sz w:val="21"/>
                <w:szCs w:val="21"/>
                <w:lang w:val="en-GB"/>
              </w:rPr>
              <w:t xml:space="preserve">In case of changes in the Employee’s address of residence, name and other information specified in the </w:t>
            </w:r>
            <w:r w:rsidRPr="002A5E52">
              <w:rPr>
                <w:rFonts w:ascii="Arial" w:eastAsia="Malgun Gothic" w:hAnsi="Arial" w:cs="Arial"/>
                <w:color w:val="000000"/>
                <w:sz w:val="21"/>
                <w:szCs w:val="21"/>
              </w:rPr>
              <w:t>employment agreement</w:t>
            </w:r>
            <w:r w:rsidRPr="002A5E52">
              <w:rPr>
                <w:rFonts w:ascii="Arial" w:eastAsia="Malgun Gothic" w:hAnsi="Arial" w:cs="Arial"/>
                <w:color w:val="000000"/>
                <w:sz w:val="21"/>
                <w:szCs w:val="21"/>
                <w:lang w:val="en-GB"/>
              </w:rPr>
              <w:t>, the Employee shall immediately notify the Company of the changes.</w:t>
            </w:r>
          </w:p>
        </w:tc>
      </w:tr>
      <w:tr w:rsidR="00A809CD" w:rsidRPr="002A5E52" w14:paraId="67418992" w14:textId="77777777" w:rsidTr="002103A2">
        <w:tc>
          <w:tcPr>
            <w:tcW w:w="1666" w:type="pct"/>
          </w:tcPr>
          <w:p w14:paraId="6C7B5D3C" w14:textId="35C67026" w:rsidR="00A809CD" w:rsidRPr="002A5E52" w:rsidRDefault="00A809CD" w:rsidP="00A809CD">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lastRenderedPageBreak/>
              <w:t>제</w:t>
            </w:r>
            <w:r w:rsidRPr="002A5E52">
              <w:rPr>
                <w:rFonts w:ascii="Arial" w:eastAsia="Malgun Gothic" w:hAnsi="Arial" w:cs="Arial"/>
                <w:b/>
                <w:bCs/>
                <w:color w:val="000000"/>
                <w:sz w:val="21"/>
                <w:szCs w:val="21"/>
              </w:rPr>
              <w:t xml:space="preserve"> 2</w:t>
            </w:r>
            <w:proofErr w:type="gramEnd"/>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절</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근무</w:t>
            </w:r>
          </w:p>
        </w:tc>
        <w:tc>
          <w:tcPr>
            <w:tcW w:w="1667" w:type="pct"/>
          </w:tcPr>
          <w:p w14:paraId="53B4BEFB" w14:textId="59A49CEC" w:rsidR="00A809CD" w:rsidRPr="002A5E52" w:rsidRDefault="00782CD8" w:rsidP="00A809CD">
            <w:pPr>
              <w:rPr>
                <w:rFonts w:ascii="Arial" w:eastAsia="Malgun Gothic" w:hAnsi="Arial" w:cs="Arial"/>
                <w:b/>
                <w:bCs/>
                <w:color w:val="000000"/>
                <w:sz w:val="21"/>
                <w:szCs w:val="21"/>
                <w:lang w:val="ru-RU"/>
              </w:rPr>
            </w:pPr>
            <w:r w:rsidRPr="002A5E52">
              <w:rPr>
                <w:rFonts w:ascii="Arial" w:eastAsia="Malgun Gothic" w:hAnsi="Arial" w:cs="Arial"/>
                <w:b/>
                <w:bCs/>
                <w:sz w:val="21"/>
                <w:szCs w:val="21"/>
                <w:lang w:val="ru-RU"/>
              </w:rPr>
              <w:t xml:space="preserve">ГЛАВА </w:t>
            </w:r>
            <w:r w:rsidR="00A809CD" w:rsidRPr="002A5E52">
              <w:rPr>
                <w:rFonts w:ascii="Arial" w:eastAsia="Malgun Gothic" w:hAnsi="Arial" w:cs="Arial"/>
                <w:b/>
                <w:bCs/>
                <w:sz w:val="21"/>
                <w:szCs w:val="21"/>
                <w:lang w:val="ru-RU"/>
              </w:rPr>
              <w:t>2. У</w:t>
            </w:r>
            <w:r w:rsidRPr="002A5E52">
              <w:rPr>
                <w:rFonts w:ascii="Arial" w:eastAsia="Malgun Gothic" w:hAnsi="Arial" w:cs="Arial"/>
                <w:b/>
                <w:bCs/>
                <w:sz w:val="21"/>
                <w:szCs w:val="21"/>
                <w:lang w:val="ru-RU"/>
              </w:rPr>
              <w:t>СЛОВИЯ ТРУДА НА РАБОЧЕМ МЕСТЕ</w:t>
            </w:r>
          </w:p>
        </w:tc>
        <w:tc>
          <w:tcPr>
            <w:tcW w:w="1667" w:type="pct"/>
          </w:tcPr>
          <w:p w14:paraId="580F8A82" w14:textId="147C4EFF" w:rsidR="00A809CD" w:rsidRPr="002A5E52" w:rsidRDefault="00A809CD" w:rsidP="00A809CD">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C</w:t>
            </w:r>
            <w:r w:rsidR="00782CD8" w:rsidRPr="002A5E52">
              <w:rPr>
                <w:rFonts w:ascii="Arial" w:eastAsia="Malgun Gothic" w:hAnsi="Arial" w:cs="Arial"/>
                <w:b/>
                <w:bCs/>
                <w:color w:val="000000"/>
                <w:sz w:val="21"/>
                <w:szCs w:val="21"/>
                <w:lang w:val="en-GB"/>
              </w:rPr>
              <w:t>HAPTER</w:t>
            </w:r>
            <w:r w:rsidRPr="002A5E52">
              <w:rPr>
                <w:rFonts w:ascii="Arial" w:eastAsia="Malgun Gothic" w:hAnsi="Arial" w:cs="Arial"/>
                <w:b/>
                <w:bCs/>
                <w:color w:val="000000"/>
                <w:sz w:val="21"/>
                <w:szCs w:val="21"/>
              </w:rPr>
              <w:t xml:space="preserve"> 2. </w:t>
            </w:r>
            <w:r w:rsidR="00782CD8" w:rsidRPr="002A5E52">
              <w:rPr>
                <w:rFonts w:ascii="Arial" w:eastAsia="Malgun Gothic" w:hAnsi="Arial" w:cs="Arial"/>
                <w:b/>
                <w:bCs/>
                <w:color w:val="000000"/>
                <w:sz w:val="21"/>
                <w:szCs w:val="21"/>
              </w:rPr>
              <w:t>WORKING CONDITIONS AT THE WORKPLACE</w:t>
            </w:r>
          </w:p>
        </w:tc>
      </w:tr>
      <w:tr w:rsidR="00A809CD" w:rsidRPr="002A5E52" w14:paraId="35DB5EEB" w14:textId="77777777" w:rsidTr="002103A2">
        <w:tc>
          <w:tcPr>
            <w:tcW w:w="1666" w:type="pct"/>
          </w:tcPr>
          <w:p w14:paraId="4B6CEDCB" w14:textId="153F01DC" w:rsidR="00A809CD" w:rsidRPr="002A5E52" w:rsidRDefault="00A809CD" w:rsidP="00A809CD">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24</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근무의</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구분</w:t>
            </w:r>
            <w:r w:rsidRPr="002A5E52">
              <w:rPr>
                <w:rFonts w:ascii="Arial" w:eastAsia="Malgun Gothic" w:hAnsi="Arial" w:cs="Arial"/>
                <w:b/>
                <w:bCs/>
                <w:color w:val="000000"/>
                <w:sz w:val="21"/>
                <w:szCs w:val="21"/>
              </w:rPr>
              <w:t>)</w:t>
            </w:r>
          </w:p>
        </w:tc>
        <w:tc>
          <w:tcPr>
            <w:tcW w:w="1667" w:type="pct"/>
          </w:tcPr>
          <w:p w14:paraId="2CEB6541" w14:textId="6591CB03" w:rsidR="00A809CD" w:rsidRPr="002A5E52" w:rsidRDefault="00A809CD" w:rsidP="00A809CD">
            <w:pPr>
              <w:rPr>
                <w:rFonts w:ascii="Arial" w:eastAsia="Malgun Gothic" w:hAnsi="Arial" w:cs="Arial"/>
                <w:b/>
                <w:bCs/>
                <w:color w:val="000000"/>
                <w:sz w:val="21"/>
                <w:szCs w:val="21"/>
                <w:lang w:val="ru-RU"/>
              </w:rPr>
            </w:pPr>
            <w:r w:rsidRPr="002A5E52">
              <w:rPr>
                <w:rFonts w:ascii="Arial" w:eastAsia="Malgun Gothic" w:hAnsi="Arial" w:cs="Arial"/>
                <w:b/>
                <w:bCs/>
                <w:sz w:val="21"/>
                <w:szCs w:val="21"/>
                <w:lang w:val="ru-RU"/>
              </w:rPr>
              <w:t>Статья 24 (Рабочая неделя и режим рабочего дня)</w:t>
            </w:r>
          </w:p>
        </w:tc>
        <w:tc>
          <w:tcPr>
            <w:tcW w:w="1667" w:type="pct"/>
          </w:tcPr>
          <w:p w14:paraId="5D9846A7" w14:textId="3E6982F7" w:rsidR="00A809CD" w:rsidRPr="002A5E52" w:rsidRDefault="00A809CD" w:rsidP="00A809CD">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24 (Working week and working hours)</w:t>
            </w:r>
          </w:p>
        </w:tc>
      </w:tr>
      <w:tr w:rsidR="00A809CD" w:rsidRPr="002A5E52" w14:paraId="6B441160" w14:textId="77777777" w:rsidTr="002103A2">
        <w:tc>
          <w:tcPr>
            <w:tcW w:w="1666" w:type="pct"/>
          </w:tcPr>
          <w:p w14:paraId="0286902D" w14:textId="25035CB1" w:rsidR="00A809CD" w:rsidRPr="002A5E52" w:rsidRDefault="00A809CD" w:rsidP="00A809CD">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1. </w:t>
            </w:r>
            <w:r w:rsidRPr="002A5E52">
              <w:rPr>
                <w:rFonts w:ascii="Arial" w:eastAsia="Malgun Gothic" w:hAnsi="Arial" w:cs="Arial"/>
                <w:color w:val="000000"/>
                <w:sz w:val="21"/>
                <w:szCs w:val="21"/>
              </w:rPr>
              <w:t>근무는</w:t>
            </w:r>
            <w:r w:rsidRPr="002A5E52">
              <w:rPr>
                <w:rFonts w:ascii="Arial" w:eastAsia="Malgun Gothic" w:hAnsi="Arial" w:cs="Arial"/>
                <w:color w:val="000000"/>
                <w:sz w:val="21"/>
                <w:szCs w:val="21"/>
              </w:rPr>
              <w:t xml:space="preserve"> </w:t>
            </w:r>
            <w:proofErr w:type="spellStart"/>
            <w:r w:rsidRPr="002A5E52">
              <w:rPr>
                <w:rFonts w:ascii="Arial" w:eastAsia="Malgun Gothic" w:hAnsi="Arial" w:cs="Arial"/>
                <w:color w:val="000000"/>
                <w:sz w:val="21"/>
                <w:szCs w:val="21"/>
              </w:rPr>
              <w:t>주간근무이며</w:t>
            </w:r>
            <w:proofErr w:type="spell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통상근무의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시업</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종업의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시각은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다음과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같이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하되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계절에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따라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변경할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있다</w:t>
            </w:r>
            <w:r w:rsidRPr="002A5E52">
              <w:rPr>
                <w:rFonts w:ascii="Arial" w:eastAsia="Malgun Gothic" w:hAnsi="Arial" w:cs="Arial"/>
                <w:color w:val="000000"/>
                <w:sz w:val="21"/>
                <w:szCs w:val="21"/>
              </w:rPr>
              <w:t>.</w:t>
            </w:r>
          </w:p>
        </w:tc>
        <w:tc>
          <w:tcPr>
            <w:tcW w:w="1667" w:type="pct"/>
          </w:tcPr>
          <w:p w14:paraId="7F55C8CA" w14:textId="253805A6" w:rsidR="00A809CD" w:rsidRPr="002A5E52" w:rsidRDefault="00A809CD" w:rsidP="00A809CD">
            <w:pPr>
              <w:pStyle w:val="af"/>
              <w:numPr>
                <w:ilvl w:val="0"/>
                <w:numId w:val="130"/>
              </w:numPr>
              <w:ind w:left="709" w:hanging="709"/>
              <w:rPr>
                <w:rFonts w:ascii="Arial" w:eastAsia="Malgun Gothic" w:hAnsi="Arial" w:cs="Arial"/>
                <w:color w:val="000000"/>
                <w:sz w:val="21"/>
                <w:szCs w:val="21"/>
                <w:lang w:val="ru-RU"/>
              </w:rPr>
            </w:pPr>
            <w:r w:rsidRPr="002A5E52">
              <w:rPr>
                <w:rFonts w:ascii="Arial" w:eastAsia="Malgun Gothic" w:hAnsi="Arial" w:cs="Arial"/>
                <w:sz w:val="21"/>
                <w:szCs w:val="21"/>
                <w:lang w:val="ru-RU"/>
              </w:rPr>
              <w:t>Устанавливается пятидневная рабочая неделя с нижеуказанной длительностью рабочего дня.</w:t>
            </w:r>
          </w:p>
        </w:tc>
        <w:tc>
          <w:tcPr>
            <w:tcW w:w="1667" w:type="pct"/>
          </w:tcPr>
          <w:p w14:paraId="1904E14D" w14:textId="65ECF0C3" w:rsidR="00A809CD" w:rsidRPr="002A5E52" w:rsidRDefault="00A809CD" w:rsidP="00D00AB4">
            <w:pPr>
              <w:pStyle w:val="af"/>
              <w:numPr>
                <w:ilvl w:val="0"/>
                <w:numId w:val="133"/>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 xml:space="preserve">A </w:t>
            </w:r>
            <w:r w:rsidRPr="002A5E52">
              <w:rPr>
                <w:rFonts w:ascii="Arial" w:eastAsia="Malgun Gothic" w:hAnsi="Arial" w:cs="Arial"/>
                <w:sz w:val="21"/>
                <w:szCs w:val="21"/>
              </w:rPr>
              <w:t>five</w:t>
            </w:r>
            <w:r w:rsidRPr="002A5E52">
              <w:rPr>
                <w:rFonts w:ascii="Arial" w:eastAsia="Malgun Gothic" w:hAnsi="Arial" w:cs="Arial"/>
                <w:color w:val="000000"/>
                <w:sz w:val="21"/>
                <w:szCs w:val="21"/>
              </w:rPr>
              <w:t xml:space="preserve">-day working week is established with the following working hours, which may vary </w:t>
            </w:r>
            <w:r w:rsidRPr="002A5E52">
              <w:rPr>
                <w:rFonts w:ascii="Arial" w:eastAsia="Malgun Gothic" w:hAnsi="Arial" w:cs="Arial"/>
                <w:sz w:val="21"/>
                <w:szCs w:val="21"/>
              </w:rPr>
              <w:t>depending</w:t>
            </w:r>
            <w:r w:rsidRPr="002A5E52">
              <w:rPr>
                <w:rFonts w:ascii="Arial" w:eastAsia="Malgun Gothic" w:hAnsi="Arial" w:cs="Arial"/>
                <w:color w:val="000000"/>
                <w:sz w:val="21"/>
                <w:szCs w:val="21"/>
              </w:rPr>
              <w:t xml:space="preserve"> on the season.</w:t>
            </w:r>
          </w:p>
        </w:tc>
      </w:tr>
      <w:tr w:rsidR="00A809CD" w:rsidRPr="002A5E52" w14:paraId="2C8A838B" w14:textId="77777777" w:rsidTr="002103A2">
        <w:tc>
          <w:tcPr>
            <w:tcW w:w="1666" w:type="pct"/>
          </w:tcPr>
          <w:p w14:paraId="36DC1607" w14:textId="0D07BC69" w:rsidR="00A809CD" w:rsidRPr="002A5E52" w:rsidRDefault="00A809CD" w:rsidP="00A809CD">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1) </w:t>
            </w:r>
            <w:proofErr w:type="gramStart"/>
            <w:r w:rsidRPr="002A5E52">
              <w:rPr>
                <w:rFonts w:ascii="Arial" w:eastAsia="Malgun Gothic" w:hAnsi="Arial" w:cs="Arial"/>
                <w:color w:val="000000"/>
                <w:sz w:val="21"/>
                <w:szCs w:val="21"/>
              </w:rPr>
              <w:t>시업시간</w:t>
            </w:r>
            <w:r w:rsidRPr="002A5E52">
              <w:rPr>
                <w:rFonts w:ascii="Arial" w:eastAsia="Malgun Gothic" w:hAnsi="Arial" w:cs="Arial"/>
                <w:color w:val="000000"/>
                <w:sz w:val="21"/>
                <w:szCs w:val="21"/>
              </w:rPr>
              <w:t xml:space="preserve"> :</w:t>
            </w:r>
            <w:proofErr w:type="gram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오전</w:t>
            </w:r>
            <w:r w:rsidRPr="002A5E52">
              <w:rPr>
                <w:rFonts w:ascii="Arial" w:eastAsia="Malgun Gothic" w:hAnsi="Arial" w:cs="Arial"/>
                <w:color w:val="000000"/>
                <w:sz w:val="21"/>
                <w:szCs w:val="21"/>
              </w:rPr>
              <w:t xml:space="preserve"> 9</w:t>
            </w:r>
            <w:r w:rsidRPr="002A5E52">
              <w:rPr>
                <w:rFonts w:ascii="Arial" w:eastAsia="Malgun Gothic" w:hAnsi="Arial" w:cs="Arial"/>
                <w:color w:val="000000"/>
                <w:sz w:val="21"/>
                <w:szCs w:val="21"/>
              </w:rPr>
              <w:t>시</w:t>
            </w:r>
            <w:r w:rsidRPr="002A5E52">
              <w:rPr>
                <w:rFonts w:ascii="Arial" w:eastAsia="Malgun Gothic" w:hAnsi="Arial" w:cs="Arial"/>
                <w:color w:val="000000"/>
                <w:sz w:val="21"/>
                <w:szCs w:val="21"/>
              </w:rPr>
              <w:t xml:space="preserve"> 00</w:t>
            </w:r>
            <w:r w:rsidRPr="002A5E52">
              <w:rPr>
                <w:rFonts w:ascii="Arial" w:eastAsia="Malgun Gothic" w:hAnsi="Arial" w:cs="Arial"/>
                <w:color w:val="000000"/>
                <w:sz w:val="21"/>
                <w:szCs w:val="21"/>
              </w:rPr>
              <w:t>분</w:t>
            </w:r>
          </w:p>
        </w:tc>
        <w:tc>
          <w:tcPr>
            <w:tcW w:w="1667" w:type="pct"/>
          </w:tcPr>
          <w:p w14:paraId="3445CA88" w14:textId="7741B3CE" w:rsidR="00A809CD" w:rsidRPr="002A5E52" w:rsidRDefault="00A809CD" w:rsidP="00A809CD">
            <w:pPr>
              <w:pStyle w:val="af"/>
              <w:numPr>
                <w:ilvl w:val="0"/>
                <w:numId w:val="131"/>
              </w:numPr>
              <w:rPr>
                <w:rFonts w:ascii="Arial" w:eastAsia="Malgun Gothic" w:hAnsi="Arial" w:cs="Arial"/>
                <w:sz w:val="21"/>
                <w:szCs w:val="21"/>
                <w:lang w:val="ru-RU"/>
              </w:rPr>
            </w:pPr>
            <w:r w:rsidRPr="002A5E52">
              <w:rPr>
                <w:rFonts w:ascii="Arial" w:eastAsia="Malgun Gothic" w:hAnsi="Arial" w:cs="Arial"/>
                <w:sz w:val="21"/>
                <w:szCs w:val="21"/>
                <w:lang w:val="ru-RU"/>
              </w:rPr>
              <w:t xml:space="preserve">Начало рабочего дня: 9:00 </w:t>
            </w:r>
          </w:p>
        </w:tc>
        <w:tc>
          <w:tcPr>
            <w:tcW w:w="1667" w:type="pct"/>
          </w:tcPr>
          <w:p w14:paraId="7477A1E3" w14:textId="4DDD521D" w:rsidR="00A809CD" w:rsidRPr="002A5E52" w:rsidRDefault="00A809CD" w:rsidP="00D00AB4">
            <w:pPr>
              <w:pStyle w:val="af"/>
              <w:numPr>
                <w:ilvl w:val="0"/>
                <w:numId w:val="132"/>
              </w:numPr>
              <w:rPr>
                <w:rFonts w:ascii="Arial" w:eastAsia="Malgun Gothic" w:hAnsi="Arial" w:cs="Arial"/>
                <w:color w:val="000000"/>
                <w:sz w:val="21"/>
                <w:szCs w:val="21"/>
                <w:lang w:val="en-GB"/>
              </w:rPr>
            </w:pPr>
            <w:r w:rsidRPr="002A5E52">
              <w:rPr>
                <w:rFonts w:ascii="Arial" w:eastAsia="Malgun Gothic" w:hAnsi="Arial" w:cs="Arial"/>
                <w:color w:val="000000"/>
                <w:sz w:val="21"/>
                <w:szCs w:val="21"/>
              </w:rPr>
              <w:t>Start of the working day: 9:00</w:t>
            </w:r>
          </w:p>
        </w:tc>
      </w:tr>
      <w:tr w:rsidR="00A809CD" w:rsidRPr="002A5E52" w14:paraId="25468DCD" w14:textId="77777777" w:rsidTr="002103A2">
        <w:tc>
          <w:tcPr>
            <w:tcW w:w="1666" w:type="pct"/>
          </w:tcPr>
          <w:p w14:paraId="6F94A727" w14:textId="7CD3ADE8" w:rsidR="00A809CD" w:rsidRPr="002A5E52" w:rsidRDefault="00A809CD" w:rsidP="00A809CD">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2) </w:t>
            </w:r>
            <w:proofErr w:type="gramStart"/>
            <w:r w:rsidRPr="002A5E52">
              <w:rPr>
                <w:rFonts w:ascii="Arial" w:eastAsia="Malgun Gothic" w:hAnsi="Arial" w:cs="Arial"/>
                <w:color w:val="000000"/>
                <w:sz w:val="21"/>
                <w:szCs w:val="21"/>
              </w:rPr>
              <w:t>종업시간</w:t>
            </w:r>
            <w:r w:rsidRPr="002A5E52">
              <w:rPr>
                <w:rFonts w:ascii="Arial" w:eastAsia="Malgun Gothic" w:hAnsi="Arial" w:cs="Arial"/>
                <w:color w:val="000000"/>
                <w:sz w:val="21"/>
                <w:szCs w:val="21"/>
              </w:rPr>
              <w:t xml:space="preserve"> :</w:t>
            </w:r>
            <w:proofErr w:type="gram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오후</w:t>
            </w:r>
            <w:r w:rsidRPr="002A5E52">
              <w:rPr>
                <w:rFonts w:ascii="Arial" w:eastAsia="Malgun Gothic" w:hAnsi="Arial" w:cs="Arial"/>
                <w:color w:val="000000"/>
                <w:sz w:val="21"/>
                <w:szCs w:val="21"/>
              </w:rPr>
              <w:t xml:space="preserve"> 6</w:t>
            </w:r>
            <w:r w:rsidRPr="002A5E52">
              <w:rPr>
                <w:rFonts w:ascii="Arial" w:eastAsia="Malgun Gothic" w:hAnsi="Arial" w:cs="Arial"/>
                <w:color w:val="000000"/>
                <w:sz w:val="21"/>
                <w:szCs w:val="21"/>
              </w:rPr>
              <w:t>시</w:t>
            </w:r>
            <w:r w:rsidRPr="002A5E52">
              <w:rPr>
                <w:rFonts w:ascii="Arial" w:eastAsia="Malgun Gothic" w:hAnsi="Arial" w:cs="Arial"/>
                <w:color w:val="000000"/>
                <w:sz w:val="21"/>
                <w:szCs w:val="21"/>
              </w:rPr>
              <w:t xml:space="preserve"> 00</w:t>
            </w:r>
            <w:r w:rsidRPr="002A5E52">
              <w:rPr>
                <w:rFonts w:ascii="Arial" w:eastAsia="Malgun Gothic" w:hAnsi="Arial" w:cs="Arial"/>
                <w:color w:val="000000"/>
                <w:sz w:val="21"/>
                <w:szCs w:val="21"/>
              </w:rPr>
              <w:t>분</w:t>
            </w:r>
            <w:r w:rsidRPr="002A5E52">
              <w:rPr>
                <w:rFonts w:ascii="Arial" w:eastAsia="Malgun Gothic" w:hAnsi="Arial" w:cs="Arial"/>
                <w:color w:val="000000"/>
                <w:sz w:val="21"/>
                <w:szCs w:val="21"/>
              </w:rPr>
              <w:t xml:space="preserve"> </w:t>
            </w:r>
          </w:p>
        </w:tc>
        <w:tc>
          <w:tcPr>
            <w:tcW w:w="1667" w:type="pct"/>
          </w:tcPr>
          <w:p w14:paraId="34DD7AD4" w14:textId="2E9BE9DC" w:rsidR="00A809CD" w:rsidRPr="002A5E52" w:rsidRDefault="00A809CD" w:rsidP="00D00AB4">
            <w:pPr>
              <w:pStyle w:val="af"/>
              <w:numPr>
                <w:ilvl w:val="0"/>
                <w:numId w:val="131"/>
              </w:numPr>
              <w:rPr>
                <w:rFonts w:ascii="Arial" w:eastAsia="Malgun Gothic" w:hAnsi="Arial" w:cs="Arial"/>
                <w:sz w:val="21"/>
                <w:szCs w:val="21"/>
                <w:lang w:val="ru-RU"/>
              </w:rPr>
            </w:pPr>
            <w:r w:rsidRPr="002A5E52">
              <w:rPr>
                <w:rFonts w:ascii="Arial" w:eastAsia="Malgun Gothic" w:hAnsi="Arial" w:cs="Arial"/>
                <w:sz w:val="21"/>
                <w:szCs w:val="21"/>
                <w:lang w:val="ru-RU"/>
              </w:rPr>
              <w:t>Окончание рабочего дня: 18:00</w:t>
            </w:r>
          </w:p>
        </w:tc>
        <w:tc>
          <w:tcPr>
            <w:tcW w:w="1667" w:type="pct"/>
          </w:tcPr>
          <w:p w14:paraId="2FBDF401" w14:textId="3EA4043E" w:rsidR="00A809CD" w:rsidRPr="002A5E52" w:rsidRDefault="00A809CD" w:rsidP="00D00AB4">
            <w:pPr>
              <w:pStyle w:val="af"/>
              <w:numPr>
                <w:ilvl w:val="0"/>
                <w:numId w:val="132"/>
              </w:numPr>
              <w:rPr>
                <w:rFonts w:ascii="Arial" w:eastAsia="Malgun Gothic" w:hAnsi="Arial" w:cs="Arial"/>
                <w:color w:val="000000"/>
                <w:sz w:val="21"/>
                <w:szCs w:val="21"/>
              </w:rPr>
            </w:pPr>
            <w:r w:rsidRPr="002A5E52">
              <w:rPr>
                <w:rFonts w:ascii="Arial" w:eastAsia="Malgun Gothic" w:hAnsi="Arial" w:cs="Arial"/>
                <w:color w:val="000000"/>
                <w:sz w:val="21"/>
                <w:szCs w:val="21"/>
              </w:rPr>
              <w:t>End of the working day: 18:00</w:t>
            </w:r>
          </w:p>
        </w:tc>
      </w:tr>
      <w:tr w:rsidR="00A809CD" w:rsidRPr="002A5E52" w14:paraId="7A7832C2" w14:textId="77777777" w:rsidTr="002103A2">
        <w:tc>
          <w:tcPr>
            <w:tcW w:w="1666" w:type="pct"/>
          </w:tcPr>
          <w:p w14:paraId="61213B66" w14:textId="5FC38C19" w:rsidR="00A809CD" w:rsidRPr="002A5E52" w:rsidRDefault="00A809CD" w:rsidP="00A809CD">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3) </w:t>
            </w:r>
            <w:proofErr w:type="gramStart"/>
            <w:r w:rsidRPr="002A5E52">
              <w:rPr>
                <w:rFonts w:ascii="Arial" w:eastAsia="Malgun Gothic" w:hAnsi="Arial" w:cs="Arial"/>
                <w:color w:val="000000"/>
                <w:sz w:val="21"/>
                <w:szCs w:val="21"/>
              </w:rPr>
              <w:t>점심시간</w:t>
            </w:r>
            <w:r w:rsidRPr="002A5E52">
              <w:rPr>
                <w:rFonts w:ascii="Arial" w:eastAsia="Malgun Gothic" w:hAnsi="Arial" w:cs="Arial"/>
                <w:color w:val="000000"/>
                <w:sz w:val="21"/>
                <w:szCs w:val="21"/>
              </w:rPr>
              <w:t xml:space="preserve"> :</w:t>
            </w:r>
            <w:proofErr w:type="gramEnd"/>
            <w:r w:rsidRPr="002A5E52">
              <w:rPr>
                <w:rFonts w:ascii="Arial" w:eastAsia="Malgun Gothic" w:hAnsi="Arial" w:cs="Arial"/>
                <w:color w:val="000000"/>
                <w:sz w:val="21"/>
                <w:szCs w:val="21"/>
              </w:rPr>
              <w:t xml:space="preserve"> 12</w:t>
            </w:r>
            <w:r w:rsidRPr="002A5E52">
              <w:rPr>
                <w:rFonts w:ascii="Arial" w:eastAsia="Malgun Gothic" w:hAnsi="Arial" w:cs="Arial"/>
                <w:color w:val="000000"/>
                <w:sz w:val="21"/>
                <w:szCs w:val="21"/>
              </w:rPr>
              <w:t>시</w:t>
            </w:r>
            <w:r w:rsidRPr="002A5E52">
              <w:rPr>
                <w:rFonts w:ascii="Arial" w:eastAsia="Malgun Gothic" w:hAnsi="Arial" w:cs="Arial"/>
                <w:color w:val="000000"/>
                <w:sz w:val="21"/>
                <w:szCs w:val="21"/>
              </w:rPr>
              <w:t>30</w:t>
            </w:r>
            <w:r w:rsidRPr="002A5E52">
              <w:rPr>
                <w:rFonts w:ascii="Arial" w:eastAsia="Malgun Gothic" w:hAnsi="Arial" w:cs="Arial"/>
                <w:color w:val="000000"/>
                <w:sz w:val="21"/>
                <w:szCs w:val="21"/>
              </w:rPr>
              <w:t>분</w:t>
            </w:r>
            <w:r w:rsidRPr="002A5E52">
              <w:rPr>
                <w:rFonts w:ascii="Cambria Math" w:eastAsia="Malgun Gothic" w:hAnsi="Cambria Math" w:cs="Cambria Math"/>
                <w:color w:val="000000"/>
                <w:sz w:val="21"/>
                <w:szCs w:val="21"/>
              </w:rPr>
              <w:t>∼</w:t>
            </w:r>
            <w:r w:rsidRPr="002A5E52">
              <w:rPr>
                <w:rFonts w:ascii="Arial" w:eastAsia="Malgun Gothic" w:hAnsi="Arial" w:cs="Arial"/>
                <w:color w:val="000000"/>
                <w:sz w:val="21"/>
                <w:szCs w:val="21"/>
              </w:rPr>
              <w:t>13</w:t>
            </w:r>
            <w:r w:rsidRPr="002A5E52">
              <w:rPr>
                <w:rFonts w:ascii="Arial" w:eastAsia="Malgun Gothic" w:hAnsi="Arial" w:cs="Arial"/>
                <w:color w:val="000000"/>
                <w:sz w:val="21"/>
                <w:szCs w:val="21"/>
              </w:rPr>
              <w:t>시</w:t>
            </w:r>
            <w:r w:rsidRPr="002A5E52">
              <w:rPr>
                <w:rFonts w:ascii="Arial" w:eastAsia="Malgun Gothic" w:hAnsi="Arial" w:cs="Arial"/>
                <w:color w:val="000000"/>
                <w:sz w:val="21"/>
                <w:szCs w:val="21"/>
              </w:rPr>
              <w:t>30</w:t>
            </w:r>
            <w:r w:rsidRPr="002A5E52">
              <w:rPr>
                <w:rFonts w:ascii="Arial" w:eastAsia="Malgun Gothic" w:hAnsi="Arial" w:cs="Arial"/>
                <w:color w:val="000000"/>
                <w:sz w:val="21"/>
                <w:szCs w:val="21"/>
              </w:rPr>
              <w:t>분</w:t>
            </w:r>
            <w:r w:rsidRPr="002A5E52">
              <w:rPr>
                <w:rFonts w:ascii="Arial" w:eastAsia="Malgun Gothic" w:hAnsi="Arial" w:cs="Arial"/>
                <w:color w:val="000000"/>
                <w:sz w:val="21"/>
                <w:szCs w:val="21"/>
              </w:rPr>
              <w:t>(</w:t>
            </w:r>
            <w:ins w:id="545" w:author="Mia Choi" w:date="2021-07-25T16:30:00Z">
              <w:r w:rsidRPr="002A5E52">
                <w:rPr>
                  <w:rFonts w:ascii="Arial" w:eastAsia="Malgun Gothic" w:hAnsi="Arial" w:cs="Arial"/>
                  <w:color w:val="000000"/>
                  <w:sz w:val="21"/>
                  <w:szCs w:val="21"/>
                </w:rPr>
                <w:t>고용계약</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내부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근로규정에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따라</w:t>
              </w:r>
              <w:r w:rsidRPr="002A5E52">
                <w:rPr>
                  <w:rFonts w:ascii="Arial" w:eastAsia="Malgun Gothic" w:hAnsi="Arial" w:cs="Arial"/>
                  <w:color w:val="000000"/>
                  <w:sz w:val="21"/>
                  <w:szCs w:val="21"/>
                </w:rPr>
                <w:t xml:space="preserve"> </w:t>
              </w:r>
            </w:ins>
            <w:r w:rsidRPr="002A5E52">
              <w:rPr>
                <w:rFonts w:ascii="Arial" w:eastAsia="Malgun Gothic" w:hAnsi="Arial" w:cs="Arial"/>
                <w:color w:val="000000"/>
                <w:sz w:val="21"/>
                <w:szCs w:val="21"/>
              </w:rPr>
              <w:t>조정</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가능</w:t>
            </w:r>
            <w:r w:rsidRPr="002A5E52">
              <w:rPr>
                <w:rFonts w:ascii="Arial" w:eastAsia="Malgun Gothic" w:hAnsi="Arial" w:cs="Arial"/>
                <w:color w:val="000000"/>
                <w:sz w:val="21"/>
                <w:szCs w:val="21"/>
              </w:rPr>
              <w:t>)</w:t>
            </w:r>
          </w:p>
        </w:tc>
        <w:tc>
          <w:tcPr>
            <w:tcW w:w="1667" w:type="pct"/>
          </w:tcPr>
          <w:p w14:paraId="52F0A3A7" w14:textId="2E6778DC" w:rsidR="00A809CD" w:rsidRPr="002A5E52" w:rsidRDefault="00A809CD" w:rsidP="00D00AB4">
            <w:pPr>
              <w:pStyle w:val="af"/>
              <w:numPr>
                <w:ilvl w:val="0"/>
                <w:numId w:val="131"/>
              </w:numPr>
              <w:rPr>
                <w:rFonts w:ascii="Arial" w:eastAsia="Malgun Gothic" w:hAnsi="Arial" w:cs="Arial"/>
                <w:sz w:val="21"/>
                <w:szCs w:val="21"/>
                <w:lang w:val="ru-RU"/>
              </w:rPr>
            </w:pPr>
            <w:r w:rsidRPr="002A5E52">
              <w:rPr>
                <w:rFonts w:ascii="Arial" w:eastAsia="Malgun Gothic" w:hAnsi="Arial" w:cs="Arial"/>
                <w:sz w:val="21"/>
                <w:szCs w:val="21"/>
                <w:lang w:val="ru-RU"/>
              </w:rPr>
              <w:t>Обеденный перерыв: 12:30 – 13:30 (возможны изменения, устанавливаемые в трудовом договоре или иных локальных актах Компании)</w:t>
            </w:r>
          </w:p>
        </w:tc>
        <w:tc>
          <w:tcPr>
            <w:tcW w:w="1667" w:type="pct"/>
          </w:tcPr>
          <w:p w14:paraId="74C31136" w14:textId="354392F8" w:rsidR="00A809CD" w:rsidRPr="002A5E52" w:rsidRDefault="00A809CD" w:rsidP="00D00AB4">
            <w:pPr>
              <w:pStyle w:val="af"/>
              <w:numPr>
                <w:ilvl w:val="0"/>
                <w:numId w:val="132"/>
              </w:numPr>
              <w:rPr>
                <w:rFonts w:ascii="Arial" w:eastAsia="Malgun Gothic" w:hAnsi="Arial" w:cs="Arial"/>
                <w:color w:val="000000"/>
                <w:sz w:val="21"/>
                <w:szCs w:val="21"/>
              </w:rPr>
            </w:pPr>
            <w:r w:rsidRPr="002A5E52">
              <w:rPr>
                <w:rFonts w:ascii="Arial" w:eastAsia="Malgun Gothic" w:hAnsi="Arial" w:cs="Arial"/>
                <w:color w:val="000000"/>
                <w:sz w:val="21"/>
                <w:szCs w:val="21"/>
              </w:rPr>
              <w:t>Lunch break: 12:30 - 13:30 (subject to change)</w:t>
            </w:r>
          </w:p>
        </w:tc>
      </w:tr>
      <w:tr w:rsidR="00A809CD" w:rsidRPr="002A5E52" w14:paraId="1108CB64" w14:textId="77777777" w:rsidTr="002103A2">
        <w:tc>
          <w:tcPr>
            <w:tcW w:w="1666" w:type="pct"/>
          </w:tcPr>
          <w:p w14:paraId="05B4884C" w14:textId="6BE28DCB" w:rsidR="00A809CD" w:rsidRPr="002A5E52" w:rsidRDefault="00A809CD" w:rsidP="00A809CD">
            <w:pPr>
              <w:rPr>
                <w:rFonts w:ascii="Arial" w:eastAsia="Malgun Gothic" w:hAnsi="Arial" w:cs="Arial"/>
                <w:color w:val="000000"/>
                <w:sz w:val="21"/>
                <w:szCs w:val="21"/>
              </w:rPr>
            </w:pPr>
            <w:r w:rsidRPr="002A5E52">
              <w:rPr>
                <w:rFonts w:ascii="Arial" w:eastAsia="Malgun Gothic" w:hAnsi="Arial" w:cs="Arial"/>
                <w:sz w:val="21"/>
                <w:szCs w:val="21"/>
              </w:rPr>
              <w:t xml:space="preserve">2. </w:t>
            </w:r>
            <w:r w:rsidRPr="002A5E52">
              <w:rPr>
                <w:rFonts w:ascii="Arial" w:eastAsia="Malgun Gothic" w:hAnsi="Arial" w:cs="Arial"/>
                <w:sz w:val="21"/>
                <w:szCs w:val="21"/>
              </w:rPr>
              <w:t>회사는</w:t>
            </w:r>
            <w:ins w:id="546" w:author="Mia Choi" w:date="2021-07-25T16:31:00Z">
              <w:r w:rsidRPr="002A5E52">
                <w:rPr>
                  <w:rFonts w:ascii="Arial" w:eastAsia="Malgun Gothic" w:hAnsi="Arial" w:cs="Arial"/>
                  <w:sz w:val="21"/>
                  <w:szCs w:val="21"/>
                </w:rPr>
                <w:t xml:space="preserve"> </w:t>
              </w:r>
              <w:r w:rsidRPr="002A5E52">
                <w:rPr>
                  <w:rFonts w:ascii="Arial" w:eastAsia="Malgun Gothic" w:hAnsi="Arial" w:cs="Arial"/>
                  <w:sz w:val="21"/>
                  <w:szCs w:val="21"/>
                </w:rPr>
                <w:t>종업원과의</w:t>
              </w:r>
              <w:r w:rsidRPr="002A5E52">
                <w:rPr>
                  <w:rFonts w:ascii="Arial" w:eastAsia="Malgun Gothic" w:hAnsi="Arial" w:cs="Arial"/>
                  <w:sz w:val="21"/>
                  <w:szCs w:val="21"/>
                </w:rPr>
                <w:t xml:space="preserve"> </w:t>
              </w:r>
              <w:r w:rsidRPr="002A5E52">
                <w:rPr>
                  <w:rFonts w:ascii="Arial" w:eastAsia="Malgun Gothic" w:hAnsi="Arial" w:cs="Arial"/>
                  <w:sz w:val="21"/>
                  <w:szCs w:val="21"/>
                </w:rPr>
                <w:t>협의에</w:t>
              </w:r>
              <w:r w:rsidRPr="002A5E52">
                <w:rPr>
                  <w:rFonts w:ascii="Arial" w:eastAsia="Malgun Gothic" w:hAnsi="Arial" w:cs="Arial"/>
                  <w:sz w:val="21"/>
                  <w:szCs w:val="21"/>
                </w:rPr>
                <w:t xml:space="preserve"> </w:t>
              </w:r>
              <w:r w:rsidRPr="002A5E52">
                <w:rPr>
                  <w:rFonts w:ascii="Arial" w:eastAsia="Malgun Gothic" w:hAnsi="Arial" w:cs="Arial"/>
                  <w:sz w:val="21"/>
                  <w:szCs w:val="21"/>
                </w:rPr>
                <w:t>따라</w:t>
              </w:r>
            </w:ins>
            <w:r w:rsidRPr="002A5E52">
              <w:rPr>
                <w:rFonts w:ascii="Arial" w:eastAsia="Malgun Gothic" w:hAnsi="Arial" w:cs="Arial"/>
                <w:sz w:val="21"/>
                <w:szCs w:val="21"/>
              </w:rPr>
              <w:t xml:space="preserve"> </w:t>
            </w:r>
            <w:r w:rsidRPr="002A5E52">
              <w:rPr>
                <w:rFonts w:ascii="Arial" w:eastAsia="Malgun Gothic" w:hAnsi="Arial" w:cs="Arial"/>
                <w:sz w:val="21"/>
                <w:szCs w:val="21"/>
              </w:rPr>
              <w:t>업무의</w:t>
            </w:r>
            <w:r w:rsidRPr="002A5E52">
              <w:rPr>
                <w:rFonts w:ascii="Arial" w:eastAsia="Malgun Gothic" w:hAnsi="Arial" w:cs="Arial"/>
                <w:sz w:val="21"/>
                <w:szCs w:val="21"/>
              </w:rPr>
              <w:t xml:space="preserve"> </w:t>
            </w:r>
            <w:r w:rsidRPr="002A5E52">
              <w:rPr>
                <w:rFonts w:ascii="Arial" w:eastAsia="Malgun Gothic" w:hAnsi="Arial" w:cs="Arial"/>
                <w:sz w:val="21"/>
                <w:szCs w:val="21"/>
              </w:rPr>
              <w:t>효율적</w:t>
            </w:r>
            <w:r w:rsidRPr="002A5E52">
              <w:rPr>
                <w:rFonts w:ascii="Arial" w:eastAsia="Malgun Gothic" w:hAnsi="Arial" w:cs="Arial"/>
                <w:sz w:val="21"/>
                <w:szCs w:val="21"/>
              </w:rPr>
              <w:t xml:space="preserve"> </w:t>
            </w:r>
            <w:r w:rsidRPr="002A5E52">
              <w:rPr>
                <w:rFonts w:ascii="Arial" w:eastAsia="Malgun Gothic" w:hAnsi="Arial" w:cs="Arial"/>
                <w:sz w:val="21"/>
                <w:szCs w:val="21"/>
              </w:rPr>
              <w:t>추진과</w:t>
            </w:r>
            <w:r w:rsidRPr="002A5E52">
              <w:rPr>
                <w:rFonts w:ascii="Arial" w:eastAsia="Malgun Gothic" w:hAnsi="Arial" w:cs="Arial"/>
                <w:sz w:val="21"/>
                <w:szCs w:val="21"/>
              </w:rPr>
              <w:t xml:space="preserve"> </w:t>
            </w:r>
            <w:r w:rsidRPr="002A5E52">
              <w:rPr>
                <w:rFonts w:ascii="Arial" w:eastAsia="Malgun Gothic" w:hAnsi="Arial" w:cs="Arial"/>
                <w:sz w:val="21"/>
                <w:szCs w:val="21"/>
              </w:rPr>
              <w:t>일</w:t>
            </w:r>
            <w:r w:rsidRPr="002A5E52">
              <w:rPr>
                <w:rFonts w:ascii="Arial" w:eastAsia="Malgun Gothic" w:hAnsi="Arial" w:cs="Arial"/>
                <w:sz w:val="21"/>
                <w:szCs w:val="21"/>
              </w:rPr>
              <w:t>-</w:t>
            </w:r>
            <w:r w:rsidRPr="002A5E52">
              <w:rPr>
                <w:rFonts w:ascii="Arial" w:eastAsia="Malgun Gothic" w:hAnsi="Arial" w:cs="Arial"/>
                <w:sz w:val="21"/>
                <w:szCs w:val="21"/>
              </w:rPr>
              <w:t>가정</w:t>
            </w:r>
            <w:r w:rsidRPr="002A5E52">
              <w:rPr>
                <w:rFonts w:ascii="Arial" w:eastAsia="Malgun Gothic" w:hAnsi="Arial" w:cs="Arial"/>
                <w:sz w:val="21"/>
                <w:szCs w:val="21"/>
              </w:rPr>
              <w:t xml:space="preserve"> </w:t>
            </w:r>
            <w:r w:rsidRPr="002A5E52">
              <w:rPr>
                <w:rFonts w:ascii="Arial" w:eastAsia="Malgun Gothic" w:hAnsi="Arial" w:cs="Arial"/>
                <w:sz w:val="21"/>
                <w:szCs w:val="21"/>
              </w:rPr>
              <w:t>양립</w:t>
            </w:r>
            <w:r w:rsidRPr="002A5E52">
              <w:rPr>
                <w:rFonts w:ascii="Arial" w:eastAsia="Malgun Gothic" w:hAnsi="Arial" w:cs="Arial"/>
                <w:sz w:val="21"/>
                <w:szCs w:val="21"/>
              </w:rPr>
              <w:t xml:space="preserve"> </w:t>
            </w:r>
            <w:r w:rsidRPr="002A5E52">
              <w:rPr>
                <w:rFonts w:ascii="Arial" w:eastAsia="Malgun Gothic" w:hAnsi="Arial" w:cs="Arial"/>
                <w:sz w:val="21"/>
                <w:szCs w:val="21"/>
              </w:rPr>
              <w:t>지원을</w:t>
            </w:r>
            <w:r w:rsidRPr="002A5E52">
              <w:rPr>
                <w:rFonts w:ascii="Arial" w:eastAsia="Malgun Gothic" w:hAnsi="Arial" w:cs="Arial"/>
                <w:sz w:val="21"/>
                <w:szCs w:val="21"/>
              </w:rPr>
              <w:t xml:space="preserve"> </w:t>
            </w:r>
            <w:r w:rsidRPr="002A5E52">
              <w:rPr>
                <w:rFonts w:ascii="Arial" w:eastAsia="Malgun Gothic" w:hAnsi="Arial" w:cs="Arial"/>
                <w:sz w:val="21"/>
                <w:szCs w:val="21"/>
              </w:rPr>
              <w:t>위하여</w:t>
            </w:r>
            <w:r w:rsidRPr="002A5E52">
              <w:rPr>
                <w:rFonts w:ascii="Arial" w:eastAsia="Malgun Gothic" w:hAnsi="Arial" w:cs="Arial"/>
                <w:sz w:val="21"/>
                <w:szCs w:val="21"/>
              </w:rPr>
              <w:t xml:space="preserve"> </w:t>
            </w:r>
            <w:r w:rsidRPr="002A5E52">
              <w:rPr>
                <w:rFonts w:ascii="Arial" w:eastAsia="Malgun Gothic" w:hAnsi="Arial" w:cs="Arial"/>
                <w:sz w:val="21"/>
                <w:szCs w:val="21"/>
              </w:rPr>
              <w:t>유연근무제를</w:t>
            </w:r>
            <w:r w:rsidRPr="002A5E52">
              <w:rPr>
                <w:rFonts w:ascii="Arial" w:eastAsia="Malgun Gothic" w:hAnsi="Arial" w:cs="Arial"/>
                <w:sz w:val="21"/>
                <w:szCs w:val="21"/>
              </w:rPr>
              <w:t xml:space="preserve"> </w:t>
            </w:r>
            <w:r w:rsidRPr="002A5E52">
              <w:rPr>
                <w:rFonts w:ascii="Arial" w:eastAsia="Malgun Gothic" w:hAnsi="Arial" w:cs="Arial"/>
                <w:sz w:val="21"/>
                <w:szCs w:val="21"/>
              </w:rPr>
              <w:t>운영할</w:t>
            </w:r>
            <w:r w:rsidRPr="002A5E52">
              <w:rPr>
                <w:rFonts w:ascii="Arial" w:eastAsia="Malgun Gothic" w:hAnsi="Arial" w:cs="Arial"/>
                <w:sz w:val="21"/>
                <w:szCs w:val="21"/>
              </w:rPr>
              <w:t xml:space="preserve"> </w:t>
            </w:r>
            <w:proofErr w:type="spellStart"/>
            <w:r w:rsidRPr="002A5E52">
              <w:rPr>
                <w:rFonts w:ascii="Arial" w:eastAsia="Malgun Gothic" w:hAnsi="Arial" w:cs="Arial"/>
                <w:sz w:val="21"/>
                <w:szCs w:val="21"/>
              </w:rPr>
              <w:t>수</w:t>
            </w:r>
            <w:del w:id="547" w:author="Mia Choi" w:date="2021-07-25T16:31:00Z">
              <w:r w:rsidRPr="002A5E52" w:rsidDel="00885E27">
                <w:rPr>
                  <w:rFonts w:ascii="Arial" w:eastAsia="Malgun Gothic" w:hAnsi="Arial" w:cs="Arial"/>
                  <w:sz w:val="21"/>
                  <w:szCs w:val="21"/>
                </w:rPr>
                <w:delText xml:space="preserve"> </w:delText>
              </w:r>
              <w:r w:rsidRPr="002A5E52" w:rsidDel="00885E27">
                <w:rPr>
                  <w:rFonts w:ascii="Arial" w:eastAsia="Malgun Gothic" w:hAnsi="Arial" w:cs="Arial"/>
                  <w:sz w:val="21"/>
                  <w:szCs w:val="21"/>
                </w:rPr>
                <w:delText>있으며</w:delText>
              </w:r>
              <w:r w:rsidRPr="002A5E52" w:rsidDel="00885E27">
                <w:rPr>
                  <w:rFonts w:ascii="Arial" w:eastAsia="Malgun Gothic" w:hAnsi="Arial" w:cs="Arial"/>
                  <w:sz w:val="21"/>
                  <w:szCs w:val="21"/>
                </w:rPr>
                <w:delText xml:space="preserve">, </w:delText>
              </w:r>
              <w:r w:rsidRPr="002A5E52" w:rsidDel="00885E27">
                <w:rPr>
                  <w:rFonts w:ascii="Arial" w:eastAsia="Malgun Gothic" w:hAnsi="Arial" w:cs="Arial"/>
                  <w:sz w:val="21"/>
                  <w:szCs w:val="21"/>
                </w:rPr>
                <w:delText>종업원은</w:delText>
              </w:r>
              <w:r w:rsidRPr="002A5E52" w:rsidDel="00885E27">
                <w:rPr>
                  <w:rFonts w:ascii="Arial" w:eastAsia="Malgun Gothic" w:hAnsi="Arial" w:cs="Arial"/>
                  <w:sz w:val="21"/>
                  <w:szCs w:val="21"/>
                </w:rPr>
                <w:delText xml:space="preserve"> </w:delText>
              </w:r>
              <w:r w:rsidRPr="002A5E52" w:rsidDel="00885E27">
                <w:rPr>
                  <w:rFonts w:ascii="Arial" w:eastAsia="Malgun Gothic" w:hAnsi="Arial" w:cs="Arial"/>
                  <w:sz w:val="21"/>
                  <w:szCs w:val="21"/>
                </w:rPr>
                <w:delText>직무의</w:delText>
              </w:r>
              <w:r w:rsidRPr="002A5E52" w:rsidDel="00885E27">
                <w:rPr>
                  <w:rFonts w:ascii="Arial" w:eastAsia="Malgun Gothic" w:hAnsi="Arial" w:cs="Arial"/>
                  <w:sz w:val="21"/>
                  <w:szCs w:val="21"/>
                </w:rPr>
                <w:delText xml:space="preserve"> </w:delText>
              </w:r>
              <w:r w:rsidRPr="002A5E52" w:rsidDel="00885E27">
                <w:rPr>
                  <w:rFonts w:ascii="Arial" w:eastAsia="Malgun Gothic" w:hAnsi="Arial" w:cs="Arial"/>
                  <w:sz w:val="21"/>
                  <w:szCs w:val="21"/>
                </w:rPr>
                <w:delText>특성과</w:delText>
              </w:r>
              <w:r w:rsidRPr="002A5E52" w:rsidDel="00885E27">
                <w:rPr>
                  <w:rFonts w:ascii="Arial" w:eastAsia="Malgun Gothic" w:hAnsi="Arial" w:cs="Arial"/>
                  <w:sz w:val="21"/>
                  <w:szCs w:val="21"/>
                </w:rPr>
                <w:delText xml:space="preserve"> </w:delText>
              </w:r>
              <w:r w:rsidRPr="002A5E52" w:rsidDel="00885E27">
                <w:rPr>
                  <w:rFonts w:ascii="Arial" w:eastAsia="Malgun Gothic" w:hAnsi="Arial" w:cs="Arial"/>
                  <w:sz w:val="21"/>
                  <w:szCs w:val="21"/>
                </w:rPr>
                <w:delText>근로시간의</w:delText>
              </w:r>
              <w:r w:rsidRPr="002A5E52" w:rsidDel="00885E27">
                <w:rPr>
                  <w:rFonts w:ascii="Arial" w:eastAsia="Malgun Gothic" w:hAnsi="Arial" w:cs="Arial"/>
                  <w:sz w:val="21"/>
                  <w:szCs w:val="21"/>
                </w:rPr>
                <w:delText xml:space="preserve"> </w:delText>
              </w:r>
              <w:r w:rsidRPr="002A5E52" w:rsidDel="00885E27">
                <w:rPr>
                  <w:rFonts w:ascii="Arial" w:eastAsia="Malgun Gothic" w:hAnsi="Arial" w:cs="Arial"/>
                  <w:sz w:val="21"/>
                  <w:szCs w:val="21"/>
                </w:rPr>
                <w:delText>효율적</w:delText>
              </w:r>
              <w:r w:rsidRPr="002A5E52" w:rsidDel="00885E27">
                <w:rPr>
                  <w:rFonts w:ascii="Arial" w:eastAsia="Malgun Gothic" w:hAnsi="Arial" w:cs="Arial"/>
                  <w:sz w:val="21"/>
                  <w:szCs w:val="21"/>
                </w:rPr>
                <w:delText xml:space="preserve"> </w:delText>
              </w:r>
              <w:r w:rsidRPr="002A5E52" w:rsidDel="00885E27">
                <w:rPr>
                  <w:rFonts w:ascii="Arial" w:eastAsia="Malgun Gothic" w:hAnsi="Arial" w:cs="Arial"/>
                  <w:sz w:val="21"/>
                  <w:szCs w:val="21"/>
                </w:rPr>
                <w:delText>활용을</w:delText>
              </w:r>
              <w:r w:rsidRPr="002A5E52" w:rsidDel="00885E27">
                <w:rPr>
                  <w:rFonts w:ascii="Arial" w:eastAsia="Malgun Gothic" w:hAnsi="Arial" w:cs="Arial"/>
                  <w:sz w:val="21"/>
                  <w:szCs w:val="21"/>
                </w:rPr>
                <w:delText xml:space="preserve"> </w:delText>
              </w:r>
              <w:r w:rsidRPr="002A5E52" w:rsidDel="00885E27">
                <w:rPr>
                  <w:rFonts w:ascii="Arial" w:eastAsia="Malgun Gothic" w:hAnsi="Arial" w:cs="Arial"/>
                  <w:sz w:val="21"/>
                  <w:szCs w:val="21"/>
                </w:rPr>
                <w:delText>위해</w:delText>
              </w:r>
              <w:r w:rsidRPr="002A5E52" w:rsidDel="00885E27">
                <w:rPr>
                  <w:rFonts w:ascii="Arial" w:eastAsia="Malgun Gothic" w:hAnsi="Arial" w:cs="Arial"/>
                  <w:sz w:val="21"/>
                  <w:szCs w:val="21"/>
                </w:rPr>
                <w:delText xml:space="preserve"> </w:delText>
              </w:r>
              <w:r w:rsidRPr="002A5E52" w:rsidDel="00885E27">
                <w:rPr>
                  <w:rFonts w:ascii="Arial" w:eastAsia="Malgun Gothic" w:hAnsi="Arial" w:cs="Arial"/>
                  <w:sz w:val="21"/>
                  <w:szCs w:val="21"/>
                </w:rPr>
                <w:delText>회사에서</w:delText>
              </w:r>
              <w:r w:rsidRPr="002A5E52" w:rsidDel="00885E27">
                <w:rPr>
                  <w:rFonts w:ascii="Arial" w:eastAsia="Malgun Gothic" w:hAnsi="Arial" w:cs="Arial"/>
                  <w:sz w:val="21"/>
                  <w:szCs w:val="21"/>
                </w:rPr>
                <w:delText xml:space="preserve"> </w:delText>
              </w:r>
              <w:r w:rsidRPr="002A5E52" w:rsidDel="00885E27">
                <w:rPr>
                  <w:rFonts w:ascii="Arial" w:eastAsia="Malgun Gothic" w:hAnsi="Arial" w:cs="Arial"/>
                  <w:sz w:val="21"/>
                  <w:szCs w:val="21"/>
                </w:rPr>
                <w:delText>운영하는</w:delText>
              </w:r>
              <w:r w:rsidRPr="002A5E52" w:rsidDel="00885E27">
                <w:rPr>
                  <w:rFonts w:ascii="Arial" w:eastAsia="Malgun Gothic" w:hAnsi="Arial" w:cs="Arial"/>
                  <w:sz w:val="21"/>
                  <w:szCs w:val="21"/>
                </w:rPr>
                <w:delText xml:space="preserve"> </w:delText>
              </w:r>
              <w:r w:rsidRPr="002A5E52" w:rsidDel="00885E27">
                <w:rPr>
                  <w:rFonts w:ascii="Arial" w:eastAsia="Malgun Gothic" w:hAnsi="Arial" w:cs="Arial"/>
                  <w:sz w:val="21"/>
                  <w:szCs w:val="21"/>
                </w:rPr>
                <w:delText>유연근무제를</w:delText>
              </w:r>
              <w:r w:rsidRPr="002A5E52" w:rsidDel="00885E27">
                <w:rPr>
                  <w:rFonts w:ascii="Arial" w:eastAsia="Malgun Gothic" w:hAnsi="Arial" w:cs="Arial"/>
                  <w:sz w:val="21"/>
                  <w:szCs w:val="21"/>
                </w:rPr>
                <w:delText xml:space="preserve"> </w:delText>
              </w:r>
              <w:r w:rsidRPr="002A5E52" w:rsidDel="00885E27">
                <w:rPr>
                  <w:rFonts w:ascii="Arial" w:eastAsia="Malgun Gothic" w:hAnsi="Arial" w:cs="Arial"/>
                  <w:sz w:val="21"/>
                  <w:szCs w:val="21"/>
                </w:rPr>
                <w:delText>선택하여</w:delText>
              </w:r>
              <w:r w:rsidRPr="002A5E52" w:rsidDel="00885E27">
                <w:rPr>
                  <w:rFonts w:ascii="Arial" w:eastAsia="Malgun Gothic" w:hAnsi="Arial" w:cs="Arial"/>
                  <w:sz w:val="21"/>
                  <w:szCs w:val="21"/>
                </w:rPr>
                <w:delText xml:space="preserve"> </w:delText>
              </w:r>
              <w:r w:rsidRPr="002A5E52" w:rsidDel="00885E27">
                <w:rPr>
                  <w:rFonts w:ascii="Arial" w:eastAsia="Malgun Gothic" w:hAnsi="Arial" w:cs="Arial"/>
                  <w:sz w:val="21"/>
                  <w:szCs w:val="21"/>
                </w:rPr>
                <w:delText>실시할</w:delText>
              </w:r>
              <w:r w:rsidRPr="002A5E52" w:rsidDel="00885E27">
                <w:rPr>
                  <w:rFonts w:ascii="Arial" w:eastAsia="Malgun Gothic" w:hAnsi="Arial" w:cs="Arial"/>
                  <w:sz w:val="21"/>
                  <w:szCs w:val="21"/>
                </w:rPr>
                <w:delText xml:space="preserve"> </w:delText>
              </w:r>
              <w:r w:rsidRPr="002A5E52" w:rsidDel="00885E27">
                <w:rPr>
                  <w:rFonts w:ascii="Arial" w:eastAsia="Malgun Gothic" w:hAnsi="Arial" w:cs="Arial"/>
                  <w:sz w:val="21"/>
                  <w:szCs w:val="21"/>
                </w:rPr>
                <w:delText>수</w:delText>
              </w:r>
              <w:r w:rsidRPr="002A5E52" w:rsidDel="00885E27">
                <w:rPr>
                  <w:rFonts w:ascii="Arial" w:eastAsia="Malgun Gothic" w:hAnsi="Arial" w:cs="Arial"/>
                  <w:sz w:val="21"/>
                  <w:szCs w:val="21"/>
                </w:rPr>
                <w:delText xml:space="preserve"> </w:delText>
              </w:r>
            </w:del>
            <w:r w:rsidRPr="002A5E52">
              <w:rPr>
                <w:rFonts w:ascii="Arial" w:eastAsia="Malgun Gothic" w:hAnsi="Arial" w:cs="Arial"/>
                <w:sz w:val="21"/>
                <w:szCs w:val="21"/>
              </w:rPr>
              <w:t>있다</w:t>
            </w:r>
            <w:proofErr w:type="spellEnd"/>
            <w:r w:rsidRPr="002A5E52">
              <w:rPr>
                <w:rFonts w:ascii="Arial" w:eastAsia="Malgun Gothic" w:hAnsi="Arial" w:cs="Arial"/>
                <w:sz w:val="21"/>
                <w:szCs w:val="21"/>
              </w:rPr>
              <w:t>.</w:t>
            </w:r>
          </w:p>
        </w:tc>
        <w:tc>
          <w:tcPr>
            <w:tcW w:w="1667" w:type="pct"/>
          </w:tcPr>
          <w:p w14:paraId="79DD8CDF" w14:textId="1AF6782E" w:rsidR="00A809CD" w:rsidRPr="002A5E52" w:rsidRDefault="00A809CD" w:rsidP="00D00AB4">
            <w:pPr>
              <w:pStyle w:val="af"/>
              <w:numPr>
                <w:ilvl w:val="0"/>
                <w:numId w:val="130"/>
              </w:numPr>
              <w:ind w:left="709" w:hanging="709"/>
              <w:rPr>
                <w:rFonts w:ascii="Arial" w:eastAsia="Malgun Gothic" w:hAnsi="Arial" w:cs="Arial"/>
                <w:color w:val="000000"/>
                <w:sz w:val="21"/>
                <w:szCs w:val="21"/>
                <w:lang w:val="ru-RU"/>
              </w:rPr>
            </w:pPr>
            <w:r w:rsidRPr="002A5E52">
              <w:rPr>
                <w:rFonts w:ascii="Arial" w:eastAsia="Malgun Gothic" w:hAnsi="Arial" w:cs="Arial"/>
                <w:sz w:val="21"/>
                <w:szCs w:val="21"/>
                <w:lang w:val="ru-RU"/>
              </w:rPr>
              <w:t>Компания</w:t>
            </w:r>
            <w:r w:rsidRPr="002A5E52">
              <w:rPr>
                <w:rFonts w:ascii="Arial" w:eastAsia="Malgun Gothic" w:hAnsi="Arial" w:cs="Arial"/>
                <w:color w:val="000000"/>
                <w:sz w:val="21"/>
                <w:szCs w:val="21"/>
                <w:lang w:val="ru-RU"/>
              </w:rPr>
              <w:t xml:space="preserve"> может по согласованию с Работником вводить режим гибкого рабочего времени для повышения эффективности выполняемых Работником задач и обеспечения баланса между работой и личными интересами Работника..</w:t>
            </w:r>
          </w:p>
        </w:tc>
        <w:tc>
          <w:tcPr>
            <w:tcW w:w="1667" w:type="pct"/>
          </w:tcPr>
          <w:p w14:paraId="43723FDD" w14:textId="358C4AB1" w:rsidR="00A809CD" w:rsidRPr="002A5E52" w:rsidRDefault="00A809CD" w:rsidP="00D00AB4">
            <w:pPr>
              <w:pStyle w:val="af"/>
              <w:numPr>
                <w:ilvl w:val="0"/>
                <w:numId w:val="133"/>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 xml:space="preserve">The </w:t>
            </w:r>
            <w:r w:rsidRPr="002A5E52">
              <w:rPr>
                <w:rFonts w:ascii="Arial" w:eastAsia="Malgun Gothic" w:hAnsi="Arial" w:cs="Arial"/>
                <w:color w:val="000000"/>
                <w:sz w:val="21"/>
                <w:szCs w:val="21"/>
                <w:lang w:val="en-GB"/>
              </w:rPr>
              <w:t>C</w:t>
            </w:r>
            <w:proofErr w:type="spellStart"/>
            <w:r w:rsidRPr="002A5E52">
              <w:rPr>
                <w:rFonts w:ascii="Arial" w:eastAsia="Malgun Gothic" w:hAnsi="Arial" w:cs="Arial"/>
                <w:color w:val="000000"/>
                <w:sz w:val="21"/>
                <w:szCs w:val="21"/>
              </w:rPr>
              <w:t>ompany</w:t>
            </w:r>
            <w:proofErr w:type="spellEnd"/>
            <w:r w:rsidRPr="002A5E52">
              <w:rPr>
                <w:rFonts w:ascii="Arial" w:eastAsia="Malgun Gothic" w:hAnsi="Arial" w:cs="Arial"/>
                <w:color w:val="000000"/>
                <w:sz w:val="21"/>
                <w:szCs w:val="21"/>
              </w:rPr>
              <w:t xml:space="preserve"> </w:t>
            </w:r>
            <w:r w:rsidR="00D00AB4" w:rsidRPr="002A5E52">
              <w:rPr>
                <w:rFonts w:ascii="Arial" w:eastAsia="Malgun Gothic" w:hAnsi="Arial" w:cs="Arial"/>
                <w:color w:val="000000"/>
                <w:sz w:val="21"/>
                <w:szCs w:val="21"/>
              </w:rPr>
              <w:t>may</w:t>
            </w:r>
            <w:r w:rsidRPr="002A5E52">
              <w:rPr>
                <w:rFonts w:ascii="Arial" w:eastAsia="Malgun Gothic" w:hAnsi="Arial" w:cs="Arial"/>
                <w:color w:val="000000"/>
                <w:sz w:val="21"/>
                <w:szCs w:val="21"/>
              </w:rPr>
              <w:t xml:space="preserve"> use a flexible work system</w:t>
            </w:r>
            <w:r w:rsidR="00D00AB4" w:rsidRPr="002A5E52">
              <w:rPr>
                <w:rFonts w:ascii="Arial" w:eastAsia="Malgun Gothic" w:hAnsi="Arial" w:cs="Arial"/>
                <w:color w:val="000000"/>
                <w:sz w:val="21"/>
                <w:szCs w:val="21"/>
              </w:rPr>
              <w:t xml:space="preserve"> upon an agreement with an employee</w:t>
            </w:r>
            <w:r w:rsidRPr="002A5E52">
              <w:rPr>
                <w:rFonts w:ascii="Arial" w:eastAsia="Malgun Gothic" w:hAnsi="Arial" w:cs="Arial"/>
                <w:color w:val="000000"/>
                <w:sz w:val="21"/>
                <w:szCs w:val="21"/>
              </w:rPr>
              <w:t xml:space="preserve"> to improve the efficiency of the tasks performed by the Employee and ensure the Employee</w:t>
            </w:r>
            <w:r w:rsidR="00D00AB4" w:rsidRPr="002A5E52">
              <w:rPr>
                <w:rFonts w:ascii="Arial" w:eastAsia="Malgun Gothic" w:hAnsi="Arial" w:cs="Arial"/>
                <w:color w:val="000000"/>
                <w:sz w:val="21"/>
                <w:szCs w:val="21"/>
              </w:rPr>
              <w:t>'s interests</w:t>
            </w:r>
            <w:r w:rsidRPr="002A5E52">
              <w:rPr>
                <w:rFonts w:ascii="Arial" w:eastAsia="Malgun Gothic" w:hAnsi="Arial" w:cs="Arial"/>
                <w:color w:val="000000"/>
                <w:sz w:val="21"/>
                <w:szCs w:val="21"/>
              </w:rPr>
              <w:t>.</w:t>
            </w:r>
          </w:p>
        </w:tc>
      </w:tr>
      <w:tr w:rsidR="00A809CD" w:rsidRPr="002A5E52" w14:paraId="01871FB0" w14:textId="77777777" w:rsidTr="002103A2">
        <w:tc>
          <w:tcPr>
            <w:tcW w:w="1666" w:type="pct"/>
          </w:tcPr>
          <w:p w14:paraId="2E8BC47A" w14:textId="6D66A878" w:rsidR="00A809CD" w:rsidRPr="002A5E52" w:rsidRDefault="00A809CD" w:rsidP="00A809CD">
            <w:pPr>
              <w:rPr>
                <w:rFonts w:ascii="Arial" w:eastAsia="Malgun Gothic" w:hAnsi="Arial" w:cs="Arial"/>
                <w:color w:val="000000"/>
                <w:sz w:val="21"/>
                <w:szCs w:val="21"/>
              </w:rPr>
            </w:pPr>
            <w:r w:rsidRPr="002A5E52">
              <w:rPr>
                <w:rFonts w:ascii="Arial" w:eastAsia="Malgun Gothic" w:hAnsi="Arial" w:cs="Arial"/>
                <w:sz w:val="21"/>
                <w:szCs w:val="21"/>
              </w:rPr>
              <w:t xml:space="preserve">3. </w:t>
            </w:r>
            <w:r w:rsidRPr="002A5E52">
              <w:rPr>
                <w:rFonts w:ascii="Arial" w:eastAsia="Malgun Gothic" w:hAnsi="Arial" w:cs="Arial"/>
                <w:sz w:val="21"/>
                <w:szCs w:val="21"/>
              </w:rPr>
              <w:t>종업원의</w:t>
            </w:r>
            <w:r w:rsidRPr="002A5E52">
              <w:rPr>
                <w:rFonts w:ascii="Arial" w:eastAsia="Malgun Gothic" w:hAnsi="Arial" w:cs="Arial"/>
                <w:sz w:val="21"/>
                <w:szCs w:val="21"/>
              </w:rPr>
              <w:t xml:space="preserve"> </w:t>
            </w:r>
            <w:r w:rsidRPr="002A5E52">
              <w:rPr>
                <w:rFonts w:ascii="Arial" w:eastAsia="Malgun Gothic" w:hAnsi="Arial" w:cs="Arial"/>
                <w:sz w:val="21"/>
                <w:szCs w:val="21"/>
              </w:rPr>
              <w:t>근태관리와</w:t>
            </w:r>
            <w:r w:rsidRPr="002A5E52">
              <w:rPr>
                <w:rFonts w:ascii="Arial" w:eastAsia="Malgun Gothic" w:hAnsi="Arial" w:cs="Arial"/>
                <w:sz w:val="21"/>
                <w:szCs w:val="21"/>
              </w:rPr>
              <w:t xml:space="preserve"> </w:t>
            </w:r>
            <w:r w:rsidRPr="002A5E52">
              <w:rPr>
                <w:rFonts w:ascii="Arial" w:eastAsia="Malgun Gothic" w:hAnsi="Arial" w:cs="Arial"/>
                <w:sz w:val="21"/>
                <w:szCs w:val="21"/>
              </w:rPr>
              <w:t>유연근무제</w:t>
            </w:r>
            <w:r w:rsidRPr="002A5E52">
              <w:rPr>
                <w:rFonts w:ascii="Arial" w:eastAsia="Malgun Gothic" w:hAnsi="Arial" w:cs="Arial"/>
                <w:sz w:val="21"/>
                <w:szCs w:val="21"/>
              </w:rPr>
              <w:t xml:space="preserve"> </w:t>
            </w:r>
            <w:r w:rsidRPr="002A5E52">
              <w:rPr>
                <w:rFonts w:ascii="Arial" w:eastAsia="Malgun Gothic" w:hAnsi="Arial" w:cs="Arial"/>
                <w:sz w:val="21"/>
                <w:szCs w:val="21"/>
              </w:rPr>
              <w:t>운영에</w:t>
            </w:r>
            <w:r w:rsidRPr="002A5E52">
              <w:rPr>
                <w:rFonts w:ascii="Arial" w:eastAsia="Malgun Gothic" w:hAnsi="Arial" w:cs="Arial"/>
                <w:sz w:val="21"/>
                <w:szCs w:val="21"/>
              </w:rPr>
              <w:t xml:space="preserve"> </w:t>
            </w:r>
            <w:r w:rsidRPr="002A5E52">
              <w:rPr>
                <w:rFonts w:ascii="Arial" w:eastAsia="Malgun Gothic" w:hAnsi="Arial" w:cs="Arial"/>
                <w:sz w:val="21"/>
                <w:szCs w:val="21"/>
              </w:rPr>
              <w:t>관해</w:t>
            </w:r>
            <w:r w:rsidRPr="002A5E52">
              <w:rPr>
                <w:rFonts w:ascii="Arial" w:eastAsia="Malgun Gothic" w:hAnsi="Arial" w:cs="Arial"/>
                <w:sz w:val="21"/>
                <w:szCs w:val="21"/>
              </w:rPr>
              <w:t xml:space="preserve"> </w:t>
            </w:r>
            <w:r w:rsidRPr="002A5E52">
              <w:rPr>
                <w:rFonts w:ascii="Arial" w:eastAsia="Malgun Gothic" w:hAnsi="Arial" w:cs="Arial"/>
                <w:sz w:val="21"/>
                <w:szCs w:val="21"/>
              </w:rPr>
              <w:t>취업규정이</w:t>
            </w:r>
            <w:r w:rsidRPr="002A5E52">
              <w:rPr>
                <w:rFonts w:ascii="Arial" w:eastAsia="Malgun Gothic" w:hAnsi="Arial" w:cs="Arial"/>
                <w:sz w:val="21"/>
                <w:szCs w:val="21"/>
              </w:rPr>
              <w:t xml:space="preserve"> </w:t>
            </w:r>
            <w:r w:rsidRPr="002A5E52">
              <w:rPr>
                <w:rFonts w:ascii="Arial" w:eastAsia="Malgun Gothic" w:hAnsi="Arial" w:cs="Arial"/>
                <w:sz w:val="21"/>
                <w:szCs w:val="21"/>
              </w:rPr>
              <w:t>정의하지</w:t>
            </w:r>
            <w:r w:rsidRPr="002A5E52">
              <w:rPr>
                <w:rFonts w:ascii="Arial" w:eastAsia="Malgun Gothic" w:hAnsi="Arial" w:cs="Arial"/>
                <w:sz w:val="21"/>
                <w:szCs w:val="21"/>
              </w:rPr>
              <w:t xml:space="preserve"> </w:t>
            </w:r>
            <w:r w:rsidRPr="002A5E52">
              <w:rPr>
                <w:rFonts w:ascii="Arial" w:eastAsia="Malgun Gothic" w:hAnsi="Arial" w:cs="Arial"/>
                <w:sz w:val="21"/>
                <w:szCs w:val="21"/>
              </w:rPr>
              <w:t>않는</w:t>
            </w:r>
            <w:r w:rsidRPr="002A5E52">
              <w:rPr>
                <w:rFonts w:ascii="Arial" w:eastAsia="Malgun Gothic" w:hAnsi="Arial" w:cs="Arial"/>
                <w:sz w:val="21"/>
                <w:szCs w:val="21"/>
              </w:rPr>
              <w:t xml:space="preserve"> </w:t>
            </w:r>
            <w:r w:rsidRPr="002A5E52">
              <w:rPr>
                <w:rFonts w:ascii="Arial" w:eastAsia="Malgun Gothic" w:hAnsi="Arial" w:cs="Arial"/>
                <w:sz w:val="21"/>
                <w:szCs w:val="21"/>
              </w:rPr>
              <w:t>세부사항은</w:t>
            </w:r>
            <w:r w:rsidRPr="002A5E52">
              <w:rPr>
                <w:rFonts w:ascii="Arial" w:eastAsia="Malgun Gothic" w:hAnsi="Arial" w:cs="Arial"/>
                <w:sz w:val="21"/>
                <w:szCs w:val="21"/>
              </w:rPr>
              <w:t xml:space="preserve"> </w:t>
            </w:r>
            <w:del w:id="548" w:author="Mia Choi" w:date="2021-07-25T16:31:00Z">
              <w:r w:rsidRPr="002A5E52" w:rsidDel="00885E27">
                <w:rPr>
                  <w:rFonts w:ascii="Arial" w:eastAsia="Malgun Gothic" w:hAnsi="Arial" w:cs="Arial"/>
                  <w:sz w:val="21"/>
                  <w:szCs w:val="21"/>
                </w:rPr>
                <w:delText>유연근무제</w:delText>
              </w:r>
              <w:r w:rsidRPr="002A5E52" w:rsidDel="00885E27">
                <w:rPr>
                  <w:rFonts w:ascii="Arial" w:eastAsia="Malgun Gothic" w:hAnsi="Arial" w:cs="Arial"/>
                  <w:sz w:val="21"/>
                  <w:szCs w:val="21"/>
                </w:rPr>
                <w:delText xml:space="preserve"> </w:delText>
              </w:r>
              <w:r w:rsidRPr="002A5E52" w:rsidDel="00885E27">
                <w:rPr>
                  <w:rFonts w:ascii="Arial" w:eastAsia="Malgun Gothic" w:hAnsi="Arial" w:cs="Arial"/>
                  <w:sz w:val="21"/>
                  <w:szCs w:val="21"/>
                </w:rPr>
                <w:delText>운영</w:delText>
              </w:r>
            </w:del>
            <w:ins w:id="549" w:author="Mia Choi" w:date="2021-07-25T16:31:00Z">
              <w:r w:rsidRPr="002A5E52">
                <w:rPr>
                  <w:rFonts w:ascii="Arial" w:eastAsia="Malgun Gothic" w:hAnsi="Arial" w:cs="Arial"/>
                  <w:sz w:val="21"/>
                  <w:szCs w:val="21"/>
                </w:rPr>
                <w:t>내</w:t>
              </w:r>
            </w:ins>
            <w:ins w:id="550" w:author="Mia Choi" w:date="2021-07-25T16:32:00Z">
              <w:r w:rsidRPr="002A5E52">
                <w:rPr>
                  <w:rFonts w:ascii="Arial" w:eastAsia="Malgun Gothic" w:hAnsi="Arial" w:cs="Arial"/>
                  <w:sz w:val="21"/>
                  <w:szCs w:val="21"/>
                </w:rPr>
                <w:t>부</w:t>
              </w:r>
            </w:ins>
            <w:r w:rsidRPr="002A5E52">
              <w:rPr>
                <w:rFonts w:ascii="Arial" w:eastAsia="Malgun Gothic" w:hAnsi="Arial" w:cs="Arial"/>
                <w:sz w:val="21"/>
                <w:szCs w:val="21"/>
              </w:rPr>
              <w:t xml:space="preserve"> </w:t>
            </w:r>
            <w:r w:rsidRPr="002A5E52">
              <w:rPr>
                <w:rFonts w:ascii="Arial" w:eastAsia="Malgun Gothic" w:hAnsi="Arial" w:cs="Arial"/>
                <w:sz w:val="21"/>
                <w:szCs w:val="21"/>
              </w:rPr>
              <w:t>지침에</w:t>
            </w:r>
            <w:r w:rsidRPr="002A5E52">
              <w:rPr>
                <w:rFonts w:ascii="Arial" w:eastAsia="Malgun Gothic" w:hAnsi="Arial" w:cs="Arial"/>
                <w:sz w:val="21"/>
                <w:szCs w:val="21"/>
              </w:rPr>
              <w:t xml:space="preserve"> </w:t>
            </w:r>
            <w:r w:rsidRPr="002A5E52">
              <w:rPr>
                <w:rFonts w:ascii="Arial" w:eastAsia="Malgun Gothic" w:hAnsi="Arial" w:cs="Arial"/>
                <w:sz w:val="21"/>
                <w:szCs w:val="21"/>
              </w:rPr>
              <w:t>따른다</w:t>
            </w:r>
            <w:r w:rsidRPr="002A5E52">
              <w:rPr>
                <w:rFonts w:ascii="Arial" w:eastAsia="Malgun Gothic" w:hAnsi="Arial" w:cs="Arial"/>
                <w:sz w:val="21"/>
                <w:szCs w:val="21"/>
              </w:rPr>
              <w:t>.</w:t>
            </w:r>
          </w:p>
        </w:tc>
        <w:tc>
          <w:tcPr>
            <w:tcW w:w="1667" w:type="pct"/>
          </w:tcPr>
          <w:p w14:paraId="42FD45FA" w14:textId="569D229C" w:rsidR="00A809CD" w:rsidRPr="002A5E52" w:rsidRDefault="00A809CD" w:rsidP="00D00AB4">
            <w:pPr>
              <w:pStyle w:val="af"/>
              <w:numPr>
                <w:ilvl w:val="0"/>
                <w:numId w:val="130"/>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 xml:space="preserve">Условия функционирования режим гибкого рабочего времени, не определенные в настоящих Правилах, определяются в соответствии с соответствующими локальными актами </w:t>
            </w:r>
            <w:r w:rsidRPr="002A5E52">
              <w:rPr>
                <w:rFonts w:ascii="Arial" w:eastAsia="Malgun Gothic" w:hAnsi="Arial" w:cs="Arial"/>
                <w:color w:val="000000"/>
                <w:sz w:val="21"/>
                <w:szCs w:val="21"/>
                <w:lang w:val="ru-RU"/>
              </w:rPr>
              <w:lastRenderedPageBreak/>
              <w:t>Компании и в трудовом договоре.</w:t>
            </w:r>
          </w:p>
        </w:tc>
        <w:tc>
          <w:tcPr>
            <w:tcW w:w="1667" w:type="pct"/>
          </w:tcPr>
          <w:p w14:paraId="09725081" w14:textId="6934EC76" w:rsidR="00A809CD" w:rsidRPr="002A5E52" w:rsidRDefault="00D00AB4" w:rsidP="00D00AB4">
            <w:pPr>
              <w:pStyle w:val="af"/>
              <w:numPr>
                <w:ilvl w:val="0"/>
                <w:numId w:val="133"/>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lastRenderedPageBreak/>
              <w:t>The conditions for the flexible working hours, not established in these Rules, are determined in accordance with the relevant local acts of the Company and in the employment contract.</w:t>
            </w:r>
          </w:p>
        </w:tc>
      </w:tr>
      <w:tr w:rsidR="00D00AB4" w:rsidRPr="002A5E52" w14:paraId="7F93FE15" w14:textId="77777777" w:rsidTr="00D00AB4">
        <w:trPr>
          <w:trHeight w:val="156"/>
        </w:trPr>
        <w:tc>
          <w:tcPr>
            <w:tcW w:w="1666" w:type="pct"/>
          </w:tcPr>
          <w:p w14:paraId="13FFC286" w14:textId="5053711D" w:rsidR="00D00AB4" w:rsidRPr="002A5E52" w:rsidRDefault="00D00AB4" w:rsidP="00A809CD">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25</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Change w:id="551" w:author="Mia Choi" w:date="2021-07-25T16:32:00Z">
                  <w:rPr>
                    <w:rFonts w:ascii="Malgun Gothic" w:eastAsia="Malgun Gothic" w:hAnsi="Malgun Gothic"/>
                    <w:color w:val="000000"/>
                    <w:highlight w:val="yellow"/>
                  </w:rPr>
                </w:rPrChange>
              </w:rPr>
              <w:t>(</w:t>
            </w:r>
            <w:r w:rsidRPr="002A5E52">
              <w:rPr>
                <w:rFonts w:ascii="Arial" w:eastAsia="Malgun Gothic" w:hAnsi="Arial" w:cs="Arial" w:hint="eastAsia"/>
                <w:b/>
                <w:bCs/>
                <w:color w:val="000000"/>
                <w:sz w:val="21"/>
                <w:szCs w:val="21"/>
                <w:rPrChange w:id="552" w:author="Mia Choi" w:date="2021-07-25T16:32:00Z">
                  <w:rPr>
                    <w:rFonts w:ascii="Malgun Gothic" w:eastAsia="Malgun Gothic" w:hAnsi="Malgun Gothic" w:hint="eastAsia"/>
                    <w:color w:val="000000"/>
                    <w:highlight w:val="yellow"/>
                  </w:rPr>
                </w:rPrChange>
              </w:rPr>
              <w:t>근로시간</w:t>
            </w:r>
            <w:r w:rsidRPr="002A5E52">
              <w:rPr>
                <w:rFonts w:ascii="Arial" w:eastAsia="Malgun Gothic" w:hAnsi="Arial" w:cs="Arial"/>
                <w:b/>
                <w:bCs/>
                <w:color w:val="000000"/>
                <w:sz w:val="21"/>
                <w:szCs w:val="21"/>
                <w:rPrChange w:id="553" w:author="Mia Choi" w:date="2021-07-25T16:32:00Z">
                  <w:rPr>
                    <w:rFonts w:ascii="Malgun Gothic" w:eastAsia="Malgun Gothic" w:hAnsi="Malgun Gothic"/>
                    <w:color w:val="000000"/>
                    <w:highlight w:val="yellow"/>
                  </w:rPr>
                </w:rPrChange>
              </w:rPr>
              <w:t>)</w:t>
            </w:r>
          </w:p>
        </w:tc>
        <w:tc>
          <w:tcPr>
            <w:tcW w:w="1667" w:type="pct"/>
          </w:tcPr>
          <w:p w14:paraId="55D6515D" w14:textId="6DA8DE52" w:rsidR="00D00AB4" w:rsidRPr="002A5E52" w:rsidRDefault="00D00AB4" w:rsidP="00D00AB4">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25 (Часы работы)</w:t>
            </w:r>
          </w:p>
        </w:tc>
        <w:tc>
          <w:tcPr>
            <w:tcW w:w="1667" w:type="pct"/>
          </w:tcPr>
          <w:p w14:paraId="19FC4FF4" w14:textId="23DFB465" w:rsidR="00D00AB4" w:rsidRPr="002A5E52" w:rsidRDefault="00D00AB4" w:rsidP="00D00AB4">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Article 25 (</w:t>
            </w:r>
            <w:r w:rsidRPr="002A5E52">
              <w:rPr>
                <w:rFonts w:ascii="Arial" w:eastAsia="Malgun Gothic" w:hAnsi="Arial" w:cs="Arial"/>
                <w:b/>
                <w:bCs/>
                <w:color w:val="000000"/>
                <w:sz w:val="21"/>
                <w:szCs w:val="21"/>
                <w:lang w:val="en-GB"/>
              </w:rPr>
              <w:t>Working h</w:t>
            </w:r>
            <w:r w:rsidRPr="002A5E52">
              <w:rPr>
                <w:rFonts w:ascii="Arial" w:eastAsia="Malgun Gothic" w:hAnsi="Arial" w:cs="Arial"/>
                <w:b/>
                <w:bCs/>
                <w:color w:val="000000"/>
                <w:sz w:val="21"/>
                <w:szCs w:val="21"/>
                <w:lang w:val="ru-RU"/>
              </w:rPr>
              <w:t>ours)</w:t>
            </w:r>
          </w:p>
        </w:tc>
      </w:tr>
      <w:tr w:rsidR="00D00AB4" w:rsidRPr="002A5E52" w14:paraId="13B46269" w14:textId="77777777" w:rsidTr="00D00AB4">
        <w:trPr>
          <w:trHeight w:val="156"/>
        </w:trPr>
        <w:tc>
          <w:tcPr>
            <w:tcW w:w="1666" w:type="pct"/>
          </w:tcPr>
          <w:p w14:paraId="385668FE" w14:textId="224E69BA" w:rsidR="00D00AB4" w:rsidRPr="002A5E52" w:rsidRDefault="00D00AB4" w:rsidP="00D00AB4">
            <w:pPr>
              <w:jc w:val="left"/>
              <w:rPr>
                <w:rFonts w:ascii="Arial" w:eastAsia="Malgun Gothic" w:hAnsi="Arial" w:cs="Arial"/>
                <w:color w:val="000000"/>
                <w:sz w:val="21"/>
                <w:szCs w:val="21"/>
              </w:rPr>
            </w:pPr>
            <w:ins w:id="554" w:author="Mia Choi" w:date="2021-07-25T16:32:00Z">
              <w:r w:rsidRPr="002A5E52">
                <w:rPr>
                  <w:rFonts w:ascii="Arial" w:eastAsia="Malgun Gothic" w:hAnsi="Arial" w:cs="Arial"/>
                  <w:color w:val="000000"/>
                  <w:sz w:val="21"/>
                  <w:szCs w:val="21"/>
                </w:rPr>
                <w:t>러시아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노동법이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달리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정하지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아니한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r w:rsidRPr="002A5E52">
                <w:rPr>
                  <w:rFonts w:ascii="Arial" w:eastAsia="Malgun Gothic" w:hAnsi="Arial" w:cs="Arial"/>
                  <w:color w:val="000000"/>
                  <w:sz w:val="21"/>
                  <w:szCs w:val="21"/>
                </w:rPr>
                <w:t>,</w:t>
              </w:r>
            </w:ins>
            <w:r w:rsidR="00E17745">
              <w:rPr>
                <w:rFonts w:ascii="Arial" w:eastAsia="Malgun Gothic" w:hAnsi="Arial" w:cs="Arial"/>
                <w:color w:val="000000"/>
                <w:sz w:val="21"/>
                <w:szCs w:val="21"/>
              </w:rPr>
              <w:t xml:space="preserve"> </w:t>
            </w:r>
            <w:r w:rsidRPr="002A5E52">
              <w:rPr>
                <w:rFonts w:ascii="Arial" w:eastAsia="Malgun Gothic" w:hAnsi="Arial" w:cs="Arial" w:hint="eastAsia"/>
                <w:color w:val="000000"/>
                <w:sz w:val="21"/>
                <w:szCs w:val="21"/>
                <w:rPrChange w:id="555" w:author="Mia Choi" w:date="2021-07-25T16:32:00Z">
                  <w:rPr>
                    <w:rFonts w:ascii="Malgun Gothic" w:eastAsia="Malgun Gothic" w:hAnsi="Malgun Gothic" w:hint="eastAsia"/>
                    <w:color w:val="000000"/>
                    <w:highlight w:val="yellow"/>
                  </w:rPr>
                </w:rPrChange>
              </w:rPr>
              <w:t>근로시간은</w:t>
            </w:r>
            <w:r w:rsidRPr="002A5E52">
              <w:rPr>
                <w:rFonts w:ascii="Arial" w:eastAsia="Malgun Gothic" w:hAnsi="Arial" w:cs="Arial"/>
                <w:color w:val="000000"/>
                <w:sz w:val="21"/>
                <w:szCs w:val="21"/>
                <w:rPrChange w:id="556" w:author="Mia Choi" w:date="2021-07-25T16:32: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557" w:author="Mia Choi" w:date="2021-07-25T16:32:00Z">
                  <w:rPr>
                    <w:rFonts w:ascii="Malgun Gothic" w:eastAsia="Malgun Gothic" w:hAnsi="Malgun Gothic" w:hint="eastAsia"/>
                    <w:color w:val="000000"/>
                    <w:highlight w:val="yellow"/>
                  </w:rPr>
                </w:rPrChange>
              </w:rPr>
              <w:t>휴식시간을</w:t>
            </w:r>
            <w:r w:rsidRPr="002A5E52">
              <w:rPr>
                <w:rFonts w:ascii="Arial" w:eastAsia="Malgun Gothic" w:hAnsi="Arial" w:cs="Arial"/>
                <w:color w:val="000000"/>
                <w:sz w:val="21"/>
                <w:szCs w:val="21"/>
                <w:rPrChange w:id="558" w:author="Mia Choi" w:date="2021-07-25T16:32: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559" w:author="Mia Choi" w:date="2021-07-25T16:32:00Z">
                  <w:rPr>
                    <w:rFonts w:ascii="Malgun Gothic" w:eastAsia="Malgun Gothic" w:hAnsi="Malgun Gothic" w:hint="eastAsia"/>
                    <w:color w:val="000000"/>
                    <w:highlight w:val="yellow"/>
                  </w:rPr>
                </w:rPrChange>
              </w:rPr>
              <w:t>제외하고</w:t>
            </w:r>
            <w:r w:rsidRPr="002A5E52">
              <w:rPr>
                <w:rFonts w:ascii="Arial" w:eastAsia="Malgun Gothic" w:hAnsi="Arial" w:cs="Arial"/>
                <w:color w:val="000000"/>
                <w:sz w:val="21"/>
                <w:szCs w:val="21"/>
                <w:rPrChange w:id="560" w:author="Mia Choi" w:date="2021-07-25T16:32:00Z">
                  <w:rPr>
                    <w:rFonts w:ascii="Malgun Gothic" w:eastAsia="Malgun Gothic" w:hAnsi="Malgun Gothic"/>
                    <w:color w:val="000000"/>
                    <w:highlight w:val="yellow"/>
                  </w:rPr>
                </w:rPrChange>
              </w:rPr>
              <w:t xml:space="preserve"> 1</w:t>
            </w:r>
            <w:r w:rsidRPr="002A5E52">
              <w:rPr>
                <w:rFonts w:ascii="Arial" w:eastAsia="Malgun Gothic" w:hAnsi="Arial" w:cs="Arial" w:hint="eastAsia"/>
                <w:color w:val="000000"/>
                <w:sz w:val="21"/>
                <w:szCs w:val="21"/>
                <w:rPrChange w:id="561" w:author="Mia Choi" w:date="2021-07-25T16:32:00Z">
                  <w:rPr>
                    <w:rFonts w:ascii="Malgun Gothic" w:eastAsia="Malgun Gothic" w:hAnsi="Malgun Gothic" w:hint="eastAsia"/>
                    <w:color w:val="000000"/>
                    <w:highlight w:val="yellow"/>
                  </w:rPr>
                </w:rPrChange>
              </w:rPr>
              <w:t>일에</w:t>
            </w:r>
            <w:r w:rsidRPr="002A5E52">
              <w:rPr>
                <w:rFonts w:ascii="Arial" w:eastAsia="Malgun Gothic" w:hAnsi="Arial" w:cs="Arial"/>
                <w:color w:val="000000"/>
                <w:sz w:val="21"/>
                <w:szCs w:val="21"/>
                <w:rPrChange w:id="562" w:author="Mia Choi" w:date="2021-07-25T16:32:00Z">
                  <w:rPr>
                    <w:rFonts w:ascii="Malgun Gothic" w:eastAsia="Malgun Gothic" w:hAnsi="Malgun Gothic"/>
                    <w:color w:val="000000"/>
                    <w:highlight w:val="yellow"/>
                  </w:rPr>
                </w:rPrChange>
              </w:rPr>
              <w:t xml:space="preserve"> 8</w:t>
            </w:r>
            <w:r w:rsidRPr="002A5E52">
              <w:rPr>
                <w:rFonts w:ascii="Arial" w:eastAsia="Malgun Gothic" w:hAnsi="Arial" w:cs="Arial" w:hint="eastAsia"/>
                <w:color w:val="000000"/>
                <w:sz w:val="21"/>
                <w:szCs w:val="21"/>
                <w:rPrChange w:id="563" w:author="Mia Choi" w:date="2021-07-25T16:32:00Z">
                  <w:rPr>
                    <w:rFonts w:ascii="Malgun Gothic" w:eastAsia="Malgun Gothic" w:hAnsi="Malgun Gothic" w:hint="eastAsia"/>
                    <w:color w:val="000000"/>
                    <w:highlight w:val="yellow"/>
                  </w:rPr>
                </w:rPrChange>
              </w:rPr>
              <w:t>시간</w:t>
            </w:r>
            <w:r w:rsidRPr="002A5E52">
              <w:rPr>
                <w:rFonts w:ascii="Arial" w:eastAsia="Malgun Gothic" w:hAnsi="Arial" w:cs="Arial"/>
                <w:color w:val="000000"/>
                <w:sz w:val="21"/>
                <w:szCs w:val="21"/>
                <w:rPrChange w:id="564" w:author="Mia Choi" w:date="2021-07-25T16:32:00Z">
                  <w:rPr>
                    <w:rFonts w:ascii="Malgun Gothic" w:eastAsia="Malgun Gothic" w:hAnsi="Malgun Gothic"/>
                    <w:color w:val="000000"/>
                    <w:highlight w:val="yellow"/>
                  </w:rPr>
                </w:rPrChange>
              </w:rPr>
              <w:t>, 1</w:t>
            </w:r>
            <w:r w:rsidRPr="002A5E52">
              <w:rPr>
                <w:rFonts w:ascii="Arial" w:eastAsia="Malgun Gothic" w:hAnsi="Arial" w:cs="Arial" w:hint="eastAsia"/>
                <w:color w:val="000000"/>
                <w:sz w:val="21"/>
                <w:szCs w:val="21"/>
                <w:rPrChange w:id="565" w:author="Mia Choi" w:date="2021-07-25T16:32:00Z">
                  <w:rPr>
                    <w:rFonts w:ascii="Malgun Gothic" w:eastAsia="Malgun Gothic" w:hAnsi="Malgun Gothic" w:hint="eastAsia"/>
                    <w:color w:val="000000"/>
                    <w:highlight w:val="yellow"/>
                  </w:rPr>
                </w:rPrChange>
              </w:rPr>
              <w:t>주일에</w:t>
            </w:r>
            <w:r w:rsidRPr="002A5E52">
              <w:rPr>
                <w:rFonts w:ascii="Arial" w:eastAsia="Malgun Gothic" w:hAnsi="Arial" w:cs="Arial"/>
                <w:color w:val="000000"/>
                <w:sz w:val="21"/>
                <w:szCs w:val="21"/>
                <w:rPrChange w:id="566" w:author="Mia Choi" w:date="2021-07-25T16:32:00Z">
                  <w:rPr>
                    <w:rFonts w:ascii="Malgun Gothic" w:eastAsia="Malgun Gothic" w:hAnsi="Malgun Gothic"/>
                    <w:color w:val="000000"/>
                    <w:highlight w:val="yellow"/>
                  </w:rPr>
                </w:rPrChange>
              </w:rPr>
              <w:t xml:space="preserve"> 40</w:t>
            </w:r>
            <w:r w:rsidRPr="002A5E52">
              <w:rPr>
                <w:rFonts w:ascii="Arial" w:eastAsia="Malgun Gothic" w:hAnsi="Arial" w:cs="Arial" w:hint="eastAsia"/>
                <w:color w:val="000000"/>
                <w:sz w:val="21"/>
                <w:szCs w:val="21"/>
                <w:rPrChange w:id="567" w:author="Mia Choi" w:date="2021-07-25T16:32:00Z">
                  <w:rPr>
                    <w:rFonts w:ascii="Malgun Gothic" w:eastAsia="Malgun Gothic" w:hAnsi="Malgun Gothic" w:hint="eastAsia"/>
                    <w:color w:val="000000"/>
                    <w:highlight w:val="yellow"/>
                  </w:rPr>
                </w:rPrChange>
              </w:rPr>
              <w:t>시간을</w:t>
            </w:r>
            <w:r w:rsidRPr="002A5E52">
              <w:rPr>
                <w:rFonts w:ascii="Arial" w:eastAsia="Malgun Gothic" w:hAnsi="Arial" w:cs="Arial"/>
                <w:color w:val="000000"/>
                <w:sz w:val="21"/>
                <w:szCs w:val="21"/>
                <w:rPrChange w:id="568" w:author="Mia Choi" w:date="2021-07-25T16:32: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569" w:author="Mia Choi" w:date="2021-07-25T16:32:00Z">
                  <w:rPr>
                    <w:rFonts w:ascii="Malgun Gothic" w:eastAsia="Malgun Gothic" w:hAnsi="Malgun Gothic" w:hint="eastAsia"/>
                    <w:color w:val="000000"/>
                    <w:highlight w:val="yellow"/>
                  </w:rPr>
                </w:rPrChange>
              </w:rPr>
              <w:t>기준으로</w:t>
            </w:r>
            <w:r w:rsidRPr="002A5E52">
              <w:rPr>
                <w:rFonts w:ascii="Arial" w:eastAsia="Malgun Gothic" w:hAnsi="Arial" w:cs="Arial"/>
                <w:color w:val="000000"/>
                <w:sz w:val="21"/>
                <w:szCs w:val="21"/>
                <w:rPrChange w:id="570" w:author="Mia Choi" w:date="2021-07-25T16:32: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571" w:author="Mia Choi" w:date="2021-07-25T16:32:00Z">
                  <w:rPr>
                    <w:rFonts w:ascii="Malgun Gothic" w:eastAsia="Malgun Gothic" w:hAnsi="Malgun Gothic" w:hint="eastAsia"/>
                    <w:color w:val="000000"/>
                    <w:highlight w:val="yellow"/>
                  </w:rPr>
                </w:rPrChange>
              </w:rPr>
              <w:t>한다</w:t>
            </w:r>
            <w:r w:rsidRPr="002A5E52">
              <w:rPr>
                <w:rFonts w:ascii="Arial" w:eastAsia="Malgun Gothic" w:hAnsi="Arial" w:cs="Arial"/>
                <w:color w:val="000000"/>
                <w:sz w:val="21"/>
                <w:szCs w:val="21"/>
              </w:rPr>
              <w:t>.</w:t>
            </w:r>
          </w:p>
          <w:p w14:paraId="583DDFAE" w14:textId="77777777" w:rsidR="00D00AB4" w:rsidRPr="002A5E52" w:rsidRDefault="00D00AB4" w:rsidP="00A809CD">
            <w:pPr>
              <w:rPr>
                <w:rFonts w:ascii="Arial" w:eastAsia="Malgun Gothic" w:hAnsi="Arial" w:cs="Arial"/>
                <w:sz w:val="21"/>
                <w:szCs w:val="21"/>
              </w:rPr>
            </w:pPr>
          </w:p>
        </w:tc>
        <w:tc>
          <w:tcPr>
            <w:tcW w:w="1667" w:type="pct"/>
          </w:tcPr>
          <w:p w14:paraId="58BAEFD3" w14:textId="3F5B59A3" w:rsidR="00D00AB4" w:rsidRPr="002A5E52" w:rsidRDefault="00D00AB4" w:rsidP="00D00AB4">
            <w:pPr>
              <w:jc w:val="left"/>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Продолжительность рабочего дня составляет восемь часов в день и сорок часов в неделю без учета обеденных перерывов</w:t>
            </w:r>
            <w:ins w:id="572" w:author="Гурьянов" w:date="2021-07-22T13:58:00Z">
              <w:r w:rsidRPr="002A5E52">
                <w:rPr>
                  <w:rFonts w:ascii="Arial" w:eastAsia="Malgun Gothic" w:hAnsi="Arial" w:cs="Arial"/>
                  <w:color w:val="000000"/>
                  <w:sz w:val="21"/>
                  <w:szCs w:val="21"/>
                  <w:lang w:val="ru-RU"/>
                </w:rPr>
                <w:t>, если иное не установлено Трудовым законодательством России</w:t>
              </w:r>
            </w:ins>
            <w:r w:rsidRPr="002A5E52">
              <w:rPr>
                <w:rFonts w:ascii="Arial" w:eastAsia="Malgun Gothic" w:hAnsi="Arial" w:cs="Arial"/>
                <w:color w:val="000000"/>
                <w:sz w:val="21"/>
                <w:szCs w:val="21"/>
                <w:lang w:val="ru-RU"/>
              </w:rPr>
              <w:t>.</w:t>
            </w:r>
          </w:p>
        </w:tc>
        <w:tc>
          <w:tcPr>
            <w:tcW w:w="1667" w:type="pct"/>
          </w:tcPr>
          <w:p w14:paraId="168F54C9" w14:textId="19E7646E" w:rsidR="00D00AB4" w:rsidRPr="002A5E52" w:rsidRDefault="00D00AB4" w:rsidP="00D00AB4">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The working day is eight hours a day and forty hours a week, excluding lunch breaks, if not otherwise established by the </w:t>
            </w:r>
            <w:proofErr w:type="spellStart"/>
            <w:r w:rsidRPr="002A5E52">
              <w:rPr>
                <w:rFonts w:ascii="Arial" w:eastAsia="Malgun Gothic" w:hAnsi="Arial" w:cs="Arial"/>
                <w:color w:val="000000"/>
                <w:sz w:val="21"/>
                <w:szCs w:val="21"/>
              </w:rPr>
              <w:t>Labr</w:t>
            </w:r>
            <w:proofErr w:type="spellEnd"/>
            <w:r w:rsidRPr="002A5E52">
              <w:rPr>
                <w:rFonts w:ascii="Arial" w:eastAsia="Malgun Gothic" w:hAnsi="Arial" w:cs="Arial"/>
                <w:color w:val="000000"/>
                <w:sz w:val="21"/>
                <w:szCs w:val="21"/>
              </w:rPr>
              <w:t xml:space="preserve"> Code of the Russian Federation.</w:t>
            </w:r>
          </w:p>
        </w:tc>
      </w:tr>
      <w:tr w:rsidR="00D00AB4" w:rsidRPr="002A5E52" w14:paraId="719C7729" w14:textId="77777777" w:rsidTr="00D00AB4">
        <w:trPr>
          <w:trHeight w:val="156"/>
        </w:trPr>
        <w:tc>
          <w:tcPr>
            <w:tcW w:w="1666" w:type="pct"/>
          </w:tcPr>
          <w:p w14:paraId="100E154B" w14:textId="0FA3F162" w:rsidR="00D00AB4" w:rsidRPr="002A5E52" w:rsidRDefault="00D00AB4" w:rsidP="00D00AB4">
            <w:pPr>
              <w:rPr>
                <w:rFonts w:ascii="Arial" w:eastAsia="Malgun Gothic" w:hAnsi="Arial" w:cs="Arial"/>
                <w:b/>
                <w:bCs/>
                <w:color w:val="000000"/>
                <w:sz w:val="21"/>
                <w:szCs w:val="21"/>
                <w:highlight w:val="yellow"/>
              </w:rPr>
            </w:pPr>
            <w:proofErr w:type="gramStart"/>
            <w:r w:rsidRPr="00454CB9">
              <w:rPr>
                <w:rFonts w:ascii="Arial" w:eastAsia="Malgun Gothic" w:hAnsi="Arial" w:cs="Arial"/>
                <w:b/>
                <w:bCs/>
                <w:color w:val="000000"/>
                <w:sz w:val="21"/>
                <w:szCs w:val="21"/>
              </w:rPr>
              <w:t>제</w:t>
            </w:r>
            <w:r w:rsidRPr="00454CB9">
              <w:rPr>
                <w:rFonts w:ascii="Arial" w:eastAsia="Malgun Gothic" w:hAnsi="Arial" w:cs="Arial"/>
                <w:b/>
                <w:bCs/>
                <w:color w:val="000000"/>
                <w:sz w:val="21"/>
                <w:szCs w:val="21"/>
              </w:rPr>
              <w:t xml:space="preserve"> 26</w:t>
            </w:r>
            <w:proofErr w:type="gramEnd"/>
            <w:r w:rsidRPr="00454CB9">
              <w:rPr>
                <w:rFonts w:ascii="Arial" w:eastAsia="Malgun Gothic" w:hAnsi="Arial" w:cs="Arial"/>
                <w:b/>
                <w:bCs/>
                <w:color w:val="000000"/>
                <w:sz w:val="21"/>
                <w:szCs w:val="21"/>
              </w:rPr>
              <w:t>조</w:t>
            </w:r>
            <w:r w:rsidRPr="00454CB9">
              <w:rPr>
                <w:rFonts w:ascii="Arial" w:eastAsia="Malgun Gothic" w:hAnsi="Arial" w:cs="Arial"/>
                <w:b/>
                <w:bCs/>
                <w:color w:val="000000"/>
                <w:sz w:val="21"/>
                <w:szCs w:val="21"/>
              </w:rPr>
              <w:t xml:space="preserve"> (</w:t>
            </w:r>
            <w:r w:rsidRPr="00454CB9">
              <w:rPr>
                <w:rFonts w:ascii="Arial" w:eastAsia="Malgun Gothic" w:hAnsi="Arial" w:cs="Arial"/>
                <w:b/>
                <w:bCs/>
                <w:color w:val="000000"/>
                <w:sz w:val="21"/>
                <w:szCs w:val="21"/>
              </w:rPr>
              <w:t>육아기</w:t>
            </w:r>
            <w:r w:rsidRPr="00454CB9">
              <w:rPr>
                <w:rFonts w:ascii="Arial" w:eastAsia="Malgun Gothic" w:hAnsi="Arial" w:cs="Arial"/>
                <w:b/>
                <w:bCs/>
                <w:color w:val="000000"/>
                <w:sz w:val="21"/>
                <w:szCs w:val="21"/>
              </w:rPr>
              <w:t xml:space="preserve"> </w:t>
            </w:r>
            <w:r w:rsidRPr="00454CB9">
              <w:rPr>
                <w:rFonts w:ascii="Arial" w:eastAsia="Malgun Gothic" w:hAnsi="Arial" w:cs="Arial"/>
                <w:b/>
                <w:bCs/>
                <w:color w:val="000000"/>
                <w:sz w:val="21"/>
                <w:szCs w:val="21"/>
              </w:rPr>
              <w:t>근로시간</w:t>
            </w:r>
            <w:r w:rsidRPr="00454CB9">
              <w:rPr>
                <w:rFonts w:ascii="Arial" w:eastAsia="Malgun Gothic" w:hAnsi="Arial" w:cs="Arial"/>
                <w:b/>
                <w:bCs/>
                <w:color w:val="000000"/>
                <w:sz w:val="21"/>
                <w:szCs w:val="21"/>
              </w:rPr>
              <w:t xml:space="preserve"> </w:t>
            </w:r>
            <w:r w:rsidRPr="00454CB9">
              <w:rPr>
                <w:rFonts w:ascii="Arial" w:eastAsia="Malgun Gothic" w:hAnsi="Arial" w:cs="Arial"/>
                <w:b/>
                <w:bCs/>
                <w:color w:val="000000"/>
                <w:sz w:val="21"/>
                <w:szCs w:val="21"/>
              </w:rPr>
              <w:t>단축</w:t>
            </w:r>
            <w:r w:rsidRPr="00454CB9">
              <w:rPr>
                <w:rFonts w:ascii="Arial" w:eastAsia="Malgun Gothic" w:hAnsi="Arial" w:cs="Arial"/>
                <w:b/>
                <w:bCs/>
                <w:color w:val="000000"/>
                <w:sz w:val="21"/>
                <w:szCs w:val="21"/>
              </w:rPr>
              <w:t xml:space="preserve">) </w:t>
            </w:r>
          </w:p>
        </w:tc>
        <w:tc>
          <w:tcPr>
            <w:tcW w:w="1667" w:type="pct"/>
          </w:tcPr>
          <w:p w14:paraId="075397DF" w14:textId="5F2EF552" w:rsidR="00D00AB4" w:rsidRPr="002A5E52" w:rsidRDefault="00D00AB4" w:rsidP="00D00AB4">
            <w:pPr>
              <w:jc w:val="left"/>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26 (Сокращение рабочего времени в связи с уходом за ребенком)</w:t>
            </w:r>
          </w:p>
        </w:tc>
        <w:tc>
          <w:tcPr>
            <w:tcW w:w="1667" w:type="pct"/>
          </w:tcPr>
          <w:p w14:paraId="2CF5ED47" w14:textId="4E0BD56E" w:rsidR="00D00AB4" w:rsidRPr="002A5E52" w:rsidRDefault="00D00AB4" w:rsidP="00D00AB4">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26 (Reduction of working hours due to childcare)</w:t>
            </w:r>
          </w:p>
        </w:tc>
      </w:tr>
      <w:tr w:rsidR="00D00AB4" w:rsidRPr="002A5E52" w14:paraId="0BA0657A" w14:textId="77777777" w:rsidTr="00D00AB4">
        <w:trPr>
          <w:trHeight w:val="156"/>
        </w:trPr>
        <w:tc>
          <w:tcPr>
            <w:tcW w:w="1666" w:type="pct"/>
          </w:tcPr>
          <w:p w14:paraId="09D75503" w14:textId="13C2C79F" w:rsidR="00D00AB4" w:rsidRPr="002A5E52" w:rsidRDefault="00D00AB4" w:rsidP="00D00AB4">
            <w:pPr>
              <w:jc w:val="left"/>
              <w:rPr>
                <w:rFonts w:ascii="Arial" w:eastAsia="Malgun Gothic" w:hAnsi="Arial" w:cs="Arial"/>
                <w:color w:val="000000"/>
                <w:sz w:val="21"/>
                <w:szCs w:val="21"/>
              </w:rPr>
            </w:pPr>
            <w:ins w:id="573" w:author="Mia Choi" w:date="2021-07-25T16:32:00Z">
              <w:r w:rsidRPr="002A5E52">
                <w:rPr>
                  <w:rFonts w:ascii="Arial" w:eastAsia="Malgun Gothic" w:hAnsi="Arial" w:cs="Arial"/>
                  <w:color w:val="000000"/>
                  <w:sz w:val="21"/>
                  <w:szCs w:val="21"/>
                </w:rPr>
                <w:t xml:space="preserve">1. </w:t>
              </w:r>
              <w:r w:rsidRPr="002A5E52">
                <w:rPr>
                  <w:rFonts w:ascii="Arial" w:eastAsia="Malgun Gothic" w:hAnsi="Arial" w:cs="Arial"/>
                  <w:color w:val="000000"/>
                  <w:sz w:val="21"/>
                  <w:szCs w:val="21"/>
                </w:rPr>
                <w:t>회사는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여성의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요청에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따라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자녀가</w:t>
              </w:r>
              <w:r w:rsidRPr="002A5E52">
                <w:rPr>
                  <w:rFonts w:ascii="Arial" w:eastAsia="Malgun Gothic" w:hAnsi="Arial" w:cs="Arial"/>
                  <w:color w:val="000000"/>
                  <w:sz w:val="21"/>
                  <w:szCs w:val="21"/>
                </w:rPr>
                <w:t xml:space="preserve"> 3</w:t>
              </w:r>
              <w:r w:rsidRPr="002A5E52">
                <w:rPr>
                  <w:rFonts w:ascii="Arial" w:eastAsia="Malgun Gothic" w:hAnsi="Arial" w:cs="Arial"/>
                  <w:color w:val="000000"/>
                  <w:sz w:val="21"/>
                  <w:szCs w:val="21"/>
                </w:rPr>
                <w:t>세가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때까지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육아휴직을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제공한다</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해당</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동안</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보험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혜택을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지급하는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절차</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조건은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연방법에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의해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결정된다</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육아휴직은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자녀의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아버지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할머니</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할아버지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친척</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보호자가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실제로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자녀를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돌보는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경우에도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전체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일부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사용할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있다</w:t>
              </w:r>
              <w:r w:rsidRPr="002A5E52">
                <w:rPr>
                  <w:rFonts w:ascii="Arial" w:eastAsia="Malgun Gothic" w:hAnsi="Arial" w:cs="Arial"/>
                  <w:color w:val="000000"/>
                  <w:sz w:val="21"/>
                  <w:szCs w:val="21"/>
                </w:rPr>
                <w:t>.</w:t>
              </w:r>
            </w:ins>
          </w:p>
        </w:tc>
        <w:tc>
          <w:tcPr>
            <w:tcW w:w="1667" w:type="pct"/>
          </w:tcPr>
          <w:p w14:paraId="24E50B2A" w14:textId="00B29B25" w:rsidR="00D00AB4" w:rsidRPr="002A5E52" w:rsidRDefault="00D00AB4" w:rsidP="00D00AB4">
            <w:pPr>
              <w:pStyle w:val="af"/>
              <w:numPr>
                <w:ilvl w:val="0"/>
                <w:numId w:val="134"/>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Change w:id="574" w:author="Гурьянов" w:date="2021-07-22T14:04:00Z">
                  <w:rPr>
                    <w:rFonts w:eastAsia="Times New Roman"/>
                    <w:color w:val="22272F"/>
                    <w:sz w:val="17"/>
                    <w:szCs w:val="17"/>
                    <w:u w:val="single"/>
                    <w:lang w:val="ru-RU" w:eastAsia="ru-RU"/>
                  </w:rPr>
                </w:rPrChange>
              </w:rPr>
              <w:t>По заявлению женщины ей предоставляется отпуск по уходу за ребенком до достижения им возраста трех лет. Порядок и сроки выплаты пособия по государственному социальному страхованию в период указанного отпуска определяются </w:t>
            </w:r>
            <w:r w:rsidRPr="002A5E52">
              <w:rPr>
                <w:rFonts w:ascii="Arial" w:eastAsia="Malgun Gothic" w:hAnsi="Arial" w:cs="Arial"/>
                <w:color w:val="000000"/>
                <w:sz w:val="21"/>
                <w:szCs w:val="21"/>
                <w:lang w:val="ru-RU"/>
                <w:rPrChange w:id="575" w:author="Гурьянов" w:date="2021-07-22T14:04:00Z">
                  <w:rPr>
                    <w:rFonts w:eastAsia="Times New Roman"/>
                    <w:color w:val="22272F"/>
                    <w:sz w:val="17"/>
                    <w:szCs w:val="17"/>
                    <w:u w:val="single"/>
                    <w:lang w:val="ru-RU" w:eastAsia="ru-RU"/>
                  </w:rPr>
                </w:rPrChange>
              </w:rPr>
              <w:fldChar w:fldCharType="begin"/>
            </w:r>
            <w:r w:rsidRPr="002A5E52">
              <w:rPr>
                <w:rFonts w:ascii="Arial" w:eastAsia="Malgun Gothic" w:hAnsi="Arial" w:cs="Arial"/>
                <w:color w:val="000000"/>
                <w:sz w:val="21"/>
                <w:szCs w:val="21"/>
                <w:lang w:val="ru-RU"/>
                <w:rPrChange w:id="576" w:author="Гурьянов" w:date="2021-07-22T14:04:00Z">
                  <w:rPr>
                    <w:rFonts w:eastAsia="Times New Roman"/>
                    <w:color w:val="22272F"/>
                    <w:sz w:val="17"/>
                    <w:szCs w:val="17"/>
                    <w:u w:val="single"/>
                    <w:lang w:val="ru-RU" w:eastAsia="ru-RU"/>
                  </w:rPr>
                </w:rPrChange>
              </w:rPr>
              <w:instrText xml:space="preserve"> HYPERLINK "https://internet.garant.ru/" \l "/multilink/12125268/paragraph/5148/number/0" </w:instrText>
            </w:r>
            <w:r w:rsidRPr="002A5E52">
              <w:rPr>
                <w:rFonts w:ascii="Arial" w:eastAsia="Malgun Gothic" w:hAnsi="Arial" w:cs="Arial"/>
                <w:color w:val="000000"/>
                <w:sz w:val="21"/>
                <w:szCs w:val="21"/>
                <w:lang w:val="ru-RU"/>
                <w:rPrChange w:id="577" w:author="Гурьянов" w:date="2021-07-22T14:04:00Z">
                  <w:rPr>
                    <w:rFonts w:eastAsia="Times New Roman"/>
                    <w:color w:val="22272F"/>
                    <w:sz w:val="17"/>
                    <w:szCs w:val="17"/>
                    <w:u w:val="single"/>
                    <w:lang w:val="ru-RU" w:eastAsia="ru-RU"/>
                  </w:rPr>
                </w:rPrChange>
              </w:rPr>
              <w:fldChar w:fldCharType="separate"/>
            </w:r>
            <w:r w:rsidRPr="00E17745">
              <w:rPr>
                <w:rFonts w:ascii="Arial" w:eastAsia="Malgun Gothic" w:hAnsi="Arial" w:cs="Arial"/>
                <w:color w:val="000000"/>
                <w:sz w:val="21"/>
                <w:szCs w:val="21"/>
                <w:lang w:val="ru-RU"/>
                <w:rPrChange w:id="578" w:author="Mia Choi" w:date="2021-07-25T15:26:00Z">
                  <w:rPr>
                    <w:rStyle w:val="af1"/>
                    <w:rFonts w:eastAsia="Times New Roman"/>
                    <w:color w:val="3272C0"/>
                    <w:sz w:val="17"/>
                    <w:szCs w:val="17"/>
                    <w:lang w:val="ru-RU" w:eastAsia="ru-RU"/>
                  </w:rPr>
                </w:rPrChange>
              </w:rPr>
              <w:t>федеральными законами</w:t>
            </w:r>
            <w:r w:rsidRPr="002A5E52">
              <w:rPr>
                <w:rFonts w:ascii="Arial" w:eastAsia="Malgun Gothic" w:hAnsi="Arial" w:cs="Arial"/>
                <w:color w:val="000000"/>
                <w:sz w:val="21"/>
                <w:szCs w:val="21"/>
                <w:lang w:val="ru-RU"/>
                <w:rPrChange w:id="579" w:author="Гурьянов" w:date="2021-07-22T14:04:00Z">
                  <w:rPr>
                    <w:rFonts w:eastAsia="Times New Roman"/>
                    <w:color w:val="22272F"/>
                    <w:sz w:val="17"/>
                    <w:szCs w:val="17"/>
                    <w:u w:val="single"/>
                    <w:lang w:val="ru-RU" w:eastAsia="ru-RU"/>
                  </w:rPr>
                </w:rPrChange>
              </w:rPr>
              <w:fldChar w:fldCharType="end"/>
            </w:r>
            <w:r w:rsidRPr="002A5E52">
              <w:rPr>
                <w:rFonts w:ascii="Arial" w:eastAsia="Malgun Gothic" w:hAnsi="Arial" w:cs="Arial"/>
                <w:color w:val="000000"/>
                <w:sz w:val="21"/>
                <w:szCs w:val="21"/>
                <w:lang w:val="ru-RU"/>
                <w:rPrChange w:id="580" w:author="Гурьянов" w:date="2021-07-22T14:04:00Z">
                  <w:rPr>
                    <w:rFonts w:eastAsia="Times New Roman"/>
                    <w:color w:val="22272F"/>
                    <w:sz w:val="17"/>
                    <w:szCs w:val="17"/>
                    <w:u w:val="single"/>
                    <w:lang w:val="ru-RU" w:eastAsia="ru-RU"/>
                  </w:rPr>
                </w:rPrChange>
              </w:rPr>
              <w:t>.</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lang w:val="ru-RU"/>
                <w:rPrChange w:id="581" w:author="Гурьянов" w:date="2021-07-22T14:05:00Z">
                  <w:rPr>
                    <w:rFonts w:eastAsia="Times New Roman"/>
                    <w:color w:val="22272F"/>
                    <w:sz w:val="17"/>
                    <w:szCs w:val="17"/>
                    <w:u w:val="single"/>
                    <w:lang w:val="ru-RU" w:eastAsia="ru-RU"/>
                  </w:rPr>
                </w:rPrChange>
              </w:rPr>
              <w:t>Отпуска по уходу за ребенком могут быть использованы полностью или по частям также отцом ребенка, бабушкой, дедом, другим родственником или опекуном, фактически осуществляющим уход за ребенком.</w:t>
            </w:r>
          </w:p>
        </w:tc>
        <w:tc>
          <w:tcPr>
            <w:tcW w:w="1667" w:type="pct"/>
          </w:tcPr>
          <w:p w14:paraId="01EA1125" w14:textId="76F8D4F2" w:rsidR="00D00AB4" w:rsidRPr="002A5E52" w:rsidRDefault="00FE68A9" w:rsidP="00FE68A9">
            <w:pPr>
              <w:pStyle w:val="af"/>
              <w:numPr>
                <w:ilvl w:val="0"/>
                <w:numId w:val="164"/>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 xml:space="preserve">Upon the request of female, she is granted a child rearing leave up to when her child reaches the age of three years. The procedure and terms of social payments during the abovementioned leave are specified by the federal law. Child rearing leaves may be granted in full or partially to the child's father, grandmother, grandfather, other relatives or tutor </w:t>
            </w:r>
            <w:proofErr w:type="gramStart"/>
            <w:r w:rsidRPr="002A5E52">
              <w:rPr>
                <w:rFonts w:ascii="Arial" w:eastAsia="Malgun Gothic" w:hAnsi="Arial" w:cs="Arial"/>
                <w:color w:val="000000"/>
                <w:sz w:val="21"/>
                <w:szCs w:val="21"/>
              </w:rPr>
              <w:t>actually nursing</w:t>
            </w:r>
            <w:proofErr w:type="gramEnd"/>
            <w:r w:rsidRPr="002A5E52">
              <w:rPr>
                <w:rFonts w:ascii="Arial" w:eastAsia="Malgun Gothic" w:hAnsi="Arial" w:cs="Arial"/>
                <w:color w:val="000000"/>
                <w:sz w:val="21"/>
                <w:szCs w:val="21"/>
              </w:rPr>
              <w:t xml:space="preserve"> him (her).</w:t>
            </w:r>
          </w:p>
        </w:tc>
      </w:tr>
      <w:tr w:rsidR="00D00AB4" w:rsidRPr="002A5E52" w14:paraId="3CA66B10" w14:textId="77777777" w:rsidTr="00D00AB4">
        <w:trPr>
          <w:trHeight w:val="156"/>
        </w:trPr>
        <w:tc>
          <w:tcPr>
            <w:tcW w:w="1666" w:type="pct"/>
          </w:tcPr>
          <w:p w14:paraId="4059D012" w14:textId="3270D563" w:rsidR="00D00AB4" w:rsidRPr="002A5E52" w:rsidRDefault="00D00AB4" w:rsidP="00D00AB4">
            <w:pPr>
              <w:jc w:val="left"/>
              <w:rPr>
                <w:rFonts w:ascii="Arial" w:eastAsia="Malgun Gothic" w:hAnsi="Arial" w:cs="Arial"/>
                <w:color w:val="000000"/>
                <w:sz w:val="21"/>
                <w:szCs w:val="21"/>
              </w:rPr>
            </w:pPr>
            <w:ins w:id="582" w:author="Mia Choi" w:date="2021-07-25T16:32:00Z">
              <w:r w:rsidRPr="002A5E52">
                <w:rPr>
                  <w:rFonts w:ascii="Arial" w:eastAsia="Malgun Gothic" w:hAnsi="Arial" w:cs="Arial"/>
                  <w:color w:val="000000"/>
                  <w:sz w:val="21"/>
                  <w:szCs w:val="21"/>
                </w:rPr>
                <w:t xml:space="preserve">2. </w:t>
              </w:r>
              <w:r w:rsidRPr="002A5E52">
                <w:rPr>
                  <w:rFonts w:ascii="Arial" w:eastAsia="Malgun Gothic" w:hAnsi="Arial" w:cs="Arial"/>
                  <w:color w:val="000000"/>
                  <w:sz w:val="21"/>
                  <w:szCs w:val="21"/>
                </w:rPr>
                <w:t>관련</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보호자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요청에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따라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육아휴직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동안</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국가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보험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혜택을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받을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권리를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유지하면서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시간제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재택</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근무가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가능하다</w:t>
              </w:r>
              <w:r w:rsidRPr="002A5E52">
                <w:rPr>
                  <w:rFonts w:ascii="Arial" w:eastAsia="Malgun Gothic" w:hAnsi="Arial" w:cs="Arial"/>
                  <w:color w:val="000000"/>
                  <w:sz w:val="21"/>
                  <w:szCs w:val="21"/>
                </w:rPr>
                <w:t>.</w:t>
              </w:r>
            </w:ins>
          </w:p>
        </w:tc>
        <w:tc>
          <w:tcPr>
            <w:tcW w:w="1667" w:type="pct"/>
          </w:tcPr>
          <w:p w14:paraId="509018EE" w14:textId="5EF688F8" w:rsidR="00D00AB4" w:rsidRPr="002A5E52" w:rsidRDefault="00D00AB4" w:rsidP="00D00AB4">
            <w:pPr>
              <w:pStyle w:val="af"/>
              <w:numPr>
                <w:ilvl w:val="0"/>
                <w:numId w:val="134"/>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Change w:id="583" w:author="Гурьянов" w:date="2021-07-22T14:04:00Z">
                  <w:rPr>
                    <w:rFonts w:eastAsia="Times New Roman"/>
                    <w:color w:val="22272F"/>
                    <w:sz w:val="17"/>
                    <w:szCs w:val="17"/>
                    <w:u w:val="single"/>
                    <w:lang w:val="ru-RU" w:eastAsia="ru-RU"/>
                  </w:rPr>
                </w:rPrChange>
              </w:rPr>
              <w:t xml:space="preserve">По заявлению </w:t>
            </w:r>
            <w:r w:rsidRPr="002A5E52">
              <w:rPr>
                <w:rFonts w:ascii="Arial" w:eastAsia="Malgun Gothic" w:hAnsi="Arial" w:cs="Arial"/>
                <w:color w:val="000000"/>
                <w:sz w:val="21"/>
                <w:szCs w:val="21"/>
                <w:lang w:val="ru-RU"/>
              </w:rPr>
              <w:t>указанных</w:t>
            </w:r>
            <w:r w:rsidRPr="002A5E52">
              <w:rPr>
                <w:rFonts w:ascii="Arial" w:eastAsia="Malgun Gothic" w:hAnsi="Arial" w:cs="Arial"/>
                <w:color w:val="000000"/>
                <w:sz w:val="21"/>
                <w:szCs w:val="21"/>
                <w:lang w:val="ru-RU"/>
                <w:rPrChange w:id="584" w:author="Гурьянов" w:date="2021-07-22T14:04:00Z">
                  <w:rPr>
                    <w:rFonts w:eastAsia="Times New Roman"/>
                    <w:color w:val="22272F"/>
                    <w:sz w:val="17"/>
                    <w:szCs w:val="17"/>
                    <w:u w:val="single"/>
                    <w:lang w:val="ru-RU" w:eastAsia="ru-RU"/>
                  </w:rPr>
                </w:rPrChange>
              </w:rPr>
              <w:t xml:space="preserve"> лиц, во время нахождения в отпусках по уходу за ребенком они могут работать на условиях неполного рабочего времени или на дому с </w:t>
            </w:r>
            <w:r w:rsidRPr="002A5E52">
              <w:rPr>
                <w:rFonts w:ascii="Arial" w:eastAsia="Malgun Gothic" w:hAnsi="Arial" w:cs="Arial"/>
                <w:color w:val="000000"/>
                <w:sz w:val="21"/>
                <w:szCs w:val="21"/>
                <w:lang w:val="ru-RU"/>
                <w:rPrChange w:id="585" w:author="Гурьянов" w:date="2021-07-22T14:04:00Z">
                  <w:rPr>
                    <w:rFonts w:eastAsia="Times New Roman"/>
                    <w:color w:val="22272F"/>
                    <w:sz w:val="17"/>
                    <w:szCs w:val="17"/>
                    <w:u w:val="single"/>
                    <w:lang w:val="ru-RU" w:eastAsia="ru-RU"/>
                  </w:rPr>
                </w:rPrChange>
              </w:rPr>
              <w:lastRenderedPageBreak/>
              <w:t>сохранением права на получение пособия по государственному социальному страхованию.</w:t>
            </w:r>
          </w:p>
        </w:tc>
        <w:tc>
          <w:tcPr>
            <w:tcW w:w="1667" w:type="pct"/>
          </w:tcPr>
          <w:p w14:paraId="43194CDC" w14:textId="0D38A67F" w:rsidR="00D00AB4" w:rsidRPr="002A5E52" w:rsidRDefault="00475E3E" w:rsidP="00475E3E">
            <w:pPr>
              <w:pStyle w:val="af"/>
              <w:numPr>
                <w:ilvl w:val="0"/>
                <w:numId w:val="164"/>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lastRenderedPageBreak/>
              <w:t xml:space="preserve">Upon the request of the people listed </w:t>
            </w:r>
            <w:r w:rsidR="00FE68A9" w:rsidRPr="002A5E52">
              <w:rPr>
                <w:rFonts w:ascii="Arial" w:eastAsia="Malgun Gothic" w:hAnsi="Arial" w:cs="Arial"/>
                <w:color w:val="000000"/>
                <w:sz w:val="21"/>
                <w:szCs w:val="21"/>
              </w:rPr>
              <w:t xml:space="preserve">above </w:t>
            </w:r>
            <w:r w:rsidRPr="002A5E52">
              <w:rPr>
                <w:rFonts w:ascii="Arial" w:eastAsia="Malgun Gothic" w:hAnsi="Arial" w:cs="Arial"/>
                <w:color w:val="000000"/>
                <w:sz w:val="21"/>
                <w:szCs w:val="21"/>
              </w:rPr>
              <w:t>they may work half time or at home with reservation of the right for social payments during the child rearing leave.</w:t>
            </w:r>
          </w:p>
        </w:tc>
      </w:tr>
      <w:tr w:rsidR="00D00AB4" w:rsidRPr="002A5E52" w14:paraId="0FBF826E" w14:textId="77777777" w:rsidTr="00D00AB4">
        <w:trPr>
          <w:trHeight w:val="156"/>
        </w:trPr>
        <w:tc>
          <w:tcPr>
            <w:tcW w:w="1666" w:type="pct"/>
          </w:tcPr>
          <w:p w14:paraId="488F2710" w14:textId="2DB6FA67" w:rsidR="00D00AB4" w:rsidRPr="002A5E52" w:rsidRDefault="00D00AB4" w:rsidP="00D00AB4">
            <w:pPr>
              <w:jc w:val="left"/>
              <w:rPr>
                <w:rFonts w:ascii="Arial" w:eastAsia="Malgun Gothic" w:hAnsi="Arial" w:cs="Arial"/>
                <w:color w:val="000000"/>
                <w:sz w:val="21"/>
                <w:szCs w:val="21"/>
              </w:rPr>
            </w:pPr>
            <w:ins w:id="586" w:author="Mia Choi" w:date="2021-07-25T16:32:00Z">
              <w:r w:rsidRPr="002A5E52">
                <w:rPr>
                  <w:rFonts w:ascii="Arial" w:eastAsia="Malgun Gothic" w:hAnsi="Arial" w:cs="Arial"/>
                  <w:color w:val="000000"/>
                  <w:sz w:val="21"/>
                  <w:szCs w:val="21"/>
                </w:rPr>
                <w:t xml:space="preserve">3. </w:t>
              </w:r>
              <w:r w:rsidRPr="002A5E52">
                <w:rPr>
                  <w:rFonts w:ascii="Arial" w:eastAsia="Malgun Gothic" w:hAnsi="Arial" w:cs="Arial"/>
                  <w:color w:val="000000"/>
                  <w:sz w:val="21"/>
                  <w:szCs w:val="21"/>
                </w:rPr>
                <w:t>육아휴직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동안</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근무처</w:t>
              </w:r>
              <w:r w:rsidRPr="002A5E52">
                <w:rPr>
                  <w:rFonts w:ascii="Arial" w:eastAsia="Malgun Gothic" w:hAnsi="Arial" w:cs="Arial"/>
                  <w:color w:val="000000"/>
                  <w:sz w:val="21"/>
                  <w:szCs w:val="21"/>
                </w:rPr>
                <w:t>(</w:t>
              </w:r>
              <w:r w:rsidRPr="002A5E52">
                <w:rPr>
                  <w:rFonts w:ascii="Arial" w:eastAsia="Malgun Gothic" w:hAnsi="Arial" w:cs="Arial"/>
                  <w:color w:val="000000"/>
                  <w:sz w:val="21"/>
                  <w:szCs w:val="21"/>
                </w:rPr>
                <w:t>직위</w:t>
              </w:r>
              <w:r w:rsidRPr="002A5E52">
                <w:rPr>
                  <w:rFonts w:ascii="Arial" w:eastAsia="Malgun Gothic" w:hAnsi="Arial" w:cs="Arial"/>
                  <w:color w:val="000000"/>
                  <w:sz w:val="21"/>
                  <w:szCs w:val="21"/>
                </w:rPr>
                <w:t>)</w:t>
              </w:r>
              <w:r w:rsidRPr="002A5E52">
                <w:rPr>
                  <w:rFonts w:ascii="Arial" w:eastAsia="Malgun Gothic" w:hAnsi="Arial" w:cs="Arial"/>
                  <w:color w:val="000000"/>
                  <w:sz w:val="21"/>
                  <w:szCs w:val="21"/>
                </w:rPr>
                <w:t>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유지한다</w:t>
              </w:r>
              <w:r w:rsidRPr="002A5E52">
                <w:rPr>
                  <w:rFonts w:ascii="Arial" w:eastAsia="Malgun Gothic" w:hAnsi="Arial" w:cs="Arial"/>
                  <w:color w:val="000000"/>
                  <w:sz w:val="21"/>
                  <w:szCs w:val="21"/>
                </w:rPr>
                <w:t>.</w:t>
              </w:r>
            </w:ins>
          </w:p>
        </w:tc>
        <w:tc>
          <w:tcPr>
            <w:tcW w:w="1667" w:type="pct"/>
          </w:tcPr>
          <w:p w14:paraId="36DA5BF7" w14:textId="32F18A95" w:rsidR="00D00AB4" w:rsidRPr="002A5E52" w:rsidRDefault="00D00AB4" w:rsidP="00D00AB4">
            <w:pPr>
              <w:pStyle w:val="af"/>
              <w:numPr>
                <w:ilvl w:val="0"/>
                <w:numId w:val="134"/>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Change w:id="587" w:author="Гурьянов" w:date="2021-07-22T14:04:00Z">
                  <w:rPr>
                    <w:rFonts w:eastAsia="Times New Roman"/>
                    <w:color w:val="22272F"/>
                    <w:sz w:val="17"/>
                    <w:szCs w:val="17"/>
                    <w:u w:val="single"/>
                    <w:lang w:val="ru-RU" w:eastAsia="ru-RU"/>
                  </w:rPr>
                </w:rPrChange>
              </w:rPr>
              <w:t>На период отпуска по уходу за ребенком за работником сохраняется место работы (должность).</w:t>
            </w:r>
          </w:p>
        </w:tc>
        <w:tc>
          <w:tcPr>
            <w:tcW w:w="1667" w:type="pct"/>
          </w:tcPr>
          <w:p w14:paraId="7206F3AF" w14:textId="10033DFD" w:rsidR="00D00AB4" w:rsidRPr="002A5E52" w:rsidRDefault="00475E3E" w:rsidP="00475E3E">
            <w:pPr>
              <w:pStyle w:val="af"/>
              <w:numPr>
                <w:ilvl w:val="0"/>
                <w:numId w:val="164"/>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The Employees hold their position of employment for the period of child rearing leave</w:t>
            </w:r>
          </w:p>
        </w:tc>
      </w:tr>
      <w:tr w:rsidR="00D00AB4" w:rsidRPr="002A5E52" w14:paraId="4C4976F2" w14:textId="77777777" w:rsidTr="00D00AB4">
        <w:trPr>
          <w:trHeight w:val="156"/>
        </w:trPr>
        <w:tc>
          <w:tcPr>
            <w:tcW w:w="1666" w:type="pct"/>
          </w:tcPr>
          <w:p w14:paraId="52742838" w14:textId="77777777" w:rsidR="00D00AB4" w:rsidRPr="002A5E52" w:rsidDel="00885E27" w:rsidRDefault="00D00AB4" w:rsidP="00D00AB4">
            <w:pPr>
              <w:ind w:left="1134" w:hanging="144"/>
              <w:rPr>
                <w:del w:id="588" w:author="Mia Choi" w:date="2021-07-25T16:32:00Z"/>
                <w:rFonts w:ascii="Arial" w:eastAsia="Malgun Gothic" w:hAnsi="Arial" w:cs="Arial"/>
                <w:color w:val="000000"/>
                <w:sz w:val="21"/>
                <w:szCs w:val="21"/>
                <w:highlight w:val="yellow"/>
                <w:lang w:val="ru-RU"/>
              </w:rPr>
            </w:pPr>
            <w:del w:id="589" w:author="Mia Choi" w:date="2021-07-25T16:32:00Z">
              <w:r w:rsidRPr="002A5E52" w:rsidDel="00885E27">
                <w:rPr>
                  <w:rFonts w:ascii="Arial" w:eastAsia="Malgun Gothic" w:hAnsi="Arial" w:cs="Arial"/>
                  <w:color w:val="000000"/>
                  <w:sz w:val="21"/>
                  <w:szCs w:val="21"/>
                  <w:highlight w:val="yellow"/>
                  <w:lang w:val="ru-RU"/>
                </w:rPr>
                <w:delText xml:space="preserve">1. </w:delText>
              </w:r>
              <w:r w:rsidRPr="002A5E52" w:rsidDel="00885E27">
                <w:rPr>
                  <w:rFonts w:ascii="Arial" w:eastAsia="Malgun Gothic" w:hAnsi="Arial" w:cs="Arial"/>
                  <w:color w:val="000000"/>
                  <w:sz w:val="21"/>
                  <w:szCs w:val="21"/>
                  <w:highlight w:val="yellow"/>
                </w:rPr>
                <w:delText>회사는</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육아휴직을</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신청할</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수</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있는</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남녀</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종업원종업원이</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육아휴직</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대신</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근로시간의</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단축</w:delText>
              </w:r>
              <w:r w:rsidRPr="002A5E52" w:rsidDel="00885E27">
                <w:rPr>
                  <w:rFonts w:ascii="Arial" w:eastAsia="Malgun Gothic" w:hAnsi="Arial" w:cs="Arial"/>
                  <w:color w:val="000000"/>
                  <w:sz w:val="21"/>
                  <w:szCs w:val="21"/>
                  <w:highlight w:val="yellow"/>
                  <w:lang w:val="ru-RU"/>
                </w:rPr>
                <w:delText>(</w:delText>
              </w:r>
              <w:r w:rsidRPr="002A5E52" w:rsidDel="00885E27">
                <w:rPr>
                  <w:rFonts w:ascii="Arial" w:eastAsia="Malgun Gothic" w:hAnsi="Arial" w:cs="Arial"/>
                  <w:color w:val="000000"/>
                  <w:sz w:val="21"/>
                  <w:szCs w:val="21"/>
                  <w:highlight w:val="yellow"/>
                </w:rPr>
                <w:delText>이하</w:delText>
              </w:r>
              <w:r w:rsidRPr="002A5E52" w:rsidDel="00885E27">
                <w:rPr>
                  <w:rFonts w:ascii="Arial" w:eastAsia="Malgun Gothic" w:hAnsi="Arial" w:cs="Arial"/>
                  <w:color w:val="000000"/>
                  <w:sz w:val="21"/>
                  <w:szCs w:val="21"/>
                  <w:highlight w:val="yellow"/>
                  <w:lang w:val="ru-RU"/>
                </w:rPr>
                <w:delText xml:space="preserve"> </w:delText>
              </w:r>
            </w:del>
            <w:r w:rsidRPr="002A5E52">
              <w:rPr>
                <w:rFonts w:ascii="Arial" w:eastAsia="Malgun Gothic" w:hAnsi="Arial" w:cs="Arial"/>
                <w:color w:val="000000"/>
                <w:sz w:val="21"/>
                <w:szCs w:val="21"/>
                <w:highlight w:val="yellow"/>
                <w:lang w:val="ru-RU"/>
              </w:rPr>
              <w:t>"</w:t>
            </w:r>
            <w:del w:id="590" w:author="Mia Choi" w:date="2021-07-25T16:32:00Z">
              <w:r w:rsidRPr="002A5E52" w:rsidDel="00885E27">
                <w:rPr>
                  <w:rFonts w:ascii="Arial" w:eastAsia="Malgun Gothic" w:hAnsi="Arial" w:cs="Arial"/>
                  <w:color w:val="000000"/>
                  <w:sz w:val="21"/>
                  <w:szCs w:val="21"/>
                  <w:highlight w:val="yellow"/>
                </w:rPr>
                <w:delText>육아기</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근로시간</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단축</w:delText>
              </w:r>
            </w:del>
            <w:r w:rsidRPr="002A5E52">
              <w:rPr>
                <w:rFonts w:ascii="Arial" w:eastAsia="Malgun Gothic" w:hAnsi="Arial" w:cs="Arial"/>
                <w:color w:val="000000"/>
                <w:sz w:val="21"/>
                <w:szCs w:val="21"/>
                <w:highlight w:val="yellow"/>
                <w:lang w:val="ru-RU"/>
              </w:rPr>
              <w:t>"</w:t>
            </w:r>
            <w:del w:id="591" w:author="Mia Choi" w:date="2021-07-25T16:32:00Z">
              <w:r w:rsidRPr="002A5E52" w:rsidDel="00885E27">
                <w:rPr>
                  <w:rFonts w:ascii="Arial" w:eastAsia="Malgun Gothic" w:hAnsi="Arial" w:cs="Arial"/>
                  <w:color w:val="000000"/>
                  <w:sz w:val="21"/>
                  <w:szCs w:val="21"/>
                  <w:highlight w:val="yellow"/>
                </w:rPr>
                <w:delText>이라</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한다</w:delText>
              </w:r>
              <w:r w:rsidRPr="002A5E52" w:rsidDel="00885E27">
                <w:rPr>
                  <w:rFonts w:ascii="Arial" w:eastAsia="Malgun Gothic" w:hAnsi="Arial" w:cs="Arial"/>
                  <w:color w:val="000000"/>
                  <w:sz w:val="21"/>
                  <w:szCs w:val="21"/>
                  <w:highlight w:val="yellow"/>
                  <w:lang w:val="ru-RU"/>
                </w:rPr>
                <w:delText>)</w:delText>
              </w:r>
              <w:r w:rsidRPr="002A5E52" w:rsidDel="00885E27">
                <w:rPr>
                  <w:rFonts w:ascii="Arial" w:eastAsia="Malgun Gothic" w:hAnsi="Arial" w:cs="Arial"/>
                  <w:color w:val="000000"/>
                  <w:sz w:val="21"/>
                  <w:szCs w:val="21"/>
                  <w:highlight w:val="yellow"/>
                </w:rPr>
                <w:delText>을</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신청하는</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경우에는</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이를</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허용하여야</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한다</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다만</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대체인력</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채용이</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불가능한</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경우</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정상적인</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사업</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운영에</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중대한</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지장을</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초래하는</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경우</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등</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남녀고용평등법</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시행령이</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정하는</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경우에는</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그러하지</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아니하다</w:delText>
              </w:r>
              <w:r w:rsidRPr="002A5E52" w:rsidDel="00885E27">
                <w:rPr>
                  <w:rFonts w:ascii="Arial" w:eastAsia="Malgun Gothic" w:hAnsi="Arial" w:cs="Arial"/>
                  <w:color w:val="000000"/>
                  <w:sz w:val="21"/>
                  <w:szCs w:val="21"/>
                  <w:highlight w:val="yellow"/>
                  <w:lang w:val="ru-RU"/>
                </w:rPr>
                <w:delText>.</w:delText>
              </w:r>
            </w:del>
          </w:p>
          <w:p w14:paraId="4D37CEA6" w14:textId="77777777" w:rsidR="00D00AB4" w:rsidRPr="002A5E52" w:rsidDel="00885E27" w:rsidRDefault="00D00AB4" w:rsidP="00D00AB4">
            <w:pPr>
              <w:ind w:left="1134" w:hanging="144"/>
              <w:rPr>
                <w:del w:id="592" w:author="Mia Choi" w:date="2021-07-25T16:32:00Z"/>
                <w:rFonts w:ascii="Arial" w:eastAsia="Malgun Gothic" w:hAnsi="Arial" w:cs="Arial"/>
                <w:color w:val="000000"/>
                <w:sz w:val="21"/>
                <w:szCs w:val="21"/>
                <w:highlight w:val="yellow"/>
                <w:lang w:val="ru-RU"/>
              </w:rPr>
            </w:pPr>
            <w:del w:id="593" w:author="Mia Choi" w:date="2021-07-25T16:32:00Z">
              <w:r w:rsidRPr="002A5E52" w:rsidDel="00885E27">
                <w:rPr>
                  <w:rFonts w:ascii="Arial" w:eastAsia="Malgun Gothic" w:hAnsi="Arial" w:cs="Arial"/>
                  <w:color w:val="000000"/>
                  <w:sz w:val="21"/>
                  <w:szCs w:val="21"/>
                  <w:highlight w:val="yellow"/>
                  <w:lang w:val="ru-RU"/>
                </w:rPr>
                <w:delText xml:space="preserve">2. </w:delText>
              </w:r>
              <w:r w:rsidRPr="002A5E52" w:rsidDel="00885E27">
                <w:rPr>
                  <w:rFonts w:ascii="Arial" w:eastAsia="Malgun Gothic" w:hAnsi="Arial" w:cs="Arial"/>
                  <w:color w:val="000000"/>
                  <w:sz w:val="21"/>
                  <w:szCs w:val="21"/>
                  <w:highlight w:val="yellow"/>
                </w:rPr>
                <w:delText>회사가</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육아기</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근로시간</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단축을</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허용하지</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아니하는</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경우에는</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해당</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종업원에게</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그</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사유를</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서면으로</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통보하고</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육아휴직을</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사용하게</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하거나</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그</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밖의</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조치를</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통하여</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지원할</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수</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있는지를</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해당자와</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협의하여야</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한다</w:delText>
              </w:r>
              <w:r w:rsidRPr="002A5E52" w:rsidDel="00885E27">
                <w:rPr>
                  <w:rFonts w:ascii="Arial" w:eastAsia="Malgun Gothic" w:hAnsi="Arial" w:cs="Arial"/>
                  <w:color w:val="000000"/>
                  <w:sz w:val="21"/>
                  <w:szCs w:val="21"/>
                  <w:highlight w:val="yellow"/>
                  <w:lang w:val="ru-RU"/>
                </w:rPr>
                <w:delText>.</w:delText>
              </w:r>
            </w:del>
          </w:p>
          <w:p w14:paraId="70FF9C21" w14:textId="77777777" w:rsidR="00D00AB4" w:rsidRPr="002A5E52" w:rsidDel="00885E27" w:rsidRDefault="00D00AB4" w:rsidP="00D00AB4">
            <w:pPr>
              <w:ind w:left="1134" w:hanging="141"/>
              <w:rPr>
                <w:del w:id="594" w:author="Mia Choi" w:date="2021-07-25T16:32:00Z"/>
                <w:rFonts w:ascii="Arial" w:eastAsia="Malgun Gothic" w:hAnsi="Arial" w:cs="Arial"/>
                <w:color w:val="000000"/>
                <w:sz w:val="21"/>
                <w:szCs w:val="21"/>
                <w:highlight w:val="yellow"/>
                <w:lang w:val="ru-RU"/>
              </w:rPr>
            </w:pPr>
            <w:del w:id="595" w:author="Mia Choi" w:date="2021-07-25T16:32:00Z">
              <w:r w:rsidRPr="002A5E52" w:rsidDel="00885E27">
                <w:rPr>
                  <w:rFonts w:ascii="Arial" w:eastAsia="Malgun Gothic" w:hAnsi="Arial" w:cs="Arial"/>
                  <w:color w:val="000000"/>
                  <w:sz w:val="21"/>
                  <w:szCs w:val="21"/>
                  <w:highlight w:val="yellow"/>
                  <w:lang w:val="ru-RU"/>
                </w:rPr>
                <w:delText xml:space="preserve">3. </w:delText>
              </w:r>
              <w:r w:rsidRPr="002A5E52" w:rsidDel="00885E27">
                <w:rPr>
                  <w:rFonts w:ascii="Arial" w:eastAsia="Malgun Gothic" w:hAnsi="Arial" w:cs="Arial"/>
                  <w:color w:val="000000"/>
                  <w:sz w:val="21"/>
                  <w:szCs w:val="21"/>
                  <w:highlight w:val="yellow"/>
                </w:rPr>
                <w:delText>회사가</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해당</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종업원에게</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육아기</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근로시간</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단축을</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허용하는</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경우</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단축</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후</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근로시간은</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주당</w:delText>
              </w:r>
              <w:r w:rsidRPr="002A5E52" w:rsidDel="00885E27">
                <w:rPr>
                  <w:rFonts w:ascii="Arial" w:eastAsia="Malgun Gothic" w:hAnsi="Arial" w:cs="Arial"/>
                  <w:color w:val="000000"/>
                  <w:sz w:val="21"/>
                  <w:szCs w:val="21"/>
                  <w:highlight w:val="yellow"/>
                  <w:lang w:val="ru-RU"/>
                </w:rPr>
                <w:delText xml:space="preserve"> 15</w:delText>
              </w:r>
              <w:r w:rsidRPr="002A5E52" w:rsidDel="00885E27">
                <w:rPr>
                  <w:rFonts w:ascii="Arial" w:eastAsia="Malgun Gothic" w:hAnsi="Arial" w:cs="Arial"/>
                  <w:color w:val="000000"/>
                  <w:sz w:val="21"/>
                  <w:szCs w:val="21"/>
                  <w:highlight w:val="yellow"/>
                </w:rPr>
                <w:delText>시간</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이상이어야</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하고</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FF"/>
                  <w:sz w:val="21"/>
                  <w:szCs w:val="21"/>
                  <w:highlight w:val="yellow"/>
                  <w:lang w:val="ru-RU"/>
                </w:rPr>
                <w:delText>35</w:delText>
              </w:r>
              <w:r w:rsidRPr="002A5E52" w:rsidDel="00885E27">
                <w:rPr>
                  <w:rFonts w:ascii="Arial" w:eastAsia="Malgun Gothic" w:hAnsi="Arial" w:cs="Arial"/>
                  <w:color w:val="0000FF"/>
                  <w:sz w:val="21"/>
                  <w:szCs w:val="21"/>
                  <w:highlight w:val="yellow"/>
                </w:rPr>
                <w:delText>시간</w:delText>
              </w:r>
              <w:r w:rsidRPr="002A5E52" w:rsidDel="00885E27">
                <w:rPr>
                  <w:rFonts w:ascii="Arial" w:eastAsia="Malgun Gothic" w:hAnsi="Arial" w:cs="Arial"/>
                  <w:color w:val="000000"/>
                  <w:sz w:val="21"/>
                  <w:szCs w:val="21"/>
                  <w:highlight w:val="yellow"/>
                </w:rPr>
                <w:delText>을</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넘어서는</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아니</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된다</w:delText>
              </w:r>
              <w:r w:rsidRPr="002A5E52" w:rsidDel="00885E27">
                <w:rPr>
                  <w:rFonts w:ascii="Arial" w:eastAsia="Malgun Gothic" w:hAnsi="Arial" w:cs="Arial"/>
                  <w:color w:val="000000"/>
                  <w:sz w:val="21"/>
                  <w:szCs w:val="21"/>
                  <w:highlight w:val="yellow"/>
                  <w:lang w:val="ru-RU"/>
                </w:rPr>
                <w:delText>.</w:delText>
              </w:r>
            </w:del>
          </w:p>
          <w:p w14:paraId="1915986C" w14:textId="77777777" w:rsidR="00D00AB4" w:rsidRPr="002A5E52" w:rsidDel="00885E27" w:rsidRDefault="00D00AB4" w:rsidP="00D00AB4">
            <w:pPr>
              <w:rPr>
                <w:del w:id="596" w:author="Mia Choi" w:date="2021-07-25T16:32:00Z"/>
                <w:rFonts w:ascii="Arial" w:eastAsia="Malgun Gothic" w:hAnsi="Arial" w:cs="Arial"/>
                <w:color w:val="000000"/>
                <w:sz w:val="21"/>
                <w:szCs w:val="21"/>
                <w:highlight w:val="yellow"/>
                <w:lang w:val="ru-RU"/>
              </w:rPr>
            </w:pPr>
            <w:del w:id="597" w:author="Mia Choi" w:date="2021-07-25T16:32:00Z">
              <w:r w:rsidRPr="002A5E52" w:rsidDel="00885E27">
                <w:rPr>
                  <w:rFonts w:ascii="Arial" w:eastAsia="Malgun Gothic" w:hAnsi="Arial" w:cs="Arial"/>
                  <w:color w:val="000000"/>
                  <w:sz w:val="21"/>
                  <w:szCs w:val="21"/>
                  <w:highlight w:val="yellow"/>
                  <w:lang w:val="ru-RU"/>
                </w:rPr>
                <w:lastRenderedPageBreak/>
                <w:delText xml:space="preserve">4. </w:delText>
              </w:r>
              <w:r w:rsidRPr="002A5E52" w:rsidDel="00885E27">
                <w:rPr>
                  <w:rFonts w:ascii="Arial" w:eastAsia="Malgun Gothic" w:hAnsi="Arial" w:cs="Arial"/>
                  <w:color w:val="000000"/>
                  <w:sz w:val="21"/>
                  <w:szCs w:val="21"/>
                  <w:highlight w:val="yellow"/>
                </w:rPr>
                <w:delText>육아기</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근로시간</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단축은</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FF"/>
                  <w:sz w:val="21"/>
                  <w:szCs w:val="21"/>
                  <w:highlight w:val="yellow"/>
                </w:rPr>
                <w:delText>최소</w:delText>
              </w:r>
              <w:r w:rsidRPr="002A5E52" w:rsidDel="00885E27">
                <w:rPr>
                  <w:rFonts w:ascii="Arial" w:eastAsia="Malgun Gothic" w:hAnsi="Arial" w:cs="Arial"/>
                  <w:color w:val="0000FF"/>
                  <w:sz w:val="21"/>
                  <w:szCs w:val="21"/>
                  <w:highlight w:val="yellow"/>
                  <w:lang w:val="ru-RU"/>
                </w:rPr>
                <w:delText xml:space="preserve"> 3</w:delText>
              </w:r>
              <w:r w:rsidRPr="002A5E52" w:rsidDel="00885E27">
                <w:rPr>
                  <w:rFonts w:ascii="Arial" w:eastAsia="Malgun Gothic" w:hAnsi="Arial" w:cs="Arial"/>
                  <w:color w:val="0000FF"/>
                  <w:sz w:val="21"/>
                  <w:szCs w:val="21"/>
                  <w:highlight w:val="yellow"/>
                </w:rPr>
                <w:delText>개월</w:delText>
              </w:r>
              <w:r w:rsidRPr="002A5E52" w:rsidDel="00885E27">
                <w:rPr>
                  <w:rFonts w:ascii="Arial" w:eastAsia="Malgun Gothic" w:hAnsi="Arial" w:cs="Arial"/>
                  <w:color w:val="0000FF"/>
                  <w:sz w:val="21"/>
                  <w:szCs w:val="21"/>
                  <w:highlight w:val="yellow"/>
                  <w:lang w:val="ru-RU"/>
                </w:rPr>
                <w:delText xml:space="preserve"> </w:delText>
              </w:r>
              <w:r w:rsidRPr="002A5E52" w:rsidDel="00885E27">
                <w:rPr>
                  <w:rFonts w:ascii="Arial" w:eastAsia="Malgun Gothic" w:hAnsi="Arial" w:cs="Arial"/>
                  <w:color w:val="0000FF"/>
                  <w:sz w:val="21"/>
                  <w:szCs w:val="21"/>
                  <w:highlight w:val="yellow"/>
                </w:rPr>
                <w:delText>이상</w:delText>
              </w:r>
              <w:r w:rsidRPr="002A5E52" w:rsidDel="00885E27">
                <w:rPr>
                  <w:rFonts w:ascii="Arial" w:eastAsia="Malgun Gothic" w:hAnsi="Arial" w:cs="Arial"/>
                  <w:color w:val="0000FF"/>
                  <w:sz w:val="21"/>
                  <w:szCs w:val="21"/>
                  <w:highlight w:val="yellow"/>
                  <w:lang w:val="ru-RU"/>
                </w:rPr>
                <w:delText xml:space="preserve"> </w:delText>
              </w:r>
              <w:r w:rsidRPr="002A5E52" w:rsidDel="00885E27">
                <w:rPr>
                  <w:rFonts w:ascii="Arial" w:eastAsia="Malgun Gothic" w:hAnsi="Arial" w:cs="Arial"/>
                  <w:color w:val="0000FF"/>
                  <w:sz w:val="21"/>
                  <w:szCs w:val="21"/>
                  <w:highlight w:val="yellow"/>
                </w:rPr>
                <w:delText>단위로</w:delText>
              </w:r>
              <w:r w:rsidRPr="002A5E52" w:rsidDel="00885E27">
                <w:rPr>
                  <w:rFonts w:ascii="Arial" w:eastAsia="Malgun Gothic" w:hAnsi="Arial" w:cs="Arial"/>
                  <w:color w:val="0000FF"/>
                  <w:sz w:val="21"/>
                  <w:szCs w:val="21"/>
                  <w:highlight w:val="yellow"/>
                  <w:lang w:val="ru-RU"/>
                </w:rPr>
                <w:delText xml:space="preserve"> </w:delText>
              </w:r>
              <w:r w:rsidRPr="002A5E52" w:rsidDel="00885E27">
                <w:rPr>
                  <w:rFonts w:ascii="Arial" w:eastAsia="Malgun Gothic" w:hAnsi="Arial" w:cs="Arial"/>
                  <w:color w:val="0000FF"/>
                  <w:sz w:val="21"/>
                  <w:szCs w:val="21"/>
                  <w:highlight w:val="yellow"/>
                </w:rPr>
                <w:delText>사용하며</w:delText>
              </w:r>
              <w:r w:rsidRPr="002A5E52" w:rsidDel="00885E27">
                <w:rPr>
                  <w:rFonts w:ascii="Arial" w:eastAsia="Malgun Gothic" w:hAnsi="Arial" w:cs="Arial"/>
                  <w:color w:val="0000FF"/>
                  <w:sz w:val="21"/>
                  <w:szCs w:val="21"/>
                  <w:highlight w:val="yellow"/>
                  <w:lang w:val="ru-RU"/>
                </w:rPr>
                <w:delText>,</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기간은</w:delText>
              </w:r>
              <w:r w:rsidRPr="002A5E52" w:rsidDel="00885E27">
                <w:rPr>
                  <w:rFonts w:ascii="Arial" w:eastAsia="Malgun Gothic" w:hAnsi="Arial" w:cs="Arial"/>
                  <w:color w:val="000000"/>
                  <w:sz w:val="21"/>
                  <w:szCs w:val="21"/>
                  <w:highlight w:val="yellow"/>
                  <w:lang w:val="ru-RU"/>
                </w:rPr>
                <w:delText xml:space="preserve"> 1</w:delText>
              </w:r>
              <w:r w:rsidRPr="002A5E52" w:rsidDel="00885E27">
                <w:rPr>
                  <w:rFonts w:ascii="Arial" w:eastAsia="Malgun Gothic" w:hAnsi="Arial" w:cs="Arial"/>
                  <w:color w:val="000000"/>
                  <w:sz w:val="21"/>
                  <w:szCs w:val="21"/>
                  <w:highlight w:val="yellow"/>
                </w:rPr>
                <w:delText>년</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이내로</w:delText>
              </w:r>
              <w:r w:rsidRPr="002A5E52" w:rsidDel="00885E27">
                <w:rPr>
                  <w:rFonts w:ascii="Arial" w:eastAsia="Malgun Gothic" w:hAnsi="Arial" w:cs="Arial"/>
                  <w:color w:val="000000"/>
                  <w:sz w:val="21"/>
                  <w:szCs w:val="21"/>
                  <w:highlight w:val="yellow"/>
                  <w:lang w:val="ru-RU"/>
                </w:rPr>
                <w:br/>
                <w:delText xml:space="preserve"> </w:delText>
              </w:r>
              <w:r w:rsidRPr="002A5E52" w:rsidDel="00885E27">
                <w:rPr>
                  <w:rFonts w:ascii="Arial" w:eastAsia="Malgun Gothic" w:hAnsi="Arial" w:cs="Arial"/>
                  <w:color w:val="000000"/>
                  <w:sz w:val="21"/>
                  <w:szCs w:val="21"/>
                  <w:highlight w:val="yellow"/>
                </w:rPr>
                <w:delText>한다</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FF"/>
                  <w:sz w:val="21"/>
                  <w:szCs w:val="21"/>
                  <w:highlight w:val="yellow"/>
                </w:rPr>
                <w:delText>단</w:delText>
              </w:r>
              <w:r w:rsidRPr="002A5E52" w:rsidDel="00885E27">
                <w:rPr>
                  <w:rFonts w:ascii="Arial" w:eastAsia="Malgun Gothic" w:hAnsi="Arial" w:cs="Arial"/>
                  <w:color w:val="0000FF"/>
                  <w:sz w:val="21"/>
                  <w:szCs w:val="21"/>
                  <w:highlight w:val="yellow"/>
                  <w:lang w:val="ru-RU"/>
                </w:rPr>
                <w:delText xml:space="preserve">, </w:delText>
              </w:r>
              <w:r w:rsidRPr="002A5E52" w:rsidDel="00885E27">
                <w:rPr>
                  <w:rFonts w:ascii="Arial" w:eastAsia="Malgun Gothic" w:hAnsi="Arial" w:cs="Arial"/>
                  <w:color w:val="0000FF"/>
                  <w:sz w:val="21"/>
                  <w:szCs w:val="21"/>
                  <w:highlight w:val="yellow"/>
                </w:rPr>
                <w:delText>육아휴직을</w:delText>
              </w:r>
              <w:r w:rsidRPr="002A5E52" w:rsidDel="00885E27">
                <w:rPr>
                  <w:rFonts w:ascii="Arial" w:eastAsia="Malgun Gothic" w:hAnsi="Arial" w:cs="Arial"/>
                  <w:color w:val="0000FF"/>
                  <w:sz w:val="21"/>
                  <w:szCs w:val="21"/>
                  <w:highlight w:val="yellow"/>
                  <w:lang w:val="ru-RU"/>
                </w:rPr>
                <w:delText xml:space="preserve"> </w:delText>
              </w:r>
              <w:r w:rsidRPr="002A5E52" w:rsidDel="00885E27">
                <w:rPr>
                  <w:rFonts w:ascii="Arial" w:eastAsia="Malgun Gothic" w:hAnsi="Arial" w:cs="Arial"/>
                  <w:color w:val="0000FF"/>
                  <w:sz w:val="21"/>
                  <w:szCs w:val="21"/>
                  <w:highlight w:val="yellow"/>
                </w:rPr>
                <w:delText>신청할</w:delText>
              </w:r>
              <w:r w:rsidRPr="002A5E52" w:rsidDel="00885E27">
                <w:rPr>
                  <w:rFonts w:ascii="Arial" w:eastAsia="Malgun Gothic" w:hAnsi="Arial" w:cs="Arial"/>
                  <w:color w:val="0000FF"/>
                  <w:sz w:val="21"/>
                  <w:szCs w:val="21"/>
                  <w:highlight w:val="yellow"/>
                  <w:lang w:val="ru-RU"/>
                </w:rPr>
                <w:delText xml:space="preserve"> </w:delText>
              </w:r>
              <w:r w:rsidRPr="002A5E52" w:rsidDel="00885E27">
                <w:rPr>
                  <w:rFonts w:ascii="Arial" w:eastAsia="Malgun Gothic" w:hAnsi="Arial" w:cs="Arial"/>
                  <w:color w:val="0000FF"/>
                  <w:sz w:val="21"/>
                  <w:szCs w:val="21"/>
                  <w:highlight w:val="yellow"/>
                </w:rPr>
                <w:delText>수</w:delText>
              </w:r>
              <w:r w:rsidRPr="002A5E52" w:rsidDel="00885E27">
                <w:rPr>
                  <w:rFonts w:ascii="Arial" w:eastAsia="Malgun Gothic" w:hAnsi="Arial" w:cs="Arial"/>
                  <w:color w:val="0000FF"/>
                  <w:sz w:val="21"/>
                  <w:szCs w:val="21"/>
                  <w:highlight w:val="yellow"/>
                  <w:lang w:val="ru-RU"/>
                </w:rPr>
                <w:delText xml:space="preserve"> </w:delText>
              </w:r>
              <w:r w:rsidRPr="002A5E52" w:rsidDel="00885E27">
                <w:rPr>
                  <w:rFonts w:ascii="Arial" w:eastAsia="Malgun Gothic" w:hAnsi="Arial" w:cs="Arial"/>
                  <w:color w:val="0000FF"/>
                  <w:sz w:val="21"/>
                  <w:szCs w:val="21"/>
                  <w:highlight w:val="yellow"/>
                </w:rPr>
                <w:delText>있는</w:delText>
              </w:r>
              <w:r w:rsidRPr="002A5E52" w:rsidDel="00885E27">
                <w:rPr>
                  <w:rFonts w:ascii="Arial" w:eastAsia="Malgun Gothic" w:hAnsi="Arial" w:cs="Arial"/>
                  <w:color w:val="0000FF"/>
                  <w:sz w:val="21"/>
                  <w:szCs w:val="21"/>
                  <w:highlight w:val="yellow"/>
                  <w:lang w:val="ru-RU"/>
                </w:rPr>
                <w:delText xml:space="preserve"> </w:delText>
              </w:r>
              <w:r w:rsidRPr="002A5E52" w:rsidDel="00885E27">
                <w:rPr>
                  <w:rFonts w:ascii="Arial" w:eastAsia="Malgun Gothic" w:hAnsi="Arial" w:cs="Arial"/>
                  <w:color w:val="0000FF"/>
                  <w:sz w:val="21"/>
                  <w:szCs w:val="21"/>
                  <w:highlight w:val="yellow"/>
                </w:rPr>
                <w:delText>근로자가</w:delText>
              </w:r>
              <w:r w:rsidRPr="002A5E52" w:rsidDel="00885E27">
                <w:rPr>
                  <w:rFonts w:ascii="Arial" w:eastAsia="Malgun Gothic" w:hAnsi="Arial" w:cs="Arial"/>
                  <w:color w:val="0000FF"/>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육아휴직기간</w:delText>
              </w:r>
              <w:r w:rsidRPr="002A5E52" w:rsidDel="00885E27">
                <w:rPr>
                  <w:rFonts w:ascii="Arial" w:eastAsia="Malgun Gothic" w:hAnsi="Arial" w:cs="Arial"/>
                  <w:color w:val="0000FF"/>
                  <w:sz w:val="21"/>
                  <w:szCs w:val="21"/>
                  <w:highlight w:val="yellow"/>
                  <w:lang w:val="ru-RU"/>
                </w:rPr>
                <w:delText xml:space="preserve"> </w:delText>
              </w:r>
              <w:r w:rsidRPr="002A5E52" w:rsidDel="00885E27">
                <w:rPr>
                  <w:rFonts w:ascii="Arial" w:eastAsia="Malgun Gothic" w:hAnsi="Arial" w:cs="Arial"/>
                  <w:color w:val="0000FF"/>
                  <w:sz w:val="21"/>
                  <w:szCs w:val="21"/>
                  <w:highlight w:val="yellow"/>
                </w:rPr>
                <w:delText>중</w:delText>
              </w:r>
              <w:r w:rsidRPr="002A5E52" w:rsidDel="00885E27">
                <w:rPr>
                  <w:rFonts w:ascii="Arial" w:eastAsia="Malgun Gothic" w:hAnsi="Arial" w:cs="Arial"/>
                  <w:color w:val="0000FF"/>
                  <w:sz w:val="21"/>
                  <w:szCs w:val="21"/>
                  <w:highlight w:val="yellow"/>
                  <w:lang w:val="ru-RU"/>
                </w:rPr>
                <w:delText xml:space="preserve"> </w:delText>
              </w:r>
              <w:r w:rsidRPr="002A5E52" w:rsidDel="00885E27">
                <w:rPr>
                  <w:rFonts w:ascii="Arial" w:eastAsia="Malgun Gothic" w:hAnsi="Arial" w:cs="Arial"/>
                  <w:color w:val="0000FF"/>
                  <w:sz w:val="21"/>
                  <w:szCs w:val="21"/>
                  <w:highlight w:val="yellow"/>
                </w:rPr>
                <w:delText>사용하지</w:delText>
              </w:r>
              <w:r w:rsidRPr="002A5E52" w:rsidDel="00885E27">
                <w:rPr>
                  <w:rFonts w:ascii="Arial" w:eastAsia="Malgun Gothic" w:hAnsi="Arial" w:cs="Arial"/>
                  <w:color w:val="0000FF"/>
                  <w:sz w:val="21"/>
                  <w:szCs w:val="21"/>
                  <w:highlight w:val="yellow"/>
                  <w:lang w:val="ru-RU"/>
                </w:rPr>
                <w:delText xml:space="preserve"> </w:delText>
              </w:r>
              <w:r w:rsidRPr="002A5E52" w:rsidDel="00885E27">
                <w:rPr>
                  <w:rFonts w:ascii="Arial" w:eastAsia="Malgun Gothic" w:hAnsi="Arial" w:cs="Arial"/>
                  <w:color w:val="0000FF"/>
                  <w:sz w:val="21"/>
                  <w:szCs w:val="21"/>
                  <w:highlight w:val="yellow"/>
                </w:rPr>
                <w:delText>아니한</w:delText>
              </w:r>
              <w:r w:rsidRPr="002A5E52" w:rsidDel="00885E27">
                <w:rPr>
                  <w:rFonts w:ascii="Arial" w:eastAsia="Malgun Gothic" w:hAnsi="Arial" w:cs="Arial"/>
                  <w:color w:val="0000FF"/>
                  <w:sz w:val="21"/>
                  <w:szCs w:val="21"/>
                  <w:highlight w:val="yellow"/>
                  <w:lang w:val="ru-RU"/>
                </w:rPr>
                <w:delText xml:space="preserve">  </w:delText>
              </w:r>
              <w:r w:rsidRPr="002A5E52" w:rsidDel="00885E27">
                <w:rPr>
                  <w:rFonts w:ascii="Arial" w:eastAsia="Malgun Gothic" w:hAnsi="Arial" w:cs="Arial"/>
                  <w:color w:val="0000FF"/>
                  <w:sz w:val="21"/>
                  <w:szCs w:val="21"/>
                  <w:highlight w:val="yellow"/>
                  <w:lang w:val="ru-RU"/>
                </w:rPr>
                <w:br/>
                <w:delText xml:space="preserve"> </w:delText>
              </w:r>
              <w:r w:rsidRPr="002A5E52" w:rsidDel="00885E27">
                <w:rPr>
                  <w:rFonts w:ascii="Arial" w:eastAsia="Malgun Gothic" w:hAnsi="Arial" w:cs="Arial"/>
                  <w:color w:val="0000FF"/>
                  <w:sz w:val="21"/>
                  <w:szCs w:val="21"/>
                  <w:highlight w:val="yellow"/>
                </w:rPr>
                <w:delText>기간이</w:delText>
              </w:r>
              <w:r w:rsidRPr="002A5E52" w:rsidDel="00885E27">
                <w:rPr>
                  <w:rFonts w:ascii="Arial" w:eastAsia="Malgun Gothic" w:hAnsi="Arial" w:cs="Arial"/>
                  <w:color w:val="0000FF"/>
                  <w:sz w:val="21"/>
                  <w:szCs w:val="21"/>
                  <w:highlight w:val="yellow"/>
                  <w:lang w:val="ru-RU"/>
                </w:rPr>
                <w:delText xml:space="preserve"> </w:delText>
              </w:r>
              <w:r w:rsidRPr="002A5E52" w:rsidDel="00885E27">
                <w:rPr>
                  <w:rFonts w:ascii="Arial" w:eastAsia="Malgun Gothic" w:hAnsi="Arial" w:cs="Arial"/>
                  <w:color w:val="0000FF"/>
                  <w:sz w:val="21"/>
                  <w:szCs w:val="21"/>
                  <w:highlight w:val="yellow"/>
                </w:rPr>
                <w:delText>있으면</w:delText>
              </w:r>
              <w:r w:rsidRPr="002A5E52" w:rsidDel="00885E27">
                <w:rPr>
                  <w:rFonts w:ascii="Arial" w:eastAsia="Malgun Gothic" w:hAnsi="Arial" w:cs="Arial"/>
                  <w:color w:val="0000FF"/>
                  <w:sz w:val="21"/>
                  <w:szCs w:val="21"/>
                  <w:highlight w:val="yellow"/>
                  <w:lang w:val="ru-RU"/>
                </w:rPr>
                <w:delText xml:space="preserve"> </w:delText>
              </w:r>
              <w:r w:rsidRPr="002A5E52" w:rsidDel="00885E27">
                <w:rPr>
                  <w:rFonts w:ascii="Arial" w:eastAsia="Malgun Gothic" w:hAnsi="Arial" w:cs="Arial"/>
                  <w:color w:val="0000FF"/>
                  <w:sz w:val="21"/>
                  <w:szCs w:val="21"/>
                  <w:highlight w:val="yellow"/>
                </w:rPr>
                <w:delText>그</w:delText>
              </w:r>
              <w:r w:rsidRPr="002A5E52" w:rsidDel="00885E27">
                <w:rPr>
                  <w:rFonts w:ascii="Arial" w:eastAsia="Malgun Gothic" w:hAnsi="Arial" w:cs="Arial"/>
                  <w:color w:val="0000FF"/>
                  <w:sz w:val="21"/>
                  <w:szCs w:val="21"/>
                  <w:highlight w:val="yellow"/>
                  <w:lang w:val="ru-RU"/>
                </w:rPr>
                <w:delText xml:space="preserve"> </w:delText>
              </w:r>
              <w:r w:rsidRPr="002A5E52" w:rsidDel="00885E27">
                <w:rPr>
                  <w:rFonts w:ascii="Arial" w:eastAsia="Malgun Gothic" w:hAnsi="Arial" w:cs="Arial"/>
                  <w:color w:val="0000FF"/>
                  <w:sz w:val="21"/>
                  <w:szCs w:val="21"/>
                  <w:highlight w:val="yellow"/>
                </w:rPr>
                <w:delText>기간을</w:delText>
              </w:r>
              <w:r w:rsidRPr="002A5E52" w:rsidDel="00885E27">
                <w:rPr>
                  <w:rFonts w:ascii="Arial" w:eastAsia="Malgun Gothic" w:hAnsi="Arial" w:cs="Arial"/>
                  <w:color w:val="0000FF"/>
                  <w:sz w:val="21"/>
                  <w:szCs w:val="21"/>
                  <w:highlight w:val="yellow"/>
                  <w:lang w:val="ru-RU"/>
                </w:rPr>
                <w:delText xml:space="preserve"> </w:delText>
              </w:r>
              <w:r w:rsidRPr="002A5E52" w:rsidDel="00885E27">
                <w:rPr>
                  <w:rFonts w:ascii="Arial" w:eastAsia="Malgun Gothic" w:hAnsi="Arial" w:cs="Arial"/>
                  <w:color w:val="0000FF"/>
                  <w:sz w:val="21"/>
                  <w:szCs w:val="21"/>
                  <w:highlight w:val="yellow"/>
                </w:rPr>
                <w:delText>가산한</w:delText>
              </w:r>
              <w:r w:rsidRPr="002A5E52" w:rsidDel="00885E27">
                <w:rPr>
                  <w:rFonts w:ascii="Arial" w:eastAsia="Malgun Gothic" w:hAnsi="Arial" w:cs="Arial"/>
                  <w:color w:val="0000FF"/>
                  <w:sz w:val="21"/>
                  <w:szCs w:val="21"/>
                  <w:highlight w:val="yellow"/>
                  <w:lang w:val="ru-RU"/>
                </w:rPr>
                <w:delText xml:space="preserve"> </w:delText>
              </w:r>
              <w:r w:rsidRPr="002A5E52" w:rsidDel="00885E27">
                <w:rPr>
                  <w:rFonts w:ascii="Arial" w:eastAsia="Malgun Gothic" w:hAnsi="Arial" w:cs="Arial"/>
                  <w:color w:val="0000FF"/>
                  <w:sz w:val="21"/>
                  <w:szCs w:val="21"/>
                  <w:highlight w:val="yellow"/>
                </w:rPr>
                <w:delText>기간</w:delText>
              </w:r>
              <w:r w:rsidRPr="002A5E52" w:rsidDel="00885E27">
                <w:rPr>
                  <w:rFonts w:ascii="Arial" w:eastAsia="Malgun Gothic" w:hAnsi="Arial" w:cs="Arial"/>
                  <w:color w:val="0000FF"/>
                  <w:sz w:val="21"/>
                  <w:szCs w:val="21"/>
                  <w:highlight w:val="yellow"/>
                  <w:lang w:val="ru-RU"/>
                </w:rPr>
                <w:delText xml:space="preserve"> </w:delText>
              </w:r>
              <w:r w:rsidRPr="002A5E52" w:rsidDel="00885E27">
                <w:rPr>
                  <w:rFonts w:ascii="Arial" w:eastAsia="Malgun Gothic" w:hAnsi="Arial" w:cs="Arial"/>
                  <w:color w:val="0000FF"/>
                  <w:sz w:val="21"/>
                  <w:szCs w:val="21"/>
                  <w:highlight w:val="yellow"/>
                </w:rPr>
                <w:delText>이내로</w:delText>
              </w:r>
              <w:r w:rsidRPr="002A5E52" w:rsidDel="00885E27">
                <w:rPr>
                  <w:rFonts w:ascii="Arial" w:eastAsia="Malgun Gothic" w:hAnsi="Arial" w:cs="Arial"/>
                  <w:color w:val="0000FF"/>
                  <w:sz w:val="21"/>
                  <w:szCs w:val="21"/>
                  <w:highlight w:val="yellow"/>
                  <w:lang w:val="ru-RU"/>
                </w:rPr>
                <w:delText xml:space="preserve"> </w:delText>
              </w:r>
              <w:r w:rsidRPr="002A5E52" w:rsidDel="00885E27">
                <w:rPr>
                  <w:rFonts w:ascii="Arial" w:eastAsia="Malgun Gothic" w:hAnsi="Arial" w:cs="Arial"/>
                  <w:color w:val="0000FF"/>
                  <w:sz w:val="21"/>
                  <w:szCs w:val="21"/>
                  <w:highlight w:val="yellow"/>
                </w:rPr>
                <w:delText>한다</w:delText>
              </w:r>
              <w:r w:rsidRPr="002A5E52" w:rsidDel="00885E27">
                <w:rPr>
                  <w:rFonts w:ascii="Arial" w:eastAsia="Malgun Gothic" w:hAnsi="Arial" w:cs="Arial"/>
                  <w:color w:val="0000FF"/>
                  <w:sz w:val="21"/>
                  <w:szCs w:val="21"/>
                  <w:highlight w:val="yellow"/>
                  <w:lang w:val="ru-RU"/>
                </w:rPr>
                <w:delText>.</w:delText>
              </w:r>
            </w:del>
          </w:p>
          <w:p w14:paraId="3FDF0B56" w14:textId="2BBBFFBB" w:rsidR="00D00AB4" w:rsidRPr="002A5E52" w:rsidRDefault="00D00AB4" w:rsidP="00D00AB4">
            <w:pPr>
              <w:rPr>
                <w:rFonts w:ascii="Arial" w:eastAsia="Malgun Gothic" w:hAnsi="Arial" w:cs="Arial"/>
                <w:color w:val="000000"/>
                <w:sz w:val="21"/>
                <w:szCs w:val="21"/>
                <w:lang w:val="ru-RU"/>
              </w:rPr>
            </w:pPr>
            <w:del w:id="598" w:author="Mia Choi" w:date="2021-07-25T16:32:00Z">
              <w:r w:rsidRPr="002A5E52" w:rsidDel="00885E27">
                <w:rPr>
                  <w:rFonts w:ascii="Arial" w:eastAsia="Malgun Gothic" w:hAnsi="Arial" w:cs="Arial"/>
                  <w:color w:val="000000"/>
                  <w:sz w:val="21"/>
                  <w:szCs w:val="21"/>
                  <w:highlight w:val="yellow"/>
                  <w:lang w:val="ru-RU"/>
                </w:rPr>
                <w:delText xml:space="preserve">5. </w:delText>
              </w:r>
              <w:r w:rsidRPr="002A5E52" w:rsidDel="00885E27">
                <w:rPr>
                  <w:rFonts w:ascii="Arial" w:eastAsia="Malgun Gothic" w:hAnsi="Arial" w:cs="Arial"/>
                  <w:color w:val="000000"/>
                  <w:sz w:val="21"/>
                  <w:szCs w:val="21"/>
                  <w:highlight w:val="yellow"/>
                </w:rPr>
                <w:delText>회사는</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종업원이</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육아기</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근로시간</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단축을</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사용할</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경우</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고용보험법령이</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정하는</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육아기</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근로시간</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단축</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급여를</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받을</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수</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있도록</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증빙서류를</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제공하는</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등</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적극</w:delText>
              </w:r>
              <w:r w:rsidRPr="002A5E52" w:rsidDel="00885E27">
                <w:rPr>
                  <w:rFonts w:ascii="Arial" w:eastAsia="Malgun Gothic" w:hAnsi="Arial" w:cs="Arial"/>
                  <w:color w:val="000000"/>
                  <w:sz w:val="21"/>
                  <w:szCs w:val="21"/>
                  <w:highlight w:val="yellow"/>
                  <w:lang w:val="ru-RU"/>
                </w:rPr>
                <w:delText xml:space="preserve"> </w:delText>
              </w:r>
              <w:r w:rsidRPr="002A5E52" w:rsidDel="00885E27">
                <w:rPr>
                  <w:rFonts w:ascii="Arial" w:eastAsia="Malgun Gothic" w:hAnsi="Arial" w:cs="Arial"/>
                  <w:color w:val="000000"/>
                  <w:sz w:val="21"/>
                  <w:szCs w:val="21"/>
                  <w:highlight w:val="yellow"/>
                </w:rPr>
                <w:delText>협조한다</w:delText>
              </w:r>
              <w:r w:rsidRPr="002A5E52" w:rsidDel="00885E27">
                <w:rPr>
                  <w:rFonts w:ascii="Arial" w:eastAsia="Malgun Gothic" w:hAnsi="Arial" w:cs="Arial"/>
                  <w:color w:val="000000"/>
                  <w:sz w:val="21"/>
                  <w:szCs w:val="21"/>
                  <w:highlight w:val="yellow"/>
                  <w:lang w:val="ru-RU"/>
                </w:rPr>
                <w:delText>.</w:delText>
              </w:r>
            </w:del>
          </w:p>
        </w:tc>
        <w:tc>
          <w:tcPr>
            <w:tcW w:w="1667" w:type="pct"/>
          </w:tcPr>
          <w:p w14:paraId="6AC2A5C0" w14:textId="77777777" w:rsidR="00D00AB4" w:rsidRPr="002A5E52" w:rsidRDefault="00D00AB4" w:rsidP="00D00AB4">
            <w:pPr>
              <w:jc w:val="left"/>
              <w:rPr>
                <w:rFonts w:ascii="Arial" w:eastAsia="Malgun Gothic" w:hAnsi="Arial" w:cs="Arial"/>
                <w:color w:val="000000"/>
                <w:sz w:val="21"/>
                <w:szCs w:val="21"/>
                <w:lang w:val="ru-RU"/>
              </w:rPr>
            </w:pPr>
          </w:p>
        </w:tc>
        <w:tc>
          <w:tcPr>
            <w:tcW w:w="1667" w:type="pct"/>
          </w:tcPr>
          <w:p w14:paraId="485DA9D7" w14:textId="77777777" w:rsidR="00D00AB4" w:rsidRPr="002A5E52" w:rsidRDefault="00D00AB4" w:rsidP="00D00AB4">
            <w:pPr>
              <w:rPr>
                <w:rFonts w:ascii="Arial" w:eastAsia="Malgun Gothic" w:hAnsi="Arial" w:cs="Arial"/>
                <w:color w:val="000000"/>
                <w:sz w:val="21"/>
                <w:szCs w:val="21"/>
                <w:lang w:val="ru-RU"/>
              </w:rPr>
            </w:pPr>
          </w:p>
        </w:tc>
      </w:tr>
      <w:tr w:rsidR="00D1017D" w:rsidRPr="002A5E52" w14:paraId="34A42AB7" w14:textId="77777777" w:rsidTr="00D00AB4">
        <w:trPr>
          <w:trHeight w:val="156"/>
        </w:trPr>
        <w:tc>
          <w:tcPr>
            <w:tcW w:w="1666" w:type="pct"/>
          </w:tcPr>
          <w:p w14:paraId="6CCF1230" w14:textId="29F712BE" w:rsidR="00D1017D" w:rsidRPr="002A5E52" w:rsidDel="00885E27" w:rsidRDefault="00D1017D" w:rsidP="00D1017D">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3</w:t>
            </w:r>
            <w:proofErr w:type="gramEnd"/>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절</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출근</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및</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결근</w:t>
            </w:r>
          </w:p>
        </w:tc>
        <w:tc>
          <w:tcPr>
            <w:tcW w:w="1667" w:type="pct"/>
          </w:tcPr>
          <w:p w14:paraId="5EF99EB7" w14:textId="756056D0" w:rsidR="00D1017D" w:rsidRPr="002A5E52" w:rsidRDefault="00782CD8" w:rsidP="00D00AB4">
            <w:pPr>
              <w:jc w:val="left"/>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 xml:space="preserve">ГЛАВА </w:t>
            </w:r>
            <w:r w:rsidR="00D1017D" w:rsidRPr="002A5E52">
              <w:rPr>
                <w:rFonts w:ascii="Arial" w:eastAsia="Malgun Gothic" w:hAnsi="Arial" w:cs="Arial"/>
                <w:b/>
                <w:bCs/>
                <w:color w:val="000000"/>
                <w:sz w:val="21"/>
                <w:szCs w:val="21"/>
                <w:lang w:val="ru-RU"/>
              </w:rPr>
              <w:t>3</w:t>
            </w:r>
            <w:r w:rsidR="002A5E52" w:rsidRPr="00E17745">
              <w:rPr>
                <w:rFonts w:ascii="Arial" w:eastAsia="Malgun Gothic" w:hAnsi="Arial" w:cs="Arial"/>
                <w:b/>
                <w:bCs/>
                <w:color w:val="000000"/>
                <w:sz w:val="21"/>
                <w:szCs w:val="21"/>
                <w:lang w:val="ru-RU"/>
              </w:rPr>
              <w:t xml:space="preserve">. </w:t>
            </w:r>
            <w:r w:rsidRPr="002A5E52">
              <w:rPr>
                <w:rFonts w:ascii="Arial" w:eastAsia="Malgun Gothic" w:hAnsi="Arial" w:cs="Arial"/>
                <w:b/>
                <w:bCs/>
                <w:color w:val="000000"/>
                <w:sz w:val="21"/>
                <w:szCs w:val="21"/>
                <w:lang w:val="ru-RU"/>
              </w:rPr>
              <w:t>ПРИХОД НА РАБОТУ И ПРОПУСКИ</w:t>
            </w:r>
          </w:p>
        </w:tc>
        <w:tc>
          <w:tcPr>
            <w:tcW w:w="1667" w:type="pct"/>
          </w:tcPr>
          <w:p w14:paraId="294AC63F" w14:textId="0C56B568" w:rsidR="00D1017D" w:rsidRPr="002A5E52" w:rsidRDefault="00782CD8" w:rsidP="00D00AB4">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CHAPTER</w:t>
            </w:r>
            <w:r w:rsidR="002A5E52" w:rsidRPr="002A5E52">
              <w:rPr>
                <w:rFonts w:ascii="Arial" w:eastAsia="Malgun Gothic" w:hAnsi="Arial" w:cs="Arial"/>
                <w:b/>
                <w:bCs/>
                <w:color w:val="000000"/>
                <w:sz w:val="21"/>
                <w:szCs w:val="21"/>
              </w:rPr>
              <w:t xml:space="preserve"> 3. </w:t>
            </w:r>
            <w:r w:rsidRPr="002A5E52">
              <w:rPr>
                <w:rFonts w:ascii="Arial" w:eastAsia="Malgun Gothic" w:hAnsi="Arial" w:cs="Arial"/>
                <w:b/>
                <w:bCs/>
                <w:color w:val="000000"/>
                <w:sz w:val="21"/>
                <w:szCs w:val="21"/>
              </w:rPr>
              <w:t>COMING TO WORK AND ABSENCE AT THE WORKPLACE</w:t>
            </w:r>
          </w:p>
        </w:tc>
      </w:tr>
      <w:tr w:rsidR="00D1017D" w:rsidRPr="002A5E52" w14:paraId="75C2AE10" w14:textId="77777777" w:rsidTr="00D00AB4">
        <w:trPr>
          <w:trHeight w:val="156"/>
        </w:trPr>
        <w:tc>
          <w:tcPr>
            <w:tcW w:w="1666" w:type="pct"/>
          </w:tcPr>
          <w:p w14:paraId="41C13B14" w14:textId="6D6DCBCF" w:rsidR="00D1017D" w:rsidRPr="002A5E52" w:rsidRDefault="00D1017D" w:rsidP="00D1017D">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27</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출근</w:t>
            </w:r>
            <w:r w:rsidRPr="002A5E52">
              <w:rPr>
                <w:rFonts w:ascii="Arial" w:eastAsia="Malgun Gothic" w:hAnsi="Arial" w:cs="Arial"/>
                <w:b/>
                <w:bCs/>
                <w:color w:val="000000"/>
                <w:sz w:val="21"/>
                <w:szCs w:val="21"/>
              </w:rPr>
              <w:t>)</w:t>
            </w:r>
          </w:p>
        </w:tc>
        <w:tc>
          <w:tcPr>
            <w:tcW w:w="1667" w:type="pct"/>
          </w:tcPr>
          <w:p w14:paraId="2D0439B8" w14:textId="38508D5A" w:rsidR="00D1017D" w:rsidRPr="002A5E52" w:rsidRDefault="00D1017D" w:rsidP="00D00AB4">
            <w:pPr>
              <w:jc w:val="left"/>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27 (Приход на работу)</w:t>
            </w:r>
          </w:p>
        </w:tc>
        <w:tc>
          <w:tcPr>
            <w:tcW w:w="1667" w:type="pct"/>
          </w:tcPr>
          <w:p w14:paraId="16271E50" w14:textId="500ABC67" w:rsidR="00D1017D" w:rsidRPr="002A5E52" w:rsidRDefault="00D1017D" w:rsidP="00D00AB4">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rPr>
              <w:t>Article 27 (Coming to work)</w:t>
            </w:r>
          </w:p>
        </w:tc>
      </w:tr>
      <w:tr w:rsidR="00D1017D" w:rsidRPr="002A5E52" w14:paraId="18184A6E" w14:textId="77777777" w:rsidTr="00D00AB4">
        <w:trPr>
          <w:trHeight w:val="156"/>
        </w:trPr>
        <w:tc>
          <w:tcPr>
            <w:tcW w:w="1666" w:type="pct"/>
          </w:tcPr>
          <w:p w14:paraId="4D0FB165" w14:textId="34731317" w:rsidR="00D1017D" w:rsidRPr="002A5E52" w:rsidRDefault="00D1017D" w:rsidP="00D1017D">
            <w:pPr>
              <w:rPr>
                <w:rFonts w:ascii="Arial" w:eastAsia="Malgun Gothic" w:hAnsi="Arial" w:cs="Arial"/>
                <w:color w:val="000000"/>
                <w:sz w:val="21"/>
                <w:szCs w:val="21"/>
              </w:rPr>
            </w:pPr>
            <w:r w:rsidRPr="002A5E52">
              <w:rPr>
                <w:rFonts w:ascii="Arial" w:eastAsia="Malgun Gothic" w:hAnsi="Arial" w:cs="Arial"/>
                <w:color w:val="000000"/>
                <w:sz w:val="21"/>
                <w:szCs w:val="21"/>
              </w:rPr>
              <w:t>종업원은</w:t>
            </w:r>
            <w:r w:rsidRPr="002A5E52">
              <w:rPr>
                <w:rFonts w:ascii="Arial" w:eastAsia="Malgun Gothic" w:hAnsi="Arial" w:cs="Arial"/>
                <w:color w:val="000000"/>
                <w:sz w:val="21"/>
                <w:szCs w:val="21"/>
              </w:rPr>
              <w:t xml:space="preserve"> </w:t>
            </w:r>
            <w:proofErr w:type="spellStart"/>
            <w:r w:rsidRPr="002A5E52">
              <w:rPr>
                <w:rFonts w:ascii="Arial" w:eastAsia="Malgun Gothic" w:hAnsi="Arial" w:cs="Arial"/>
                <w:color w:val="000000"/>
                <w:sz w:val="21"/>
                <w:szCs w:val="21"/>
              </w:rPr>
              <w:t>시업시간</w:t>
            </w:r>
            <w:ins w:id="599" w:author="Mia Choi" w:date="2021-07-25T16:33:00Z">
              <w:r w:rsidRPr="002A5E52">
                <w:rPr>
                  <w:rFonts w:ascii="Arial" w:eastAsia="Malgun Gothic" w:hAnsi="Arial" w:cs="Arial"/>
                  <w:color w:val="000000"/>
                  <w:sz w:val="21"/>
                  <w:szCs w:val="21"/>
                </w:rPr>
                <w:t>에</w:t>
              </w:r>
            </w:ins>
            <w:del w:id="600" w:author="Mia Choi" w:date="2021-07-25T16:33:00Z">
              <w:r w:rsidRPr="002A5E52" w:rsidDel="00885E27">
                <w:rPr>
                  <w:rFonts w:ascii="Arial" w:eastAsia="Malgun Gothic" w:hAnsi="Arial" w:cs="Arial"/>
                  <w:color w:val="000000"/>
                  <w:sz w:val="21"/>
                  <w:szCs w:val="21"/>
                </w:rPr>
                <w:delText xml:space="preserve"> 10</w:delText>
              </w:r>
              <w:r w:rsidRPr="002A5E52" w:rsidDel="00885E27">
                <w:rPr>
                  <w:rFonts w:ascii="Arial" w:eastAsia="Malgun Gothic" w:hAnsi="Arial" w:cs="Arial"/>
                  <w:color w:val="000000"/>
                  <w:sz w:val="21"/>
                  <w:szCs w:val="21"/>
                </w:rPr>
                <w:delText>분전까지</w:delText>
              </w:r>
              <w:r w:rsidRPr="002A5E52" w:rsidDel="00885E27">
                <w:rPr>
                  <w:rFonts w:ascii="Arial" w:eastAsia="Malgun Gothic" w:hAnsi="Arial" w:cs="Arial"/>
                  <w:color w:val="000000"/>
                  <w:sz w:val="21"/>
                  <w:szCs w:val="21"/>
                </w:rPr>
                <w:delText xml:space="preserve"> </w:delText>
              </w:r>
            </w:del>
            <w:r w:rsidRPr="002A5E52">
              <w:rPr>
                <w:rFonts w:ascii="Arial" w:eastAsia="Malgun Gothic" w:hAnsi="Arial" w:cs="Arial"/>
                <w:color w:val="000000"/>
                <w:sz w:val="21"/>
                <w:szCs w:val="21"/>
              </w:rPr>
              <w:t>출근하여</w:t>
            </w:r>
            <w:del w:id="601" w:author="Mia Choi" w:date="2021-07-25T16:33:00Z">
              <w:r w:rsidRPr="002A5E52" w:rsidDel="00885E27">
                <w:rPr>
                  <w:rFonts w:ascii="Arial" w:eastAsia="Malgun Gothic" w:hAnsi="Arial" w:cs="Arial"/>
                  <w:color w:val="000000"/>
                  <w:sz w:val="21"/>
                  <w:szCs w:val="21"/>
                </w:rPr>
                <w:delText xml:space="preserve"> </w:delText>
              </w:r>
              <w:r w:rsidRPr="002A5E52" w:rsidDel="00885E27">
                <w:rPr>
                  <w:rFonts w:ascii="Arial" w:eastAsia="Malgun Gothic" w:hAnsi="Arial" w:cs="Arial"/>
                  <w:color w:val="000000"/>
                  <w:sz w:val="21"/>
                  <w:szCs w:val="21"/>
                </w:rPr>
                <w:delText>업무준비를</w:delText>
              </w:r>
              <w:r w:rsidRPr="002A5E52" w:rsidDel="00885E27">
                <w:rPr>
                  <w:rFonts w:ascii="Arial" w:eastAsia="Malgun Gothic" w:hAnsi="Arial" w:cs="Arial"/>
                  <w:color w:val="000000"/>
                  <w:sz w:val="21"/>
                  <w:szCs w:val="21"/>
                </w:rPr>
                <w:delText xml:space="preserve"> </w:delText>
              </w:r>
              <w:r w:rsidRPr="002A5E52" w:rsidDel="00885E27">
                <w:rPr>
                  <w:rFonts w:ascii="Arial" w:eastAsia="Malgun Gothic" w:hAnsi="Arial" w:cs="Arial"/>
                  <w:color w:val="000000"/>
                  <w:sz w:val="21"/>
                  <w:szCs w:val="21"/>
                </w:rPr>
                <w:delText>하고</w:delText>
              </w:r>
              <w:r w:rsidRPr="002A5E52" w:rsidDel="00885E27">
                <w:rPr>
                  <w:rFonts w:ascii="Arial" w:eastAsia="Malgun Gothic" w:hAnsi="Arial" w:cs="Arial"/>
                  <w:color w:val="000000"/>
                  <w:sz w:val="21"/>
                  <w:szCs w:val="21"/>
                </w:rPr>
                <w:delText xml:space="preserve"> </w:delText>
              </w:r>
              <w:r w:rsidRPr="002A5E52" w:rsidDel="00885E27">
                <w:rPr>
                  <w:rFonts w:ascii="Arial" w:eastAsia="Malgun Gothic" w:hAnsi="Arial" w:cs="Arial"/>
                  <w:color w:val="000000"/>
                  <w:sz w:val="21"/>
                  <w:szCs w:val="21"/>
                </w:rPr>
                <w:delText>시업시간</w:delText>
              </w:r>
              <w:r w:rsidRPr="002A5E52" w:rsidDel="00885E27">
                <w:rPr>
                  <w:rFonts w:ascii="Arial" w:eastAsia="Malgun Gothic" w:hAnsi="Arial" w:cs="Arial"/>
                  <w:color w:val="000000"/>
                  <w:sz w:val="21"/>
                  <w:szCs w:val="21"/>
                </w:rPr>
                <w:delText xml:space="preserve"> </w:delText>
              </w:r>
              <w:r w:rsidRPr="002A5E52" w:rsidDel="00885E27">
                <w:rPr>
                  <w:rFonts w:ascii="Arial" w:eastAsia="Malgun Gothic" w:hAnsi="Arial" w:cs="Arial"/>
                  <w:color w:val="000000"/>
                  <w:sz w:val="21"/>
                  <w:szCs w:val="21"/>
                </w:rPr>
                <w:delText>정각부터</w:delText>
              </w:r>
              <w:r w:rsidRPr="002A5E52" w:rsidDel="00885E27">
                <w:rPr>
                  <w:rFonts w:ascii="Arial" w:eastAsia="Malgun Gothic" w:hAnsi="Arial" w:cs="Arial"/>
                  <w:color w:val="000000"/>
                  <w:sz w:val="21"/>
                  <w:szCs w:val="21"/>
                </w:rPr>
                <w:delText xml:space="preserve"> </w:delText>
              </w:r>
            </w:del>
            <w:r w:rsidRPr="002A5E52">
              <w:rPr>
                <w:rFonts w:ascii="Arial" w:eastAsia="Malgun Gothic" w:hAnsi="Arial" w:cs="Arial"/>
                <w:color w:val="000000"/>
                <w:sz w:val="21"/>
                <w:szCs w:val="21"/>
              </w:rPr>
              <w:t>근무에</w:t>
            </w:r>
            <w:proofErr w:type="spell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임하여야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tcPr>
          <w:p w14:paraId="6E1542EF" w14:textId="4ABF94E8" w:rsidR="00D1017D" w:rsidRPr="002A5E52" w:rsidRDefault="00D1017D" w:rsidP="00D00AB4">
            <w:pPr>
              <w:jc w:val="left"/>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Работники должны приходить на работу не позднееза 10 минут до начала рабочего дня.</w:t>
            </w:r>
          </w:p>
        </w:tc>
        <w:tc>
          <w:tcPr>
            <w:tcW w:w="1667" w:type="pct"/>
          </w:tcPr>
          <w:p w14:paraId="40B5C376" w14:textId="3A4F406B" w:rsidR="00D1017D" w:rsidRPr="002A5E52" w:rsidRDefault="00D1017D" w:rsidP="00D00AB4">
            <w:pPr>
              <w:rPr>
                <w:rFonts w:ascii="Arial" w:eastAsia="Malgun Gothic" w:hAnsi="Arial" w:cs="Arial"/>
                <w:color w:val="000000"/>
                <w:sz w:val="21"/>
                <w:szCs w:val="21"/>
              </w:rPr>
            </w:pPr>
            <w:r w:rsidRPr="002A5E52">
              <w:rPr>
                <w:rFonts w:ascii="Arial" w:eastAsia="Malgun Gothic" w:hAnsi="Arial" w:cs="Arial"/>
                <w:color w:val="000000"/>
                <w:sz w:val="21"/>
                <w:szCs w:val="21"/>
              </w:rPr>
              <w:t>The employees shall arrive at work at the beginning of the working day.</w:t>
            </w:r>
          </w:p>
        </w:tc>
      </w:tr>
      <w:tr w:rsidR="00D1017D" w:rsidRPr="002A5E52" w14:paraId="7CD1838E" w14:textId="77777777" w:rsidTr="00D00AB4">
        <w:trPr>
          <w:trHeight w:val="156"/>
        </w:trPr>
        <w:tc>
          <w:tcPr>
            <w:tcW w:w="1666" w:type="pct"/>
          </w:tcPr>
          <w:p w14:paraId="4C6A200F" w14:textId="2D2D8960" w:rsidR="00D1017D" w:rsidRPr="002A5E52" w:rsidRDefault="00D1017D" w:rsidP="00D1017D">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28</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결근</w:t>
            </w:r>
            <w:r w:rsidRPr="002A5E52">
              <w:rPr>
                <w:rFonts w:ascii="Arial" w:eastAsia="Malgun Gothic" w:hAnsi="Arial" w:cs="Arial"/>
                <w:b/>
                <w:bCs/>
                <w:color w:val="000000"/>
                <w:sz w:val="21"/>
                <w:szCs w:val="21"/>
              </w:rPr>
              <w:t>)</w:t>
            </w:r>
          </w:p>
        </w:tc>
        <w:tc>
          <w:tcPr>
            <w:tcW w:w="1667" w:type="pct"/>
          </w:tcPr>
          <w:p w14:paraId="1E5CBF0F" w14:textId="2D6CC299" w:rsidR="00D1017D" w:rsidRPr="002A5E52" w:rsidRDefault="00D1017D" w:rsidP="00D1017D">
            <w:pPr>
              <w:jc w:val="left"/>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28 (Пропуск)</w:t>
            </w:r>
          </w:p>
        </w:tc>
        <w:tc>
          <w:tcPr>
            <w:tcW w:w="1667" w:type="pct"/>
          </w:tcPr>
          <w:p w14:paraId="671A7398" w14:textId="1EF18583" w:rsidR="00D1017D" w:rsidRPr="002A5E52" w:rsidRDefault="00D1017D" w:rsidP="00D1017D">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28 (</w:t>
            </w:r>
            <w:r w:rsidRPr="002A5E52">
              <w:rPr>
                <w:rFonts w:ascii="Arial" w:eastAsia="Malgun Gothic" w:hAnsi="Arial" w:cs="Arial"/>
                <w:b/>
                <w:bCs/>
                <w:color w:val="000000"/>
                <w:sz w:val="21"/>
                <w:szCs w:val="21"/>
                <w:lang w:val="en-GB"/>
              </w:rPr>
              <w:t>Absence at the workplace</w:t>
            </w:r>
            <w:r w:rsidRPr="002A5E52">
              <w:rPr>
                <w:rFonts w:ascii="Arial" w:eastAsia="Malgun Gothic" w:hAnsi="Arial" w:cs="Arial"/>
                <w:b/>
                <w:bCs/>
                <w:color w:val="000000"/>
                <w:sz w:val="21"/>
                <w:szCs w:val="21"/>
              </w:rPr>
              <w:t>)</w:t>
            </w:r>
          </w:p>
        </w:tc>
      </w:tr>
      <w:tr w:rsidR="00D1017D" w:rsidRPr="002A5E52" w14:paraId="0E455180" w14:textId="77777777" w:rsidTr="00D00AB4">
        <w:trPr>
          <w:trHeight w:val="156"/>
        </w:trPr>
        <w:tc>
          <w:tcPr>
            <w:tcW w:w="1666" w:type="pct"/>
          </w:tcPr>
          <w:p w14:paraId="23E8F201" w14:textId="0E8EAAC4" w:rsidR="00D1017D" w:rsidRPr="002A5E52" w:rsidRDefault="00D1017D" w:rsidP="00D1017D">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1. </w:t>
            </w:r>
            <w:r w:rsidRPr="002A5E52">
              <w:rPr>
                <w:rFonts w:ascii="Arial" w:eastAsia="Malgun Gothic" w:hAnsi="Arial" w:cs="Arial"/>
                <w:color w:val="000000"/>
                <w:sz w:val="21"/>
                <w:szCs w:val="21"/>
              </w:rPr>
              <w:t>종업원이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질병</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부득이한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사유로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결근하고자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때에는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사전에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결근계를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제출하여야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다만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불가피한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유선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연락하고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없이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결근계를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제출하여야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tcPr>
          <w:p w14:paraId="3A98C557" w14:textId="5DFE0A7D" w:rsidR="00D1017D" w:rsidRPr="002A5E52" w:rsidRDefault="00D1017D" w:rsidP="00D1017D">
            <w:pPr>
              <w:jc w:val="left"/>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1. В случае пропуска работы по причине болезни или в связи с иными неизбежными обстоятельствам, Работник обязан заранее подать письменное заявление на временное отсутствие на рабочем месте. В случае непредвиденных обстоятельств Работник обязан незамедлительно подать письменное заявление на временное отсутствие на рабочем месте.</w:t>
            </w:r>
          </w:p>
        </w:tc>
        <w:tc>
          <w:tcPr>
            <w:tcW w:w="1667" w:type="pct"/>
          </w:tcPr>
          <w:p w14:paraId="11D75E32" w14:textId="54AF7139" w:rsidR="00D1017D" w:rsidRPr="002A5E52" w:rsidRDefault="00D1017D" w:rsidP="00D1017D">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1. In case of absence </w:t>
            </w:r>
            <w:r w:rsidRPr="002A5E52">
              <w:rPr>
                <w:rFonts w:ascii="Arial" w:eastAsia="Malgun Gothic" w:hAnsi="Arial" w:cs="Arial"/>
                <w:color w:val="000000"/>
                <w:sz w:val="21"/>
                <w:szCs w:val="21"/>
                <w:lang w:val="en-GB"/>
              </w:rPr>
              <w:t>at the</w:t>
            </w:r>
            <w:r w:rsidRPr="002A5E52">
              <w:rPr>
                <w:rFonts w:ascii="Arial" w:eastAsia="Malgun Gothic" w:hAnsi="Arial" w:cs="Arial"/>
                <w:color w:val="000000"/>
                <w:sz w:val="21"/>
                <w:szCs w:val="21"/>
              </w:rPr>
              <w:t xml:space="preserve"> work</w:t>
            </w:r>
            <w:r w:rsidRPr="002A5E52">
              <w:rPr>
                <w:rFonts w:ascii="Arial" w:eastAsia="Malgun Gothic" w:hAnsi="Arial" w:cs="Arial"/>
                <w:color w:val="000000"/>
                <w:sz w:val="21"/>
                <w:szCs w:val="21"/>
                <w:lang w:val="en-GB"/>
              </w:rPr>
              <w:t>place</w:t>
            </w:r>
            <w:r w:rsidRPr="002A5E52">
              <w:rPr>
                <w:rFonts w:ascii="Arial" w:eastAsia="Malgun Gothic" w:hAnsi="Arial" w:cs="Arial"/>
                <w:color w:val="000000"/>
                <w:sz w:val="21"/>
                <w:szCs w:val="21"/>
              </w:rPr>
              <w:t xml:space="preserve"> due to illness or other unavoidable circumstances, the Employee </w:t>
            </w:r>
            <w:r w:rsidRPr="002A5E52">
              <w:rPr>
                <w:rFonts w:ascii="Arial" w:eastAsia="Malgun Gothic" w:hAnsi="Arial" w:cs="Arial"/>
                <w:color w:val="000000"/>
                <w:sz w:val="21"/>
                <w:szCs w:val="21"/>
                <w:lang w:val="en-GB"/>
              </w:rPr>
              <w:t xml:space="preserve">shall </w:t>
            </w:r>
            <w:r w:rsidRPr="002A5E52">
              <w:rPr>
                <w:rFonts w:ascii="Arial" w:eastAsia="Malgun Gothic" w:hAnsi="Arial" w:cs="Arial"/>
                <w:color w:val="000000"/>
                <w:sz w:val="21"/>
                <w:szCs w:val="21"/>
              </w:rPr>
              <w:t xml:space="preserve">submit a written application for temporary absence from the workplace in advance. In case of unforeseen circumstances, the Employee </w:t>
            </w:r>
            <w:r w:rsidRPr="002A5E52">
              <w:rPr>
                <w:rFonts w:ascii="Arial" w:eastAsia="Malgun Gothic" w:hAnsi="Arial" w:cs="Arial"/>
                <w:color w:val="000000"/>
                <w:sz w:val="21"/>
                <w:szCs w:val="21"/>
                <w:lang w:val="en-GB"/>
              </w:rPr>
              <w:t xml:space="preserve">shall </w:t>
            </w:r>
            <w:r w:rsidRPr="002A5E52">
              <w:rPr>
                <w:rFonts w:ascii="Arial" w:eastAsia="Malgun Gothic" w:hAnsi="Arial" w:cs="Arial"/>
                <w:color w:val="000000"/>
                <w:sz w:val="21"/>
                <w:szCs w:val="21"/>
              </w:rPr>
              <w:t>immediately submit a written application for temporary absence from the workplace.</w:t>
            </w:r>
          </w:p>
        </w:tc>
      </w:tr>
      <w:tr w:rsidR="00D1017D" w:rsidRPr="002A5E52" w14:paraId="4F79C6B8" w14:textId="77777777" w:rsidTr="00D00AB4">
        <w:trPr>
          <w:trHeight w:val="156"/>
        </w:trPr>
        <w:tc>
          <w:tcPr>
            <w:tcW w:w="1666" w:type="pct"/>
          </w:tcPr>
          <w:p w14:paraId="19FFA858" w14:textId="575700FE" w:rsidR="00D1017D" w:rsidRPr="002A5E52" w:rsidRDefault="00D1017D" w:rsidP="00D1017D">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2. </w:t>
            </w:r>
            <w:r w:rsidRPr="002A5E52">
              <w:rPr>
                <w:rFonts w:ascii="Arial" w:eastAsia="Malgun Gothic" w:hAnsi="Arial" w:cs="Arial"/>
                <w:color w:val="000000"/>
                <w:sz w:val="21"/>
                <w:szCs w:val="21"/>
              </w:rPr>
              <w:t>종업원이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질병</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불가피한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사유로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인하여</w:t>
            </w:r>
            <w:r w:rsidRPr="002A5E52">
              <w:rPr>
                <w:rFonts w:ascii="Arial" w:eastAsia="Malgun Gothic" w:hAnsi="Arial" w:cs="Arial"/>
                <w:color w:val="000000"/>
                <w:sz w:val="21"/>
                <w:szCs w:val="21"/>
              </w:rPr>
              <w:t xml:space="preserve"> 3</w:t>
            </w:r>
            <w:r w:rsidRPr="002A5E52">
              <w:rPr>
                <w:rFonts w:ascii="Arial" w:eastAsia="Malgun Gothic" w:hAnsi="Arial" w:cs="Arial"/>
                <w:color w:val="000000"/>
                <w:sz w:val="21"/>
                <w:szCs w:val="21"/>
              </w:rPr>
              <w:t>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lastRenderedPageBreak/>
              <w:t>이상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계속</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결근하여야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의사의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진단서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증명할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증빙서류를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결근계에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첨부하여야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tcPr>
          <w:p w14:paraId="7FE9EEBD" w14:textId="777F56AD" w:rsidR="00D1017D" w:rsidRPr="002A5E52" w:rsidRDefault="00D1017D" w:rsidP="00D1017D">
            <w:pPr>
              <w:jc w:val="left"/>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lastRenderedPageBreak/>
              <w:t xml:space="preserve">2. Если Работник отсутствует на рабочем месте </w:t>
            </w:r>
            <w:r w:rsidRPr="002A5E52">
              <w:rPr>
                <w:rFonts w:ascii="Arial" w:eastAsia="Malgun Gothic" w:hAnsi="Arial" w:cs="Arial"/>
                <w:color w:val="000000"/>
                <w:sz w:val="21"/>
                <w:szCs w:val="21"/>
                <w:lang w:val="ru-RU"/>
              </w:rPr>
              <w:lastRenderedPageBreak/>
              <w:t>больше трех дней по причине болезни или в связи с иными неизбежными обстоятельствами, он обязан предоставить листок нетрудоспособности или иной документ, подтверждающий необходимость временного отсутствия на рабочем месте.</w:t>
            </w:r>
          </w:p>
        </w:tc>
        <w:tc>
          <w:tcPr>
            <w:tcW w:w="1667" w:type="pct"/>
          </w:tcPr>
          <w:p w14:paraId="4C78C065" w14:textId="6F7CF73B" w:rsidR="00D1017D" w:rsidRPr="002A5E52" w:rsidRDefault="00D1017D" w:rsidP="00D1017D">
            <w:pPr>
              <w:rPr>
                <w:rFonts w:ascii="Arial" w:eastAsia="Malgun Gothic" w:hAnsi="Arial" w:cs="Arial"/>
                <w:color w:val="000000"/>
                <w:sz w:val="21"/>
                <w:szCs w:val="21"/>
              </w:rPr>
            </w:pPr>
            <w:r w:rsidRPr="002A5E52">
              <w:rPr>
                <w:rFonts w:ascii="Arial" w:eastAsia="Malgun Gothic" w:hAnsi="Arial" w:cs="Arial"/>
                <w:color w:val="000000"/>
                <w:sz w:val="21"/>
                <w:szCs w:val="21"/>
              </w:rPr>
              <w:lastRenderedPageBreak/>
              <w:t xml:space="preserve">2. If the Employee is absent from the workplace for </w:t>
            </w:r>
            <w:r w:rsidRPr="002A5E52">
              <w:rPr>
                <w:rFonts w:ascii="Arial" w:eastAsia="Malgun Gothic" w:hAnsi="Arial" w:cs="Arial"/>
                <w:color w:val="000000"/>
                <w:sz w:val="21"/>
                <w:szCs w:val="21"/>
              </w:rPr>
              <w:lastRenderedPageBreak/>
              <w:t>more than three days due to illness or other unavoidable circumstances, he shall provide a doctor's certificate or other document confirming the need for temporary absence from the workplace.</w:t>
            </w:r>
          </w:p>
        </w:tc>
      </w:tr>
      <w:tr w:rsidR="00D1017D" w:rsidRPr="002A5E52" w14:paraId="404E2155" w14:textId="77777777" w:rsidTr="00D00AB4">
        <w:trPr>
          <w:trHeight w:val="156"/>
        </w:trPr>
        <w:tc>
          <w:tcPr>
            <w:tcW w:w="1666" w:type="pct"/>
          </w:tcPr>
          <w:p w14:paraId="43E67130" w14:textId="77777777" w:rsidR="00D1017D" w:rsidRPr="002A5E52" w:rsidDel="001465B5" w:rsidRDefault="00D1017D" w:rsidP="00D1017D">
            <w:pPr>
              <w:ind w:left="210" w:hangingChars="100" w:hanging="210"/>
              <w:rPr>
                <w:del w:id="602" w:author="Mia Choi" w:date="2021-07-26T11:41:00Z"/>
                <w:rFonts w:ascii="Arial" w:eastAsia="Malgun Gothic" w:hAnsi="Arial" w:cs="Arial"/>
                <w:color w:val="000000"/>
                <w:sz w:val="21"/>
                <w:szCs w:val="21"/>
              </w:rPr>
            </w:pPr>
            <w:del w:id="603" w:author="Mia Choi" w:date="2021-07-26T11:41:00Z">
              <w:r w:rsidRPr="002A5E52" w:rsidDel="001465B5">
                <w:rPr>
                  <w:rFonts w:ascii="Arial" w:eastAsia="Malgun Gothic" w:hAnsi="Arial" w:cs="Arial"/>
                  <w:color w:val="000000"/>
                  <w:sz w:val="21"/>
                  <w:szCs w:val="21"/>
                </w:rPr>
                <w:lastRenderedPageBreak/>
                <w:delText xml:space="preserve">3. </w:delText>
              </w:r>
              <w:r w:rsidRPr="002A5E52" w:rsidDel="001465B5">
                <w:rPr>
                  <w:rFonts w:ascii="Arial" w:eastAsia="Malgun Gothic" w:hAnsi="Arial" w:cs="Arial"/>
                  <w:color w:val="000000"/>
                  <w:sz w:val="21"/>
                  <w:szCs w:val="21"/>
                </w:rPr>
                <w:delText>종업원이</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사전연락</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또는</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결근계를</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제출하지</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않고</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결근할</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경우</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회사는</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해당</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종업원의</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근태를</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무단결근으로</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취급한다</w:delText>
              </w:r>
              <w:r w:rsidRPr="002A5E52" w:rsidDel="001465B5">
                <w:rPr>
                  <w:rFonts w:ascii="Arial" w:eastAsia="Malgun Gothic" w:hAnsi="Arial" w:cs="Arial"/>
                  <w:color w:val="000000"/>
                  <w:sz w:val="21"/>
                  <w:szCs w:val="21"/>
                </w:rPr>
                <w:delText>.</w:delText>
              </w:r>
            </w:del>
          </w:p>
          <w:p w14:paraId="43333C8E" w14:textId="3881CF59" w:rsidR="00D1017D" w:rsidRPr="002A5E52" w:rsidRDefault="00D1017D" w:rsidP="00D1017D">
            <w:pPr>
              <w:ind w:left="210" w:hangingChars="100" w:hanging="210"/>
              <w:rPr>
                <w:rFonts w:ascii="Arial" w:eastAsia="Malgun Gothic" w:hAnsi="Arial" w:cs="Arial"/>
                <w:color w:val="000000"/>
                <w:sz w:val="21"/>
                <w:szCs w:val="21"/>
              </w:rPr>
            </w:pPr>
            <w:del w:id="604" w:author="Mia Choi" w:date="2021-07-26T11:41:00Z">
              <w:r w:rsidRPr="002A5E52" w:rsidDel="001465B5">
                <w:rPr>
                  <w:rFonts w:ascii="Arial" w:eastAsia="Malgun Gothic" w:hAnsi="Arial" w:cs="Arial"/>
                  <w:color w:val="000000"/>
                  <w:sz w:val="21"/>
                  <w:szCs w:val="21"/>
                </w:rPr>
                <w:delText xml:space="preserve">4. </w:delText>
              </w:r>
              <w:r w:rsidRPr="002A5E52" w:rsidDel="001465B5">
                <w:rPr>
                  <w:rFonts w:ascii="Arial" w:eastAsia="Malgun Gothic" w:hAnsi="Arial" w:cs="Arial"/>
                  <w:color w:val="000000"/>
                  <w:sz w:val="21"/>
                  <w:szCs w:val="21"/>
                </w:rPr>
                <w:delText>종업원이</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연속하여</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무단결근</w:delText>
              </w:r>
              <w:r w:rsidRPr="002A5E52" w:rsidDel="001465B5">
                <w:rPr>
                  <w:rFonts w:ascii="Arial" w:eastAsia="Malgun Gothic" w:hAnsi="Arial" w:cs="Arial"/>
                  <w:color w:val="000000"/>
                  <w:sz w:val="21"/>
                  <w:szCs w:val="21"/>
                </w:rPr>
                <w:delText xml:space="preserve"> 3</w:delText>
              </w:r>
              <w:r w:rsidRPr="002A5E52" w:rsidDel="001465B5">
                <w:rPr>
                  <w:rFonts w:ascii="Arial" w:eastAsia="Malgun Gothic" w:hAnsi="Arial" w:cs="Arial"/>
                  <w:color w:val="000000"/>
                  <w:sz w:val="21"/>
                  <w:szCs w:val="21"/>
                </w:rPr>
                <w:delText>일을</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초과할</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경우</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회사는</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해당</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종업원이</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계속</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근무할</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의사가</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없다는</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것으로</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보고</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퇴직</w:delText>
              </w:r>
              <w:r w:rsidRPr="002A5E52" w:rsidDel="001465B5">
                <w:rPr>
                  <w:rFonts w:ascii="Arial" w:eastAsia="Malgun Gothic" w:hAnsi="Arial" w:cs="Arial"/>
                  <w:color w:val="000000"/>
                  <w:sz w:val="21"/>
                  <w:szCs w:val="21"/>
                </w:rPr>
                <w:delText xml:space="preserve"> </w:delText>
              </w:r>
              <w:r w:rsidRPr="002A5E52" w:rsidDel="001465B5">
                <w:rPr>
                  <w:rFonts w:ascii="Arial" w:eastAsia="Malgun Gothic" w:hAnsi="Arial" w:cs="Arial"/>
                  <w:color w:val="000000"/>
                  <w:sz w:val="21"/>
                  <w:szCs w:val="21"/>
                </w:rPr>
                <w:delText>처리한다</w:delText>
              </w:r>
              <w:r w:rsidRPr="002A5E52" w:rsidDel="001465B5">
                <w:rPr>
                  <w:rFonts w:ascii="Arial" w:eastAsia="Malgun Gothic" w:hAnsi="Arial" w:cs="Arial"/>
                  <w:color w:val="000000"/>
                  <w:sz w:val="21"/>
                  <w:szCs w:val="21"/>
                </w:rPr>
                <w:delText>.</w:delText>
              </w:r>
            </w:del>
          </w:p>
        </w:tc>
        <w:tc>
          <w:tcPr>
            <w:tcW w:w="1667" w:type="pct"/>
          </w:tcPr>
          <w:p w14:paraId="1FA6ECD4" w14:textId="77777777" w:rsidR="00D1017D" w:rsidRPr="002A5E52" w:rsidRDefault="00D1017D" w:rsidP="00D00AB4">
            <w:pPr>
              <w:jc w:val="left"/>
              <w:rPr>
                <w:rFonts w:ascii="Arial" w:eastAsia="Malgun Gothic" w:hAnsi="Arial" w:cs="Arial"/>
                <w:color w:val="000000"/>
                <w:sz w:val="21"/>
                <w:szCs w:val="21"/>
              </w:rPr>
            </w:pPr>
          </w:p>
        </w:tc>
        <w:tc>
          <w:tcPr>
            <w:tcW w:w="1667" w:type="pct"/>
          </w:tcPr>
          <w:p w14:paraId="61D8414D" w14:textId="77777777" w:rsidR="00D1017D" w:rsidRPr="002A5E52" w:rsidRDefault="00D1017D" w:rsidP="00D00AB4">
            <w:pPr>
              <w:rPr>
                <w:rFonts w:ascii="Arial" w:eastAsia="Malgun Gothic" w:hAnsi="Arial" w:cs="Arial"/>
                <w:color w:val="000000"/>
                <w:sz w:val="21"/>
                <w:szCs w:val="21"/>
              </w:rPr>
            </w:pPr>
          </w:p>
        </w:tc>
      </w:tr>
      <w:tr w:rsidR="00D1017D" w:rsidRPr="002A5E52" w14:paraId="660FF9C5" w14:textId="77777777" w:rsidTr="00D00AB4">
        <w:trPr>
          <w:trHeight w:val="156"/>
        </w:trPr>
        <w:tc>
          <w:tcPr>
            <w:tcW w:w="1666" w:type="pct"/>
          </w:tcPr>
          <w:p w14:paraId="661E7764" w14:textId="40885E7A" w:rsidR="00D1017D" w:rsidRPr="002A5E52" w:rsidDel="001465B5" w:rsidRDefault="00D1017D" w:rsidP="00D1017D">
            <w:pPr>
              <w:ind w:left="210" w:hangingChars="100" w:hanging="210"/>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29</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지각</w:t>
            </w:r>
            <w:r w:rsidRPr="002A5E52">
              <w:rPr>
                <w:rFonts w:ascii="Arial" w:eastAsia="Malgun Gothic" w:hAnsi="Arial" w:cs="Arial"/>
                <w:b/>
                <w:bCs/>
                <w:color w:val="000000"/>
                <w:sz w:val="21"/>
                <w:szCs w:val="21"/>
              </w:rPr>
              <w:t>)</w:t>
            </w:r>
          </w:p>
        </w:tc>
        <w:tc>
          <w:tcPr>
            <w:tcW w:w="1667" w:type="pct"/>
          </w:tcPr>
          <w:p w14:paraId="39D724F3" w14:textId="7A90EEE9" w:rsidR="00D1017D" w:rsidRPr="002A5E52" w:rsidRDefault="00D1017D" w:rsidP="00D00AB4">
            <w:pPr>
              <w:jc w:val="left"/>
              <w:rPr>
                <w:rFonts w:ascii="Arial" w:eastAsia="Malgun Gothic" w:hAnsi="Arial" w:cs="Arial"/>
                <w:b/>
                <w:bCs/>
                <w:color w:val="000000"/>
                <w:sz w:val="21"/>
                <w:szCs w:val="21"/>
              </w:rPr>
            </w:pPr>
            <w:r w:rsidRPr="002A5E52">
              <w:rPr>
                <w:rFonts w:ascii="Arial" w:eastAsia="Malgun Gothic" w:hAnsi="Arial" w:cs="Arial"/>
                <w:b/>
                <w:bCs/>
                <w:color w:val="000000"/>
                <w:sz w:val="21"/>
                <w:szCs w:val="21"/>
                <w:lang w:val="ru-RU"/>
              </w:rPr>
              <w:t>Статья 29 (Опоздание)</w:t>
            </w:r>
          </w:p>
        </w:tc>
        <w:tc>
          <w:tcPr>
            <w:tcW w:w="1667" w:type="pct"/>
          </w:tcPr>
          <w:p w14:paraId="0DB14E28" w14:textId="3CCE309C" w:rsidR="00D1017D" w:rsidRPr="002A5E52" w:rsidRDefault="00D1017D" w:rsidP="00D00AB4">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29 (</w:t>
            </w:r>
            <w:r w:rsidRPr="002A5E52">
              <w:rPr>
                <w:rFonts w:ascii="Arial" w:eastAsia="Malgun Gothic" w:hAnsi="Arial" w:cs="Arial"/>
                <w:b/>
                <w:bCs/>
                <w:color w:val="000000"/>
                <w:sz w:val="21"/>
                <w:szCs w:val="21"/>
                <w:lang w:val="en-GB"/>
              </w:rPr>
              <w:t>Being late at work</w:t>
            </w:r>
            <w:r w:rsidRPr="002A5E52">
              <w:rPr>
                <w:rFonts w:ascii="Arial" w:eastAsia="Malgun Gothic" w:hAnsi="Arial" w:cs="Arial"/>
                <w:b/>
                <w:bCs/>
                <w:color w:val="000000"/>
                <w:sz w:val="21"/>
                <w:szCs w:val="21"/>
              </w:rPr>
              <w:t>)</w:t>
            </w:r>
          </w:p>
        </w:tc>
      </w:tr>
      <w:tr w:rsidR="00D1017D" w:rsidRPr="002A5E52" w14:paraId="05CA6275" w14:textId="77777777" w:rsidTr="00D00AB4">
        <w:trPr>
          <w:trHeight w:val="156"/>
        </w:trPr>
        <w:tc>
          <w:tcPr>
            <w:tcW w:w="1666" w:type="pct"/>
          </w:tcPr>
          <w:p w14:paraId="0EE02E1F" w14:textId="3FFBCD86" w:rsidR="00D1017D" w:rsidRPr="002A5E52" w:rsidRDefault="00D1017D" w:rsidP="00D1017D">
            <w:pPr>
              <w:ind w:left="210" w:hangingChars="100" w:hanging="210"/>
              <w:rPr>
                <w:rFonts w:ascii="Arial" w:eastAsia="Malgun Gothic" w:hAnsi="Arial" w:cs="Arial"/>
                <w:color w:val="000000"/>
                <w:sz w:val="21"/>
                <w:szCs w:val="21"/>
              </w:rPr>
            </w:pPr>
            <w:r w:rsidRPr="002A5E52">
              <w:rPr>
                <w:rFonts w:ascii="Arial" w:eastAsia="Malgun Gothic" w:hAnsi="Arial" w:cs="Arial"/>
                <w:color w:val="000000"/>
                <w:sz w:val="21"/>
                <w:szCs w:val="21"/>
              </w:rPr>
              <w:t xml:space="preserve">1. </w:t>
            </w:r>
            <w:r w:rsidRPr="002A5E52">
              <w:rPr>
                <w:rFonts w:ascii="Arial" w:eastAsia="Malgun Gothic" w:hAnsi="Arial" w:cs="Arial"/>
                <w:color w:val="000000"/>
                <w:sz w:val="21"/>
                <w:szCs w:val="21"/>
              </w:rPr>
              <w:t>종업원이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부득이한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사유로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인하여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지각하였을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때는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없이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사유를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소속장에게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신고하여야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tcPr>
          <w:p w14:paraId="49560D3D" w14:textId="35485DFA" w:rsidR="00D1017D" w:rsidRPr="002A5E52" w:rsidRDefault="00D1017D" w:rsidP="00D1017D">
            <w:pPr>
              <w:pStyle w:val="af"/>
              <w:numPr>
                <w:ilvl w:val="0"/>
                <w:numId w:val="135"/>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В случае опоздания по уважительной причине Работник обязан незамедлительно сообщить об этом Главе;</w:t>
            </w:r>
          </w:p>
        </w:tc>
        <w:tc>
          <w:tcPr>
            <w:tcW w:w="1667" w:type="pct"/>
          </w:tcPr>
          <w:p w14:paraId="0546BCEC" w14:textId="3668F326" w:rsidR="00D1017D" w:rsidRPr="002A5E52" w:rsidRDefault="00D1017D" w:rsidP="00782CD8">
            <w:pPr>
              <w:pStyle w:val="af"/>
              <w:numPr>
                <w:ilvl w:val="0"/>
                <w:numId w:val="195"/>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 xml:space="preserve">In case of being late for a good reason, the Employee </w:t>
            </w:r>
            <w:r w:rsidRPr="002A5E52">
              <w:rPr>
                <w:rFonts w:ascii="Arial" w:eastAsia="Malgun Gothic" w:hAnsi="Arial" w:cs="Arial"/>
                <w:color w:val="000000"/>
                <w:sz w:val="21"/>
                <w:szCs w:val="21"/>
                <w:lang w:val="en-GB"/>
              </w:rPr>
              <w:t>shall</w:t>
            </w:r>
            <w:r w:rsidRPr="002A5E52">
              <w:rPr>
                <w:rFonts w:ascii="Arial" w:eastAsia="Malgun Gothic" w:hAnsi="Arial" w:cs="Arial"/>
                <w:color w:val="000000"/>
                <w:sz w:val="21"/>
                <w:szCs w:val="21"/>
              </w:rPr>
              <w:t xml:space="preserve"> immediately inform the Head of this;</w:t>
            </w:r>
          </w:p>
        </w:tc>
      </w:tr>
      <w:tr w:rsidR="00D1017D" w:rsidRPr="002A5E52" w14:paraId="49D9DC9D" w14:textId="77777777" w:rsidTr="00D00AB4">
        <w:trPr>
          <w:trHeight w:val="156"/>
        </w:trPr>
        <w:tc>
          <w:tcPr>
            <w:tcW w:w="1666" w:type="pct"/>
          </w:tcPr>
          <w:p w14:paraId="6999CA99" w14:textId="246AE1CC" w:rsidR="00D1017D" w:rsidRPr="002A5E52" w:rsidRDefault="00D1017D" w:rsidP="00D1017D">
            <w:pPr>
              <w:ind w:left="210" w:hangingChars="100" w:hanging="210"/>
              <w:rPr>
                <w:rFonts w:ascii="Arial" w:eastAsia="Malgun Gothic" w:hAnsi="Arial" w:cs="Arial"/>
                <w:color w:val="000000"/>
                <w:sz w:val="21"/>
                <w:szCs w:val="21"/>
              </w:rPr>
            </w:pPr>
            <w:r w:rsidRPr="002A5E52">
              <w:rPr>
                <w:rFonts w:ascii="Arial" w:eastAsia="Malgun Gothic" w:hAnsi="Arial" w:cs="Arial"/>
                <w:color w:val="000000"/>
                <w:sz w:val="21"/>
                <w:szCs w:val="21"/>
              </w:rPr>
              <w:t xml:space="preserve">2. </w:t>
            </w:r>
            <w:r w:rsidRPr="002A5E52">
              <w:rPr>
                <w:rFonts w:ascii="Arial" w:eastAsia="Malgun Gothic" w:hAnsi="Arial" w:cs="Arial"/>
                <w:color w:val="000000"/>
                <w:sz w:val="21"/>
                <w:szCs w:val="21"/>
              </w:rPr>
              <w:t>지각은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시업시간부터</w:t>
            </w:r>
            <w:r w:rsidRPr="002A5E52">
              <w:rPr>
                <w:rFonts w:ascii="Arial" w:eastAsia="Malgun Gothic" w:hAnsi="Arial" w:cs="Arial"/>
                <w:color w:val="000000"/>
                <w:sz w:val="21"/>
                <w:szCs w:val="21"/>
              </w:rPr>
              <w:t xml:space="preserve"> </w:t>
            </w:r>
            <w:del w:id="605" w:author="Mia Choi" w:date="2021-07-25T16:34:00Z">
              <w:r w:rsidRPr="002A5E52" w:rsidDel="00885E27">
                <w:rPr>
                  <w:rFonts w:ascii="Arial" w:eastAsia="Malgun Gothic" w:hAnsi="Arial" w:cs="Arial"/>
                  <w:color w:val="000000"/>
                  <w:sz w:val="21"/>
                  <w:szCs w:val="21"/>
                </w:rPr>
                <w:delText>30</w:delText>
              </w:r>
              <w:r w:rsidRPr="002A5E52" w:rsidDel="00885E27">
                <w:rPr>
                  <w:rFonts w:ascii="Arial" w:eastAsia="Malgun Gothic" w:hAnsi="Arial" w:cs="Arial"/>
                  <w:color w:val="000000"/>
                  <w:sz w:val="21"/>
                  <w:szCs w:val="21"/>
                </w:rPr>
                <w:delText>분</w:delText>
              </w:r>
            </w:del>
            <w:ins w:id="606" w:author="Mia Choi" w:date="2021-07-25T16:34:00Z">
              <w:r w:rsidRPr="002A5E52">
                <w:rPr>
                  <w:rFonts w:ascii="Arial" w:eastAsia="Malgun Gothic" w:hAnsi="Arial" w:cs="Arial"/>
                  <w:color w:val="000000"/>
                  <w:sz w:val="21"/>
                  <w:szCs w:val="21"/>
                </w:rPr>
                <w:t>4</w:t>
              </w:r>
              <w:r w:rsidRPr="002A5E52">
                <w:rPr>
                  <w:rFonts w:ascii="Arial" w:eastAsia="Malgun Gothic" w:hAnsi="Arial" w:cs="Arial"/>
                  <w:color w:val="000000"/>
                  <w:sz w:val="21"/>
                  <w:szCs w:val="21"/>
                </w:rPr>
                <w:t>시간</w:t>
              </w:r>
            </w:ins>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이내로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tcPr>
          <w:p w14:paraId="4BFE3050" w14:textId="1D0697D6" w:rsidR="00D1017D" w:rsidRPr="002A5E52" w:rsidRDefault="00D1017D" w:rsidP="00D1017D">
            <w:pPr>
              <w:pStyle w:val="af"/>
              <w:numPr>
                <w:ilvl w:val="0"/>
                <w:numId w:val="135"/>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Опозданием считается приход на рабочее место в течение четырех часов от времени начала рабочего дня.</w:t>
            </w:r>
          </w:p>
        </w:tc>
        <w:tc>
          <w:tcPr>
            <w:tcW w:w="1667" w:type="pct"/>
          </w:tcPr>
          <w:p w14:paraId="71905A01" w14:textId="7344BA10" w:rsidR="00D1017D" w:rsidRPr="002A5E52" w:rsidRDefault="00D1017D" w:rsidP="00782CD8">
            <w:pPr>
              <w:pStyle w:val="af"/>
              <w:numPr>
                <w:ilvl w:val="0"/>
                <w:numId w:val="195"/>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 xml:space="preserve">Arrival at the workplace within thirty minutes from the start of the working day </w:t>
            </w:r>
            <w:proofErr w:type="gramStart"/>
            <w:r w:rsidRPr="002A5E52">
              <w:rPr>
                <w:rFonts w:ascii="Arial" w:eastAsia="Malgun Gothic" w:hAnsi="Arial" w:cs="Arial"/>
                <w:color w:val="000000"/>
                <w:sz w:val="21"/>
                <w:szCs w:val="21"/>
              </w:rPr>
              <w:t>is considered to be</w:t>
            </w:r>
            <w:proofErr w:type="gramEnd"/>
            <w:r w:rsidRPr="002A5E52">
              <w:rPr>
                <w:rFonts w:ascii="Arial" w:eastAsia="Malgun Gothic" w:hAnsi="Arial" w:cs="Arial"/>
                <w:color w:val="000000"/>
                <w:sz w:val="21"/>
                <w:szCs w:val="21"/>
              </w:rPr>
              <w:t xml:space="preserve"> late.</w:t>
            </w:r>
          </w:p>
        </w:tc>
      </w:tr>
      <w:tr w:rsidR="00D1017D" w:rsidRPr="002A5E52" w14:paraId="7F3ED391" w14:textId="77777777" w:rsidTr="00D00AB4">
        <w:trPr>
          <w:trHeight w:val="156"/>
        </w:trPr>
        <w:tc>
          <w:tcPr>
            <w:tcW w:w="1666" w:type="pct"/>
          </w:tcPr>
          <w:p w14:paraId="03F49356" w14:textId="07B36275" w:rsidR="00D1017D" w:rsidRPr="002A5E52" w:rsidRDefault="00D1017D" w:rsidP="00D1017D">
            <w:pPr>
              <w:ind w:left="210" w:hangingChars="100" w:hanging="210"/>
              <w:rPr>
                <w:rFonts w:ascii="Arial" w:eastAsia="Malgun Gothic" w:hAnsi="Arial" w:cs="Arial"/>
                <w:color w:val="000000"/>
                <w:sz w:val="21"/>
                <w:szCs w:val="21"/>
              </w:rPr>
            </w:pPr>
            <w:r w:rsidRPr="002A5E52">
              <w:rPr>
                <w:rFonts w:ascii="Arial" w:eastAsia="Malgun Gothic" w:hAnsi="Arial" w:cs="Arial"/>
                <w:color w:val="000000"/>
                <w:sz w:val="21"/>
                <w:szCs w:val="21"/>
              </w:rPr>
              <w:t xml:space="preserve">3. </w:t>
            </w:r>
            <w:r w:rsidRPr="002A5E52">
              <w:rPr>
                <w:rFonts w:ascii="Arial" w:eastAsia="Malgun Gothic" w:hAnsi="Arial" w:cs="Arial"/>
                <w:color w:val="000000"/>
                <w:sz w:val="21"/>
                <w:szCs w:val="21"/>
              </w:rPr>
              <w:t>시업시간</w:t>
            </w:r>
            <w:r w:rsidRPr="002A5E52">
              <w:rPr>
                <w:rFonts w:ascii="Arial" w:eastAsia="Malgun Gothic" w:hAnsi="Arial" w:cs="Arial"/>
                <w:color w:val="000000"/>
                <w:sz w:val="21"/>
                <w:szCs w:val="21"/>
              </w:rPr>
              <w:t xml:space="preserve"> </w:t>
            </w:r>
            <w:del w:id="607" w:author="Mia Choi" w:date="2021-07-25T16:34:00Z">
              <w:r w:rsidRPr="002A5E52" w:rsidDel="00885E27">
                <w:rPr>
                  <w:rFonts w:ascii="Arial" w:eastAsia="Malgun Gothic" w:hAnsi="Arial" w:cs="Arial"/>
                  <w:color w:val="000000"/>
                  <w:sz w:val="21"/>
                  <w:szCs w:val="21"/>
                </w:rPr>
                <w:delText>30</w:delText>
              </w:r>
              <w:r w:rsidRPr="002A5E52" w:rsidDel="00885E27">
                <w:rPr>
                  <w:rFonts w:ascii="Arial" w:eastAsia="Malgun Gothic" w:hAnsi="Arial" w:cs="Arial"/>
                  <w:color w:val="000000"/>
                  <w:sz w:val="21"/>
                  <w:szCs w:val="21"/>
                </w:rPr>
                <w:delText>분</w:delText>
              </w:r>
            </w:del>
            <w:ins w:id="608" w:author="Mia Choi" w:date="2021-07-25T16:34:00Z">
              <w:r w:rsidRPr="002A5E52">
                <w:rPr>
                  <w:rFonts w:ascii="Arial" w:eastAsia="Malgun Gothic" w:hAnsi="Arial" w:cs="Arial"/>
                  <w:color w:val="000000"/>
                  <w:sz w:val="21"/>
                  <w:szCs w:val="21"/>
                </w:rPr>
                <w:t>4</w:t>
              </w:r>
              <w:r w:rsidRPr="002A5E52">
                <w:rPr>
                  <w:rFonts w:ascii="Arial" w:eastAsia="Malgun Gothic" w:hAnsi="Arial" w:cs="Arial"/>
                  <w:color w:val="000000"/>
                  <w:sz w:val="21"/>
                  <w:szCs w:val="21"/>
                </w:rPr>
                <w:t>시간</w:t>
              </w:r>
            </w:ins>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이후의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지각은</w:t>
            </w:r>
            <w:r w:rsidRPr="002A5E52">
              <w:rPr>
                <w:rFonts w:ascii="Arial" w:eastAsia="Malgun Gothic" w:hAnsi="Arial" w:cs="Arial"/>
                <w:color w:val="000000"/>
                <w:sz w:val="21"/>
                <w:szCs w:val="21"/>
              </w:rPr>
              <w:t xml:space="preserve"> </w:t>
            </w:r>
            <w:del w:id="609" w:author="Mia Choi" w:date="2021-07-25T16:35:00Z">
              <w:r w:rsidRPr="002A5E52" w:rsidDel="00885E27">
                <w:rPr>
                  <w:rFonts w:ascii="Arial" w:eastAsia="Malgun Gothic" w:hAnsi="Arial" w:cs="Arial"/>
                  <w:color w:val="000000"/>
                  <w:sz w:val="21"/>
                  <w:szCs w:val="21"/>
                </w:rPr>
                <w:delText>귀가조치를</w:delText>
              </w:r>
              <w:r w:rsidRPr="002A5E52" w:rsidDel="00885E27">
                <w:rPr>
                  <w:rFonts w:ascii="Arial" w:eastAsia="Malgun Gothic" w:hAnsi="Arial" w:cs="Arial"/>
                  <w:color w:val="000000"/>
                  <w:sz w:val="21"/>
                  <w:szCs w:val="21"/>
                </w:rPr>
                <w:delText xml:space="preserve"> </w:delText>
              </w:r>
              <w:r w:rsidRPr="002A5E52" w:rsidDel="00885E27">
                <w:rPr>
                  <w:rFonts w:ascii="Arial" w:eastAsia="Malgun Gothic" w:hAnsi="Arial" w:cs="Arial"/>
                  <w:color w:val="000000"/>
                  <w:sz w:val="21"/>
                  <w:szCs w:val="21"/>
                </w:rPr>
                <w:delText>원칙으로</w:delText>
              </w:r>
            </w:del>
            <w:ins w:id="610" w:author="Mia Choi" w:date="2021-07-25T16:35:00Z">
              <w:r w:rsidRPr="002A5E52">
                <w:rPr>
                  <w:rFonts w:ascii="Arial" w:eastAsia="Malgun Gothic" w:hAnsi="Arial" w:cs="Arial"/>
                  <w:color w:val="000000"/>
                  <w:sz w:val="21"/>
                  <w:szCs w:val="21"/>
                </w:rPr>
                <w:t>결근으로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인정</w:t>
              </w:r>
            </w:ins>
            <w:del w:id="611" w:author="Mia Choi" w:date="2021-07-25T16:35:00Z">
              <w:r w:rsidRPr="002A5E52" w:rsidDel="00885E27">
                <w:rPr>
                  <w:rFonts w:ascii="Arial" w:eastAsia="Malgun Gothic" w:hAnsi="Arial" w:cs="Arial"/>
                  <w:color w:val="000000"/>
                  <w:sz w:val="21"/>
                  <w:szCs w:val="21"/>
                </w:rPr>
                <w:delText xml:space="preserve"> </w:delText>
              </w:r>
            </w:del>
            <w:r w:rsidRPr="002A5E52">
              <w:rPr>
                <w:rFonts w:ascii="Arial" w:eastAsia="Malgun Gothic" w:hAnsi="Arial" w:cs="Arial"/>
                <w:color w:val="000000"/>
                <w:sz w:val="21"/>
                <w:szCs w:val="21"/>
              </w:rPr>
              <w:t>하되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부서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직종에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따라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소속장이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인정할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예외로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tcPr>
          <w:p w14:paraId="58C4FFBE" w14:textId="2EB3D281" w:rsidR="00D1017D" w:rsidRPr="002A5E52" w:rsidRDefault="00D1017D" w:rsidP="00D1017D">
            <w:pPr>
              <w:pStyle w:val="af"/>
              <w:numPr>
                <w:ilvl w:val="0"/>
                <w:numId w:val="135"/>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Опоздание длительностью больше четырех часов приравнивается к прогулу  за исключением тех случаев, когда пропуск связан с рабочей деятельностью.</w:t>
            </w:r>
          </w:p>
        </w:tc>
        <w:tc>
          <w:tcPr>
            <w:tcW w:w="1667" w:type="pct"/>
          </w:tcPr>
          <w:p w14:paraId="1893F586" w14:textId="2EA30009" w:rsidR="00D1017D" w:rsidRPr="002A5E52" w:rsidRDefault="00D1017D" w:rsidP="00782CD8">
            <w:pPr>
              <w:pStyle w:val="af"/>
              <w:numPr>
                <w:ilvl w:val="0"/>
                <w:numId w:val="195"/>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 xml:space="preserve">Being late for more than thirty minutes is equivalent to missing a full working day, except for those cases when </w:t>
            </w:r>
            <w:r w:rsidRPr="002A5E52">
              <w:rPr>
                <w:rFonts w:ascii="Arial" w:eastAsia="Malgun Gothic" w:hAnsi="Arial" w:cs="Arial"/>
                <w:color w:val="000000"/>
                <w:sz w:val="21"/>
                <w:szCs w:val="21"/>
                <w:lang w:val="en-GB"/>
              </w:rPr>
              <w:t xml:space="preserve">it </w:t>
            </w:r>
            <w:r w:rsidRPr="002A5E52">
              <w:rPr>
                <w:rFonts w:ascii="Arial" w:eastAsia="Malgun Gothic" w:hAnsi="Arial" w:cs="Arial"/>
                <w:color w:val="000000"/>
                <w:sz w:val="21"/>
                <w:szCs w:val="21"/>
              </w:rPr>
              <w:t>is related to</w:t>
            </w:r>
            <w:r w:rsidRPr="002A5E52">
              <w:rPr>
                <w:rFonts w:ascii="Arial" w:eastAsia="Malgun Gothic" w:hAnsi="Arial" w:cs="Arial"/>
                <w:color w:val="000000"/>
                <w:sz w:val="21"/>
                <w:szCs w:val="21"/>
                <w:lang w:val="en-GB"/>
              </w:rPr>
              <w:t xml:space="preserve"> the</w:t>
            </w:r>
            <w:r w:rsidRPr="002A5E52">
              <w:rPr>
                <w:rFonts w:ascii="Arial" w:eastAsia="Malgun Gothic" w:hAnsi="Arial" w:cs="Arial"/>
                <w:color w:val="000000"/>
                <w:sz w:val="21"/>
                <w:szCs w:val="21"/>
              </w:rPr>
              <w:t xml:space="preserve"> work activities.</w:t>
            </w:r>
          </w:p>
        </w:tc>
      </w:tr>
      <w:tr w:rsidR="001A18A7" w:rsidRPr="002A5E52" w14:paraId="1F461BA8" w14:textId="77777777" w:rsidTr="00D00AB4">
        <w:trPr>
          <w:trHeight w:val="156"/>
        </w:trPr>
        <w:tc>
          <w:tcPr>
            <w:tcW w:w="1666" w:type="pct"/>
          </w:tcPr>
          <w:p w14:paraId="5534E81E" w14:textId="3C4D1736" w:rsidR="001A18A7" w:rsidRPr="002A5E52" w:rsidRDefault="001A18A7" w:rsidP="00D1017D">
            <w:pPr>
              <w:ind w:left="210" w:hangingChars="100" w:hanging="210"/>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30</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조퇴</w:t>
            </w:r>
            <w:r w:rsidRPr="002A5E52">
              <w:rPr>
                <w:rFonts w:ascii="Arial" w:eastAsia="Malgun Gothic" w:hAnsi="Arial" w:cs="Arial"/>
                <w:b/>
                <w:bCs/>
                <w:color w:val="000000"/>
                <w:sz w:val="21"/>
                <w:szCs w:val="21"/>
              </w:rPr>
              <w:t>)</w:t>
            </w:r>
          </w:p>
        </w:tc>
        <w:tc>
          <w:tcPr>
            <w:tcW w:w="1667" w:type="pct"/>
          </w:tcPr>
          <w:p w14:paraId="69B9B5B7" w14:textId="5E0CEBE1" w:rsidR="001A18A7" w:rsidRPr="002A5E52" w:rsidRDefault="001A18A7" w:rsidP="001A18A7">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30 (Уход с работы раньше окончания рабочего времени)</w:t>
            </w:r>
          </w:p>
        </w:tc>
        <w:tc>
          <w:tcPr>
            <w:tcW w:w="1667" w:type="pct"/>
          </w:tcPr>
          <w:p w14:paraId="147D2020" w14:textId="3FE858A2" w:rsidR="001A18A7" w:rsidRPr="002A5E52" w:rsidRDefault="001A18A7" w:rsidP="00782CD8">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30 (Leaving work before the end of working hours)</w:t>
            </w:r>
          </w:p>
        </w:tc>
      </w:tr>
      <w:tr w:rsidR="001A18A7" w:rsidRPr="002A5E52" w14:paraId="6AD87D18" w14:textId="77777777" w:rsidTr="00D00AB4">
        <w:trPr>
          <w:trHeight w:val="156"/>
        </w:trPr>
        <w:tc>
          <w:tcPr>
            <w:tcW w:w="1666" w:type="pct"/>
          </w:tcPr>
          <w:p w14:paraId="63C86AD6" w14:textId="353AD857" w:rsidR="001A18A7" w:rsidRPr="002A5E52" w:rsidRDefault="001A18A7" w:rsidP="001A18A7">
            <w:pPr>
              <w:rPr>
                <w:rFonts w:ascii="Arial" w:eastAsia="Malgun Gothic" w:hAnsi="Arial" w:cs="Arial"/>
                <w:color w:val="000000"/>
                <w:sz w:val="21"/>
                <w:szCs w:val="21"/>
              </w:rPr>
            </w:pPr>
            <w:r w:rsidRPr="002A5E52">
              <w:rPr>
                <w:rFonts w:ascii="Arial" w:eastAsia="Malgun Gothic" w:hAnsi="Arial" w:cs="Arial"/>
                <w:color w:val="000000"/>
                <w:sz w:val="21"/>
                <w:szCs w:val="21"/>
              </w:rPr>
              <w:lastRenderedPageBreak/>
              <w:t>종업원이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질병</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기타의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사유로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조퇴하고자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때에는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소속</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장에게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조퇴원을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제출하여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승인을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받아야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tcPr>
          <w:p w14:paraId="1AB76E1C" w14:textId="0ADC6D5F" w:rsidR="001A18A7" w:rsidRPr="002A5E52" w:rsidRDefault="001A18A7" w:rsidP="001A18A7">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В случае ухода с работы раньше окончания рабочего времени по болезни или иной уважительной причине Работник обязан предоставить Главе заявление об уходе с работы раньше окончания рабочего времени для дальнейшего получения разрешения.</w:t>
            </w:r>
          </w:p>
        </w:tc>
        <w:tc>
          <w:tcPr>
            <w:tcW w:w="1667" w:type="pct"/>
          </w:tcPr>
          <w:p w14:paraId="0A07DDE6" w14:textId="3036755D" w:rsidR="001A18A7" w:rsidRPr="002A5E52" w:rsidRDefault="001A18A7" w:rsidP="00782CD8">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In case of leaving work before the end of working hours due to illness or other good reason, the Employee </w:t>
            </w:r>
            <w:r w:rsidRPr="002A5E52">
              <w:rPr>
                <w:rFonts w:ascii="Arial" w:eastAsia="Malgun Gothic" w:hAnsi="Arial" w:cs="Arial"/>
                <w:color w:val="000000"/>
                <w:sz w:val="21"/>
                <w:szCs w:val="21"/>
                <w:lang w:val="en-GB"/>
              </w:rPr>
              <w:t>shall</w:t>
            </w:r>
            <w:r w:rsidRPr="002A5E52">
              <w:rPr>
                <w:rFonts w:ascii="Arial" w:eastAsia="Malgun Gothic" w:hAnsi="Arial" w:cs="Arial"/>
                <w:color w:val="000000"/>
                <w:sz w:val="21"/>
                <w:szCs w:val="21"/>
              </w:rPr>
              <w:t xml:space="preserve"> provide the Head with an application for leaving work before the end of working hours for further obtaining permission.</w:t>
            </w:r>
          </w:p>
        </w:tc>
      </w:tr>
      <w:tr w:rsidR="001A18A7" w:rsidRPr="002A5E52" w14:paraId="2AAAAD1D" w14:textId="77777777" w:rsidTr="00D00AB4">
        <w:trPr>
          <w:trHeight w:val="156"/>
        </w:trPr>
        <w:tc>
          <w:tcPr>
            <w:tcW w:w="1666" w:type="pct"/>
          </w:tcPr>
          <w:p w14:paraId="4EAE2077" w14:textId="5D99FAD5" w:rsidR="001A18A7" w:rsidRPr="002A5E52" w:rsidRDefault="001A18A7" w:rsidP="001A18A7">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31</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지각</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조퇴의</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영향</w:t>
            </w:r>
            <w:r w:rsidRPr="002A5E52">
              <w:rPr>
                <w:rFonts w:ascii="Arial" w:eastAsia="Malgun Gothic" w:hAnsi="Arial" w:cs="Arial"/>
                <w:b/>
                <w:bCs/>
                <w:color w:val="000000"/>
                <w:sz w:val="21"/>
                <w:szCs w:val="21"/>
              </w:rPr>
              <w:t>)</w:t>
            </w:r>
          </w:p>
        </w:tc>
        <w:tc>
          <w:tcPr>
            <w:tcW w:w="1667" w:type="pct"/>
          </w:tcPr>
          <w:p w14:paraId="09206181" w14:textId="21E52FB4" w:rsidR="001A18A7" w:rsidRPr="002A5E52" w:rsidRDefault="001A18A7" w:rsidP="001A18A7">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w:t>
            </w:r>
            <w:r w:rsidRPr="002A5E52">
              <w:rPr>
                <w:rFonts w:ascii="Arial" w:eastAsia="Malgun Gothic" w:hAnsi="Arial" w:cs="Arial"/>
                <w:b/>
                <w:bCs/>
                <w:color w:val="000000"/>
                <w:sz w:val="21"/>
                <w:szCs w:val="21"/>
                <w:lang w:val="ru-RU"/>
                <w:rPrChange w:id="612" w:author="Mia Choi" w:date="2021-07-25T17:16:00Z">
                  <w:rPr>
                    <w:rFonts w:eastAsia="Malgun Gothic"/>
                    <w:color w:val="000000"/>
                    <w:lang w:val="ru-RU"/>
                  </w:rPr>
                </w:rPrChange>
              </w:rPr>
              <w:t xml:space="preserve"> 31 (</w:t>
            </w:r>
            <w:r w:rsidRPr="002A5E52">
              <w:rPr>
                <w:rFonts w:ascii="Arial" w:eastAsia="Malgun Gothic" w:hAnsi="Arial" w:cs="Arial"/>
                <w:b/>
                <w:bCs/>
                <w:color w:val="000000"/>
                <w:sz w:val="21"/>
                <w:szCs w:val="21"/>
                <w:lang w:val="ru-RU"/>
              </w:rPr>
              <w:t>Последствия</w:t>
            </w:r>
            <w:r w:rsidRPr="002A5E52">
              <w:rPr>
                <w:rFonts w:ascii="Arial" w:eastAsia="Malgun Gothic" w:hAnsi="Arial" w:cs="Arial"/>
                <w:b/>
                <w:bCs/>
                <w:color w:val="000000"/>
                <w:sz w:val="21"/>
                <w:szCs w:val="21"/>
                <w:lang w:val="ru-RU"/>
                <w:rPrChange w:id="613" w:author="Mia Choi" w:date="2021-07-25T17:16:00Z">
                  <w:rPr>
                    <w:rFonts w:eastAsia="Malgun Gothic"/>
                    <w:color w:val="000000"/>
                    <w:lang w:val="ru-RU"/>
                  </w:rPr>
                </w:rPrChange>
              </w:rPr>
              <w:t xml:space="preserve"> </w:t>
            </w:r>
            <w:r w:rsidRPr="002A5E52">
              <w:rPr>
                <w:rFonts w:ascii="Arial" w:eastAsia="Malgun Gothic" w:hAnsi="Arial" w:cs="Arial"/>
                <w:b/>
                <w:bCs/>
                <w:color w:val="000000"/>
                <w:sz w:val="21"/>
                <w:szCs w:val="21"/>
                <w:lang w:val="ru-RU"/>
              </w:rPr>
              <w:t>опоздания</w:t>
            </w:r>
            <w:r w:rsidRPr="002A5E52">
              <w:rPr>
                <w:rFonts w:ascii="Arial" w:eastAsia="Malgun Gothic" w:hAnsi="Arial" w:cs="Arial"/>
                <w:b/>
                <w:bCs/>
                <w:color w:val="000000"/>
                <w:sz w:val="21"/>
                <w:szCs w:val="21"/>
                <w:lang w:val="ru-RU"/>
                <w:rPrChange w:id="614" w:author="Mia Choi" w:date="2021-07-25T17:16:00Z">
                  <w:rPr>
                    <w:rFonts w:eastAsia="Malgun Gothic"/>
                    <w:color w:val="000000"/>
                    <w:lang w:val="ru-RU"/>
                  </w:rPr>
                </w:rPrChange>
              </w:rPr>
              <w:t xml:space="preserve"> </w:t>
            </w:r>
            <w:r w:rsidRPr="002A5E52">
              <w:rPr>
                <w:rFonts w:ascii="Arial" w:eastAsia="Malgun Gothic" w:hAnsi="Arial" w:cs="Arial"/>
                <w:b/>
                <w:bCs/>
                <w:color w:val="000000"/>
                <w:sz w:val="21"/>
                <w:szCs w:val="21"/>
                <w:lang w:val="ru-RU"/>
              </w:rPr>
              <w:t>или</w:t>
            </w:r>
            <w:r w:rsidRPr="002A5E52">
              <w:rPr>
                <w:rFonts w:ascii="Arial" w:eastAsia="Malgun Gothic" w:hAnsi="Arial" w:cs="Arial"/>
                <w:b/>
                <w:bCs/>
                <w:color w:val="000000"/>
                <w:sz w:val="21"/>
                <w:szCs w:val="21"/>
                <w:lang w:val="ru-RU"/>
                <w:rPrChange w:id="615" w:author="Mia Choi" w:date="2021-07-25T17:16:00Z">
                  <w:rPr>
                    <w:rFonts w:eastAsia="Malgun Gothic"/>
                    <w:color w:val="000000"/>
                    <w:lang w:val="ru-RU"/>
                  </w:rPr>
                </w:rPrChange>
              </w:rPr>
              <w:t xml:space="preserve"> </w:t>
            </w:r>
            <w:r w:rsidRPr="002A5E52">
              <w:rPr>
                <w:rFonts w:ascii="Arial" w:eastAsia="Malgun Gothic" w:hAnsi="Arial" w:cs="Arial"/>
                <w:b/>
                <w:bCs/>
                <w:color w:val="000000"/>
                <w:sz w:val="21"/>
                <w:szCs w:val="21"/>
                <w:lang w:val="ru-RU"/>
              </w:rPr>
              <w:t>ухода</w:t>
            </w:r>
            <w:r w:rsidRPr="002A5E52">
              <w:rPr>
                <w:rFonts w:ascii="Arial" w:eastAsia="Malgun Gothic" w:hAnsi="Arial" w:cs="Arial"/>
                <w:b/>
                <w:bCs/>
                <w:color w:val="000000"/>
                <w:sz w:val="21"/>
                <w:szCs w:val="21"/>
                <w:lang w:val="ru-RU"/>
                <w:rPrChange w:id="616" w:author="Mia Choi" w:date="2021-07-25T17:16:00Z">
                  <w:rPr>
                    <w:rFonts w:eastAsia="Malgun Gothic"/>
                    <w:color w:val="000000"/>
                    <w:lang w:val="ru-RU"/>
                  </w:rPr>
                </w:rPrChange>
              </w:rPr>
              <w:t xml:space="preserve"> </w:t>
            </w:r>
            <w:r w:rsidRPr="002A5E52">
              <w:rPr>
                <w:rFonts w:ascii="Arial" w:eastAsia="Malgun Gothic" w:hAnsi="Arial" w:cs="Arial"/>
                <w:b/>
                <w:bCs/>
                <w:color w:val="000000"/>
                <w:sz w:val="21"/>
                <w:szCs w:val="21"/>
                <w:lang w:val="ru-RU"/>
              </w:rPr>
              <w:t>с</w:t>
            </w:r>
            <w:r w:rsidRPr="002A5E52">
              <w:rPr>
                <w:rFonts w:ascii="Arial" w:eastAsia="Malgun Gothic" w:hAnsi="Arial" w:cs="Arial"/>
                <w:b/>
                <w:bCs/>
                <w:color w:val="000000"/>
                <w:sz w:val="21"/>
                <w:szCs w:val="21"/>
                <w:lang w:val="ru-RU"/>
                <w:rPrChange w:id="617" w:author="Mia Choi" w:date="2021-07-25T17:16:00Z">
                  <w:rPr>
                    <w:rFonts w:eastAsia="Malgun Gothic"/>
                    <w:color w:val="000000"/>
                    <w:lang w:val="ru-RU"/>
                  </w:rPr>
                </w:rPrChange>
              </w:rPr>
              <w:t xml:space="preserve"> </w:t>
            </w:r>
            <w:r w:rsidRPr="002A5E52">
              <w:rPr>
                <w:rFonts w:ascii="Arial" w:eastAsia="Malgun Gothic" w:hAnsi="Arial" w:cs="Arial"/>
                <w:b/>
                <w:bCs/>
                <w:color w:val="000000"/>
                <w:sz w:val="21"/>
                <w:szCs w:val="21"/>
                <w:lang w:val="ru-RU"/>
              </w:rPr>
              <w:t>работы</w:t>
            </w:r>
            <w:r w:rsidRPr="002A5E52">
              <w:rPr>
                <w:rFonts w:ascii="Arial" w:eastAsia="Malgun Gothic" w:hAnsi="Arial" w:cs="Arial"/>
                <w:b/>
                <w:bCs/>
                <w:color w:val="000000"/>
                <w:sz w:val="21"/>
                <w:szCs w:val="21"/>
                <w:lang w:val="ru-RU"/>
                <w:rPrChange w:id="618" w:author="Mia Choi" w:date="2021-07-25T17:16:00Z">
                  <w:rPr>
                    <w:rFonts w:eastAsia="Malgun Gothic"/>
                    <w:color w:val="000000"/>
                    <w:lang w:val="ru-RU"/>
                  </w:rPr>
                </w:rPrChange>
              </w:rPr>
              <w:t xml:space="preserve"> </w:t>
            </w:r>
            <w:r w:rsidRPr="002A5E52">
              <w:rPr>
                <w:rFonts w:ascii="Arial" w:eastAsia="Malgun Gothic" w:hAnsi="Arial" w:cs="Arial"/>
                <w:b/>
                <w:bCs/>
                <w:color w:val="000000"/>
                <w:sz w:val="21"/>
                <w:szCs w:val="21"/>
                <w:lang w:val="ru-RU"/>
              </w:rPr>
              <w:t>раньше</w:t>
            </w:r>
            <w:r w:rsidRPr="002A5E52">
              <w:rPr>
                <w:rFonts w:ascii="Arial" w:eastAsia="Malgun Gothic" w:hAnsi="Arial" w:cs="Arial"/>
                <w:b/>
                <w:bCs/>
                <w:color w:val="000000"/>
                <w:sz w:val="21"/>
                <w:szCs w:val="21"/>
                <w:lang w:val="ru-RU"/>
                <w:rPrChange w:id="619" w:author="Mia Choi" w:date="2021-07-25T17:16:00Z">
                  <w:rPr>
                    <w:rFonts w:eastAsia="Malgun Gothic"/>
                    <w:color w:val="000000"/>
                    <w:lang w:val="ru-RU"/>
                  </w:rPr>
                </w:rPrChange>
              </w:rPr>
              <w:t xml:space="preserve"> </w:t>
            </w:r>
            <w:r w:rsidRPr="002A5E52">
              <w:rPr>
                <w:rFonts w:ascii="Arial" w:eastAsia="Malgun Gothic" w:hAnsi="Arial" w:cs="Arial"/>
                <w:b/>
                <w:bCs/>
                <w:color w:val="000000"/>
                <w:sz w:val="21"/>
                <w:szCs w:val="21"/>
                <w:lang w:val="ru-RU"/>
              </w:rPr>
              <w:t>окончания</w:t>
            </w:r>
            <w:r w:rsidRPr="002A5E52">
              <w:rPr>
                <w:rFonts w:ascii="Arial" w:eastAsia="Malgun Gothic" w:hAnsi="Arial" w:cs="Arial"/>
                <w:b/>
                <w:bCs/>
                <w:color w:val="000000"/>
                <w:sz w:val="21"/>
                <w:szCs w:val="21"/>
                <w:lang w:val="ru-RU"/>
                <w:rPrChange w:id="620" w:author="Mia Choi" w:date="2021-07-25T17:16:00Z">
                  <w:rPr>
                    <w:rFonts w:eastAsia="Malgun Gothic"/>
                    <w:color w:val="000000"/>
                    <w:lang w:val="ru-RU"/>
                  </w:rPr>
                </w:rPrChange>
              </w:rPr>
              <w:t xml:space="preserve"> </w:t>
            </w:r>
            <w:r w:rsidRPr="002A5E52">
              <w:rPr>
                <w:rFonts w:ascii="Arial" w:eastAsia="Malgun Gothic" w:hAnsi="Arial" w:cs="Arial"/>
                <w:b/>
                <w:bCs/>
                <w:color w:val="000000"/>
                <w:sz w:val="21"/>
                <w:szCs w:val="21"/>
                <w:lang w:val="ru-RU"/>
              </w:rPr>
              <w:t>рабочего</w:t>
            </w:r>
            <w:r w:rsidRPr="002A5E52">
              <w:rPr>
                <w:rFonts w:ascii="Arial" w:eastAsia="Malgun Gothic" w:hAnsi="Arial" w:cs="Arial"/>
                <w:b/>
                <w:bCs/>
                <w:color w:val="000000"/>
                <w:sz w:val="21"/>
                <w:szCs w:val="21"/>
                <w:lang w:val="ru-RU"/>
                <w:rPrChange w:id="621" w:author="Mia Choi" w:date="2021-07-25T17:16:00Z">
                  <w:rPr>
                    <w:rFonts w:eastAsia="Malgun Gothic"/>
                    <w:color w:val="000000"/>
                    <w:lang w:val="ru-RU"/>
                  </w:rPr>
                </w:rPrChange>
              </w:rPr>
              <w:t xml:space="preserve"> </w:t>
            </w:r>
            <w:r w:rsidRPr="002A5E52">
              <w:rPr>
                <w:rFonts w:ascii="Arial" w:eastAsia="Malgun Gothic" w:hAnsi="Arial" w:cs="Arial"/>
                <w:b/>
                <w:bCs/>
                <w:color w:val="000000"/>
                <w:sz w:val="21"/>
                <w:szCs w:val="21"/>
                <w:lang w:val="ru-RU"/>
              </w:rPr>
              <w:t>времени</w:t>
            </w:r>
            <w:r w:rsidRPr="002A5E52">
              <w:rPr>
                <w:rFonts w:ascii="Arial" w:eastAsia="Malgun Gothic" w:hAnsi="Arial" w:cs="Arial"/>
                <w:b/>
                <w:bCs/>
                <w:color w:val="000000"/>
                <w:sz w:val="21"/>
                <w:szCs w:val="21"/>
                <w:lang w:val="ru-RU"/>
                <w:rPrChange w:id="622" w:author="Mia Choi" w:date="2021-07-25T17:16:00Z">
                  <w:rPr>
                    <w:rFonts w:eastAsia="Malgun Gothic"/>
                    <w:color w:val="000000"/>
                    <w:lang w:val="ru-RU"/>
                  </w:rPr>
                </w:rPrChange>
              </w:rPr>
              <w:t>)</w:t>
            </w:r>
          </w:p>
        </w:tc>
        <w:tc>
          <w:tcPr>
            <w:tcW w:w="1667" w:type="pct"/>
          </w:tcPr>
          <w:p w14:paraId="3A495766" w14:textId="6E781F04" w:rsidR="001A18A7" w:rsidRPr="002A5E52" w:rsidRDefault="001A18A7" w:rsidP="00D1017D">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31 (Consequences of being late or leaving work before the end of working hours)</w:t>
            </w:r>
          </w:p>
        </w:tc>
      </w:tr>
      <w:tr w:rsidR="001A18A7" w:rsidRPr="002A5E52" w14:paraId="02F50BC8" w14:textId="77777777" w:rsidTr="00D00AB4">
        <w:trPr>
          <w:trHeight w:val="156"/>
        </w:trPr>
        <w:tc>
          <w:tcPr>
            <w:tcW w:w="1666" w:type="pct"/>
          </w:tcPr>
          <w:p w14:paraId="0286E6E0" w14:textId="3FD9F8E9" w:rsidR="001A18A7" w:rsidRPr="002A5E52" w:rsidRDefault="001A18A7" w:rsidP="001A18A7">
            <w:pPr>
              <w:rPr>
                <w:rFonts w:ascii="Arial" w:eastAsia="Malgun Gothic" w:hAnsi="Arial" w:cs="Arial"/>
                <w:color w:val="000000"/>
                <w:sz w:val="21"/>
                <w:szCs w:val="21"/>
              </w:rPr>
            </w:pPr>
            <w:ins w:id="623" w:author="Mia Choi" w:date="2021-07-25T16:38:00Z">
              <w:r w:rsidRPr="002A5E52">
                <w:rPr>
                  <w:rFonts w:ascii="Arial" w:eastAsia="Malgun Gothic" w:hAnsi="Arial" w:cs="Arial"/>
                  <w:color w:val="000000"/>
                  <w:sz w:val="21"/>
                  <w:szCs w:val="21"/>
                </w:rPr>
                <w:t>그러나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시간이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끝나기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전에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퇴근하거나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근무일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중에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직장을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떠난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사용자는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러시아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노동법</w:t>
              </w:r>
              <w:r w:rsidRPr="002A5E52">
                <w:rPr>
                  <w:rFonts w:ascii="Arial" w:eastAsia="Malgun Gothic" w:hAnsi="Arial" w:cs="Arial"/>
                  <w:color w:val="000000"/>
                  <w:sz w:val="21"/>
                  <w:szCs w:val="21"/>
                </w:rPr>
                <w:t xml:space="preserve"> </w:t>
              </w:r>
              <w:proofErr w:type="gramStart"/>
              <w:r w:rsidRPr="002A5E52">
                <w:rPr>
                  <w:rFonts w:ascii="Arial" w:eastAsia="Malgun Gothic" w:hAnsi="Arial" w:cs="Arial"/>
                  <w:color w:val="000000"/>
                  <w:sz w:val="21"/>
                  <w:szCs w:val="21"/>
                </w:rPr>
                <w:t>제</w:t>
              </w:r>
              <w:r w:rsidRPr="002A5E52">
                <w:rPr>
                  <w:rFonts w:ascii="Arial" w:eastAsia="Malgun Gothic" w:hAnsi="Arial" w:cs="Arial"/>
                  <w:color w:val="000000"/>
                  <w:sz w:val="21"/>
                  <w:szCs w:val="21"/>
                </w:rPr>
                <w:t xml:space="preserve"> 192</w:t>
              </w:r>
              <w:proofErr w:type="gram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조에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명시된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다른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징계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제재를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직원에게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적용</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권리가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있습니다</w:t>
              </w:r>
              <w:r w:rsidRPr="002A5E52">
                <w:rPr>
                  <w:rFonts w:ascii="Arial" w:eastAsia="Malgun Gothic" w:hAnsi="Arial" w:cs="Arial"/>
                  <w:color w:val="000000"/>
                  <w:sz w:val="21"/>
                  <w:szCs w:val="21"/>
                </w:rPr>
                <w:t>. (</w:t>
              </w:r>
            </w:ins>
            <w:ins w:id="624" w:author="Mia Choi" w:date="2021-07-25T16:46:00Z">
              <w:r w:rsidRPr="002A5E52">
                <w:rPr>
                  <w:rFonts w:ascii="Arial" w:eastAsia="Malgun Gothic" w:hAnsi="Arial" w:cs="Arial"/>
                  <w:color w:val="000000"/>
                  <w:sz w:val="21"/>
                  <w:szCs w:val="21"/>
                </w:rPr>
                <w:t>경고</w:t>
              </w:r>
            </w:ins>
            <w:ins w:id="625" w:author="Mia Choi" w:date="2021-07-25T16:38:00Z">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견책</w:t>
              </w:r>
              <w:r w:rsidRPr="002A5E52">
                <w:rPr>
                  <w:rFonts w:ascii="Arial" w:eastAsia="Malgun Gothic" w:hAnsi="Arial" w:cs="Arial"/>
                  <w:color w:val="000000"/>
                  <w:sz w:val="21"/>
                  <w:szCs w:val="21"/>
                </w:rPr>
                <w:t>).</w:t>
              </w:r>
            </w:ins>
            <w:del w:id="626" w:author="Mia Choi" w:date="2021-07-25T16:38:00Z">
              <w:r w:rsidRPr="002A5E52" w:rsidDel="00885E27">
                <w:rPr>
                  <w:rFonts w:ascii="Arial" w:eastAsia="Malgun Gothic" w:hAnsi="Arial" w:cs="Arial"/>
                  <w:color w:val="000000"/>
                  <w:sz w:val="21"/>
                  <w:szCs w:val="21"/>
                </w:rPr>
                <w:delText>회사는</w:delText>
              </w:r>
              <w:r w:rsidRPr="002A5E52" w:rsidDel="00885E27">
                <w:rPr>
                  <w:rFonts w:ascii="Arial" w:eastAsia="Malgun Gothic" w:hAnsi="Arial" w:cs="Arial"/>
                  <w:color w:val="000000"/>
                  <w:sz w:val="21"/>
                  <w:szCs w:val="21"/>
                </w:rPr>
                <w:delText xml:space="preserve"> </w:delText>
              </w:r>
              <w:r w:rsidRPr="002A5E52" w:rsidDel="00885E27">
                <w:rPr>
                  <w:rFonts w:ascii="Arial" w:eastAsia="Malgun Gothic" w:hAnsi="Arial" w:cs="Arial"/>
                  <w:color w:val="000000"/>
                  <w:sz w:val="21"/>
                  <w:szCs w:val="21"/>
                </w:rPr>
                <w:delText>지각</w:delText>
              </w:r>
              <w:r w:rsidRPr="002A5E52" w:rsidDel="00885E27">
                <w:rPr>
                  <w:rFonts w:ascii="Arial" w:eastAsia="Malgun Gothic" w:hAnsi="Arial" w:cs="Arial"/>
                  <w:color w:val="000000"/>
                  <w:sz w:val="21"/>
                  <w:szCs w:val="21"/>
                </w:rPr>
                <w:delText xml:space="preserve"> </w:delText>
              </w:r>
              <w:r w:rsidRPr="002A5E52" w:rsidDel="00885E27">
                <w:rPr>
                  <w:rFonts w:ascii="Arial" w:eastAsia="Malgun Gothic" w:hAnsi="Arial" w:cs="Arial"/>
                  <w:color w:val="000000"/>
                  <w:sz w:val="21"/>
                  <w:szCs w:val="21"/>
                </w:rPr>
                <w:delText>및</w:delText>
              </w:r>
              <w:r w:rsidRPr="002A5E52" w:rsidDel="00885E27">
                <w:rPr>
                  <w:rFonts w:ascii="Arial" w:eastAsia="Malgun Gothic" w:hAnsi="Arial" w:cs="Arial"/>
                  <w:color w:val="000000"/>
                  <w:sz w:val="21"/>
                  <w:szCs w:val="21"/>
                </w:rPr>
                <w:delText xml:space="preserve"> </w:delText>
              </w:r>
              <w:r w:rsidRPr="002A5E52" w:rsidDel="00885E27">
                <w:rPr>
                  <w:rFonts w:ascii="Arial" w:eastAsia="Malgun Gothic" w:hAnsi="Arial" w:cs="Arial"/>
                  <w:color w:val="000000"/>
                  <w:sz w:val="21"/>
                  <w:szCs w:val="21"/>
                </w:rPr>
                <w:delText>조퇴가</w:delText>
              </w:r>
              <w:r w:rsidRPr="002A5E52" w:rsidDel="00885E27">
                <w:rPr>
                  <w:rFonts w:ascii="Arial" w:eastAsia="Malgun Gothic" w:hAnsi="Arial" w:cs="Arial"/>
                  <w:color w:val="000000"/>
                  <w:sz w:val="21"/>
                  <w:szCs w:val="21"/>
                </w:rPr>
                <w:delText xml:space="preserve"> </w:delText>
              </w:r>
              <w:r w:rsidRPr="002A5E52" w:rsidDel="00885E27">
                <w:rPr>
                  <w:rFonts w:ascii="Arial" w:eastAsia="Malgun Gothic" w:hAnsi="Arial" w:cs="Arial"/>
                  <w:color w:val="000000"/>
                  <w:sz w:val="21"/>
                  <w:szCs w:val="21"/>
                </w:rPr>
                <w:delText>월</w:delText>
              </w:r>
              <w:r w:rsidRPr="002A5E52" w:rsidDel="00885E27">
                <w:rPr>
                  <w:rFonts w:ascii="Arial" w:eastAsia="Malgun Gothic" w:hAnsi="Arial" w:cs="Arial"/>
                  <w:color w:val="000000"/>
                  <w:sz w:val="21"/>
                  <w:szCs w:val="21"/>
                </w:rPr>
                <w:delText xml:space="preserve"> 3</w:delText>
              </w:r>
              <w:r w:rsidRPr="002A5E52" w:rsidDel="00885E27">
                <w:rPr>
                  <w:rFonts w:ascii="Arial" w:eastAsia="Malgun Gothic" w:hAnsi="Arial" w:cs="Arial"/>
                  <w:color w:val="000000"/>
                  <w:sz w:val="21"/>
                  <w:szCs w:val="21"/>
                </w:rPr>
                <w:delText>회</w:delText>
              </w:r>
              <w:r w:rsidRPr="002A5E52" w:rsidDel="00885E27">
                <w:rPr>
                  <w:rFonts w:ascii="Arial" w:eastAsia="Malgun Gothic" w:hAnsi="Arial" w:cs="Arial"/>
                  <w:color w:val="000000"/>
                  <w:sz w:val="21"/>
                  <w:szCs w:val="21"/>
                </w:rPr>
                <w:delText xml:space="preserve"> </w:delText>
              </w:r>
              <w:r w:rsidRPr="002A5E52" w:rsidDel="00885E27">
                <w:rPr>
                  <w:rFonts w:ascii="Arial" w:eastAsia="Malgun Gothic" w:hAnsi="Arial" w:cs="Arial"/>
                  <w:color w:val="000000"/>
                  <w:sz w:val="21"/>
                  <w:szCs w:val="21"/>
                </w:rPr>
                <w:delText>이상인</w:delText>
              </w:r>
              <w:r w:rsidRPr="002A5E52" w:rsidDel="00885E27">
                <w:rPr>
                  <w:rFonts w:ascii="Arial" w:eastAsia="Malgun Gothic" w:hAnsi="Arial" w:cs="Arial"/>
                  <w:color w:val="000000"/>
                  <w:sz w:val="21"/>
                  <w:szCs w:val="21"/>
                </w:rPr>
                <w:delText xml:space="preserve"> </w:delText>
              </w:r>
              <w:r w:rsidRPr="002A5E52" w:rsidDel="00885E27">
                <w:rPr>
                  <w:rFonts w:ascii="Arial" w:eastAsia="Malgun Gothic" w:hAnsi="Arial" w:cs="Arial"/>
                  <w:color w:val="000000"/>
                  <w:sz w:val="21"/>
                  <w:szCs w:val="21"/>
                </w:rPr>
                <w:delText>종업원에</w:delText>
              </w:r>
              <w:r w:rsidRPr="002A5E52" w:rsidDel="00885E27">
                <w:rPr>
                  <w:rFonts w:ascii="Arial" w:eastAsia="Malgun Gothic" w:hAnsi="Arial" w:cs="Arial"/>
                  <w:color w:val="000000"/>
                  <w:sz w:val="21"/>
                  <w:szCs w:val="21"/>
                </w:rPr>
                <w:delText xml:space="preserve"> </w:delText>
              </w:r>
              <w:r w:rsidRPr="002A5E52" w:rsidDel="00885E27">
                <w:rPr>
                  <w:rFonts w:ascii="Arial" w:eastAsia="Malgun Gothic" w:hAnsi="Arial" w:cs="Arial"/>
                  <w:color w:val="000000"/>
                  <w:sz w:val="21"/>
                  <w:szCs w:val="21"/>
                </w:rPr>
                <w:delText>대하여는</w:delText>
              </w:r>
              <w:r w:rsidRPr="002A5E52" w:rsidDel="00885E27">
                <w:rPr>
                  <w:rFonts w:ascii="Arial" w:eastAsia="Malgun Gothic" w:hAnsi="Arial" w:cs="Arial"/>
                  <w:color w:val="000000"/>
                  <w:sz w:val="21"/>
                  <w:szCs w:val="21"/>
                </w:rPr>
                <w:delText xml:space="preserve"> </w:delText>
              </w:r>
              <w:r w:rsidRPr="002A5E52" w:rsidDel="00885E27">
                <w:rPr>
                  <w:rFonts w:ascii="Arial" w:eastAsia="Malgun Gothic" w:hAnsi="Arial" w:cs="Arial"/>
                  <w:color w:val="000000"/>
                  <w:sz w:val="21"/>
                  <w:szCs w:val="21"/>
                </w:rPr>
                <w:delText>징계위원회에</w:delText>
              </w:r>
              <w:r w:rsidRPr="002A5E52" w:rsidDel="00885E27">
                <w:rPr>
                  <w:rFonts w:ascii="Arial" w:eastAsia="Malgun Gothic" w:hAnsi="Arial" w:cs="Arial"/>
                  <w:color w:val="000000"/>
                  <w:sz w:val="21"/>
                  <w:szCs w:val="21"/>
                </w:rPr>
                <w:delText xml:space="preserve"> </w:delText>
              </w:r>
              <w:r w:rsidRPr="002A5E52" w:rsidDel="00885E27">
                <w:rPr>
                  <w:rFonts w:ascii="Arial" w:eastAsia="Malgun Gothic" w:hAnsi="Arial" w:cs="Arial"/>
                  <w:color w:val="000000"/>
                  <w:sz w:val="21"/>
                  <w:szCs w:val="21"/>
                </w:rPr>
                <w:delText>회부하여</w:delText>
              </w:r>
              <w:r w:rsidRPr="002A5E52" w:rsidDel="00885E27">
                <w:rPr>
                  <w:rFonts w:ascii="Arial" w:eastAsia="Malgun Gothic" w:hAnsi="Arial" w:cs="Arial"/>
                  <w:color w:val="000000"/>
                  <w:sz w:val="21"/>
                  <w:szCs w:val="21"/>
                </w:rPr>
                <w:delText xml:space="preserve"> </w:delText>
              </w:r>
              <w:r w:rsidRPr="002A5E52" w:rsidDel="00885E27">
                <w:rPr>
                  <w:rFonts w:ascii="Arial" w:eastAsia="Malgun Gothic" w:hAnsi="Arial" w:cs="Arial"/>
                  <w:color w:val="000000"/>
                  <w:sz w:val="21"/>
                  <w:szCs w:val="21"/>
                </w:rPr>
                <w:delText>징계할</w:delText>
              </w:r>
              <w:r w:rsidRPr="002A5E52" w:rsidDel="00885E27">
                <w:rPr>
                  <w:rFonts w:ascii="Arial" w:eastAsia="Malgun Gothic" w:hAnsi="Arial" w:cs="Arial"/>
                  <w:color w:val="000000"/>
                  <w:sz w:val="21"/>
                  <w:szCs w:val="21"/>
                </w:rPr>
                <w:delText xml:space="preserve"> </w:delText>
              </w:r>
              <w:r w:rsidRPr="002A5E52" w:rsidDel="00885E27">
                <w:rPr>
                  <w:rFonts w:ascii="Arial" w:eastAsia="Malgun Gothic" w:hAnsi="Arial" w:cs="Arial"/>
                  <w:color w:val="000000"/>
                  <w:sz w:val="21"/>
                  <w:szCs w:val="21"/>
                </w:rPr>
                <w:delText>수</w:delText>
              </w:r>
              <w:r w:rsidRPr="002A5E52" w:rsidDel="00885E27">
                <w:rPr>
                  <w:rFonts w:ascii="Arial" w:eastAsia="Malgun Gothic" w:hAnsi="Arial" w:cs="Arial"/>
                  <w:color w:val="000000"/>
                  <w:sz w:val="21"/>
                  <w:szCs w:val="21"/>
                </w:rPr>
                <w:delText xml:space="preserve"> </w:delText>
              </w:r>
              <w:r w:rsidRPr="002A5E52" w:rsidDel="00885E27">
                <w:rPr>
                  <w:rFonts w:ascii="Arial" w:eastAsia="Malgun Gothic" w:hAnsi="Arial" w:cs="Arial"/>
                  <w:color w:val="000000"/>
                  <w:sz w:val="21"/>
                  <w:szCs w:val="21"/>
                </w:rPr>
                <w:delText>있다</w:delText>
              </w:r>
            </w:del>
          </w:p>
        </w:tc>
        <w:tc>
          <w:tcPr>
            <w:tcW w:w="1667" w:type="pct"/>
          </w:tcPr>
          <w:p w14:paraId="0C53CCDC" w14:textId="7DE4BF02" w:rsidR="001A18A7" w:rsidRPr="002A5E52" w:rsidRDefault="001A18A7" w:rsidP="001A18A7">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Однако за опоздание на работу, уход с работы раньше окончания рабочего времени или оставление рабочего места в течение рабочего дня работодатель вправе применить к работнику иное дисциплинарное взыскание из указанных в статье 192 Трудового кодекса России (замечание, выговор).</w:t>
            </w:r>
          </w:p>
        </w:tc>
        <w:tc>
          <w:tcPr>
            <w:tcW w:w="1667" w:type="pct"/>
          </w:tcPr>
          <w:p w14:paraId="05E6D138" w14:textId="1C9BA8C8" w:rsidR="001A18A7" w:rsidRPr="002A5E52" w:rsidRDefault="001A18A7" w:rsidP="00D1017D">
            <w:pPr>
              <w:rPr>
                <w:rFonts w:ascii="Arial" w:eastAsia="Malgun Gothic" w:hAnsi="Arial" w:cs="Arial"/>
                <w:color w:val="000000"/>
                <w:sz w:val="21"/>
                <w:szCs w:val="21"/>
              </w:rPr>
            </w:pPr>
            <w:r w:rsidRPr="002A5E52">
              <w:rPr>
                <w:rFonts w:ascii="Arial" w:eastAsia="Malgun Gothic" w:hAnsi="Arial" w:cs="Arial"/>
                <w:color w:val="000000"/>
                <w:sz w:val="21"/>
                <w:szCs w:val="21"/>
              </w:rPr>
              <w:t>However, for being late for work, leaving work before the end of working hours or leaving the workplace during the working day, the employer has the right to apply to the employee another disciplinary sanction from those specified in Article 192 of the Labor Code of Russia (notice, reprimand).</w:t>
            </w:r>
          </w:p>
        </w:tc>
      </w:tr>
      <w:tr w:rsidR="001A18A7" w:rsidRPr="002A5E52" w14:paraId="5273402F" w14:textId="77777777" w:rsidTr="00D00AB4">
        <w:trPr>
          <w:trHeight w:val="156"/>
        </w:trPr>
        <w:tc>
          <w:tcPr>
            <w:tcW w:w="1666" w:type="pct"/>
          </w:tcPr>
          <w:p w14:paraId="35609114" w14:textId="55A90D4B" w:rsidR="001A18A7" w:rsidRPr="002A5E52" w:rsidRDefault="001A18A7" w:rsidP="001A18A7">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32</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면회</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및</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외출</w:t>
            </w:r>
            <w:r w:rsidRPr="002A5E52">
              <w:rPr>
                <w:rFonts w:ascii="Arial" w:eastAsia="Malgun Gothic" w:hAnsi="Arial" w:cs="Arial"/>
                <w:b/>
                <w:bCs/>
                <w:color w:val="000000"/>
                <w:sz w:val="21"/>
                <w:szCs w:val="21"/>
              </w:rPr>
              <w:t>)</w:t>
            </w:r>
          </w:p>
        </w:tc>
        <w:tc>
          <w:tcPr>
            <w:tcW w:w="1667" w:type="pct"/>
          </w:tcPr>
          <w:p w14:paraId="54AA69EE" w14:textId="3B636C8E" w:rsidR="001A18A7" w:rsidRPr="002A5E52" w:rsidRDefault="001A18A7" w:rsidP="001A18A7">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32 (Приглашение третьих лиц и временный уход с рабочего места в частом порядке в рабочее время)</w:t>
            </w:r>
          </w:p>
        </w:tc>
        <w:tc>
          <w:tcPr>
            <w:tcW w:w="1667" w:type="pct"/>
          </w:tcPr>
          <w:p w14:paraId="28AEBC1C" w14:textId="433A7E40" w:rsidR="001A18A7" w:rsidRPr="002A5E52" w:rsidRDefault="001A18A7" w:rsidP="00D1017D">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 xml:space="preserve">Article 32 (Inviting third parties and temporary leaving the workplace </w:t>
            </w:r>
            <w:r w:rsidRPr="002A5E52">
              <w:rPr>
                <w:rFonts w:ascii="Arial" w:eastAsia="Malgun Gothic" w:hAnsi="Arial" w:cs="Arial"/>
                <w:b/>
                <w:bCs/>
                <w:color w:val="000000"/>
                <w:sz w:val="21"/>
                <w:szCs w:val="21"/>
                <w:lang w:val="en-GB"/>
              </w:rPr>
              <w:t xml:space="preserve">in private </w:t>
            </w:r>
            <w:r w:rsidRPr="002A5E52">
              <w:rPr>
                <w:rFonts w:ascii="Arial" w:eastAsia="Malgun Gothic" w:hAnsi="Arial" w:cs="Arial"/>
                <w:b/>
                <w:bCs/>
                <w:color w:val="000000"/>
                <w:sz w:val="21"/>
                <w:szCs w:val="21"/>
              </w:rPr>
              <w:t>during working hours)</w:t>
            </w:r>
          </w:p>
        </w:tc>
      </w:tr>
      <w:tr w:rsidR="001A18A7" w:rsidRPr="002A5E52" w14:paraId="7B2F2582" w14:textId="77777777" w:rsidTr="00D00AB4">
        <w:trPr>
          <w:trHeight w:val="156"/>
        </w:trPr>
        <w:tc>
          <w:tcPr>
            <w:tcW w:w="1666" w:type="pct"/>
          </w:tcPr>
          <w:p w14:paraId="66FCD6F4" w14:textId="467CE98A" w:rsidR="001A18A7" w:rsidRPr="002A5E52" w:rsidRDefault="001A18A7" w:rsidP="001A18A7">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1. </w:t>
            </w:r>
            <w:r w:rsidRPr="002A5E52">
              <w:rPr>
                <w:rFonts w:ascii="Arial" w:eastAsia="Malgun Gothic" w:hAnsi="Arial" w:cs="Arial"/>
                <w:color w:val="000000"/>
                <w:sz w:val="21"/>
                <w:szCs w:val="21"/>
              </w:rPr>
              <w:t>종업원은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시간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중</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사적으로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면회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외출을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없다</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단</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부득이한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사유가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때는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면회</w:t>
            </w:r>
            <w:r w:rsidRPr="002A5E52">
              <w:rPr>
                <w:rFonts w:ascii="Arial" w:eastAsia="Malgun Gothic" w:hAnsi="Arial" w:cs="Arial"/>
                <w:color w:val="000000"/>
                <w:sz w:val="21"/>
                <w:szCs w:val="21"/>
              </w:rPr>
              <w:t xml:space="preserve"> 30</w:t>
            </w:r>
            <w:r w:rsidRPr="002A5E52">
              <w:rPr>
                <w:rFonts w:ascii="Arial" w:eastAsia="Malgun Gothic" w:hAnsi="Arial" w:cs="Arial"/>
                <w:color w:val="000000"/>
                <w:sz w:val="21"/>
                <w:szCs w:val="21"/>
              </w:rPr>
              <w:t>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외출은</w:t>
            </w:r>
            <w:r w:rsidRPr="002A5E52">
              <w:rPr>
                <w:rFonts w:ascii="Arial" w:eastAsia="Malgun Gothic" w:hAnsi="Arial" w:cs="Arial"/>
                <w:color w:val="000000"/>
                <w:sz w:val="21"/>
                <w:szCs w:val="21"/>
              </w:rPr>
              <w:t xml:space="preserve"> 2</w:t>
            </w:r>
            <w:r w:rsidRPr="002A5E52">
              <w:rPr>
                <w:rFonts w:ascii="Arial" w:eastAsia="Malgun Gothic" w:hAnsi="Arial" w:cs="Arial"/>
                <w:color w:val="000000"/>
                <w:sz w:val="21"/>
                <w:szCs w:val="21"/>
              </w:rPr>
              <w:t>시간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이내의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내에서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소속장의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허가를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얻어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외출증을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교부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받아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행할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있다</w:t>
            </w:r>
            <w:r w:rsidRPr="002A5E52">
              <w:rPr>
                <w:rFonts w:ascii="Arial" w:eastAsia="Malgun Gothic" w:hAnsi="Arial" w:cs="Arial"/>
                <w:color w:val="000000"/>
                <w:sz w:val="21"/>
                <w:szCs w:val="21"/>
              </w:rPr>
              <w:t>.</w:t>
            </w:r>
          </w:p>
        </w:tc>
        <w:tc>
          <w:tcPr>
            <w:tcW w:w="1667" w:type="pct"/>
          </w:tcPr>
          <w:p w14:paraId="0CCF4747" w14:textId="352D41A9" w:rsidR="001A18A7" w:rsidRPr="002A5E52" w:rsidRDefault="001A18A7" w:rsidP="001A18A7">
            <w:pPr>
              <w:pStyle w:val="af"/>
              <w:numPr>
                <w:ilvl w:val="0"/>
                <w:numId w:val="136"/>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 xml:space="preserve">Работник не может приглашать третьих лиц для встречи на рабочем месте и временно покидать рабочее место в частном порядке в рабочее время. Однако при наличии уважительной причины Работник может получить разрешение Компании на проведение частной встречи на рабочем </w:t>
            </w:r>
            <w:r w:rsidRPr="002A5E52">
              <w:rPr>
                <w:rFonts w:ascii="Arial" w:eastAsia="Malgun Gothic" w:hAnsi="Arial" w:cs="Arial"/>
                <w:color w:val="000000"/>
                <w:sz w:val="21"/>
                <w:szCs w:val="21"/>
                <w:lang w:val="ru-RU"/>
              </w:rPr>
              <w:lastRenderedPageBreak/>
              <w:t>месте в течение тридцати минут или на временной уход с рабочего места в рабочее время длительностью не более двух часов.</w:t>
            </w:r>
          </w:p>
        </w:tc>
        <w:tc>
          <w:tcPr>
            <w:tcW w:w="1667" w:type="pct"/>
          </w:tcPr>
          <w:p w14:paraId="06EE3335" w14:textId="493773A9" w:rsidR="001A18A7" w:rsidRPr="002A5E52" w:rsidRDefault="001A18A7" w:rsidP="001A18A7">
            <w:pPr>
              <w:pStyle w:val="af"/>
              <w:numPr>
                <w:ilvl w:val="0"/>
                <w:numId w:val="137"/>
              </w:numPr>
              <w:rPr>
                <w:rFonts w:ascii="Arial" w:eastAsia="Malgun Gothic" w:hAnsi="Arial" w:cs="Arial"/>
                <w:color w:val="000000"/>
                <w:sz w:val="21"/>
                <w:szCs w:val="21"/>
              </w:rPr>
            </w:pPr>
            <w:r w:rsidRPr="002A5E52">
              <w:rPr>
                <w:rFonts w:ascii="Arial" w:eastAsia="Malgun Gothic" w:hAnsi="Arial" w:cs="Arial"/>
                <w:color w:val="000000"/>
                <w:sz w:val="21"/>
                <w:szCs w:val="21"/>
                <w:lang w:val="en-GB"/>
              </w:rPr>
              <w:lastRenderedPageBreak/>
              <w:t>The E</w:t>
            </w:r>
            <w:proofErr w:type="spellStart"/>
            <w:r w:rsidRPr="002A5E52">
              <w:rPr>
                <w:rFonts w:ascii="Arial" w:eastAsia="Malgun Gothic" w:hAnsi="Arial" w:cs="Arial"/>
                <w:color w:val="000000"/>
                <w:sz w:val="21"/>
                <w:szCs w:val="21"/>
              </w:rPr>
              <w:t>mployee</w:t>
            </w:r>
            <w:proofErr w:type="spell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lang w:val="en-GB"/>
              </w:rPr>
              <w:t>can</w:t>
            </w:r>
            <w:r w:rsidRPr="002A5E52">
              <w:rPr>
                <w:rFonts w:ascii="Arial" w:eastAsia="Malgun Gothic" w:hAnsi="Arial" w:cs="Arial"/>
                <w:color w:val="000000"/>
                <w:sz w:val="21"/>
                <w:szCs w:val="21"/>
              </w:rPr>
              <w:t xml:space="preserve">not invite third parties to meet at the workplace and temporarily leave the workplace in private during working hours. However, if there is a valid reason, the Employee may obtain permission from the Company to hold a private meeting at the workplace for thirty minutes or to temporarily leave the workplace </w:t>
            </w:r>
            <w:r w:rsidRPr="002A5E52">
              <w:rPr>
                <w:rFonts w:ascii="Arial" w:eastAsia="Malgun Gothic" w:hAnsi="Arial" w:cs="Arial"/>
                <w:color w:val="000000"/>
                <w:sz w:val="21"/>
                <w:szCs w:val="21"/>
              </w:rPr>
              <w:lastRenderedPageBreak/>
              <w:t>during working hours for no more than two hours.</w:t>
            </w:r>
          </w:p>
        </w:tc>
      </w:tr>
      <w:tr w:rsidR="001A18A7" w:rsidRPr="002A5E52" w14:paraId="1A3F1A9A" w14:textId="77777777" w:rsidTr="00D00AB4">
        <w:trPr>
          <w:trHeight w:val="156"/>
        </w:trPr>
        <w:tc>
          <w:tcPr>
            <w:tcW w:w="1666" w:type="pct"/>
          </w:tcPr>
          <w:p w14:paraId="303DC5D3" w14:textId="41182A0D" w:rsidR="001A18A7" w:rsidRPr="002A5E52" w:rsidRDefault="001A18A7" w:rsidP="001A18A7">
            <w:pPr>
              <w:rPr>
                <w:rFonts w:ascii="Arial" w:eastAsia="Malgun Gothic" w:hAnsi="Arial" w:cs="Arial"/>
                <w:color w:val="000000"/>
                <w:sz w:val="21"/>
                <w:szCs w:val="21"/>
              </w:rPr>
            </w:pPr>
            <w:r w:rsidRPr="002A5E52">
              <w:rPr>
                <w:rFonts w:ascii="Arial" w:eastAsia="Malgun Gothic" w:hAnsi="Arial" w:cs="Arial"/>
                <w:color w:val="000000"/>
                <w:sz w:val="21"/>
                <w:szCs w:val="21"/>
              </w:rPr>
              <w:lastRenderedPageBreak/>
              <w:t xml:space="preserve">2. </w:t>
            </w:r>
            <w:r w:rsidRPr="002A5E52">
              <w:rPr>
                <w:rFonts w:ascii="Arial" w:eastAsia="Malgun Gothic" w:hAnsi="Arial" w:cs="Arial"/>
                <w:color w:val="000000"/>
                <w:sz w:val="21"/>
                <w:szCs w:val="21"/>
              </w:rPr>
              <w:t>면회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외출시간은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근로시간에서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제외된다</w:t>
            </w:r>
            <w:r w:rsidRPr="002A5E52">
              <w:rPr>
                <w:rFonts w:ascii="Arial" w:eastAsia="Malgun Gothic" w:hAnsi="Arial" w:cs="Arial"/>
                <w:color w:val="000000"/>
                <w:sz w:val="21"/>
                <w:szCs w:val="21"/>
              </w:rPr>
              <w:t>.</w:t>
            </w:r>
          </w:p>
        </w:tc>
        <w:tc>
          <w:tcPr>
            <w:tcW w:w="1667" w:type="pct"/>
          </w:tcPr>
          <w:p w14:paraId="4CDB0585" w14:textId="243CBA6D" w:rsidR="001A18A7" w:rsidRPr="002A5E52" w:rsidRDefault="001A18A7" w:rsidP="001A18A7">
            <w:pPr>
              <w:pStyle w:val="af"/>
              <w:numPr>
                <w:ilvl w:val="0"/>
                <w:numId w:val="137"/>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Время, потраченное на проведение частной встречи на рабочем месте или временный уход с рабочего места в рабочее время, не является частью рабочего времени.</w:t>
            </w:r>
          </w:p>
        </w:tc>
        <w:tc>
          <w:tcPr>
            <w:tcW w:w="1667" w:type="pct"/>
          </w:tcPr>
          <w:p w14:paraId="096F9F4E" w14:textId="6F5D04B7" w:rsidR="001A18A7" w:rsidRPr="002A5E52" w:rsidRDefault="001A18A7" w:rsidP="001A18A7">
            <w:pPr>
              <w:pStyle w:val="af"/>
              <w:numPr>
                <w:ilvl w:val="0"/>
                <w:numId w:val="136"/>
              </w:numPr>
              <w:rPr>
                <w:rFonts w:ascii="Arial" w:eastAsia="Malgun Gothic" w:hAnsi="Arial" w:cs="Arial"/>
                <w:color w:val="000000"/>
                <w:sz w:val="21"/>
                <w:szCs w:val="21"/>
              </w:rPr>
            </w:pPr>
            <w:r w:rsidRPr="002A5E52">
              <w:rPr>
                <w:rFonts w:ascii="Arial" w:eastAsia="Malgun Gothic" w:hAnsi="Arial" w:cs="Arial"/>
                <w:color w:val="000000"/>
                <w:sz w:val="21"/>
                <w:szCs w:val="21"/>
              </w:rPr>
              <w:t>Time spent holding a private meeting at the workplace or temporarily leaving the workplace during working hours is not</w:t>
            </w:r>
            <w:r w:rsidRPr="002A5E52">
              <w:rPr>
                <w:rFonts w:ascii="Arial" w:eastAsia="Malgun Gothic" w:hAnsi="Arial" w:cs="Arial"/>
                <w:color w:val="000000"/>
                <w:sz w:val="21"/>
                <w:szCs w:val="21"/>
                <w:lang w:val="en-GB"/>
              </w:rPr>
              <w:t xml:space="preserve"> a</w:t>
            </w:r>
            <w:r w:rsidRPr="002A5E52">
              <w:rPr>
                <w:rFonts w:ascii="Arial" w:eastAsia="Malgun Gothic" w:hAnsi="Arial" w:cs="Arial"/>
                <w:color w:val="000000"/>
                <w:sz w:val="21"/>
                <w:szCs w:val="21"/>
              </w:rPr>
              <w:t xml:space="preserve"> part of working hours.</w:t>
            </w:r>
          </w:p>
        </w:tc>
      </w:tr>
      <w:tr w:rsidR="001A18A7" w:rsidRPr="002A5E52" w14:paraId="53BB63B8" w14:textId="77777777" w:rsidTr="00D00AB4">
        <w:trPr>
          <w:trHeight w:val="156"/>
        </w:trPr>
        <w:tc>
          <w:tcPr>
            <w:tcW w:w="1666" w:type="pct"/>
          </w:tcPr>
          <w:p w14:paraId="634F4930" w14:textId="6C0F64EC" w:rsidR="001A18A7" w:rsidRPr="002A5E52" w:rsidRDefault="001A18A7" w:rsidP="001A18A7">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33</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출장</w:t>
            </w:r>
            <w:r w:rsidRPr="002A5E52">
              <w:rPr>
                <w:rFonts w:ascii="Arial" w:eastAsia="Malgun Gothic" w:hAnsi="Arial" w:cs="Arial"/>
                <w:b/>
                <w:bCs/>
                <w:color w:val="000000"/>
                <w:sz w:val="21"/>
                <w:szCs w:val="21"/>
              </w:rPr>
              <w:t>)</w:t>
            </w:r>
          </w:p>
        </w:tc>
        <w:tc>
          <w:tcPr>
            <w:tcW w:w="1667" w:type="pct"/>
          </w:tcPr>
          <w:p w14:paraId="73B79F56" w14:textId="4574F259" w:rsidR="001A18A7" w:rsidRPr="002A5E52" w:rsidRDefault="001A18A7" w:rsidP="001A18A7">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33 (Командировка)</w:t>
            </w:r>
          </w:p>
        </w:tc>
        <w:tc>
          <w:tcPr>
            <w:tcW w:w="1667" w:type="pct"/>
          </w:tcPr>
          <w:p w14:paraId="66688B78" w14:textId="4066023E" w:rsidR="001A18A7" w:rsidRPr="002A5E52" w:rsidRDefault="001A18A7" w:rsidP="001A18A7">
            <w:pPr>
              <w:rPr>
                <w:rFonts w:ascii="Arial" w:eastAsia="Malgun Gothic" w:hAnsi="Arial" w:cs="Arial"/>
                <w:b/>
                <w:bCs/>
                <w:color w:val="000000"/>
                <w:sz w:val="21"/>
                <w:szCs w:val="21"/>
              </w:rPr>
            </w:pPr>
            <w:r w:rsidRPr="002A5E52">
              <w:rPr>
                <w:rFonts w:ascii="Arial" w:eastAsia="Malgun Gothic" w:hAnsi="Arial" w:cs="Arial"/>
                <w:b/>
                <w:bCs/>
                <w:color w:val="000000"/>
                <w:sz w:val="21"/>
                <w:szCs w:val="21"/>
                <w:lang w:val="ru-RU"/>
              </w:rPr>
              <w:t>Article 33 (Business trip)</w:t>
            </w:r>
          </w:p>
        </w:tc>
      </w:tr>
      <w:tr w:rsidR="001A18A7" w:rsidRPr="002A5E52" w14:paraId="2CB53349" w14:textId="77777777" w:rsidTr="00D00AB4">
        <w:trPr>
          <w:trHeight w:val="156"/>
        </w:trPr>
        <w:tc>
          <w:tcPr>
            <w:tcW w:w="1666" w:type="pct"/>
          </w:tcPr>
          <w:p w14:paraId="1CB37EE3" w14:textId="2FAFA72C" w:rsidR="001A18A7" w:rsidRPr="002A5E52" w:rsidRDefault="001A18A7" w:rsidP="001A18A7">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1. </w:t>
            </w:r>
            <w:r w:rsidRPr="002A5E52">
              <w:rPr>
                <w:rFonts w:ascii="Arial" w:eastAsia="Malgun Gothic" w:hAnsi="Arial" w:cs="Arial"/>
                <w:color w:val="000000"/>
                <w:sz w:val="21"/>
                <w:szCs w:val="21"/>
              </w:rPr>
              <w:t>종업원이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직무와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관련하여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출장</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시에는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회사로부터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출장명령을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받아야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tcPr>
          <w:p w14:paraId="2D17988B" w14:textId="52DDD54B" w:rsidR="001A18A7" w:rsidRPr="002A5E52" w:rsidRDefault="001A18A7" w:rsidP="001A18A7">
            <w:pPr>
              <w:pStyle w:val="af"/>
              <w:numPr>
                <w:ilvl w:val="0"/>
                <w:numId w:val="138"/>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Работник должен получить соответствующий приказ Компании для того, чтобы направиться в командировку по служебному заданию.</w:t>
            </w:r>
          </w:p>
        </w:tc>
        <w:tc>
          <w:tcPr>
            <w:tcW w:w="1667" w:type="pct"/>
          </w:tcPr>
          <w:p w14:paraId="7D43CA4F" w14:textId="5B7AF79A" w:rsidR="001A18A7" w:rsidRPr="002A5E52" w:rsidRDefault="001A18A7" w:rsidP="001A18A7">
            <w:pPr>
              <w:pStyle w:val="af"/>
              <w:numPr>
                <w:ilvl w:val="0"/>
                <w:numId w:val="139"/>
              </w:numPr>
              <w:rPr>
                <w:rFonts w:ascii="Arial" w:eastAsia="Malgun Gothic" w:hAnsi="Arial" w:cs="Arial"/>
                <w:color w:val="000000"/>
                <w:sz w:val="21"/>
                <w:szCs w:val="21"/>
              </w:rPr>
            </w:pPr>
            <w:r w:rsidRPr="002A5E52">
              <w:rPr>
                <w:rFonts w:ascii="Arial" w:eastAsia="Malgun Gothic" w:hAnsi="Arial" w:cs="Arial"/>
                <w:color w:val="000000"/>
                <w:sz w:val="21"/>
                <w:szCs w:val="21"/>
              </w:rPr>
              <w:t xml:space="preserve">The </w:t>
            </w:r>
            <w:r w:rsidRPr="002A5E52">
              <w:rPr>
                <w:rFonts w:ascii="Arial" w:eastAsia="Malgun Gothic" w:hAnsi="Arial" w:cs="Arial"/>
                <w:color w:val="000000"/>
                <w:sz w:val="21"/>
                <w:szCs w:val="21"/>
                <w:lang w:val="en-GB"/>
              </w:rPr>
              <w:t>E</w:t>
            </w:r>
            <w:proofErr w:type="spellStart"/>
            <w:r w:rsidRPr="002A5E52">
              <w:rPr>
                <w:rFonts w:ascii="Arial" w:eastAsia="Malgun Gothic" w:hAnsi="Arial" w:cs="Arial"/>
                <w:color w:val="000000"/>
                <w:sz w:val="21"/>
                <w:szCs w:val="21"/>
              </w:rPr>
              <w:t>mployee</w:t>
            </w:r>
            <w:proofErr w:type="spell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lang w:val="en-GB"/>
              </w:rPr>
              <w:t>shall</w:t>
            </w:r>
            <w:r w:rsidRPr="002A5E52">
              <w:rPr>
                <w:rFonts w:ascii="Arial" w:eastAsia="Malgun Gothic" w:hAnsi="Arial" w:cs="Arial"/>
                <w:color w:val="000000"/>
                <w:sz w:val="21"/>
                <w:szCs w:val="21"/>
              </w:rPr>
              <w:t xml:space="preserve"> receive the appropriate order </w:t>
            </w:r>
            <w:r w:rsidRPr="002A5E52">
              <w:rPr>
                <w:rFonts w:ascii="Arial" w:eastAsia="Malgun Gothic" w:hAnsi="Arial" w:cs="Arial"/>
                <w:color w:val="000000"/>
                <w:sz w:val="21"/>
                <w:szCs w:val="21"/>
                <w:lang w:val="en-GB"/>
              </w:rPr>
              <w:t>from</w:t>
            </w:r>
            <w:r w:rsidRPr="002A5E52">
              <w:rPr>
                <w:rFonts w:ascii="Arial" w:eastAsia="Malgun Gothic" w:hAnsi="Arial" w:cs="Arial"/>
                <w:color w:val="000000"/>
                <w:sz w:val="21"/>
                <w:szCs w:val="21"/>
              </w:rPr>
              <w:t xml:space="preserve"> the Company to go on a business trip</w:t>
            </w:r>
            <w:r w:rsidRPr="002A5E52">
              <w:rPr>
                <w:rFonts w:ascii="Arial" w:eastAsia="Malgun Gothic" w:hAnsi="Arial" w:cs="Arial"/>
                <w:color w:val="000000"/>
                <w:sz w:val="21"/>
                <w:szCs w:val="21"/>
                <w:lang w:val="en-GB"/>
              </w:rPr>
              <w:t xml:space="preserve"> related to the Company’s</w:t>
            </w:r>
            <w:r w:rsidRPr="002A5E52">
              <w:rPr>
                <w:rFonts w:ascii="Arial" w:eastAsia="Malgun Gothic" w:hAnsi="Arial" w:cs="Arial"/>
                <w:color w:val="000000"/>
                <w:sz w:val="21"/>
                <w:szCs w:val="21"/>
              </w:rPr>
              <w:t xml:space="preserve"> issues,</w:t>
            </w:r>
          </w:p>
        </w:tc>
      </w:tr>
      <w:tr w:rsidR="001A18A7" w:rsidRPr="002A5E52" w14:paraId="66457845" w14:textId="77777777" w:rsidTr="00D00AB4">
        <w:trPr>
          <w:trHeight w:val="156"/>
        </w:trPr>
        <w:tc>
          <w:tcPr>
            <w:tcW w:w="1666" w:type="pct"/>
          </w:tcPr>
          <w:p w14:paraId="516D9B9D" w14:textId="00AD06B9" w:rsidR="001A18A7" w:rsidRPr="002A5E52" w:rsidRDefault="001A18A7" w:rsidP="001A18A7">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2. </w:t>
            </w:r>
            <w:ins w:id="627" w:author="Mia Choi" w:date="2021-07-25T16:58:00Z">
              <w:r w:rsidRPr="002A5E52">
                <w:rPr>
                  <w:rFonts w:ascii="Arial" w:eastAsia="Malgun Gothic" w:hAnsi="Arial" w:cs="Arial"/>
                  <w:color w:val="000000"/>
                  <w:sz w:val="21"/>
                  <w:szCs w:val="21"/>
                </w:rPr>
                <w:t>법에서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달리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정하지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아니한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r w:rsidRPr="002A5E52">
                <w:rPr>
                  <w:rFonts w:ascii="Arial" w:eastAsia="Malgun Gothic" w:hAnsi="Arial" w:cs="Arial"/>
                  <w:color w:val="000000"/>
                  <w:sz w:val="21"/>
                  <w:szCs w:val="21"/>
                </w:rPr>
                <w:t xml:space="preserve">, </w:t>
              </w:r>
            </w:ins>
            <w:r w:rsidRPr="002A5E52">
              <w:rPr>
                <w:rFonts w:ascii="Arial" w:eastAsia="Malgun Gothic" w:hAnsi="Arial" w:cs="Arial"/>
                <w:color w:val="000000"/>
                <w:sz w:val="21"/>
                <w:szCs w:val="21"/>
              </w:rPr>
              <w:t>종업원은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출장명령을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정당한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없이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거절할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없으며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부득이한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사유가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때에는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출장명령</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변경원을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제출하여야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tcPr>
          <w:p w14:paraId="74F7ACE0" w14:textId="7A9856B3" w:rsidR="001A18A7" w:rsidRPr="002A5E52" w:rsidRDefault="001A18A7" w:rsidP="001A18A7">
            <w:pPr>
              <w:pStyle w:val="af"/>
              <w:numPr>
                <w:ilvl w:val="0"/>
                <w:numId w:val="138"/>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Работник не может без уважительной причины отказаться от исполнения приказа Компании о направлении командировку, если иное не установлено трудовым законодательством.</w:t>
            </w:r>
          </w:p>
        </w:tc>
        <w:tc>
          <w:tcPr>
            <w:tcW w:w="1667" w:type="pct"/>
          </w:tcPr>
          <w:p w14:paraId="5CAFFB38" w14:textId="7A0D9279" w:rsidR="001A18A7" w:rsidRPr="002A5E52" w:rsidRDefault="001A18A7" w:rsidP="001A18A7">
            <w:pPr>
              <w:pStyle w:val="af"/>
              <w:numPr>
                <w:ilvl w:val="0"/>
                <w:numId w:val="139"/>
              </w:numPr>
              <w:rPr>
                <w:rFonts w:ascii="Arial" w:eastAsia="Malgun Gothic" w:hAnsi="Arial" w:cs="Arial"/>
                <w:color w:val="000000"/>
                <w:sz w:val="21"/>
                <w:szCs w:val="21"/>
              </w:rPr>
            </w:pPr>
            <w:r w:rsidRPr="002A5E52">
              <w:rPr>
                <w:rFonts w:ascii="Arial" w:eastAsia="Malgun Gothic" w:hAnsi="Arial" w:cs="Arial"/>
                <w:color w:val="000000"/>
                <w:sz w:val="21"/>
                <w:szCs w:val="21"/>
                <w:lang w:val="en-GB"/>
              </w:rPr>
              <w:t>The E</w:t>
            </w:r>
            <w:proofErr w:type="spellStart"/>
            <w:r w:rsidRPr="002A5E52">
              <w:rPr>
                <w:rFonts w:ascii="Arial" w:eastAsia="Malgun Gothic" w:hAnsi="Arial" w:cs="Arial"/>
                <w:color w:val="000000"/>
                <w:sz w:val="21"/>
                <w:szCs w:val="21"/>
              </w:rPr>
              <w:t>mployee</w:t>
            </w:r>
            <w:proofErr w:type="spellEnd"/>
            <w:r w:rsidRPr="002A5E52">
              <w:rPr>
                <w:rFonts w:ascii="Arial" w:eastAsia="Malgun Gothic" w:hAnsi="Arial" w:cs="Arial"/>
                <w:color w:val="000000"/>
                <w:sz w:val="21"/>
                <w:szCs w:val="21"/>
              </w:rPr>
              <w:t xml:space="preserve"> cannot, without a valid reason, refuse to comply with the order of the Company to </w:t>
            </w:r>
            <w:r w:rsidRPr="002A5E52">
              <w:rPr>
                <w:rFonts w:ascii="Arial" w:eastAsia="Malgun Gothic" w:hAnsi="Arial" w:cs="Arial"/>
                <w:color w:val="000000"/>
                <w:sz w:val="21"/>
                <w:szCs w:val="21"/>
                <w:lang w:val="en-GB"/>
              </w:rPr>
              <w:t xml:space="preserve">be </w:t>
            </w:r>
            <w:r w:rsidRPr="002A5E52">
              <w:rPr>
                <w:rFonts w:ascii="Arial" w:eastAsia="Malgun Gothic" w:hAnsi="Arial" w:cs="Arial"/>
                <w:color w:val="000000"/>
                <w:sz w:val="21"/>
                <w:szCs w:val="21"/>
              </w:rPr>
              <w:t>send</w:t>
            </w:r>
            <w:r w:rsidRPr="002A5E52">
              <w:rPr>
                <w:rFonts w:ascii="Arial" w:eastAsia="Malgun Gothic" w:hAnsi="Arial" w:cs="Arial"/>
                <w:color w:val="000000"/>
                <w:sz w:val="21"/>
                <w:szCs w:val="21"/>
                <w:lang w:val="en-GB"/>
              </w:rPr>
              <w:t xml:space="preserve"> on </w:t>
            </w:r>
            <w:r w:rsidRPr="002A5E52">
              <w:rPr>
                <w:rFonts w:ascii="Arial" w:eastAsia="Malgun Gothic" w:hAnsi="Arial" w:cs="Arial"/>
                <w:color w:val="000000"/>
                <w:sz w:val="21"/>
                <w:szCs w:val="21"/>
              </w:rPr>
              <w:t>a business trip, if not otherwise established by the applicable law.</w:t>
            </w:r>
          </w:p>
        </w:tc>
      </w:tr>
      <w:tr w:rsidR="001A18A7" w:rsidRPr="002A5E52" w14:paraId="2DE39BE2" w14:textId="77777777" w:rsidTr="00D00AB4">
        <w:trPr>
          <w:trHeight w:val="156"/>
        </w:trPr>
        <w:tc>
          <w:tcPr>
            <w:tcW w:w="1666" w:type="pct"/>
          </w:tcPr>
          <w:p w14:paraId="084CDDAF" w14:textId="08E7A27B" w:rsidR="001A18A7" w:rsidRPr="002A5E52" w:rsidRDefault="001A18A7" w:rsidP="001A18A7">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3. </w:t>
            </w:r>
            <w:r w:rsidRPr="002A5E52">
              <w:rPr>
                <w:rFonts w:ascii="Arial" w:eastAsia="Malgun Gothic" w:hAnsi="Arial" w:cs="Arial"/>
                <w:color w:val="000000"/>
                <w:sz w:val="21"/>
                <w:szCs w:val="21"/>
              </w:rPr>
              <w:t>출장</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중</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용무변경의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사유가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때는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사전연락</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승인을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득하며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귀임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즉시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보고하여야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r w:rsidRPr="002A5E52">
              <w:rPr>
                <w:rFonts w:ascii="Arial" w:eastAsia="Malgun Gothic" w:hAnsi="Arial" w:cs="Arial"/>
                <w:color w:val="000000"/>
                <w:sz w:val="21"/>
                <w:szCs w:val="21"/>
                <w:lang w:val="ru-RU"/>
              </w:rPr>
              <w:t xml:space="preserve"> </w:t>
            </w:r>
          </w:p>
        </w:tc>
        <w:tc>
          <w:tcPr>
            <w:tcW w:w="1667" w:type="pct"/>
          </w:tcPr>
          <w:p w14:paraId="07E13BAC" w14:textId="41430EC2" w:rsidR="001A18A7" w:rsidRPr="002A5E52" w:rsidRDefault="001A18A7" w:rsidP="001A18A7">
            <w:pPr>
              <w:pStyle w:val="af"/>
              <w:numPr>
                <w:ilvl w:val="0"/>
                <w:numId w:val="138"/>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Если во время командировки происходят изменения, связанные с деятельностью Компании, Работник должен заранее согласовать свои действия с Компанией, и по возращению из командировки незамедлительно предоставить Компании отчет о исполнении задания.</w:t>
            </w:r>
          </w:p>
        </w:tc>
        <w:tc>
          <w:tcPr>
            <w:tcW w:w="1667" w:type="pct"/>
          </w:tcPr>
          <w:p w14:paraId="66BAF8B1" w14:textId="327DAAFC" w:rsidR="001A18A7" w:rsidRPr="002A5E52" w:rsidRDefault="001A18A7" w:rsidP="001A18A7">
            <w:pPr>
              <w:pStyle w:val="af"/>
              <w:numPr>
                <w:ilvl w:val="0"/>
                <w:numId w:val="139"/>
              </w:numPr>
              <w:rPr>
                <w:rFonts w:ascii="Arial" w:eastAsia="Malgun Gothic" w:hAnsi="Arial" w:cs="Arial"/>
                <w:color w:val="000000"/>
                <w:sz w:val="21"/>
                <w:szCs w:val="21"/>
              </w:rPr>
            </w:pPr>
            <w:r w:rsidRPr="002A5E52">
              <w:rPr>
                <w:rFonts w:ascii="Arial" w:eastAsia="Malgun Gothic" w:hAnsi="Arial" w:cs="Arial"/>
                <w:color w:val="000000"/>
                <w:sz w:val="21"/>
                <w:szCs w:val="21"/>
              </w:rPr>
              <w:t xml:space="preserve">If during a business trip there are changes related to the </w:t>
            </w:r>
            <w:r w:rsidRPr="002A5E52">
              <w:rPr>
                <w:rFonts w:ascii="Arial" w:eastAsia="Malgun Gothic" w:hAnsi="Arial" w:cs="Arial"/>
                <w:color w:val="000000"/>
                <w:sz w:val="21"/>
                <w:szCs w:val="21"/>
                <w:lang w:val="en-GB"/>
              </w:rPr>
              <w:t xml:space="preserve">Company’s </w:t>
            </w:r>
            <w:r w:rsidRPr="002A5E52">
              <w:rPr>
                <w:rFonts w:ascii="Arial" w:eastAsia="Malgun Gothic" w:hAnsi="Arial" w:cs="Arial"/>
                <w:color w:val="000000"/>
                <w:sz w:val="21"/>
                <w:szCs w:val="21"/>
              </w:rPr>
              <w:t>activities, the Employee shall coordinate his actions with the Company in advance, and after returning from the business trip, immediately provide the Company with a report on the work done.</w:t>
            </w:r>
          </w:p>
        </w:tc>
      </w:tr>
      <w:tr w:rsidR="001A18A7" w:rsidRPr="002A5E52" w14:paraId="01E4388E" w14:textId="77777777" w:rsidTr="00D00AB4">
        <w:trPr>
          <w:trHeight w:val="156"/>
        </w:trPr>
        <w:tc>
          <w:tcPr>
            <w:tcW w:w="1666" w:type="pct"/>
          </w:tcPr>
          <w:p w14:paraId="6C912B19" w14:textId="7A976D18" w:rsidR="001A18A7" w:rsidRPr="002A5E52" w:rsidRDefault="001A18A7" w:rsidP="001A18A7">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4. </w:t>
            </w:r>
            <w:r w:rsidRPr="002A5E52">
              <w:rPr>
                <w:rFonts w:ascii="Arial" w:eastAsia="Malgun Gothic" w:hAnsi="Arial" w:cs="Arial"/>
                <w:color w:val="000000"/>
                <w:sz w:val="21"/>
                <w:szCs w:val="21"/>
              </w:rPr>
              <w:t>기타</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출장근무에</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관한</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사항은</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별도로</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정한</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출장</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lastRenderedPageBreak/>
              <w:t>여비규정에</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의한다</w:t>
            </w:r>
            <w:r w:rsidRPr="002A5E52">
              <w:rPr>
                <w:rFonts w:ascii="Arial" w:eastAsia="Malgun Gothic" w:hAnsi="Arial" w:cs="Arial"/>
                <w:color w:val="000000"/>
                <w:sz w:val="21"/>
                <w:szCs w:val="21"/>
                <w:lang w:val="ru-RU"/>
              </w:rPr>
              <w:t>.</w:t>
            </w:r>
          </w:p>
        </w:tc>
        <w:tc>
          <w:tcPr>
            <w:tcW w:w="1667" w:type="pct"/>
          </w:tcPr>
          <w:p w14:paraId="182F48B5" w14:textId="5CC0FA18" w:rsidR="001A18A7" w:rsidRPr="002A5E52" w:rsidRDefault="001A18A7" w:rsidP="001A18A7">
            <w:pPr>
              <w:pStyle w:val="af"/>
              <w:numPr>
                <w:ilvl w:val="0"/>
                <w:numId w:val="138"/>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lastRenderedPageBreak/>
              <w:t xml:space="preserve">Другие условия командировки, не указанные в Правилах, определяются в соответствие с </w:t>
            </w:r>
            <w:r w:rsidRPr="002A5E52">
              <w:rPr>
                <w:rFonts w:ascii="Arial" w:eastAsia="Malgun Gothic" w:hAnsi="Arial" w:cs="Arial"/>
                <w:color w:val="000000"/>
                <w:sz w:val="21"/>
                <w:szCs w:val="21"/>
                <w:lang w:val="ru-RU"/>
              </w:rPr>
              <w:lastRenderedPageBreak/>
              <w:t>Положением о командировках и иными локальными актами Компании.</w:t>
            </w:r>
          </w:p>
        </w:tc>
        <w:tc>
          <w:tcPr>
            <w:tcW w:w="1667" w:type="pct"/>
          </w:tcPr>
          <w:p w14:paraId="69050D83" w14:textId="1A15501A" w:rsidR="001A18A7" w:rsidRPr="002A5E52" w:rsidRDefault="001A18A7" w:rsidP="001A18A7">
            <w:pPr>
              <w:pStyle w:val="af"/>
              <w:numPr>
                <w:ilvl w:val="0"/>
                <w:numId w:val="139"/>
              </w:numPr>
              <w:rPr>
                <w:rFonts w:ascii="Arial" w:eastAsia="Malgun Gothic" w:hAnsi="Arial" w:cs="Arial"/>
                <w:color w:val="000000"/>
                <w:sz w:val="21"/>
                <w:szCs w:val="21"/>
              </w:rPr>
            </w:pPr>
            <w:r w:rsidRPr="002A5E52">
              <w:rPr>
                <w:rFonts w:ascii="Arial" w:eastAsia="Malgun Gothic" w:hAnsi="Arial" w:cs="Arial"/>
                <w:color w:val="000000"/>
                <w:sz w:val="21"/>
                <w:szCs w:val="21"/>
              </w:rPr>
              <w:lastRenderedPageBreak/>
              <w:t>Other conditions of a business trip, not specified in the</w:t>
            </w:r>
            <w:r w:rsidRPr="002A5E52">
              <w:rPr>
                <w:rFonts w:ascii="Arial" w:eastAsia="Malgun Gothic" w:hAnsi="Arial" w:cs="Arial"/>
                <w:color w:val="000000"/>
                <w:sz w:val="21"/>
                <w:szCs w:val="21"/>
                <w:lang w:val="en-GB"/>
              </w:rPr>
              <w:t xml:space="preserve"> Regulation</w:t>
            </w:r>
            <w:r w:rsidRPr="002A5E52">
              <w:rPr>
                <w:rFonts w:ascii="Arial" w:eastAsia="Malgun Gothic" w:hAnsi="Arial" w:cs="Arial"/>
                <w:color w:val="000000"/>
                <w:sz w:val="21"/>
                <w:szCs w:val="21"/>
              </w:rPr>
              <w:t xml:space="preserve">, are determined in accordance </w:t>
            </w:r>
            <w:r w:rsidRPr="002A5E52">
              <w:rPr>
                <w:rFonts w:ascii="Arial" w:eastAsia="Malgun Gothic" w:hAnsi="Arial" w:cs="Arial"/>
                <w:color w:val="000000"/>
                <w:sz w:val="21"/>
                <w:szCs w:val="21"/>
              </w:rPr>
              <w:lastRenderedPageBreak/>
              <w:t>with the established rules for regulating the conditions of a business trip and business trip expenses.</w:t>
            </w:r>
          </w:p>
        </w:tc>
      </w:tr>
      <w:tr w:rsidR="001A18A7" w:rsidRPr="002A5E52" w14:paraId="5616E4FB" w14:textId="77777777" w:rsidTr="00D00AB4">
        <w:trPr>
          <w:trHeight w:val="156"/>
        </w:trPr>
        <w:tc>
          <w:tcPr>
            <w:tcW w:w="1666" w:type="pct"/>
          </w:tcPr>
          <w:p w14:paraId="017C1C19" w14:textId="2A4C3803" w:rsidR="001A18A7" w:rsidRPr="002A5E52" w:rsidRDefault="001A18A7" w:rsidP="001A18A7">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lastRenderedPageBreak/>
              <w:t>제</w:t>
            </w:r>
            <w:r w:rsidRPr="002A5E52">
              <w:rPr>
                <w:rFonts w:ascii="Arial" w:eastAsia="Malgun Gothic" w:hAnsi="Arial" w:cs="Arial"/>
                <w:b/>
                <w:bCs/>
                <w:color w:val="000000"/>
                <w:sz w:val="21"/>
                <w:szCs w:val="21"/>
              </w:rPr>
              <w:t xml:space="preserve"> 34</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사무인계</w:t>
            </w:r>
            <w:r w:rsidRPr="002A5E52">
              <w:rPr>
                <w:rFonts w:ascii="Arial" w:eastAsia="Malgun Gothic" w:hAnsi="Arial" w:cs="Arial"/>
                <w:b/>
                <w:bCs/>
                <w:color w:val="000000"/>
                <w:sz w:val="21"/>
                <w:szCs w:val="21"/>
              </w:rPr>
              <w:t>)</w:t>
            </w:r>
          </w:p>
        </w:tc>
        <w:tc>
          <w:tcPr>
            <w:tcW w:w="1667" w:type="pct"/>
          </w:tcPr>
          <w:p w14:paraId="114EA322" w14:textId="06F2026D" w:rsidR="001A18A7" w:rsidRPr="002A5E52" w:rsidRDefault="001A18A7" w:rsidP="001A18A7">
            <w:pPr>
              <w:rPr>
                <w:rFonts w:ascii="Arial" w:eastAsia="Malgun Gothic" w:hAnsi="Arial" w:cs="Arial"/>
                <w:b/>
                <w:bCs/>
                <w:color w:val="000000"/>
                <w:sz w:val="21"/>
                <w:szCs w:val="21"/>
              </w:rPr>
            </w:pPr>
            <w:r w:rsidRPr="002A5E52">
              <w:rPr>
                <w:rFonts w:ascii="Arial" w:eastAsia="Malgun Gothic" w:hAnsi="Arial" w:cs="Arial"/>
                <w:b/>
                <w:bCs/>
                <w:color w:val="000000"/>
                <w:sz w:val="21"/>
                <w:szCs w:val="21"/>
                <w:lang w:val="ru-RU"/>
              </w:rPr>
              <w:t>Стать 34 (Передача полномочий Работника)</w:t>
            </w:r>
          </w:p>
        </w:tc>
        <w:tc>
          <w:tcPr>
            <w:tcW w:w="1667" w:type="pct"/>
          </w:tcPr>
          <w:p w14:paraId="10D4FDBD" w14:textId="488D50C0" w:rsidR="001A18A7" w:rsidRPr="002A5E52" w:rsidRDefault="001A18A7" w:rsidP="001A18A7">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 xml:space="preserve">Article 34 (Transfer of </w:t>
            </w:r>
            <w:r w:rsidRPr="002A5E52">
              <w:rPr>
                <w:rFonts w:ascii="Arial" w:eastAsia="Malgun Gothic" w:hAnsi="Arial" w:cs="Arial"/>
                <w:b/>
                <w:bCs/>
                <w:color w:val="000000"/>
                <w:sz w:val="21"/>
                <w:szCs w:val="21"/>
                <w:lang w:val="en-GB"/>
              </w:rPr>
              <w:t>the Employee’s duties</w:t>
            </w:r>
            <w:r w:rsidRPr="002A5E52">
              <w:rPr>
                <w:rFonts w:ascii="Arial" w:eastAsia="Malgun Gothic" w:hAnsi="Arial" w:cs="Arial"/>
                <w:b/>
                <w:bCs/>
                <w:color w:val="000000"/>
                <w:sz w:val="21"/>
                <w:szCs w:val="21"/>
              </w:rPr>
              <w:t>)</w:t>
            </w:r>
          </w:p>
        </w:tc>
      </w:tr>
      <w:tr w:rsidR="001A18A7" w:rsidRPr="002A5E52" w14:paraId="53F9347B" w14:textId="77777777" w:rsidTr="00D00AB4">
        <w:trPr>
          <w:trHeight w:val="156"/>
        </w:trPr>
        <w:tc>
          <w:tcPr>
            <w:tcW w:w="1666" w:type="pct"/>
          </w:tcPr>
          <w:p w14:paraId="4BB3E579" w14:textId="1A5F2DCD" w:rsidR="001A18A7" w:rsidRPr="002A5E52" w:rsidRDefault="001A18A7" w:rsidP="001A18A7">
            <w:pPr>
              <w:rPr>
                <w:rFonts w:ascii="Arial" w:eastAsia="Malgun Gothic" w:hAnsi="Arial" w:cs="Arial"/>
                <w:color w:val="000000"/>
                <w:sz w:val="21"/>
                <w:szCs w:val="21"/>
              </w:rPr>
            </w:pPr>
            <w:r w:rsidRPr="002A5E52">
              <w:rPr>
                <w:rFonts w:ascii="Arial" w:eastAsia="Malgun Gothic" w:hAnsi="Arial" w:cs="Arial"/>
                <w:color w:val="000000"/>
                <w:sz w:val="21"/>
                <w:szCs w:val="21"/>
              </w:rPr>
              <w:t>종업원이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퇴직</w:t>
            </w:r>
            <w:r w:rsidRPr="002A5E52">
              <w:rPr>
                <w:rFonts w:ascii="Arial" w:eastAsia="Malgun Gothic" w:hAnsi="Arial" w:cs="Arial"/>
                <w:color w:val="000000"/>
                <w:sz w:val="21"/>
                <w:szCs w:val="21"/>
              </w:rPr>
              <w:t xml:space="preserve">, </w:t>
            </w:r>
            <w:commentRangeStart w:id="628"/>
            <w:r w:rsidRPr="002A5E52">
              <w:rPr>
                <w:rFonts w:ascii="Arial" w:eastAsia="Malgun Gothic" w:hAnsi="Arial" w:cs="Arial"/>
                <w:color w:val="000000"/>
                <w:sz w:val="21"/>
                <w:szCs w:val="21"/>
              </w:rPr>
              <w:t>휴직</w:t>
            </w:r>
            <w:r w:rsidRPr="002A5E52">
              <w:rPr>
                <w:rFonts w:ascii="Arial" w:eastAsia="Malgun Gothic" w:hAnsi="Arial" w:cs="Arial"/>
                <w:color w:val="000000"/>
                <w:sz w:val="21"/>
                <w:szCs w:val="21"/>
              </w:rPr>
              <w:t xml:space="preserve"> </w:t>
            </w:r>
            <w:commentRangeEnd w:id="628"/>
            <w:r w:rsidRPr="002A5E52">
              <w:rPr>
                <w:rStyle w:val="a9"/>
                <w:rFonts w:ascii="Arial" w:hAnsi="Arial" w:cs="Arial"/>
                <w:sz w:val="21"/>
                <w:szCs w:val="21"/>
              </w:rPr>
              <w:commentReference w:id="628"/>
            </w:r>
            <w:r w:rsidRPr="002A5E52">
              <w:rPr>
                <w:rFonts w:ascii="Arial" w:eastAsia="Malgun Gothic" w:hAnsi="Arial" w:cs="Arial"/>
                <w:color w:val="000000"/>
                <w:sz w:val="21"/>
                <w:szCs w:val="21"/>
              </w:rPr>
              <w:t>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직무상의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변동이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때는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담당업무의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서류와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물품</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미결사항</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등을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열거하여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자기의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의견을</w:t>
            </w:r>
            <w:r w:rsidRPr="002A5E52">
              <w:rPr>
                <w:rFonts w:ascii="Arial" w:eastAsia="Malgun Gothic" w:hAnsi="Arial" w:cs="Arial"/>
                <w:color w:val="000000"/>
                <w:w w:val="50"/>
                <w:sz w:val="21"/>
                <w:szCs w:val="21"/>
              </w:rPr>
              <w:t xml:space="preserve"> </w:t>
            </w:r>
            <w:r w:rsidRPr="002A5E52">
              <w:rPr>
                <w:rFonts w:ascii="Arial" w:eastAsia="Malgun Gothic" w:hAnsi="Arial" w:cs="Arial"/>
                <w:color w:val="000000"/>
                <w:sz w:val="21"/>
                <w:szCs w:val="21"/>
              </w:rPr>
              <w:t>첨부한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인수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인계서를</w:t>
            </w:r>
            <w:r w:rsidRPr="002A5E52">
              <w:rPr>
                <w:rFonts w:ascii="Arial" w:eastAsia="Malgun Gothic" w:hAnsi="Arial" w:cs="Arial"/>
                <w:color w:val="000000"/>
                <w:sz w:val="21"/>
                <w:szCs w:val="21"/>
              </w:rPr>
              <w:t xml:space="preserve"> 2</w:t>
            </w:r>
            <w:r w:rsidRPr="002A5E52">
              <w:rPr>
                <w:rFonts w:ascii="Arial" w:eastAsia="Malgun Gothic" w:hAnsi="Arial" w:cs="Arial"/>
                <w:color w:val="000000"/>
                <w:sz w:val="21"/>
                <w:szCs w:val="21"/>
              </w:rPr>
              <w:t>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작성하여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후임자에게</w:t>
            </w:r>
            <w:r w:rsidRPr="002A5E52">
              <w:rPr>
                <w:rFonts w:ascii="Arial" w:eastAsia="Malgun Gothic" w:hAnsi="Arial" w:cs="Arial"/>
                <w:color w:val="000000"/>
                <w:sz w:val="21"/>
                <w:szCs w:val="21"/>
              </w:rPr>
              <w:t>1</w:t>
            </w:r>
            <w:r w:rsidRPr="002A5E52">
              <w:rPr>
                <w:rFonts w:ascii="Arial" w:eastAsia="Malgun Gothic" w:hAnsi="Arial" w:cs="Arial"/>
                <w:color w:val="000000"/>
                <w:sz w:val="21"/>
                <w:szCs w:val="21"/>
              </w:rPr>
              <w:t>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인계하고</w:t>
            </w:r>
            <w:r w:rsidRPr="002A5E52">
              <w:rPr>
                <w:rFonts w:ascii="Arial" w:eastAsia="Malgun Gothic" w:hAnsi="Arial" w:cs="Arial"/>
                <w:color w:val="000000"/>
                <w:sz w:val="21"/>
                <w:szCs w:val="21"/>
              </w:rPr>
              <w:t xml:space="preserve"> 1</w:t>
            </w:r>
            <w:r w:rsidRPr="002A5E52">
              <w:rPr>
                <w:rFonts w:ascii="Arial" w:eastAsia="Malgun Gothic" w:hAnsi="Arial" w:cs="Arial"/>
                <w:color w:val="000000"/>
                <w:sz w:val="21"/>
                <w:szCs w:val="21"/>
              </w:rPr>
              <w:t>부는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인사담당</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부서에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제출하여야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tcPr>
          <w:p w14:paraId="4F7727B3" w14:textId="6723886C" w:rsidR="001A18A7" w:rsidRPr="002A5E52" w:rsidRDefault="001A18A7" w:rsidP="001A18A7">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 xml:space="preserve">В случае выхода на пенсию, предоставления отпуска или увольнения Работник составляет две копии документа с перечислением списка продукции и документов, за которые он несет ответственность, нерешенных задач и изложением своего мнения относительно исполнения должностных обязанностей в период его отсутствия. Одну из копий данного документа Работник передает своему </w:t>
            </w:r>
            <w:commentRangeStart w:id="629"/>
            <w:ins w:id="630" w:author="Гурьянов" w:date="2021-07-22T15:38:00Z">
              <w:r w:rsidRPr="002A5E52">
                <w:rPr>
                  <w:rFonts w:ascii="Arial" w:eastAsia="Malgun Gothic" w:hAnsi="Arial" w:cs="Arial"/>
                  <w:color w:val="000000"/>
                  <w:sz w:val="21"/>
                  <w:szCs w:val="21"/>
                  <w:lang w:val="ru-RU"/>
                </w:rPr>
                <w:t>преемнику</w:t>
              </w:r>
              <w:commentRangeEnd w:id="629"/>
              <w:r w:rsidRPr="002A5E52">
                <w:rPr>
                  <w:rStyle w:val="a9"/>
                  <w:rFonts w:ascii="Arial" w:hAnsi="Arial" w:cs="Arial"/>
                  <w:sz w:val="21"/>
                  <w:szCs w:val="21"/>
                </w:rPr>
                <w:commentReference w:id="629"/>
              </w:r>
            </w:ins>
            <w:r w:rsidRPr="002A5E52">
              <w:rPr>
                <w:rFonts w:ascii="Arial" w:eastAsia="Malgun Gothic" w:hAnsi="Arial" w:cs="Arial"/>
                <w:color w:val="000000"/>
                <w:sz w:val="21"/>
                <w:szCs w:val="21"/>
                <w:lang w:val="ru-RU"/>
              </w:rPr>
              <w:t>, а вторую – ответственному за управление персоналом.</w:t>
            </w:r>
          </w:p>
        </w:tc>
        <w:tc>
          <w:tcPr>
            <w:tcW w:w="1667" w:type="pct"/>
          </w:tcPr>
          <w:p w14:paraId="293AE894" w14:textId="3E0F2C4E" w:rsidR="001A18A7" w:rsidRPr="002A5E52" w:rsidRDefault="001A18A7" w:rsidP="001A18A7">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In </w:t>
            </w:r>
            <w:r w:rsidRPr="002A5E52">
              <w:rPr>
                <w:rFonts w:ascii="Arial" w:eastAsia="Malgun Gothic" w:hAnsi="Arial" w:cs="Arial"/>
                <w:color w:val="000000"/>
                <w:sz w:val="21"/>
                <w:szCs w:val="21"/>
                <w:lang w:val="en-GB"/>
              </w:rPr>
              <w:t xml:space="preserve">cases of the Employee’s </w:t>
            </w:r>
            <w:r w:rsidRPr="002A5E52">
              <w:rPr>
                <w:rFonts w:ascii="Arial" w:eastAsia="Malgun Gothic" w:hAnsi="Arial" w:cs="Arial"/>
                <w:color w:val="000000"/>
                <w:sz w:val="21"/>
                <w:szCs w:val="21"/>
              </w:rPr>
              <w:t xml:space="preserve">retirement, vacation or dismissal, the Employee </w:t>
            </w:r>
            <w:r w:rsidRPr="002A5E52">
              <w:rPr>
                <w:rFonts w:ascii="Arial" w:eastAsia="Malgun Gothic" w:hAnsi="Arial" w:cs="Arial"/>
                <w:color w:val="000000"/>
                <w:sz w:val="21"/>
                <w:szCs w:val="21"/>
                <w:lang w:val="en-GB"/>
              </w:rPr>
              <w:t>prepares</w:t>
            </w:r>
            <w:r w:rsidRPr="002A5E52">
              <w:rPr>
                <w:rFonts w:ascii="Arial" w:eastAsia="Malgun Gothic" w:hAnsi="Arial" w:cs="Arial"/>
                <w:color w:val="000000"/>
                <w:sz w:val="21"/>
                <w:szCs w:val="21"/>
              </w:rPr>
              <w:t xml:space="preserve"> two copies of a document listing products and documents for which he is responsible, unresolved issues and his opinion regarding the Company's business</w:t>
            </w:r>
            <w:r w:rsidRPr="002A5E52">
              <w:rPr>
                <w:rFonts w:ascii="Arial" w:eastAsia="Malgun Gothic" w:hAnsi="Arial" w:cs="Arial"/>
                <w:color w:val="000000"/>
                <w:sz w:val="21"/>
                <w:szCs w:val="21"/>
                <w:lang w:val="en-GB"/>
              </w:rPr>
              <w:t xml:space="preserve"> </w:t>
            </w:r>
            <w:r w:rsidRPr="002A5E52">
              <w:rPr>
                <w:rFonts w:ascii="Arial" w:eastAsia="Malgun Gothic" w:hAnsi="Arial" w:cs="Arial"/>
                <w:color w:val="000000"/>
                <w:sz w:val="21"/>
                <w:szCs w:val="21"/>
              </w:rPr>
              <w:t>conduct. The Employee gives one of the copies of this document to his receiver, and the second</w:t>
            </w:r>
            <w:r w:rsidRPr="002A5E52">
              <w:rPr>
                <w:rFonts w:ascii="Arial" w:eastAsia="Malgun Gothic" w:hAnsi="Arial" w:cs="Arial"/>
                <w:color w:val="000000"/>
                <w:sz w:val="21"/>
                <w:szCs w:val="21"/>
                <w:lang w:val="en-GB"/>
              </w:rPr>
              <w:t xml:space="preserve"> one</w:t>
            </w:r>
            <w:r w:rsidRPr="002A5E52">
              <w:rPr>
                <w:rFonts w:ascii="Arial" w:eastAsia="Malgun Gothic" w:hAnsi="Arial" w:cs="Arial"/>
                <w:color w:val="000000"/>
                <w:sz w:val="21"/>
                <w:szCs w:val="21"/>
              </w:rPr>
              <w:t xml:space="preserve"> to the person responsible for personnel management.</w:t>
            </w:r>
          </w:p>
        </w:tc>
      </w:tr>
      <w:tr w:rsidR="001A18A7" w:rsidRPr="002A5E52" w14:paraId="6436B5EF" w14:textId="77777777" w:rsidTr="00D00AB4">
        <w:trPr>
          <w:trHeight w:val="156"/>
        </w:trPr>
        <w:tc>
          <w:tcPr>
            <w:tcW w:w="1666" w:type="pct"/>
          </w:tcPr>
          <w:p w14:paraId="7A4A31A7" w14:textId="1AF54671" w:rsidR="001A18A7" w:rsidRPr="002A5E52" w:rsidRDefault="001A18A7" w:rsidP="001A18A7">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35</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휴일</w:t>
            </w:r>
            <w:r w:rsidRPr="002A5E52">
              <w:rPr>
                <w:rFonts w:ascii="Arial" w:eastAsia="Malgun Gothic" w:hAnsi="Arial" w:cs="Arial"/>
                <w:b/>
                <w:bCs/>
                <w:color w:val="000000"/>
                <w:sz w:val="21"/>
                <w:szCs w:val="21"/>
              </w:rPr>
              <w:t>)</w:t>
            </w:r>
          </w:p>
        </w:tc>
        <w:tc>
          <w:tcPr>
            <w:tcW w:w="1667" w:type="pct"/>
          </w:tcPr>
          <w:p w14:paraId="0B5FCF9A" w14:textId="0485465F" w:rsidR="001A18A7" w:rsidRPr="002A5E52" w:rsidRDefault="001A18A7" w:rsidP="001A18A7">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35 (</w:t>
            </w:r>
            <w:del w:id="631" w:author="Гурьянов" w:date="2021-07-22T16:32:00Z">
              <w:r w:rsidRPr="002A5E52" w:rsidDel="0017400A">
                <w:rPr>
                  <w:rFonts w:ascii="Arial" w:eastAsia="Malgun Gothic" w:hAnsi="Arial" w:cs="Arial"/>
                  <w:b/>
                  <w:bCs/>
                  <w:color w:val="000000"/>
                  <w:sz w:val="21"/>
                  <w:szCs w:val="21"/>
                  <w:lang w:val="ru-RU"/>
                </w:rPr>
                <w:delText>Выходные дни</w:delText>
              </w:r>
            </w:del>
            <w:ins w:id="632" w:author="Гурьянов" w:date="2021-07-22T16:32:00Z">
              <w:r w:rsidRPr="002A5E52">
                <w:rPr>
                  <w:rFonts w:ascii="Arial" w:eastAsia="Malgun Gothic" w:hAnsi="Arial" w:cs="Arial"/>
                  <w:b/>
                  <w:bCs/>
                  <w:color w:val="000000"/>
                  <w:sz w:val="21"/>
                  <w:szCs w:val="21"/>
                  <w:lang w:val="ru-RU"/>
                </w:rPr>
                <w:t>Нерабочие дни</w:t>
              </w:r>
            </w:ins>
            <w:r w:rsidRPr="002A5E52">
              <w:rPr>
                <w:rFonts w:ascii="Arial" w:eastAsia="Malgun Gothic" w:hAnsi="Arial" w:cs="Arial"/>
                <w:b/>
                <w:bCs/>
                <w:color w:val="000000"/>
                <w:sz w:val="21"/>
                <w:szCs w:val="21"/>
                <w:lang w:val="ru-RU"/>
              </w:rPr>
              <w:t>)</w:t>
            </w:r>
          </w:p>
        </w:tc>
        <w:tc>
          <w:tcPr>
            <w:tcW w:w="1667" w:type="pct"/>
          </w:tcPr>
          <w:p w14:paraId="75AC0B34" w14:textId="44A77AF9" w:rsidR="001A18A7" w:rsidRPr="002A5E52" w:rsidRDefault="00487147" w:rsidP="001A18A7">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35 (Holidays)</w:t>
            </w:r>
          </w:p>
        </w:tc>
      </w:tr>
      <w:tr w:rsidR="001A18A7" w:rsidRPr="002A5E52" w14:paraId="6E09507C" w14:textId="77777777" w:rsidTr="00D00AB4">
        <w:trPr>
          <w:trHeight w:val="156"/>
        </w:trPr>
        <w:tc>
          <w:tcPr>
            <w:tcW w:w="1666" w:type="pct"/>
          </w:tcPr>
          <w:p w14:paraId="1DAA99EC" w14:textId="77777777" w:rsidR="001A18A7" w:rsidRPr="002A5E52" w:rsidDel="00ED4C36" w:rsidRDefault="001A18A7" w:rsidP="001A18A7">
            <w:pPr>
              <w:rPr>
                <w:del w:id="633" w:author="Mia Choi" w:date="2021-07-25T17:20:00Z"/>
                <w:rFonts w:ascii="Arial" w:eastAsia="Malgun Gothic" w:hAnsi="Arial" w:cs="Arial"/>
                <w:color w:val="000000"/>
                <w:sz w:val="21"/>
                <w:szCs w:val="21"/>
              </w:rPr>
            </w:pPr>
            <w:ins w:id="634" w:author="Mia Choi" w:date="2021-07-25T17:20:00Z">
              <w:r w:rsidRPr="002A5E52">
                <w:rPr>
                  <w:rFonts w:ascii="Arial" w:eastAsia="Malgun Gothic" w:hAnsi="Arial" w:cs="Arial"/>
                  <w:color w:val="000000"/>
                  <w:sz w:val="21"/>
                  <w:szCs w:val="21"/>
                </w:rPr>
                <w:t>해당</w:t>
              </w:r>
              <w:r w:rsidRPr="002A5E52">
                <w:rPr>
                  <w:rFonts w:ascii="Arial" w:eastAsia="Malgun Gothic" w:hAnsi="Arial" w:cs="Arial"/>
                  <w:color w:val="000000"/>
                  <w:sz w:val="21"/>
                  <w:szCs w:val="21"/>
                </w:rPr>
                <w:t xml:space="preserve"> </w:t>
              </w:r>
              <w:proofErr w:type="spellStart"/>
              <w:r w:rsidRPr="002A5E52">
                <w:rPr>
                  <w:rFonts w:ascii="Arial" w:eastAsia="Malgun Gothic" w:hAnsi="Arial" w:cs="Arial"/>
                  <w:color w:val="000000"/>
                  <w:sz w:val="21"/>
                  <w:szCs w:val="21"/>
                </w:rPr>
                <w:t>역월의</w:t>
              </w:r>
              <w:proofErr w:type="spell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급여에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영향을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미치지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않는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휴일은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다음과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같다</w:t>
              </w:r>
              <w:r w:rsidRPr="002A5E52">
                <w:rPr>
                  <w:rFonts w:ascii="Arial" w:eastAsia="Malgun Gothic" w:hAnsi="Arial" w:cs="Arial"/>
                  <w:color w:val="000000"/>
                  <w:sz w:val="21"/>
                  <w:szCs w:val="21"/>
                </w:rPr>
                <w:t>:</w:t>
              </w:r>
            </w:ins>
            <w:del w:id="635" w:author="Mia Choi" w:date="2021-07-25T15:40:00Z">
              <w:r w:rsidRPr="002A5E52" w:rsidDel="00DA5DF7">
                <w:rPr>
                  <w:rFonts w:ascii="Arial" w:eastAsia="Malgun Gothic" w:hAnsi="Arial" w:cs="Arial"/>
                  <w:color w:val="000000"/>
                  <w:sz w:val="21"/>
                  <w:szCs w:val="21"/>
                </w:rPr>
                <w:delText xml:space="preserve">        </w:delText>
              </w:r>
            </w:del>
            <w:del w:id="636" w:author="Mia Choi" w:date="2021-07-25T17:20:00Z">
              <w:r w:rsidRPr="002A5E52" w:rsidDel="00ED4C36">
                <w:rPr>
                  <w:rFonts w:ascii="Arial" w:eastAsia="Malgun Gothic" w:hAnsi="Arial" w:cs="Arial"/>
                  <w:color w:val="000000"/>
                  <w:sz w:val="21"/>
                  <w:szCs w:val="21"/>
                </w:rPr>
                <w:delText>회사는</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종업원에</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대하여</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다음과</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같이</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휴일을</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준다</w:delText>
              </w:r>
              <w:r w:rsidRPr="002A5E52" w:rsidDel="00ED4C36">
                <w:rPr>
                  <w:rFonts w:ascii="Arial" w:eastAsia="Malgun Gothic" w:hAnsi="Arial" w:cs="Arial"/>
                  <w:color w:val="000000"/>
                  <w:sz w:val="21"/>
                  <w:szCs w:val="21"/>
                </w:rPr>
                <w:delText>.</w:delText>
              </w:r>
            </w:del>
          </w:p>
          <w:p w14:paraId="34DFB7BF" w14:textId="77777777" w:rsidR="001A18A7" w:rsidRPr="002A5E52" w:rsidDel="00ED4C36" w:rsidRDefault="001A18A7" w:rsidP="001A18A7">
            <w:pPr>
              <w:rPr>
                <w:del w:id="637" w:author="Mia Choi" w:date="2021-07-25T17:20:00Z"/>
                <w:rFonts w:ascii="Arial" w:eastAsia="Malgun Gothic" w:hAnsi="Arial" w:cs="Arial"/>
                <w:color w:val="000000"/>
                <w:sz w:val="21"/>
                <w:szCs w:val="21"/>
              </w:rPr>
            </w:pPr>
            <w:del w:id="638" w:author="Mia Choi" w:date="2021-07-25T15:40:00Z">
              <w:r w:rsidRPr="002A5E52" w:rsidDel="00DA5DF7">
                <w:rPr>
                  <w:rFonts w:ascii="Arial" w:eastAsia="Malgun Gothic" w:hAnsi="Arial" w:cs="Arial"/>
                  <w:color w:val="000000"/>
                  <w:sz w:val="21"/>
                  <w:szCs w:val="21"/>
                </w:rPr>
                <w:delText xml:space="preserve">        </w:delText>
              </w:r>
            </w:del>
            <w:del w:id="639" w:author="Mia Choi" w:date="2021-07-25T17:20:00Z">
              <w:r w:rsidRPr="002A5E52" w:rsidDel="00ED4C36">
                <w:rPr>
                  <w:rFonts w:ascii="Arial" w:eastAsia="Malgun Gothic" w:hAnsi="Arial" w:cs="Arial"/>
                  <w:color w:val="000000"/>
                  <w:sz w:val="21"/>
                  <w:szCs w:val="21"/>
                </w:rPr>
                <w:delText xml:space="preserve">1. </w:delText>
              </w:r>
              <w:r w:rsidRPr="002A5E52" w:rsidDel="00ED4C36">
                <w:rPr>
                  <w:rFonts w:ascii="Arial" w:eastAsia="Malgun Gothic" w:hAnsi="Arial" w:cs="Arial"/>
                  <w:color w:val="000000"/>
                  <w:sz w:val="21"/>
                  <w:szCs w:val="21"/>
                </w:rPr>
                <w:delText>유급휴일</w:delText>
              </w:r>
            </w:del>
          </w:p>
          <w:p w14:paraId="0598D908" w14:textId="77777777" w:rsidR="001A18A7" w:rsidRPr="002A5E52" w:rsidDel="00ED4C36" w:rsidRDefault="001A18A7" w:rsidP="001A18A7">
            <w:pPr>
              <w:rPr>
                <w:del w:id="640" w:author="Mia Choi" w:date="2021-07-25T17:20:00Z"/>
                <w:rFonts w:ascii="Arial" w:eastAsia="Malgun Gothic" w:hAnsi="Arial" w:cs="Arial"/>
                <w:color w:val="000000"/>
                <w:sz w:val="21"/>
                <w:szCs w:val="21"/>
              </w:rPr>
            </w:pPr>
            <w:del w:id="641" w:author="Mia Choi" w:date="2021-07-25T15:40:00Z">
              <w:r w:rsidRPr="002A5E52" w:rsidDel="00DA5DF7">
                <w:rPr>
                  <w:rFonts w:ascii="Arial" w:eastAsia="Malgun Gothic" w:hAnsi="Arial" w:cs="Arial"/>
                  <w:color w:val="000000"/>
                  <w:sz w:val="21"/>
                  <w:szCs w:val="21"/>
                </w:rPr>
                <w:delText xml:space="preserve">        </w:delText>
              </w:r>
            </w:del>
            <w:del w:id="642" w:author="Mia Choi" w:date="2021-07-25T17:20:00Z">
              <w:r w:rsidRPr="002A5E52" w:rsidDel="00ED4C36">
                <w:rPr>
                  <w:rFonts w:ascii="Arial" w:eastAsia="Malgun Gothic" w:hAnsi="Arial" w:cs="Arial"/>
                  <w:color w:val="000000"/>
                  <w:sz w:val="21"/>
                  <w:szCs w:val="21"/>
                </w:rPr>
                <w:delText xml:space="preserve">  1) </w:delText>
              </w:r>
              <w:r w:rsidRPr="002A5E52" w:rsidDel="00ED4C36">
                <w:rPr>
                  <w:rFonts w:ascii="Arial" w:eastAsia="Malgun Gothic" w:hAnsi="Arial" w:cs="Arial"/>
                  <w:color w:val="000000"/>
                  <w:sz w:val="21"/>
                  <w:szCs w:val="21"/>
                </w:rPr>
                <w:delText>주휴일</w:delText>
              </w:r>
              <w:r w:rsidRPr="002A5E52" w:rsidDel="00ED4C36">
                <w:rPr>
                  <w:rFonts w:ascii="Arial" w:eastAsia="Malgun Gothic" w:hAnsi="Arial" w:cs="Arial"/>
                  <w:color w:val="000000"/>
                  <w:sz w:val="21"/>
                  <w:szCs w:val="21"/>
                </w:rPr>
                <w:delText>(</w:delText>
              </w:r>
              <w:r w:rsidRPr="002A5E52" w:rsidDel="00ED4C36">
                <w:rPr>
                  <w:rFonts w:ascii="Arial" w:eastAsia="Malgun Gothic" w:hAnsi="Arial" w:cs="Arial"/>
                  <w:color w:val="000000"/>
                  <w:sz w:val="21"/>
                  <w:szCs w:val="21"/>
                </w:rPr>
                <w:delText>일요일</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단</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주간</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개근했을</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때</w:delText>
              </w:r>
            </w:del>
          </w:p>
          <w:p w14:paraId="53CAB5B0" w14:textId="77777777" w:rsidR="001A18A7" w:rsidRPr="002A5E52" w:rsidRDefault="001A18A7" w:rsidP="001A18A7">
            <w:pPr>
              <w:rPr>
                <w:rFonts w:ascii="Arial" w:eastAsia="Malgun Gothic" w:hAnsi="Arial" w:cs="Arial"/>
                <w:color w:val="000000"/>
                <w:sz w:val="21"/>
                <w:szCs w:val="21"/>
              </w:rPr>
            </w:pPr>
            <w:del w:id="643" w:author="Mia Choi" w:date="2021-07-25T15:40:00Z">
              <w:r w:rsidRPr="002A5E52" w:rsidDel="00DA5DF7">
                <w:rPr>
                  <w:rFonts w:ascii="Arial" w:eastAsia="Malgun Gothic" w:hAnsi="Arial" w:cs="Arial"/>
                  <w:color w:val="000000"/>
                  <w:sz w:val="21"/>
                  <w:szCs w:val="21"/>
                </w:rPr>
                <w:delText xml:space="preserve">        </w:delText>
              </w:r>
            </w:del>
            <w:r w:rsidRPr="002A5E52">
              <w:rPr>
                <w:rFonts w:ascii="Arial" w:eastAsia="Malgun Gothic" w:hAnsi="Arial" w:cs="Arial"/>
                <w:color w:val="000000"/>
                <w:sz w:val="21"/>
                <w:szCs w:val="21"/>
              </w:rPr>
              <w:t xml:space="preserve">  </w:t>
            </w:r>
            <w:ins w:id="644" w:author="Mia Choi" w:date="2021-07-25T17:20:00Z">
              <w:r w:rsidRPr="002A5E52">
                <w:rPr>
                  <w:rFonts w:ascii="Arial" w:eastAsia="Malgun Gothic" w:hAnsi="Arial" w:cs="Arial"/>
                  <w:color w:val="000000"/>
                  <w:sz w:val="21"/>
                  <w:szCs w:val="21"/>
                </w:rPr>
                <w:t>1</w:t>
              </w:r>
            </w:ins>
            <w:del w:id="645" w:author="Mia Choi" w:date="2021-07-25T17:20:00Z">
              <w:r w:rsidRPr="002A5E52" w:rsidDel="00ED4C36">
                <w:rPr>
                  <w:rFonts w:ascii="Arial" w:eastAsia="Malgun Gothic" w:hAnsi="Arial" w:cs="Arial"/>
                  <w:color w:val="000000"/>
                  <w:sz w:val="21"/>
                  <w:szCs w:val="21"/>
                </w:rPr>
                <w:delText>2</w:delText>
              </w:r>
            </w:del>
            <w:r w:rsidRPr="002A5E52">
              <w:rPr>
                <w:rFonts w:ascii="Arial" w:eastAsia="Malgun Gothic" w:hAnsi="Arial" w:cs="Arial"/>
                <w:color w:val="000000"/>
                <w:sz w:val="21"/>
                <w:szCs w:val="21"/>
              </w:rPr>
              <w:t xml:space="preserve">) </w:t>
            </w:r>
            <w:del w:id="646" w:author="Mia Choi" w:date="2021-07-25T17:19:00Z">
              <w:r w:rsidRPr="002A5E52" w:rsidDel="00ED4C36">
                <w:rPr>
                  <w:rFonts w:ascii="Arial" w:eastAsia="Malgun Gothic" w:hAnsi="Arial" w:cs="Arial"/>
                  <w:color w:val="000000"/>
                  <w:sz w:val="21"/>
                  <w:szCs w:val="21"/>
                </w:rPr>
                <w:delText>국가에서</w:delText>
              </w:r>
              <w:r w:rsidRPr="002A5E52" w:rsidDel="00ED4C36">
                <w:rPr>
                  <w:rFonts w:ascii="Arial" w:eastAsia="Malgun Gothic" w:hAnsi="Arial" w:cs="Arial"/>
                  <w:color w:val="000000"/>
                  <w:sz w:val="21"/>
                  <w:szCs w:val="21"/>
                </w:rPr>
                <w:delText xml:space="preserve"> </w:delText>
              </w:r>
            </w:del>
            <w:ins w:id="647" w:author="Mia Choi" w:date="2021-07-25T17:19:00Z">
              <w:r w:rsidRPr="002A5E52">
                <w:rPr>
                  <w:rFonts w:ascii="Arial" w:eastAsia="Malgun Gothic" w:hAnsi="Arial" w:cs="Arial"/>
                  <w:color w:val="000000"/>
                  <w:sz w:val="21"/>
                  <w:szCs w:val="21"/>
                </w:rPr>
                <w:t>러시아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노동법</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w:t>
              </w:r>
              <w:r w:rsidRPr="002A5E52">
                <w:rPr>
                  <w:rFonts w:ascii="Arial" w:eastAsia="Malgun Gothic" w:hAnsi="Arial" w:cs="Arial"/>
                  <w:color w:val="000000"/>
                  <w:sz w:val="21"/>
                  <w:szCs w:val="21"/>
                </w:rPr>
                <w:t>112</w:t>
              </w:r>
              <w:r w:rsidRPr="002A5E52">
                <w:rPr>
                  <w:rFonts w:ascii="Arial" w:eastAsia="Malgun Gothic" w:hAnsi="Arial" w:cs="Arial"/>
                  <w:color w:val="000000"/>
                  <w:sz w:val="21"/>
                  <w:szCs w:val="21"/>
                </w:rPr>
                <w:t>조에서</w:t>
              </w:r>
              <w:r w:rsidRPr="002A5E52">
                <w:rPr>
                  <w:rFonts w:ascii="Arial" w:eastAsia="Malgun Gothic" w:hAnsi="Arial" w:cs="Arial"/>
                  <w:color w:val="000000"/>
                  <w:sz w:val="21"/>
                  <w:szCs w:val="21"/>
                </w:rPr>
                <w:t xml:space="preserve"> </w:t>
              </w:r>
            </w:ins>
            <w:r w:rsidRPr="002A5E52">
              <w:rPr>
                <w:rFonts w:ascii="Arial" w:eastAsia="Malgun Gothic" w:hAnsi="Arial" w:cs="Arial"/>
                <w:color w:val="000000"/>
                <w:sz w:val="21"/>
                <w:szCs w:val="21"/>
              </w:rPr>
              <w:t>정한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법정공휴일</w:t>
            </w:r>
          </w:p>
          <w:p w14:paraId="22A8FA1B" w14:textId="77777777" w:rsidR="001A18A7" w:rsidRPr="002A5E52" w:rsidRDefault="001A18A7" w:rsidP="001A18A7">
            <w:pPr>
              <w:rPr>
                <w:rFonts w:ascii="Arial" w:eastAsia="Malgun Gothic" w:hAnsi="Arial" w:cs="Arial"/>
                <w:color w:val="000000"/>
                <w:sz w:val="21"/>
                <w:szCs w:val="21"/>
              </w:rPr>
            </w:pPr>
            <w:ins w:id="648" w:author="Mia Choi" w:date="2021-07-25T17:20:00Z">
              <w:r w:rsidRPr="002A5E52">
                <w:rPr>
                  <w:rFonts w:ascii="Arial" w:eastAsia="Malgun Gothic" w:hAnsi="Arial" w:cs="Arial"/>
                  <w:color w:val="000000"/>
                  <w:sz w:val="21"/>
                  <w:szCs w:val="21"/>
                </w:rPr>
                <w:t>2</w:t>
              </w:r>
            </w:ins>
            <w:del w:id="649" w:author="Mia Choi" w:date="2021-07-25T17:20:00Z">
              <w:r w:rsidRPr="002A5E52" w:rsidDel="00ED4C36">
                <w:rPr>
                  <w:rFonts w:ascii="Arial" w:eastAsia="Malgun Gothic" w:hAnsi="Arial" w:cs="Arial"/>
                  <w:color w:val="000000"/>
                  <w:sz w:val="21"/>
                  <w:szCs w:val="21"/>
                </w:rPr>
                <w:delText>3</w:delText>
              </w:r>
            </w:del>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창립일</w:t>
            </w:r>
          </w:p>
          <w:p w14:paraId="478F9721" w14:textId="77777777" w:rsidR="001A18A7" w:rsidRPr="002A5E52" w:rsidDel="00ED4C36" w:rsidRDefault="001A18A7" w:rsidP="001A18A7">
            <w:pPr>
              <w:rPr>
                <w:del w:id="650" w:author="Mia Choi" w:date="2021-07-25T17:20:00Z"/>
                <w:rFonts w:ascii="Arial" w:eastAsia="Malgun Gothic" w:hAnsi="Arial" w:cs="Arial"/>
                <w:color w:val="000000"/>
                <w:sz w:val="21"/>
                <w:szCs w:val="21"/>
              </w:rPr>
            </w:pPr>
            <w:del w:id="651" w:author="Mia Choi" w:date="2021-07-25T15:40:00Z">
              <w:r w:rsidRPr="002A5E52" w:rsidDel="00DA5DF7">
                <w:rPr>
                  <w:rFonts w:ascii="Arial" w:eastAsia="Malgun Gothic" w:hAnsi="Arial" w:cs="Arial"/>
                  <w:color w:val="000000"/>
                  <w:sz w:val="21"/>
                  <w:szCs w:val="21"/>
                </w:rPr>
                <w:delText xml:space="preserve">        </w:delText>
              </w:r>
            </w:del>
            <w:del w:id="652" w:author="Mia Choi" w:date="2021-07-25T17:20:00Z">
              <w:r w:rsidRPr="002A5E52" w:rsidDel="00ED4C36">
                <w:rPr>
                  <w:rFonts w:ascii="Arial" w:eastAsia="Malgun Gothic" w:hAnsi="Arial" w:cs="Arial"/>
                  <w:color w:val="000000"/>
                  <w:sz w:val="21"/>
                  <w:szCs w:val="21"/>
                </w:rPr>
                <w:delText xml:space="preserve">  4) </w:delText>
              </w:r>
              <w:r w:rsidRPr="002A5E52" w:rsidDel="00ED4C36">
                <w:rPr>
                  <w:rFonts w:ascii="Arial" w:eastAsia="Malgun Gothic" w:hAnsi="Arial" w:cs="Arial"/>
                  <w:color w:val="000000"/>
                  <w:sz w:val="21"/>
                  <w:szCs w:val="21"/>
                </w:rPr>
                <w:delText>임시</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공휴일</w:delText>
              </w:r>
            </w:del>
          </w:p>
          <w:p w14:paraId="6AA5A51A" w14:textId="77777777" w:rsidR="001A18A7" w:rsidRPr="002A5E52" w:rsidDel="00ED4C36" w:rsidRDefault="001A18A7" w:rsidP="001A18A7">
            <w:pPr>
              <w:outlineLvl w:val="0"/>
              <w:rPr>
                <w:del w:id="653" w:author="Mia Choi" w:date="2021-07-25T17:20:00Z"/>
                <w:rFonts w:ascii="Arial" w:eastAsia="Malgun Gothic" w:hAnsi="Arial" w:cs="Arial"/>
                <w:color w:val="000000"/>
                <w:sz w:val="21"/>
                <w:szCs w:val="21"/>
              </w:rPr>
            </w:pPr>
            <w:del w:id="654" w:author="Mia Choi" w:date="2021-07-25T15:40:00Z">
              <w:r w:rsidRPr="002A5E52" w:rsidDel="00DA5DF7">
                <w:rPr>
                  <w:rFonts w:ascii="Arial" w:eastAsia="Malgun Gothic" w:hAnsi="Arial" w:cs="Arial"/>
                  <w:color w:val="000000"/>
                  <w:sz w:val="21"/>
                  <w:szCs w:val="21"/>
                </w:rPr>
                <w:delText xml:space="preserve">        </w:delText>
              </w:r>
            </w:del>
            <w:del w:id="655" w:author="Mia Choi" w:date="2021-07-25T17:20:00Z">
              <w:r w:rsidRPr="002A5E52" w:rsidDel="00ED4C36">
                <w:rPr>
                  <w:rFonts w:ascii="Arial" w:eastAsia="Malgun Gothic" w:hAnsi="Arial" w:cs="Arial"/>
                  <w:color w:val="000000"/>
                  <w:sz w:val="21"/>
                  <w:szCs w:val="21"/>
                </w:rPr>
                <w:delText xml:space="preserve">2. </w:delText>
              </w:r>
              <w:r w:rsidRPr="002A5E52" w:rsidDel="00ED4C36">
                <w:rPr>
                  <w:rFonts w:ascii="Arial" w:eastAsia="Malgun Gothic" w:hAnsi="Arial" w:cs="Arial"/>
                  <w:color w:val="000000"/>
                  <w:sz w:val="21"/>
                  <w:szCs w:val="21"/>
                </w:rPr>
                <w:delText>무급휴무</w:delText>
              </w:r>
            </w:del>
          </w:p>
          <w:p w14:paraId="6FBBC7A9" w14:textId="77777777" w:rsidR="001A18A7" w:rsidRPr="002A5E52" w:rsidDel="00ED4C36" w:rsidRDefault="001A18A7" w:rsidP="001A18A7">
            <w:pPr>
              <w:rPr>
                <w:del w:id="656" w:author="Mia Choi" w:date="2021-07-25T17:20:00Z"/>
                <w:rFonts w:ascii="Arial" w:eastAsia="Malgun Gothic" w:hAnsi="Arial" w:cs="Arial"/>
                <w:color w:val="000000"/>
                <w:sz w:val="21"/>
                <w:szCs w:val="21"/>
              </w:rPr>
            </w:pPr>
            <w:del w:id="657" w:author="Mia Choi" w:date="2021-07-25T15:40:00Z">
              <w:r w:rsidRPr="002A5E52" w:rsidDel="00DA5DF7">
                <w:rPr>
                  <w:rFonts w:ascii="Arial" w:eastAsia="Malgun Gothic" w:hAnsi="Arial" w:cs="Arial"/>
                  <w:color w:val="000000"/>
                  <w:sz w:val="21"/>
                  <w:szCs w:val="21"/>
                </w:rPr>
                <w:lastRenderedPageBreak/>
                <w:delText xml:space="preserve">        </w:delText>
              </w:r>
            </w:del>
            <w:del w:id="658" w:author="Mia Choi" w:date="2021-07-25T17:20:00Z">
              <w:r w:rsidRPr="002A5E52" w:rsidDel="00ED4C36">
                <w:rPr>
                  <w:rFonts w:ascii="Arial" w:eastAsia="Malgun Gothic" w:hAnsi="Arial" w:cs="Arial"/>
                  <w:color w:val="000000"/>
                  <w:sz w:val="21"/>
                  <w:szCs w:val="21"/>
                </w:rPr>
                <w:delText xml:space="preserve">  1) </w:delText>
              </w:r>
              <w:r w:rsidRPr="002A5E52" w:rsidDel="00ED4C36">
                <w:rPr>
                  <w:rFonts w:ascii="Arial" w:eastAsia="Malgun Gothic" w:hAnsi="Arial" w:cs="Arial"/>
                  <w:color w:val="000000"/>
                  <w:sz w:val="21"/>
                  <w:szCs w:val="21"/>
                </w:rPr>
                <w:delText>주휴일에</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해당되지</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않는</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날</w:delText>
              </w:r>
            </w:del>
          </w:p>
          <w:p w14:paraId="55DDFFBF" w14:textId="7A9FE939" w:rsidR="001A18A7" w:rsidRPr="002A5E52" w:rsidRDefault="001A18A7" w:rsidP="001A18A7">
            <w:pPr>
              <w:rPr>
                <w:rFonts w:ascii="Arial" w:eastAsia="Malgun Gothic" w:hAnsi="Arial" w:cs="Arial"/>
                <w:color w:val="000000"/>
                <w:sz w:val="21"/>
                <w:szCs w:val="21"/>
              </w:rPr>
            </w:pPr>
            <w:del w:id="659" w:author="Mia Choi" w:date="2021-07-25T15:40:00Z">
              <w:r w:rsidRPr="002A5E52" w:rsidDel="00DA5DF7">
                <w:rPr>
                  <w:rFonts w:ascii="Arial" w:eastAsia="Malgun Gothic" w:hAnsi="Arial" w:cs="Arial"/>
                  <w:color w:val="000000"/>
                  <w:sz w:val="21"/>
                  <w:szCs w:val="21"/>
                </w:rPr>
                <w:delText xml:space="preserve">        </w:delText>
              </w:r>
            </w:del>
            <w:del w:id="660" w:author="Mia Choi" w:date="2021-07-25T17:20:00Z">
              <w:r w:rsidRPr="002A5E52" w:rsidDel="00ED4C36">
                <w:rPr>
                  <w:rFonts w:ascii="Arial" w:eastAsia="Malgun Gothic" w:hAnsi="Arial" w:cs="Arial"/>
                  <w:color w:val="000000"/>
                  <w:sz w:val="21"/>
                  <w:szCs w:val="21"/>
                </w:rPr>
                <w:delText xml:space="preserve">  2) </w:delText>
              </w:r>
              <w:r w:rsidRPr="002A5E52" w:rsidDel="00ED4C36">
                <w:rPr>
                  <w:rFonts w:ascii="Arial" w:eastAsia="Malgun Gothic" w:hAnsi="Arial" w:cs="Arial"/>
                  <w:color w:val="000000"/>
                  <w:sz w:val="21"/>
                  <w:szCs w:val="21"/>
                </w:rPr>
                <w:delText>기타</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회사가</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무급으로</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임시</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정한</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날</w:delText>
              </w:r>
            </w:del>
          </w:p>
        </w:tc>
        <w:tc>
          <w:tcPr>
            <w:tcW w:w="1667" w:type="pct"/>
          </w:tcPr>
          <w:p w14:paraId="4AFE1BA3" w14:textId="3FEF968C" w:rsidR="001A18A7" w:rsidRPr="002A5E52" w:rsidRDefault="00487147" w:rsidP="00487147">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lastRenderedPageBreak/>
              <w:t>Нерабочими днями, не влияющими на размер оклада в соответствующем календарном месяце, являются:</w:t>
            </w:r>
          </w:p>
          <w:p w14:paraId="1177130F" w14:textId="296CD903" w:rsidR="001A18A7" w:rsidRPr="002A5E52" w:rsidRDefault="001A18A7" w:rsidP="001A18A7">
            <w:pPr>
              <w:pStyle w:val="af"/>
              <w:numPr>
                <w:ilvl w:val="0"/>
                <w:numId w:val="23"/>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Праздничные дни, установленные в статье 112 Трудового кодекса России;</w:t>
            </w:r>
          </w:p>
          <w:p w14:paraId="40A9321B" w14:textId="775C0A4C" w:rsidR="001A18A7" w:rsidRPr="002A5E52" w:rsidRDefault="001A18A7" w:rsidP="001A18A7">
            <w:pPr>
              <w:pStyle w:val="af"/>
              <w:numPr>
                <w:ilvl w:val="0"/>
                <w:numId w:val="23"/>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День основания Компании;</w:t>
            </w:r>
          </w:p>
        </w:tc>
        <w:tc>
          <w:tcPr>
            <w:tcW w:w="1667" w:type="pct"/>
          </w:tcPr>
          <w:p w14:paraId="41DC3936" w14:textId="77777777" w:rsidR="00487147" w:rsidRPr="002A5E52" w:rsidRDefault="00487147" w:rsidP="00487147">
            <w:pPr>
              <w:rPr>
                <w:rFonts w:ascii="Arial" w:eastAsia="Malgun Gothic" w:hAnsi="Arial" w:cs="Arial"/>
                <w:color w:val="000000"/>
                <w:sz w:val="21"/>
                <w:szCs w:val="21"/>
              </w:rPr>
            </w:pPr>
            <w:r w:rsidRPr="002A5E52">
              <w:rPr>
                <w:rFonts w:ascii="Arial" w:eastAsia="Malgun Gothic" w:hAnsi="Arial" w:cs="Arial"/>
                <w:color w:val="000000"/>
                <w:sz w:val="21"/>
                <w:szCs w:val="21"/>
              </w:rPr>
              <w:t>Non-working days that do not affect the amount of salary in the corresponding calendar month are:</w:t>
            </w:r>
          </w:p>
          <w:p w14:paraId="388BAC3A" w14:textId="77777777" w:rsidR="00487147" w:rsidRPr="002A5E52" w:rsidRDefault="00487147" w:rsidP="00487147">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1) Holidays established in Article 112 of the Labor Code of </w:t>
            </w:r>
            <w:proofErr w:type="gramStart"/>
            <w:r w:rsidRPr="002A5E52">
              <w:rPr>
                <w:rFonts w:ascii="Arial" w:eastAsia="Malgun Gothic" w:hAnsi="Arial" w:cs="Arial"/>
                <w:color w:val="000000"/>
                <w:sz w:val="21"/>
                <w:szCs w:val="21"/>
              </w:rPr>
              <w:t>Russia;</w:t>
            </w:r>
            <w:proofErr w:type="gramEnd"/>
          </w:p>
          <w:p w14:paraId="35F408FB" w14:textId="615AFE37" w:rsidR="001A18A7" w:rsidRPr="002A5E52" w:rsidRDefault="00487147" w:rsidP="00487147">
            <w:pPr>
              <w:rPr>
                <w:rFonts w:ascii="Arial" w:eastAsia="Malgun Gothic" w:hAnsi="Arial" w:cs="Arial"/>
                <w:color w:val="000000"/>
                <w:sz w:val="21"/>
                <w:szCs w:val="21"/>
              </w:rPr>
            </w:pPr>
            <w:r w:rsidRPr="002A5E52">
              <w:rPr>
                <w:rFonts w:ascii="Arial" w:eastAsia="Malgun Gothic" w:hAnsi="Arial" w:cs="Arial"/>
                <w:color w:val="000000"/>
                <w:sz w:val="21"/>
                <w:szCs w:val="21"/>
              </w:rPr>
              <w:t>2) The day of foundation of the Company;</w:t>
            </w:r>
          </w:p>
        </w:tc>
      </w:tr>
      <w:tr w:rsidR="00487147" w:rsidRPr="002A5E52" w14:paraId="369021CF" w14:textId="77777777" w:rsidTr="00D00AB4">
        <w:trPr>
          <w:trHeight w:val="156"/>
        </w:trPr>
        <w:tc>
          <w:tcPr>
            <w:tcW w:w="1666" w:type="pct"/>
          </w:tcPr>
          <w:p w14:paraId="642DFAFC" w14:textId="5568004F" w:rsidR="00487147" w:rsidRPr="002A5E52" w:rsidRDefault="00487147" w:rsidP="001A18A7">
            <w:pPr>
              <w:rPr>
                <w:rFonts w:ascii="Arial" w:eastAsia="Malgun Gothic" w:hAnsi="Arial" w:cs="Arial" w:hint="eastAsia"/>
                <w:b/>
                <w:bCs/>
                <w:color w:val="000000"/>
                <w:sz w:val="21"/>
                <w:szCs w:val="21"/>
                <w:highlight w:val="yellow"/>
              </w:rPr>
            </w:pPr>
            <w:proofErr w:type="gramStart"/>
            <w:r w:rsidRPr="00454CB9">
              <w:rPr>
                <w:rFonts w:ascii="Arial" w:eastAsia="Malgun Gothic" w:hAnsi="Arial" w:cs="Arial"/>
                <w:b/>
                <w:bCs/>
                <w:color w:val="000000"/>
                <w:sz w:val="21"/>
                <w:szCs w:val="21"/>
              </w:rPr>
              <w:t>제</w:t>
            </w:r>
            <w:r w:rsidRPr="00454CB9">
              <w:rPr>
                <w:rFonts w:ascii="Arial" w:eastAsia="Malgun Gothic" w:hAnsi="Arial" w:cs="Arial"/>
                <w:b/>
                <w:bCs/>
                <w:color w:val="000000"/>
                <w:sz w:val="21"/>
                <w:szCs w:val="21"/>
              </w:rPr>
              <w:t xml:space="preserve"> 36</w:t>
            </w:r>
            <w:proofErr w:type="gramEnd"/>
            <w:r w:rsidRPr="00454CB9">
              <w:rPr>
                <w:rFonts w:ascii="Arial" w:eastAsia="Malgun Gothic" w:hAnsi="Arial" w:cs="Arial"/>
                <w:b/>
                <w:bCs/>
                <w:color w:val="000000"/>
                <w:sz w:val="21"/>
                <w:szCs w:val="21"/>
              </w:rPr>
              <w:t>조</w:t>
            </w:r>
            <w:r w:rsidRPr="00454CB9">
              <w:rPr>
                <w:rFonts w:ascii="Arial" w:eastAsia="Malgun Gothic" w:hAnsi="Arial" w:cs="Arial"/>
                <w:b/>
                <w:bCs/>
                <w:color w:val="000000"/>
                <w:sz w:val="21"/>
                <w:szCs w:val="21"/>
              </w:rPr>
              <w:t xml:space="preserve"> (</w:t>
            </w:r>
            <w:r w:rsidRPr="00454CB9">
              <w:rPr>
                <w:rFonts w:ascii="Arial" w:eastAsia="Malgun Gothic" w:hAnsi="Arial" w:cs="Arial"/>
                <w:b/>
                <w:bCs/>
                <w:color w:val="000000"/>
                <w:sz w:val="21"/>
                <w:szCs w:val="21"/>
              </w:rPr>
              <w:t>연차유급휴가</w:t>
            </w:r>
            <w:r w:rsidRPr="00454CB9">
              <w:rPr>
                <w:rFonts w:ascii="Arial" w:eastAsia="Malgun Gothic" w:hAnsi="Arial" w:cs="Arial"/>
                <w:b/>
                <w:bCs/>
                <w:color w:val="000000"/>
                <w:sz w:val="21"/>
                <w:szCs w:val="21"/>
              </w:rPr>
              <w:t xml:space="preserve">) </w:t>
            </w:r>
          </w:p>
        </w:tc>
        <w:tc>
          <w:tcPr>
            <w:tcW w:w="1667" w:type="pct"/>
          </w:tcPr>
          <w:p w14:paraId="53028F74" w14:textId="0A8FA3F7" w:rsidR="00487147" w:rsidRPr="002A5E52" w:rsidRDefault="00487147" w:rsidP="00487147">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36 (Ежегодный оплачиваемый отпуск)</w:t>
            </w:r>
          </w:p>
        </w:tc>
        <w:tc>
          <w:tcPr>
            <w:tcW w:w="1667" w:type="pct"/>
          </w:tcPr>
          <w:p w14:paraId="2446434A" w14:textId="53E86D47" w:rsidR="00487147" w:rsidRPr="002A5E52" w:rsidRDefault="00487147" w:rsidP="00487147">
            <w:pPr>
              <w:rPr>
                <w:rFonts w:ascii="Arial" w:eastAsia="Malgun Gothic" w:hAnsi="Arial" w:cs="Arial"/>
                <w:b/>
                <w:bCs/>
                <w:color w:val="000000"/>
                <w:sz w:val="21"/>
                <w:szCs w:val="21"/>
              </w:rPr>
            </w:pPr>
            <w:r w:rsidRPr="002A5E52">
              <w:rPr>
                <w:rFonts w:ascii="Arial" w:eastAsia="Malgun Gothic" w:hAnsi="Arial" w:cs="Arial"/>
                <w:b/>
                <w:bCs/>
                <w:color w:val="000000"/>
                <w:sz w:val="21"/>
                <w:szCs w:val="21"/>
                <w:lang w:val="ru-RU"/>
              </w:rPr>
              <w:t>Article 36 (Annual Paid Leave)</w:t>
            </w:r>
          </w:p>
        </w:tc>
      </w:tr>
      <w:tr w:rsidR="00487147" w:rsidRPr="002A5E52" w14:paraId="7A6C5B90" w14:textId="77777777" w:rsidTr="00D00AB4">
        <w:trPr>
          <w:trHeight w:val="156"/>
        </w:trPr>
        <w:tc>
          <w:tcPr>
            <w:tcW w:w="1666" w:type="pct"/>
          </w:tcPr>
          <w:p w14:paraId="24584164" w14:textId="77777777" w:rsidR="00487147" w:rsidRPr="002A5E52" w:rsidRDefault="00487147" w:rsidP="00487147">
            <w:pPr>
              <w:pStyle w:val="af"/>
              <w:widowControl/>
              <w:numPr>
                <w:ilvl w:val="0"/>
                <w:numId w:val="2"/>
              </w:numPr>
              <w:wordWrap/>
              <w:adjustRightInd/>
              <w:spacing w:before="100" w:beforeAutospacing="1" w:after="100" w:afterAutospacing="1" w:line="240" w:lineRule="auto"/>
              <w:ind w:left="357" w:hanging="357"/>
              <w:jc w:val="left"/>
              <w:textAlignment w:val="auto"/>
              <w:rPr>
                <w:ins w:id="661" w:author="Mia Choi" w:date="2021-07-25T17:24:00Z"/>
                <w:rFonts w:ascii="Arial" w:eastAsiaTheme="minorEastAsia" w:hAnsi="Arial" w:cs="Arial"/>
                <w:sz w:val="21"/>
                <w:szCs w:val="21"/>
                <w:rPrChange w:id="662" w:author="Mia Choi" w:date="2021-07-25T17:24:00Z">
                  <w:rPr>
                    <w:ins w:id="663" w:author="Mia Choi" w:date="2021-07-25T17:24:00Z"/>
                    <w:rFonts w:eastAsia="Times New Roman"/>
                    <w:sz w:val="24"/>
                    <w:szCs w:val="24"/>
                  </w:rPr>
                </w:rPrChange>
              </w:rPr>
            </w:pPr>
            <w:ins w:id="664" w:author="Mia Choi" w:date="2021-07-25T17:24:00Z">
              <w:r w:rsidRPr="002A5E52">
                <w:rPr>
                  <w:rFonts w:ascii="Arial" w:eastAsiaTheme="minorEastAsia" w:hAnsi="Arial" w:cs="Arial" w:hint="eastAsia"/>
                  <w:sz w:val="21"/>
                  <w:szCs w:val="21"/>
                  <w:rPrChange w:id="665" w:author="Mia Choi" w:date="2021-07-25T17:24:00Z">
                    <w:rPr>
                      <w:rFonts w:ascii="Batang" w:eastAsia="Batang" w:hAnsi="Batang" w:hint="eastAsia"/>
                      <w:szCs w:val="22"/>
                    </w:rPr>
                  </w:rPrChange>
                </w:rPr>
                <w:t>근로자는</w:t>
              </w:r>
              <w:r w:rsidRPr="002A5E52">
                <w:rPr>
                  <w:rFonts w:ascii="Arial" w:eastAsiaTheme="minorEastAsia" w:hAnsi="Arial" w:cs="Arial"/>
                  <w:sz w:val="21"/>
                  <w:szCs w:val="21"/>
                  <w:rPrChange w:id="666" w:author="Mia Choi" w:date="2021-07-25T17:24:00Z">
                    <w:rPr>
                      <w:rFonts w:ascii="Batang" w:eastAsia="Batang" w:hAnsi="Batang"/>
                      <w:szCs w:val="22"/>
                    </w:rPr>
                  </w:rPrChange>
                </w:rPr>
                <w:t xml:space="preserve"> 28 </w:t>
              </w:r>
              <w:r w:rsidRPr="002A5E52">
                <w:rPr>
                  <w:rFonts w:ascii="Arial" w:eastAsiaTheme="minorEastAsia" w:hAnsi="Arial" w:cs="Arial" w:hint="eastAsia"/>
                  <w:sz w:val="21"/>
                  <w:szCs w:val="21"/>
                  <w:rPrChange w:id="667" w:author="Mia Choi" w:date="2021-07-25T17:24:00Z">
                    <w:rPr>
                      <w:rFonts w:ascii="Batang" w:eastAsia="Batang" w:hAnsi="Batang" w:hint="eastAsia"/>
                      <w:szCs w:val="22"/>
                    </w:rPr>
                  </w:rPrChange>
                </w:rPr>
                <w:t>일간의</w:t>
              </w:r>
              <w:r w:rsidRPr="002A5E52">
                <w:rPr>
                  <w:rFonts w:ascii="Arial" w:eastAsiaTheme="minorEastAsia" w:hAnsi="Arial" w:cs="Arial"/>
                  <w:sz w:val="21"/>
                  <w:szCs w:val="21"/>
                  <w:rPrChange w:id="668" w:author="Mia Choi" w:date="2021-07-25T17:24:00Z">
                    <w:rPr>
                      <w:rFonts w:ascii="Batang" w:eastAsia="Batang" w:hAnsi="Batang"/>
                      <w:szCs w:val="22"/>
                    </w:rPr>
                  </w:rPrChange>
                </w:rPr>
                <w:t xml:space="preserve"> </w:t>
              </w:r>
              <w:proofErr w:type="spellStart"/>
              <w:r w:rsidRPr="002A5E52">
                <w:rPr>
                  <w:rFonts w:ascii="Arial" w:eastAsiaTheme="minorEastAsia" w:hAnsi="Arial" w:cs="Arial" w:hint="eastAsia"/>
                  <w:sz w:val="21"/>
                  <w:szCs w:val="21"/>
                  <w:rPrChange w:id="669" w:author="Mia Choi" w:date="2021-07-25T17:24:00Z">
                    <w:rPr>
                      <w:rFonts w:ascii="Batang" w:eastAsia="Batang" w:hAnsi="Batang" w:hint="eastAsia"/>
                      <w:szCs w:val="22"/>
                    </w:rPr>
                  </w:rPrChange>
                </w:rPr>
                <w:t>기본연차유급휴가를</w:t>
              </w:r>
              <w:proofErr w:type="spellEnd"/>
              <w:r w:rsidRPr="002A5E52">
                <w:rPr>
                  <w:rFonts w:ascii="Arial" w:eastAsiaTheme="minorEastAsia" w:hAnsi="Arial" w:cs="Arial"/>
                  <w:sz w:val="21"/>
                  <w:szCs w:val="21"/>
                  <w:rPrChange w:id="670" w:author="Mia Choi" w:date="2021-07-25T17:24:00Z">
                    <w:rPr>
                      <w:rFonts w:ascii="Batang" w:eastAsia="Batang" w:hAnsi="Batang"/>
                      <w:szCs w:val="22"/>
                    </w:rPr>
                  </w:rPrChange>
                </w:rPr>
                <w:t xml:space="preserve"> </w:t>
              </w:r>
              <w:r w:rsidRPr="002A5E52">
                <w:rPr>
                  <w:rFonts w:ascii="Arial" w:eastAsiaTheme="minorEastAsia" w:hAnsi="Arial" w:cs="Arial" w:hint="eastAsia"/>
                  <w:sz w:val="21"/>
                  <w:szCs w:val="21"/>
                  <w:rPrChange w:id="671" w:author="Mia Choi" w:date="2021-07-25T17:24:00Z">
                    <w:rPr>
                      <w:rFonts w:ascii="Batang" w:eastAsia="Batang" w:hAnsi="Batang" w:hint="eastAsia"/>
                      <w:szCs w:val="22"/>
                    </w:rPr>
                  </w:rPrChange>
                </w:rPr>
                <w:t>제공받는다</w:t>
              </w:r>
              <w:r w:rsidRPr="002A5E52">
                <w:rPr>
                  <w:rFonts w:ascii="Arial" w:eastAsiaTheme="minorEastAsia" w:hAnsi="Arial" w:cs="Arial"/>
                  <w:sz w:val="21"/>
                  <w:szCs w:val="21"/>
                  <w:rPrChange w:id="672" w:author="Mia Choi" w:date="2021-07-25T17:24:00Z">
                    <w:rPr>
                      <w:rFonts w:ascii="Batang" w:eastAsia="Batang" w:hAnsi="Batang"/>
                      <w:szCs w:val="22"/>
                    </w:rPr>
                  </w:rPrChange>
                </w:rPr>
                <w:t>.</w:t>
              </w:r>
            </w:ins>
          </w:p>
          <w:p w14:paraId="68D170EB" w14:textId="77777777" w:rsidR="00487147" w:rsidRPr="002A5E52" w:rsidDel="000D5104" w:rsidRDefault="00487147" w:rsidP="00487147">
            <w:pPr>
              <w:numPr>
                <w:ilvl w:val="0"/>
                <w:numId w:val="2"/>
              </w:numPr>
              <w:wordWrap/>
              <w:spacing w:line="240" w:lineRule="auto"/>
              <w:ind w:left="357" w:hanging="357"/>
              <w:rPr>
                <w:del w:id="673" w:author="Mia Choi" w:date="2021-07-25T17:24:00Z"/>
                <w:rFonts w:ascii="Arial" w:eastAsiaTheme="minorEastAsia" w:hAnsi="Arial" w:cs="Arial"/>
                <w:color w:val="000000"/>
                <w:sz w:val="21"/>
                <w:szCs w:val="21"/>
                <w:highlight w:val="yellow"/>
                <w:rPrChange w:id="674" w:author="Mia Choi" w:date="2021-07-25T17:24:00Z">
                  <w:rPr>
                    <w:del w:id="675" w:author="Mia Choi" w:date="2021-07-25T17:24:00Z"/>
                    <w:rFonts w:ascii="Malgun Gothic" w:eastAsia="Malgun Gothic" w:hAnsi="Malgun Gothic"/>
                    <w:color w:val="000000"/>
                    <w:highlight w:val="yellow"/>
                  </w:rPr>
                </w:rPrChange>
              </w:rPr>
            </w:pPr>
            <w:del w:id="676" w:author="Mia Choi" w:date="2021-07-25T17:24:00Z">
              <w:r w:rsidRPr="002A5E52" w:rsidDel="000D5104">
                <w:rPr>
                  <w:rFonts w:ascii="Arial" w:eastAsiaTheme="minorEastAsia" w:hAnsi="Arial" w:cs="Arial" w:hint="eastAsia"/>
                  <w:color w:val="000000"/>
                  <w:sz w:val="21"/>
                  <w:szCs w:val="21"/>
                  <w:highlight w:val="yellow"/>
                  <w:rPrChange w:id="677" w:author="Mia Choi" w:date="2021-07-25T17:24:00Z">
                    <w:rPr>
                      <w:rFonts w:ascii="Malgun Gothic" w:eastAsia="Malgun Gothic" w:hAnsi="Malgun Gothic" w:hint="eastAsia"/>
                      <w:color w:val="000000"/>
                      <w:highlight w:val="yellow"/>
                    </w:rPr>
                  </w:rPrChange>
                </w:rPr>
                <w:delText>회사는</w:delText>
              </w:r>
              <w:r w:rsidRPr="002A5E52" w:rsidDel="000D5104">
                <w:rPr>
                  <w:rFonts w:ascii="Arial" w:eastAsiaTheme="minorEastAsia" w:hAnsi="Arial" w:cs="Arial"/>
                  <w:color w:val="000000"/>
                  <w:sz w:val="21"/>
                  <w:szCs w:val="21"/>
                  <w:highlight w:val="yellow"/>
                  <w:rPrChange w:id="678" w:author="Mia Choi" w:date="2021-07-25T17:24:00Z">
                    <w:rPr>
                      <w:rFonts w:ascii="Malgun Gothic" w:eastAsia="Malgun Gothic" w:hAnsi="Malgun Gothic"/>
                      <w:color w:val="000000"/>
                      <w:highlight w:val="yellow"/>
                    </w:rPr>
                  </w:rPrChange>
                </w:rPr>
                <w:delText xml:space="preserve"> 1</w:delText>
              </w:r>
              <w:r w:rsidRPr="002A5E52" w:rsidDel="000D5104">
                <w:rPr>
                  <w:rFonts w:ascii="Arial" w:eastAsiaTheme="minorEastAsia" w:hAnsi="Arial" w:cs="Arial" w:hint="eastAsia"/>
                  <w:color w:val="000000"/>
                  <w:sz w:val="21"/>
                  <w:szCs w:val="21"/>
                  <w:highlight w:val="yellow"/>
                  <w:rPrChange w:id="679" w:author="Mia Choi" w:date="2021-07-25T17:24:00Z">
                    <w:rPr>
                      <w:rFonts w:ascii="Malgun Gothic" w:eastAsia="Malgun Gothic" w:hAnsi="Malgun Gothic" w:hint="eastAsia"/>
                      <w:color w:val="000000"/>
                      <w:highlight w:val="yellow"/>
                    </w:rPr>
                  </w:rPrChange>
                </w:rPr>
                <w:delText>년간</w:delText>
              </w:r>
              <w:r w:rsidRPr="002A5E52" w:rsidDel="000D5104">
                <w:rPr>
                  <w:rFonts w:ascii="Arial" w:eastAsiaTheme="minorEastAsia" w:hAnsi="Arial" w:cs="Arial"/>
                  <w:color w:val="000000"/>
                  <w:sz w:val="21"/>
                  <w:szCs w:val="21"/>
                  <w:highlight w:val="yellow"/>
                  <w:rPrChange w:id="680" w:author="Mia Choi" w:date="2021-07-25T17:24:00Z">
                    <w:rPr>
                      <w:rFonts w:ascii="Malgun Gothic" w:eastAsia="Malgun Gothic" w:hAnsi="Malgun Gothic"/>
                      <w:color w:val="000000"/>
                      <w:highlight w:val="yellow"/>
                    </w:rPr>
                  </w:rPrChange>
                </w:rPr>
                <w:delText xml:space="preserve"> 8</w:delText>
              </w:r>
              <w:r w:rsidRPr="002A5E52" w:rsidDel="000D5104">
                <w:rPr>
                  <w:rFonts w:ascii="Arial" w:eastAsiaTheme="minorEastAsia" w:hAnsi="Arial" w:cs="Arial" w:hint="eastAsia"/>
                  <w:color w:val="000000"/>
                  <w:sz w:val="21"/>
                  <w:szCs w:val="21"/>
                  <w:highlight w:val="yellow"/>
                  <w:rPrChange w:id="681" w:author="Mia Choi" w:date="2021-07-25T17:24:00Z">
                    <w:rPr>
                      <w:rFonts w:ascii="Malgun Gothic" w:eastAsia="Malgun Gothic" w:hAnsi="Malgun Gothic" w:hint="eastAsia"/>
                      <w:color w:val="000000"/>
                      <w:highlight w:val="yellow"/>
                    </w:rPr>
                  </w:rPrChange>
                </w:rPr>
                <w:delText>할</w:delText>
              </w:r>
              <w:r w:rsidRPr="002A5E52" w:rsidDel="000D5104">
                <w:rPr>
                  <w:rFonts w:ascii="Arial" w:eastAsiaTheme="minorEastAsia" w:hAnsi="Arial" w:cs="Arial"/>
                  <w:color w:val="000000"/>
                  <w:sz w:val="21"/>
                  <w:szCs w:val="21"/>
                  <w:highlight w:val="yellow"/>
                  <w:rPrChange w:id="682" w:author="Mia Choi" w:date="2021-07-25T17:24:00Z">
                    <w:rPr>
                      <w:rFonts w:ascii="Malgun Gothic" w:eastAsia="Malgun Gothic" w:hAnsi="Malgun Gothic"/>
                      <w:color w:val="000000"/>
                      <w:highlight w:val="yellow"/>
                    </w:rPr>
                  </w:rPrChange>
                </w:rPr>
                <w:delText xml:space="preserve"> </w:delText>
              </w:r>
              <w:r w:rsidRPr="002A5E52" w:rsidDel="000D5104">
                <w:rPr>
                  <w:rFonts w:ascii="Arial" w:eastAsiaTheme="minorEastAsia" w:hAnsi="Arial" w:cs="Arial" w:hint="eastAsia"/>
                  <w:color w:val="000000"/>
                  <w:sz w:val="21"/>
                  <w:szCs w:val="21"/>
                  <w:highlight w:val="yellow"/>
                  <w:rPrChange w:id="683" w:author="Mia Choi" w:date="2021-07-25T17:24:00Z">
                    <w:rPr>
                      <w:rFonts w:ascii="Malgun Gothic" w:eastAsia="Malgun Gothic" w:hAnsi="Malgun Gothic" w:hint="eastAsia"/>
                      <w:color w:val="000000"/>
                      <w:highlight w:val="yellow"/>
                    </w:rPr>
                  </w:rPrChange>
                </w:rPr>
                <w:delText>이상</w:delText>
              </w:r>
              <w:r w:rsidRPr="002A5E52" w:rsidDel="000D5104">
                <w:rPr>
                  <w:rFonts w:ascii="Arial" w:eastAsiaTheme="minorEastAsia" w:hAnsi="Arial" w:cs="Arial"/>
                  <w:color w:val="000000"/>
                  <w:sz w:val="21"/>
                  <w:szCs w:val="21"/>
                  <w:highlight w:val="yellow"/>
                  <w:rPrChange w:id="684" w:author="Mia Choi" w:date="2021-07-25T17:24:00Z">
                    <w:rPr>
                      <w:rFonts w:ascii="Malgun Gothic" w:eastAsia="Malgun Gothic" w:hAnsi="Malgun Gothic"/>
                      <w:color w:val="000000"/>
                      <w:highlight w:val="yellow"/>
                    </w:rPr>
                  </w:rPrChange>
                </w:rPr>
                <w:delText xml:space="preserve"> </w:delText>
              </w:r>
              <w:r w:rsidRPr="002A5E52" w:rsidDel="000D5104">
                <w:rPr>
                  <w:rFonts w:ascii="Arial" w:eastAsiaTheme="minorEastAsia" w:hAnsi="Arial" w:cs="Arial" w:hint="eastAsia"/>
                  <w:color w:val="000000"/>
                  <w:sz w:val="21"/>
                  <w:szCs w:val="21"/>
                  <w:highlight w:val="yellow"/>
                  <w:rPrChange w:id="685" w:author="Mia Choi" w:date="2021-07-25T17:24:00Z">
                    <w:rPr>
                      <w:rFonts w:ascii="Malgun Gothic" w:eastAsia="Malgun Gothic" w:hAnsi="Malgun Gothic" w:hint="eastAsia"/>
                      <w:color w:val="000000"/>
                      <w:highlight w:val="yellow"/>
                    </w:rPr>
                  </w:rPrChange>
                </w:rPr>
                <w:delText>출근한</w:delText>
              </w:r>
              <w:r w:rsidRPr="002A5E52" w:rsidDel="000D5104">
                <w:rPr>
                  <w:rFonts w:ascii="Arial" w:eastAsiaTheme="minorEastAsia" w:hAnsi="Arial" w:cs="Arial"/>
                  <w:color w:val="000000"/>
                  <w:sz w:val="21"/>
                  <w:szCs w:val="21"/>
                  <w:highlight w:val="yellow"/>
                  <w:rPrChange w:id="686" w:author="Mia Choi" w:date="2021-07-25T17:24:00Z">
                    <w:rPr>
                      <w:rFonts w:ascii="Malgun Gothic" w:eastAsia="Malgun Gothic" w:hAnsi="Malgun Gothic"/>
                      <w:color w:val="000000"/>
                      <w:highlight w:val="yellow"/>
                    </w:rPr>
                  </w:rPrChange>
                </w:rPr>
                <w:delText xml:space="preserve"> </w:delText>
              </w:r>
              <w:r w:rsidRPr="002A5E52" w:rsidDel="000D5104">
                <w:rPr>
                  <w:rFonts w:ascii="Arial" w:eastAsiaTheme="minorEastAsia" w:hAnsi="Arial" w:cs="Arial" w:hint="eastAsia"/>
                  <w:color w:val="000000"/>
                  <w:sz w:val="21"/>
                  <w:szCs w:val="21"/>
                  <w:highlight w:val="yellow"/>
                  <w:rPrChange w:id="687" w:author="Mia Choi" w:date="2021-07-25T17:24:00Z">
                    <w:rPr>
                      <w:rFonts w:ascii="Malgun Gothic" w:eastAsia="Malgun Gothic" w:hAnsi="Malgun Gothic" w:hint="eastAsia"/>
                      <w:color w:val="000000"/>
                      <w:highlight w:val="yellow"/>
                    </w:rPr>
                  </w:rPrChange>
                </w:rPr>
                <w:delText>종업원에</w:delText>
              </w:r>
              <w:r w:rsidRPr="002A5E52" w:rsidDel="000D5104">
                <w:rPr>
                  <w:rFonts w:ascii="Arial" w:eastAsiaTheme="minorEastAsia" w:hAnsi="Arial" w:cs="Arial"/>
                  <w:color w:val="000000"/>
                  <w:sz w:val="21"/>
                  <w:szCs w:val="21"/>
                  <w:highlight w:val="yellow"/>
                  <w:rPrChange w:id="688" w:author="Mia Choi" w:date="2021-07-25T17:24:00Z">
                    <w:rPr>
                      <w:rFonts w:ascii="Malgun Gothic" w:eastAsia="Malgun Gothic" w:hAnsi="Malgun Gothic"/>
                      <w:color w:val="000000"/>
                      <w:highlight w:val="yellow"/>
                    </w:rPr>
                  </w:rPrChange>
                </w:rPr>
                <w:delText xml:space="preserve"> </w:delText>
              </w:r>
              <w:r w:rsidRPr="002A5E52" w:rsidDel="000D5104">
                <w:rPr>
                  <w:rFonts w:ascii="Arial" w:eastAsiaTheme="minorEastAsia" w:hAnsi="Arial" w:cs="Arial" w:hint="eastAsia"/>
                  <w:color w:val="000000"/>
                  <w:sz w:val="21"/>
                  <w:szCs w:val="21"/>
                  <w:highlight w:val="yellow"/>
                  <w:rPrChange w:id="689" w:author="Mia Choi" w:date="2021-07-25T17:24:00Z">
                    <w:rPr>
                      <w:rFonts w:ascii="Malgun Gothic" w:eastAsia="Malgun Gothic" w:hAnsi="Malgun Gothic" w:hint="eastAsia"/>
                      <w:color w:val="000000"/>
                      <w:highlight w:val="yellow"/>
                    </w:rPr>
                  </w:rPrChange>
                </w:rPr>
                <w:delText>대하여는</w:delText>
              </w:r>
              <w:r w:rsidRPr="002A5E52" w:rsidDel="000D5104">
                <w:rPr>
                  <w:rFonts w:ascii="Arial" w:eastAsiaTheme="minorEastAsia" w:hAnsi="Arial" w:cs="Arial"/>
                  <w:color w:val="000000"/>
                  <w:sz w:val="21"/>
                  <w:szCs w:val="21"/>
                  <w:highlight w:val="yellow"/>
                  <w:rPrChange w:id="690" w:author="Mia Choi" w:date="2021-07-25T17:24:00Z">
                    <w:rPr>
                      <w:rFonts w:ascii="Malgun Gothic" w:eastAsia="Malgun Gothic" w:hAnsi="Malgun Gothic"/>
                      <w:color w:val="000000"/>
                      <w:highlight w:val="yellow"/>
                    </w:rPr>
                  </w:rPrChange>
                </w:rPr>
                <w:delText xml:space="preserve"> 21</w:delText>
              </w:r>
              <w:r w:rsidRPr="002A5E52" w:rsidDel="000D5104">
                <w:rPr>
                  <w:rFonts w:ascii="Arial" w:eastAsiaTheme="minorEastAsia" w:hAnsi="Arial" w:cs="Arial" w:hint="eastAsia"/>
                  <w:color w:val="000000"/>
                  <w:sz w:val="21"/>
                  <w:szCs w:val="21"/>
                  <w:highlight w:val="yellow"/>
                  <w:rPrChange w:id="691" w:author="Mia Choi" w:date="2021-07-25T17:24:00Z">
                    <w:rPr>
                      <w:rFonts w:ascii="Malgun Gothic" w:eastAsia="Malgun Gothic" w:hAnsi="Malgun Gothic" w:hint="eastAsia"/>
                      <w:color w:val="000000"/>
                      <w:highlight w:val="yellow"/>
                    </w:rPr>
                  </w:rPrChange>
                </w:rPr>
                <w:delText>일</w:delText>
              </w:r>
              <w:r w:rsidRPr="002A5E52" w:rsidDel="000D5104">
                <w:rPr>
                  <w:rFonts w:ascii="Arial" w:eastAsiaTheme="minorEastAsia" w:hAnsi="Arial" w:cs="Arial"/>
                  <w:color w:val="000000"/>
                  <w:sz w:val="21"/>
                  <w:szCs w:val="21"/>
                  <w:highlight w:val="yellow"/>
                  <w:rPrChange w:id="692" w:author="Mia Choi" w:date="2021-07-25T17:24:00Z">
                    <w:rPr>
                      <w:rFonts w:ascii="Malgun Gothic" w:eastAsia="Malgun Gothic" w:hAnsi="Malgun Gothic"/>
                      <w:color w:val="000000"/>
                      <w:highlight w:val="yellow"/>
                    </w:rPr>
                  </w:rPrChange>
                </w:rPr>
                <w:delText xml:space="preserve"> </w:delText>
              </w:r>
              <w:r w:rsidRPr="002A5E52" w:rsidDel="000D5104">
                <w:rPr>
                  <w:rFonts w:ascii="Arial" w:eastAsiaTheme="minorEastAsia" w:hAnsi="Arial" w:cs="Arial" w:hint="eastAsia"/>
                  <w:color w:val="000000"/>
                  <w:sz w:val="21"/>
                  <w:szCs w:val="21"/>
                  <w:highlight w:val="yellow"/>
                  <w:rPrChange w:id="693" w:author="Mia Choi" w:date="2021-07-25T17:24:00Z">
                    <w:rPr>
                      <w:rFonts w:ascii="Malgun Gothic" w:eastAsia="Malgun Gothic" w:hAnsi="Malgun Gothic" w:hint="eastAsia"/>
                      <w:color w:val="000000"/>
                      <w:highlight w:val="yellow"/>
                    </w:rPr>
                  </w:rPrChange>
                </w:rPr>
                <w:delText>유급휴가를</w:delText>
              </w:r>
              <w:r w:rsidRPr="002A5E52" w:rsidDel="000D5104">
                <w:rPr>
                  <w:rFonts w:ascii="Arial" w:eastAsiaTheme="minorEastAsia" w:hAnsi="Arial" w:cs="Arial"/>
                  <w:color w:val="000000"/>
                  <w:sz w:val="21"/>
                  <w:szCs w:val="21"/>
                  <w:highlight w:val="yellow"/>
                  <w:rPrChange w:id="694" w:author="Mia Choi" w:date="2021-07-25T17:24:00Z">
                    <w:rPr>
                      <w:rFonts w:ascii="Malgun Gothic" w:eastAsia="Malgun Gothic" w:hAnsi="Malgun Gothic"/>
                      <w:color w:val="000000"/>
                      <w:highlight w:val="yellow"/>
                    </w:rPr>
                  </w:rPrChange>
                </w:rPr>
                <w:delText xml:space="preserve"> </w:delText>
              </w:r>
              <w:r w:rsidRPr="002A5E52" w:rsidDel="000D5104">
                <w:rPr>
                  <w:rFonts w:ascii="Arial" w:eastAsiaTheme="minorEastAsia" w:hAnsi="Arial" w:cs="Arial" w:hint="eastAsia"/>
                  <w:color w:val="000000"/>
                  <w:sz w:val="21"/>
                  <w:szCs w:val="21"/>
                  <w:highlight w:val="yellow"/>
                  <w:rPrChange w:id="695" w:author="Mia Choi" w:date="2021-07-25T17:24:00Z">
                    <w:rPr>
                      <w:rFonts w:ascii="Malgun Gothic" w:eastAsia="Malgun Gothic" w:hAnsi="Malgun Gothic" w:hint="eastAsia"/>
                      <w:color w:val="000000"/>
                      <w:highlight w:val="yellow"/>
                    </w:rPr>
                  </w:rPrChange>
                </w:rPr>
                <w:delText>부여한다</w:delText>
              </w:r>
              <w:r w:rsidRPr="002A5E52" w:rsidDel="000D5104">
                <w:rPr>
                  <w:rFonts w:ascii="Arial" w:eastAsiaTheme="minorEastAsia" w:hAnsi="Arial" w:cs="Arial"/>
                  <w:color w:val="000000"/>
                  <w:sz w:val="21"/>
                  <w:szCs w:val="21"/>
                  <w:highlight w:val="yellow"/>
                  <w:rPrChange w:id="696" w:author="Mia Choi" w:date="2021-07-25T17:24:00Z">
                    <w:rPr>
                      <w:rFonts w:ascii="Malgun Gothic" w:eastAsia="Malgun Gothic" w:hAnsi="Malgun Gothic"/>
                      <w:color w:val="000000"/>
                      <w:highlight w:val="yellow"/>
                    </w:rPr>
                  </w:rPrChange>
                </w:rPr>
                <w:delText>.</w:delText>
              </w:r>
            </w:del>
          </w:p>
          <w:p w14:paraId="45E5CE2C" w14:textId="77777777" w:rsidR="00487147" w:rsidRPr="002A5E52" w:rsidRDefault="00487147" w:rsidP="00487147">
            <w:pPr>
              <w:numPr>
                <w:ilvl w:val="0"/>
                <w:numId w:val="2"/>
              </w:numPr>
              <w:wordWrap/>
              <w:spacing w:line="240" w:lineRule="auto"/>
              <w:ind w:left="357" w:hanging="357"/>
              <w:rPr>
                <w:ins w:id="697" w:author="Mia Choi" w:date="2021-07-25T17:23:00Z"/>
                <w:rFonts w:ascii="Arial" w:eastAsiaTheme="minorEastAsia" w:hAnsi="Arial" w:cs="Arial"/>
                <w:sz w:val="21"/>
                <w:szCs w:val="21"/>
              </w:rPr>
            </w:pPr>
            <w:ins w:id="698" w:author="Mia Choi" w:date="2021-07-25T17:23:00Z">
              <w:r w:rsidRPr="002A5E52">
                <w:rPr>
                  <w:rFonts w:ascii="Arial" w:eastAsiaTheme="minorEastAsia" w:hAnsi="Arial" w:cs="Arial" w:hint="eastAsia"/>
                  <w:sz w:val="21"/>
                  <w:szCs w:val="21"/>
                  <w:rPrChange w:id="699" w:author="Mia Choi" w:date="2021-07-25T17:24:00Z">
                    <w:rPr>
                      <w:rFonts w:ascii="Batang" w:eastAsia="Batang" w:hAnsi="Batang" w:cs="Gulim" w:hint="eastAsia"/>
                      <w:sz w:val="24"/>
                      <w:szCs w:val="22"/>
                    </w:rPr>
                  </w:rPrChange>
                </w:rPr>
                <w:t>근무</w:t>
              </w:r>
              <w:r w:rsidRPr="002A5E52">
                <w:rPr>
                  <w:rFonts w:ascii="Arial" w:eastAsiaTheme="minorEastAsia" w:hAnsi="Arial" w:cs="Arial"/>
                  <w:sz w:val="21"/>
                  <w:szCs w:val="21"/>
                  <w:rPrChange w:id="700" w:author="Mia Choi" w:date="2021-07-25T17:24:00Z">
                    <w:rPr>
                      <w:rFonts w:ascii="Batang" w:eastAsia="Batang" w:hAnsi="Batang" w:cs="Gulim"/>
                      <w:sz w:val="24"/>
                      <w:szCs w:val="22"/>
                    </w:rPr>
                  </w:rPrChange>
                </w:rPr>
                <w:t xml:space="preserve"> </w:t>
              </w:r>
              <w:r w:rsidRPr="002A5E52">
                <w:rPr>
                  <w:rFonts w:ascii="Arial" w:eastAsiaTheme="minorEastAsia" w:hAnsi="Arial" w:cs="Arial" w:hint="eastAsia"/>
                  <w:sz w:val="21"/>
                  <w:szCs w:val="21"/>
                  <w:rPrChange w:id="701" w:author="Mia Choi" w:date="2021-07-25T17:24:00Z">
                    <w:rPr>
                      <w:rFonts w:ascii="Batang" w:eastAsia="Batang" w:hAnsi="Batang" w:cs="Gulim" w:hint="eastAsia"/>
                      <w:sz w:val="24"/>
                      <w:szCs w:val="22"/>
                    </w:rPr>
                  </w:rPrChange>
                </w:rPr>
                <w:t>첫</w:t>
              </w:r>
              <w:r w:rsidRPr="002A5E52">
                <w:rPr>
                  <w:rFonts w:ascii="Arial" w:eastAsiaTheme="minorEastAsia" w:hAnsi="Arial" w:cs="Arial"/>
                  <w:sz w:val="21"/>
                  <w:szCs w:val="21"/>
                  <w:rPrChange w:id="702" w:author="Mia Choi" w:date="2021-07-25T17:24:00Z">
                    <w:rPr>
                      <w:rFonts w:ascii="Batang" w:eastAsia="Batang" w:hAnsi="Batang" w:cs="Gulim"/>
                      <w:sz w:val="24"/>
                      <w:szCs w:val="22"/>
                    </w:rPr>
                  </w:rPrChange>
                </w:rPr>
                <w:t xml:space="preserve"> </w:t>
              </w:r>
              <w:r w:rsidRPr="002A5E52">
                <w:rPr>
                  <w:rFonts w:ascii="Arial" w:eastAsiaTheme="minorEastAsia" w:hAnsi="Arial" w:cs="Arial" w:hint="eastAsia"/>
                  <w:sz w:val="21"/>
                  <w:szCs w:val="21"/>
                  <w:rPrChange w:id="703" w:author="Mia Choi" w:date="2021-07-25T17:24:00Z">
                    <w:rPr>
                      <w:rFonts w:ascii="Batang" w:eastAsia="Batang" w:hAnsi="Batang" w:cs="Gulim" w:hint="eastAsia"/>
                      <w:sz w:val="24"/>
                      <w:szCs w:val="22"/>
                    </w:rPr>
                  </w:rPrChange>
                </w:rPr>
                <w:t>해의</w:t>
              </w:r>
              <w:r w:rsidRPr="002A5E52">
                <w:rPr>
                  <w:rFonts w:ascii="Arial" w:eastAsiaTheme="minorEastAsia" w:hAnsi="Arial" w:cs="Arial"/>
                  <w:sz w:val="21"/>
                  <w:szCs w:val="21"/>
                  <w:rPrChange w:id="704" w:author="Mia Choi" w:date="2021-07-25T17:24:00Z">
                    <w:rPr>
                      <w:rFonts w:ascii="Batang" w:eastAsia="Batang" w:hAnsi="Batang" w:cs="Gulim"/>
                      <w:sz w:val="24"/>
                      <w:szCs w:val="22"/>
                    </w:rPr>
                  </w:rPrChange>
                </w:rPr>
                <w:t xml:space="preserve"> </w:t>
              </w:r>
              <w:r w:rsidRPr="002A5E52">
                <w:rPr>
                  <w:rFonts w:ascii="Arial" w:eastAsiaTheme="minorEastAsia" w:hAnsi="Arial" w:cs="Arial" w:hint="eastAsia"/>
                  <w:sz w:val="21"/>
                  <w:szCs w:val="21"/>
                  <w:rPrChange w:id="705" w:author="Mia Choi" w:date="2021-07-25T17:24:00Z">
                    <w:rPr>
                      <w:rFonts w:ascii="Batang" w:eastAsia="Batang" w:hAnsi="Batang" w:cs="Gulim" w:hint="eastAsia"/>
                      <w:sz w:val="24"/>
                      <w:szCs w:val="22"/>
                    </w:rPr>
                  </w:rPrChange>
                </w:rPr>
                <w:t>휴가사용에</w:t>
              </w:r>
              <w:r w:rsidRPr="002A5E52">
                <w:rPr>
                  <w:rFonts w:ascii="Arial" w:eastAsiaTheme="minorEastAsia" w:hAnsi="Arial" w:cs="Arial"/>
                  <w:sz w:val="21"/>
                  <w:szCs w:val="21"/>
                  <w:rPrChange w:id="706" w:author="Mia Choi" w:date="2021-07-25T17:24:00Z">
                    <w:rPr>
                      <w:rFonts w:ascii="Batang" w:eastAsia="Batang" w:hAnsi="Batang" w:cs="Gulim"/>
                      <w:sz w:val="24"/>
                      <w:szCs w:val="22"/>
                    </w:rPr>
                  </w:rPrChange>
                </w:rPr>
                <w:t xml:space="preserve"> </w:t>
              </w:r>
              <w:r w:rsidRPr="002A5E52">
                <w:rPr>
                  <w:rFonts w:ascii="Arial" w:eastAsiaTheme="minorEastAsia" w:hAnsi="Arial" w:cs="Arial" w:hint="eastAsia"/>
                  <w:sz w:val="21"/>
                  <w:szCs w:val="21"/>
                  <w:rPrChange w:id="707" w:author="Mia Choi" w:date="2021-07-25T17:24:00Z">
                    <w:rPr>
                      <w:rFonts w:ascii="Batang" w:eastAsia="Batang" w:hAnsi="Batang" w:cs="Gulim" w:hint="eastAsia"/>
                      <w:sz w:val="24"/>
                      <w:szCs w:val="22"/>
                    </w:rPr>
                  </w:rPrChange>
                </w:rPr>
                <w:t>대한</w:t>
              </w:r>
              <w:r w:rsidRPr="002A5E52">
                <w:rPr>
                  <w:rFonts w:ascii="Arial" w:eastAsiaTheme="minorEastAsia" w:hAnsi="Arial" w:cs="Arial"/>
                  <w:sz w:val="21"/>
                  <w:szCs w:val="21"/>
                  <w:rPrChange w:id="708" w:author="Mia Choi" w:date="2021-07-25T17:24:00Z">
                    <w:rPr>
                      <w:rFonts w:ascii="Batang" w:eastAsia="Batang" w:hAnsi="Batang" w:cs="Gulim"/>
                      <w:sz w:val="24"/>
                      <w:szCs w:val="22"/>
                    </w:rPr>
                  </w:rPrChange>
                </w:rPr>
                <w:t xml:space="preserve"> </w:t>
              </w:r>
              <w:r w:rsidRPr="002A5E52">
                <w:rPr>
                  <w:rFonts w:ascii="Arial" w:eastAsiaTheme="minorEastAsia" w:hAnsi="Arial" w:cs="Arial" w:hint="eastAsia"/>
                  <w:sz w:val="21"/>
                  <w:szCs w:val="21"/>
                  <w:rPrChange w:id="709" w:author="Mia Choi" w:date="2021-07-25T17:24:00Z">
                    <w:rPr>
                      <w:rFonts w:ascii="Batang" w:eastAsia="Batang" w:hAnsi="Batang" w:cs="Gulim" w:hint="eastAsia"/>
                      <w:sz w:val="24"/>
                      <w:szCs w:val="22"/>
                    </w:rPr>
                  </w:rPrChange>
                </w:rPr>
                <w:t>권리는</w:t>
              </w:r>
              <w:r w:rsidRPr="002A5E52">
                <w:rPr>
                  <w:rFonts w:ascii="Arial" w:eastAsiaTheme="minorEastAsia" w:hAnsi="Arial" w:cs="Arial"/>
                  <w:sz w:val="21"/>
                  <w:szCs w:val="21"/>
                  <w:rPrChange w:id="710" w:author="Mia Choi" w:date="2021-07-25T17:24:00Z">
                    <w:rPr>
                      <w:rFonts w:ascii="Batang" w:eastAsia="Batang" w:hAnsi="Batang" w:cs="Gulim"/>
                      <w:sz w:val="24"/>
                      <w:szCs w:val="22"/>
                    </w:rPr>
                  </w:rPrChange>
                </w:rPr>
                <w:t xml:space="preserve"> </w:t>
              </w:r>
              <w:r w:rsidRPr="002A5E52">
                <w:rPr>
                  <w:rFonts w:ascii="Arial" w:eastAsiaTheme="minorEastAsia" w:hAnsi="Arial" w:cs="Arial" w:hint="eastAsia"/>
                  <w:sz w:val="21"/>
                  <w:szCs w:val="21"/>
                  <w:rPrChange w:id="711" w:author="Mia Choi" w:date="2021-07-25T17:24:00Z">
                    <w:rPr>
                      <w:rFonts w:ascii="Batang" w:eastAsia="Batang" w:hAnsi="Batang" w:cs="Gulim" w:hint="eastAsia"/>
                      <w:sz w:val="24"/>
                      <w:szCs w:val="22"/>
                    </w:rPr>
                  </w:rPrChange>
                </w:rPr>
                <w:t>근로자가</w:t>
              </w:r>
              <w:r w:rsidRPr="002A5E52">
                <w:rPr>
                  <w:rFonts w:ascii="Arial" w:eastAsiaTheme="minorEastAsia" w:hAnsi="Arial" w:cs="Arial"/>
                  <w:sz w:val="21"/>
                  <w:szCs w:val="21"/>
                  <w:rPrChange w:id="712" w:author="Mia Choi" w:date="2021-07-25T17:24:00Z">
                    <w:rPr>
                      <w:rFonts w:ascii="Batang" w:eastAsia="Batang" w:hAnsi="Batang" w:cs="Gulim"/>
                      <w:sz w:val="24"/>
                      <w:szCs w:val="22"/>
                    </w:rPr>
                  </w:rPrChange>
                </w:rPr>
                <w:t xml:space="preserve"> </w:t>
              </w:r>
              <w:r w:rsidRPr="002A5E52">
                <w:rPr>
                  <w:rFonts w:ascii="Arial" w:eastAsiaTheme="minorEastAsia" w:hAnsi="Arial" w:cs="Arial" w:hint="eastAsia"/>
                  <w:sz w:val="21"/>
                  <w:szCs w:val="21"/>
                  <w:rPrChange w:id="713" w:author="Mia Choi" w:date="2021-07-25T17:24:00Z">
                    <w:rPr>
                      <w:rFonts w:ascii="Batang" w:eastAsia="Batang" w:hAnsi="Batang" w:cs="Gulim" w:hint="eastAsia"/>
                      <w:sz w:val="24"/>
                      <w:szCs w:val="22"/>
                    </w:rPr>
                  </w:rPrChange>
                </w:rPr>
                <w:t>해당</w:t>
              </w:r>
              <w:r w:rsidRPr="002A5E52">
                <w:rPr>
                  <w:rFonts w:ascii="Arial" w:eastAsiaTheme="minorEastAsia" w:hAnsi="Arial" w:cs="Arial"/>
                  <w:sz w:val="21"/>
                  <w:szCs w:val="21"/>
                  <w:rPrChange w:id="714" w:author="Mia Choi" w:date="2021-07-25T17:24:00Z">
                    <w:rPr>
                      <w:rFonts w:ascii="Batang" w:eastAsia="Batang" w:hAnsi="Batang" w:cs="Gulim"/>
                      <w:sz w:val="24"/>
                      <w:szCs w:val="22"/>
                    </w:rPr>
                  </w:rPrChange>
                </w:rPr>
                <w:t xml:space="preserve"> </w:t>
              </w:r>
              <w:r w:rsidRPr="002A5E52">
                <w:rPr>
                  <w:rFonts w:ascii="Arial" w:eastAsiaTheme="minorEastAsia" w:hAnsi="Arial" w:cs="Arial" w:hint="eastAsia"/>
                  <w:sz w:val="21"/>
                  <w:szCs w:val="21"/>
                  <w:rPrChange w:id="715" w:author="Mia Choi" w:date="2021-07-25T17:24:00Z">
                    <w:rPr>
                      <w:rFonts w:ascii="Batang" w:eastAsia="Batang" w:hAnsi="Batang" w:cs="Gulim" w:hint="eastAsia"/>
                      <w:sz w:val="24"/>
                      <w:szCs w:val="22"/>
                    </w:rPr>
                  </w:rPrChange>
                </w:rPr>
                <w:t>조직에서</w:t>
              </w:r>
              <w:r w:rsidRPr="002A5E52">
                <w:rPr>
                  <w:rFonts w:ascii="Arial" w:eastAsiaTheme="minorEastAsia" w:hAnsi="Arial" w:cs="Arial"/>
                  <w:sz w:val="21"/>
                  <w:szCs w:val="21"/>
                  <w:rPrChange w:id="716" w:author="Mia Choi" w:date="2021-07-25T17:24:00Z">
                    <w:rPr>
                      <w:rFonts w:ascii="Batang" w:eastAsia="Batang" w:hAnsi="Batang" w:cs="Gulim"/>
                      <w:sz w:val="24"/>
                      <w:szCs w:val="22"/>
                    </w:rPr>
                  </w:rPrChange>
                </w:rPr>
                <w:t xml:space="preserve"> 6 </w:t>
              </w:r>
              <w:r w:rsidRPr="002A5E52">
                <w:rPr>
                  <w:rFonts w:ascii="Arial" w:eastAsiaTheme="minorEastAsia" w:hAnsi="Arial" w:cs="Arial" w:hint="eastAsia"/>
                  <w:sz w:val="21"/>
                  <w:szCs w:val="21"/>
                  <w:rPrChange w:id="717" w:author="Mia Choi" w:date="2021-07-25T17:24:00Z">
                    <w:rPr>
                      <w:rFonts w:ascii="Batang" w:eastAsia="Batang" w:hAnsi="Batang" w:cs="Gulim" w:hint="eastAsia"/>
                      <w:sz w:val="24"/>
                      <w:szCs w:val="22"/>
                    </w:rPr>
                  </w:rPrChange>
                </w:rPr>
                <w:t>개월</w:t>
              </w:r>
              <w:r w:rsidRPr="002A5E52">
                <w:rPr>
                  <w:rFonts w:ascii="Arial" w:eastAsiaTheme="minorEastAsia" w:hAnsi="Arial" w:cs="Arial"/>
                  <w:sz w:val="21"/>
                  <w:szCs w:val="21"/>
                  <w:rPrChange w:id="718" w:author="Mia Choi" w:date="2021-07-25T17:24:00Z">
                    <w:rPr>
                      <w:rFonts w:ascii="Batang" w:eastAsia="Batang" w:hAnsi="Batang" w:cs="Gulim"/>
                      <w:sz w:val="24"/>
                      <w:szCs w:val="22"/>
                    </w:rPr>
                  </w:rPrChange>
                </w:rPr>
                <w:t xml:space="preserve"> </w:t>
              </w:r>
              <w:r w:rsidRPr="002A5E52">
                <w:rPr>
                  <w:rFonts w:ascii="Arial" w:eastAsiaTheme="minorEastAsia" w:hAnsi="Arial" w:cs="Arial" w:hint="eastAsia"/>
                  <w:sz w:val="21"/>
                  <w:szCs w:val="21"/>
                  <w:rPrChange w:id="719" w:author="Mia Choi" w:date="2021-07-25T17:24:00Z">
                    <w:rPr>
                      <w:rFonts w:ascii="Batang" w:eastAsia="Batang" w:hAnsi="Batang" w:cs="Gulim" w:hint="eastAsia"/>
                      <w:sz w:val="24"/>
                      <w:szCs w:val="22"/>
                    </w:rPr>
                  </w:rPrChange>
                </w:rPr>
                <w:t>이상</w:t>
              </w:r>
              <w:r w:rsidRPr="002A5E52">
                <w:rPr>
                  <w:rFonts w:ascii="Arial" w:eastAsiaTheme="minorEastAsia" w:hAnsi="Arial" w:cs="Arial"/>
                  <w:sz w:val="21"/>
                  <w:szCs w:val="21"/>
                  <w:rPrChange w:id="720" w:author="Mia Choi" w:date="2021-07-25T17:24:00Z">
                    <w:rPr>
                      <w:rFonts w:ascii="Batang" w:eastAsia="Batang" w:hAnsi="Batang" w:cs="Gulim"/>
                      <w:sz w:val="24"/>
                      <w:szCs w:val="22"/>
                    </w:rPr>
                  </w:rPrChange>
                </w:rPr>
                <w:t xml:space="preserve"> </w:t>
              </w:r>
              <w:r w:rsidRPr="002A5E52">
                <w:rPr>
                  <w:rFonts w:ascii="Arial" w:eastAsiaTheme="minorEastAsia" w:hAnsi="Arial" w:cs="Arial" w:hint="eastAsia"/>
                  <w:sz w:val="21"/>
                  <w:szCs w:val="21"/>
                  <w:rPrChange w:id="721" w:author="Mia Choi" w:date="2021-07-25T17:24:00Z">
                    <w:rPr>
                      <w:rFonts w:ascii="Batang" w:eastAsia="Batang" w:hAnsi="Batang" w:cs="Gulim" w:hint="eastAsia"/>
                      <w:sz w:val="24"/>
                      <w:szCs w:val="22"/>
                    </w:rPr>
                  </w:rPrChange>
                </w:rPr>
                <w:t>근무했을</w:t>
              </w:r>
              <w:r w:rsidRPr="002A5E52">
                <w:rPr>
                  <w:rFonts w:ascii="Arial" w:eastAsiaTheme="minorEastAsia" w:hAnsi="Arial" w:cs="Arial"/>
                  <w:sz w:val="21"/>
                  <w:szCs w:val="21"/>
                  <w:rPrChange w:id="722" w:author="Mia Choi" w:date="2021-07-25T17:24:00Z">
                    <w:rPr>
                      <w:rFonts w:ascii="Batang" w:eastAsia="Batang" w:hAnsi="Batang" w:cs="Gulim"/>
                      <w:sz w:val="24"/>
                      <w:szCs w:val="22"/>
                    </w:rPr>
                  </w:rPrChange>
                </w:rPr>
                <w:t xml:space="preserve"> </w:t>
              </w:r>
              <w:r w:rsidRPr="002A5E52">
                <w:rPr>
                  <w:rFonts w:ascii="Arial" w:eastAsiaTheme="minorEastAsia" w:hAnsi="Arial" w:cs="Arial" w:hint="eastAsia"/>
                  <w:sz w:val="21"/>
                  <w:szCs w:val="21"/>
                  <w:rPrChange w:id="723" w:author="Mia Choi" w:date="2021-07-25T17:24:00Z">
                    <w:rPr>
                      <w:rFonts w:ascii="Batang" w:eastAsia="Batang" w:hAnsi="Batang" w:cs="Gulim" w:hint="eastAsia"/>
                      <w:sz w:val="24"/>
                      <w:szCs w:val="22"/>
                    </w:rPr>
                  </w:rPrChange>
                </w:rPr>
                <w:t>경우</w:t>
              </w:r>
              <w:r w:rsidRPr="002A5E52">
                <w:rPr>
                  <w:rFonts w:ascii="Arial" w:eastAsiaTheme="minorEastAsia" w:hAnsi="Arial" w:cs="Arial"/>
                  <w:sz w:val="21"/>
                  <w:szCs w:val="21"/>
                  <w:rPrChange w:id="724" w:author="Mia Choi" w:date="2021-07-25T17:24:00Z">
                    <w:rPr>
                      <w:rFonts w:ascii="Batang" w:eastAsia="Batang" w:hAnsi="Batang" w:cs="Gulim"/>
                      <w:sz w:val="24"/>
                      <w:szCs w:val="22"/>
                    </w:rPr>
                  </w:rPrChange>
                </w:rPr>
                <w:t xml:space="preserve"> </w:t>
              </w:r>
              <w:r w:rsidRPr="002A5E52">
                <w:rPr>
                  <w:rFonts w:ascii="Arial" w:eastAsiaTheme="minorEastAsia" w:hAnsi="Arial" w:cs="Arial" w:hint="eastAsia"/>
                  <w:sz w:val="21"/>
                  <w:szCs w:val="21"/>
                  <w:rPrChange w:id="725" w:author="Mia Choi" w:date="2021-07-25T17:24:00Z">
                    <w:rPr>
                      <w:rFonts w:ascii="Batang" w:eastAsia="Batang" w:hAnsi="Batang" w:cs="Gulim" w:hint="eastAsia"/>
                      <w:sz w:val="24"/>
                      <w:szCs w:val="22"/>
                    </w:rPr>
                  </w:rPrChange>
                </w:rPr>
                <w:t>행사할</w:t>
              </w:r>
              <w:r w:rsidRPr="002A5E52">
                <w:rPr>
                  <w:rFonts w:ascii="Arial" w:eastAsiaTheme="minorEastAsia" w:hAnsi="Arial" w:cs="Arial"/>
                  <w:sz w:val="21"/>
                  <w:szCs w:val="21"/>
                  <w:rPrChange w:id="726" w:author="Mia Choi" w:date="2021-07-25T17:24:00Z">
                    <w:rPr>
                      <w:rFonts w:ascii="Batang" w:eastAsia="Batang" w:hAnsi="Batang" w:cs="Gulim"/>
                      <w:sz w:val="24"/>
                      <w:szCs w:val="22"/>
                    </w:rPr>
                  </w:rPrChange>
                </w:rPr>
                <w:t xml:space="preserve"> </w:t>
              </w:r>
              <w:r w:rsidRPr="002A5E52">
                <w:rPr>
                  <w:rFonts w:ascii="Arial" w:eastAsiaTheme="minorEastAsia" w:hAnsi="Arial" w:cs="Arial" w:hint="eastAsia"/>
                  <w:sz w:val="21"/>
                  <w:szCs w:val="21"/>
                  <w:rPrChange w:id="727" w:author="Mia Choi" w:date="2021-07-25T17:24:00Z">
                    <w:rPr>
                      <w:rFonts w:ascii="Batang" w:eastAsia="Batang" w:hAnsi="Batang" w:cs="Gulim" w:hint="eastAsia"/>
                      <w:sz w:val="24"/>
                      <w:szCs w:val="22"/>
                    </w:rPr>
                  </w:rPrChange>
                </w:rPr>
                <w:t>수</w:t>
              </w:r>
              <w:r w:rsidRPr="002A5E52">
                <w:rPr>
                  <w:rFonts w:ascii="Arial" w:eastAsiaTheme="minorEastAsia" w:hAnsi="Arial" w:cs="Arial"/>
                  <w:sz w:val="21"/>
                  <w:szCs w:val="21"/>
                  <w:rPrChange w:id="728" w:author="Mia Choi" w:date="2021-07-25T17:24:00Z">
                    <w:rPr>
                      <w:rFonts w:ascii="Batang" w:eastAsia="Batang" w:hAnsi="Batang" w:cs="Gulim"/>
                      <w:sz w:val="24"/>
                      <w:szCs w:val="22"/>
                    </w:rPr>
                  </w:rPrChange>
                </w:rPr>
                <w:t xml:space="preserve"> </w:t>
              </w:r>
              <w:r w:rsidRPr="002A5E52">
                <w:rPr>
                  <w:rFonts w:ascii="Arial" w:eastAsiaTheme="minorEastAsia" w:hAnsi="Arial" w:cs="Arial" w:hint="eastAsia"/>
                  <w:sz w:val="21"/>
                  <w:szCs w:val="21"/>
                  <w:rPrChange w:id="729" w:author="Mia Choi" w:date="2021-07-25T17:24:00Z">
                    <w:rPr>
                      <w:rFonts w:ascii="Batang" w:eastAsia="Batang" w:hAnsi="Batang" w:cs="Gulim" w:hint="eastAsia"/>
                      <w:sz w:val="24"/>
                      <w:szCs w:val="22"/>
                    </w:rPr>
                  </w:rPrChange>
                </w:rPr>
                <w:t>있다</w:t>
              </w:r>
              <w:r w:rsidRPr="002A5E52">
                <w:rPr>
                  <w:rFonts w:ascii="Arial" w:eastAsiaTheme="minorEastAsia" w:hAnsi="Arial" w:cs="Arial"/>
                  <w:sz w:val="21"/>
                  <w:szCs w:val="21"/>
                  <w:rPrChange w:id="730" w:author="Mia Choi" w:date="2021-07-25T17:24:00Z">
                    <w:rPr>
                      <w:rFonts w:ascii="Batang" w:eastAsia="Batang" w:hAnsi="Batang" w:cs="Gulim"/>
                      <w:sz w:val="24"/>
                      <w:szCs w:val="22"/>
                    </w:rPr>
                  </w:rPrChange>
                </w:rPr>
                <w:t xml:space="preserve">. </w:t>
              </w:r>
              <w:r w:rsidRPr="002A5E52">
                <w:rPr>
                  <w:rFonts w:ascii="Arial" w:eastAsiaTheme="minorEastAsia" w:hAnsi="Arial" w:cs="Arial" w:hint="eastAsia"/>
                  <w:sz w:val="21"/>
                  <w:szCs w:val="21"/>
                  <w:rPrChange w:id="731" w:author="Mia Choi" w:date="2021-07-25T17:24:00Z">
                    <w:rPr>
                      <w:rFonts w:ascii="Batang" w:eastAsia="Batang" w:hAnsi="Batang" w:cs="Gulim" w:hint="eastAsia"/>
                      <w:sz w:val="24"/>
                      <w:szCs w:val="22"/>
                    </w:rPr>
                  </w:rPrChange>
                </w:rPr>
                <w:t>단</w:t>
              </w:r>
              <w:r w:rsidRPr="002A5E52">
                <w:rPr>
                  <w:rFonts w:ascii="Arial" w:eastAsiaTheme="minorEastAsia" w:hAnsi="Arial" w:cs="Arial"/>
                  <w:sz w:val="21"/>
                  <w:szCs w:val="21"/>
                  <w:rPrChange w:id="732" w:author="Mia Choi" w:date="2021-07-25T17:24:00Z">
                    <w:rPr>
                      <w:rFonts w:ascii="Batang" w:eastAsia="Batang" w:hAnsi="Batang" w:cs="Gulim"/>
                      <w:sz w:val="24"/>
                      <w:szCs w:val="22"/>
                    </w:rPr>
                  </w:rPrChange>
                </w:rPr>
                <w:t xml:space="preserve">, </w:t>
              </w:r>
              <w:r w:rsidRPr="002A5E52">
                <w:rPr>
                  <w:rFonts w:ascii="Arial" w:eastAsiaTheme="minorEastAsia" w:hAnsi="Arial" w:cs="Arial" w:hint="eastAsia"/>
                  <w:sz w:val="21"/>
                  <w:szCs w:val="21"/>
                  <w:rPrChange w:id="733" w:author="Mia Choi" w:date="2021-07-25T17:24:00Z">
                    <w:rPr>
                      <w:rFonts w:ascii="Batang" w:eastAsia="Batang" w:hAnsi="Batang" w:cs="Gulim" w:hint="eastAsia"/>
                      <w:sz w:val="24"/>
                      <w:szCs w:val="22"/>
                    </w:rPr>
                  </w:rPrChange>
                </w:rPr>
                <w:t>쌍방이</w:t>
              </w:r>
              <w:r w:rsidRPr="002A5E52">
                <w:rPr>
                  <w:rFonts w:ascii="Arial" w:eastAsiaTheme="minorEastAsia" w:hAnsi="Arial" w:cs="Arial"/>
                  <w:sz w:val="21"/>
                  <w:szCs w:val="21"/>
                  <w:rPrChange w:id="734" w:author="Mia Choi" w:date="2021-07-25T17:24:00Z">
                    <w:rPr>
                      <w:rFonts w:ascii="Batang" w:eastAsia="Batang" w:hAnsi="Batang" w:cs="Gulim"/>
                      <w:sz w:val="24"/>
                      <w:szCs w:val="22"/>
                    </w:rPr>
                  </w:rPrChange>
                </w:rPr>
                <w:t xml:space="preserve"> </w:t>
              </w:r>
              <w:r w:rsidRPr="002A5E52">
                <w:rPr>
                  <w:rFonts w:ascii="Arial" w:eastAsiaTheme="minorEastAsia" w:hAnsi="Arial" w:cs="Arial" w:hint="eastAsia"/>
                  <w:sz w:val="21"/>
                  <w:szCs w:val="21"/>
                  <w:rPrChange w:id="735" w:author="Mia Choi" w:date="2021-07-25T17:24:00Z">
                    <w:rPr>
                      <w:rFonts w:ascii="Batang" w:eastAsia="Batang" w:hAnsi="Batang" w:cs="Gulim" w:hint="eastAsia"/>
                      <w:sz w:val="24"/>
                      <w:szCs w:val="22"/>
                    </w:rPr>
                  </w:rPrChange>
                </w:rPr>
                <w:t>합의한</w:t>
              </w:r>
              <w:r w:rsidRPr="002A5E52">
                <w:rPr>
                  <w:rFonts w:ascii="Arial" w:eastAsiaTheme="minorEastAsia" w:hAnsi="Arial" w:cs="Arial"/>
                  <w:sz w:val="21"/>
                  <w:szCs w:val="21"/>
                  <w:rPrChange w:id="736" w:author="Mia Choi" w:date="2021-07-25T17:24:00Z">
                    <w:rPr>
                      <w:rFonts w:ascii="Batang" w:eastAsia="Batang" w:hAnsi="Batang" w:cs="Gulim"/>
                      <w:sz w:val="24"/>
                      <w:szCs w:val="22"/>
                    </w:rPr>
                  </w:rPrChange>
                </w:rPr>
                <w:t xml:space="preserve"> </w:t>
              </w:r>
              <w:r w:rsidRPr="002A5E52">
                <w:rPr>
                  <w:rFonts w:ascii="Arial" w:eastAsiaTheme="minorEastAsia" w:hAnsi="Arial" w:cs="Arial" w:hint="eastAsia"/>
                  <w:sz w:val="21"/>
                  <w:szCs w:val="21"/>
                  <w:rPrChange w:id="737" w:author="Mia Choi" w:date="2021-07-25T17:24:00Z">
                    <w:rPr>
                      <w:rFonts w:ascii="Batang" w:eastAsia="Batang" w:hAnsi="Batang" w:cs="Gulim" w:hint="eastAsia"/>
                      <w:sz w:val="24"/>
                      <w:szCs w:val="22"/>
                    </w:rPr>
                  </w:rPrChange>
                </w:rPr>
                <w:t>경우</w:t>
              </w:r>
              <w:r w:rsidRPr="002A5E52">
                <w:rPr>
                  <w:rFonts w:ascii="Arial" w:eastAsiaTheme="minorEastAsia" w:hAnsi="Arial" w:cs="Arial"/>
                  <w:sz w:val="21"/>
                  <w:szCs w:val="21"/>
                  <w:rPrChange w:id="738" w:author="Mia Choi" w:date="2021-07-25T17:24:00Z">
                    <w:rPr>
                      <w:rFonts w:ascii="Batang" w:eastAsia="Batang" w:hAnsi="Batang" w:cs="Gulim"/>
                      <w:sz w:val="24"/>
                      <w:szCs w:val="22"/>
                    </w:rPr>
                  </w:rPrChange>
                </w:rPr>
                <w:t xml:space="preserve">, 6 </w:t>
              </w:r>
              <w:r w:rsidRPr="002A5E52">
                <w:rPr>
                  <w:rFonts w:ascii="Arial" w:eastAsiaTheme="minorEastAsia" w:hAnsi="Arial" w:cs="Arial" w:hint="eastAsia"/>
                  <w:sz w:val="21"/>
                  <w:szCs w:val="21"/>
                  <w:rPrChange w:id="739" w:author="Mia Choi" w:date="2021-07-25T17:24:00Z">
                    <w:rPr>
                      <w:rFonts w:ascii="Batang" w:eastAsia="Batang" w:hAnsi="Batang" w:cs="Gulim" w:hint="eastAsia"/>
                      <w:sz w:val="24"/>
                      <w:szCs w:val="22"/>
                    </w:rPr>
                  </w:rPrChange>
                </w:rPr>
                <w:t>개월</w:t>
              </w:r>
              <w:r w:rsidRPr="002A5E52">
                <w:rPr>
                  <w:rFonts w:ascii="Arial" w:eastAsiaTheme="minorEastAsia" w:hAnsi="Arial" w:cs="Arial"/>
                  <w:sz w:val="21"/>
                  <w:szCs w:val="21"/>
                  <w:rPrChange w:id="740" w:author="Mia Choi" w:date="2021-07-25T17:24:00Z">
                    <w:rPr>
                      <w:rFonts w:ascii="Batang" w:eastAsia="Batang" w:hAnsi="Batang" w:cs="Gulim"/>
                      <w:sz w:val="24"/>
                      <w:szCs w:val="22"/>
                    </w:rPr>
                  </w:rPrChange>
                </w:rPr>
                <w:t xml:space="preserve"> </w:t>
              </w:r>
              <w:r w:rsidRPr="002A5E52">
                <w:rPr>
                  <w:rFonts w:ascii="Arial" w:eastAsiaTheme="minorEastAsia" w:hAnsi="Arial" w:cs="Arial" w:hint="eastAsia"/>
                  <w:sz w:val="21"/>
                  <w:szCs w:val="21"/>
                  <w:rPrChange w:id="741" w:author="Mia Choi" w:date="2021-07-25T17:24:00Z">
                    <w:rPr>
                      <w:rFonts w:ascii="Batang" w:eastAsia="Batang" w:hAnsi="Batang" w:cs="Gulim" w:hint="eastAsia"/>
                      <w:sz w:val="24"/>
                      <w:szCs w:val="22"/>
                    </w:rPr>
                  </w:rPrChange>
                </w:rPr>
                <w:t>미만</w:t>
              </w:r>
              <w:r w:rsidRPr="002A5E52">
                <w:rPr>
                  <w:rFonts w:ascii="Arial" w:eastAsiaTheme="minorEastAsia" w:hAnsi="Arial" w:cs="Arial"/>
                  <w:sz w:val="21"/>
                  <w:szCs w:val="21"/>
                  <w:rPrChange w:id="742" w:author="Mia Choi" w:date="2021-07-25T17:24:00Z">
                    <w:rPr>
                      <w:rFonts w:ascii="Batang" w:eastAsia="Batang" w:hAnsi="Batang" w:cs="Gulim"/>
                      <w:sz w:val="24"/>
                      <w:szCs w:val="22"/>
                    </w:rPr>
                  </w:rPrChange>
                </w:rPr>
                <w:t xml:space="preserve"> </w:t>
              </w:r>
              <w:r w:rsidRPr="002A5E52">
                <w:rPr>
                  <w:rFonts w:ascii="Arial" w:eastAsiaTheme="minorEastAsia" w:hAnsi="Arial" w:cs="Arial" w:hint="eastAsia"/>
                  <w:sz w:val="21"/>
                  <w:szCs w:val="21"/>
                  <w:rPrChange w:id="743" w:author="Mia Choi" w:date="2021-07-25T17:24:00Z">
                    <w:rPr>
                      <w:rFonts w:ascii="Batang" w:eastAsia="Batang" w:hAnsi="Batang" w:cs="Gulim" w:hint="eastAsia"/>
                      <w:sz w:val="24"/>
                      <w:szCs w:val="22"/>
                    </w:rPr>
                  </w:rPrChange>
                </w:rPr>
                <w:t>근무한</w:t>
              </w:r>
              <w:r w:rsidRPr="002A5E52">
                <w:rPr>
                  <w:rFonts w:ascii="Arial" w:eastAsiaTheme="minorEastAsia" w:hAnsi="Arial" w:cs="Arial"/>
                  <w:sz w:val="21"/>
                  <w:szCs w:val="21"/>
                  <w:rPrChange w:id="744" w:author="Mia Choi" w:date="2021-07-25T17:24:00Z">
                    <w:rPr>
                      <w:rFonts w:ascii="Batang" w:eastAsia="Batang" w:hAnsi="Batang" w:cs="Gulim"/>
                      <w:sz w:val="24"/>
                      <w:szCs w:val="22"/>
                    </w:rPr>
                  </w:rPrChange>
                </w:rPr>
                <w:t xml:space="preserve"> </w:t>
              </w:r>
              <w:r w:rsidRPr="002A5E52">
                <w:rPr>
                  <w:rFonts w:ascii="Arial" w:eastAsiaTheme="minorEastAsia" w:hAnsi="Arial" w:cs="Arial" w:hint="eastAsia"/>
                  <w:sz w:val="21"/>
                  <w:szCs w:val="21"/>
                  <w:rPrChange w:id="745" w:author="Mia Choi" w:date="2021-07-25T17:24:00Z">
                    <w:rPr>
                      <w:rFonts w:ascii="Batang" w:eastAsia="Batang" w:hAnsi="Batang" w:cs="Gulim" w:hint="eastAsia"/>
                      <w:sz w:val="24"/>
                      <w:szCs w:val="22"/>
                    </w:rPr>
                  </w:rPrChange>
                </w:rPr>
                <w:t>근로자도</w:t>
              </w:r>
              <w:r w:rsidRPr="002A5E52">
                <w:rPr>
                  <w:rFonts w:ascii="Arial" w:eastAsiaTheme="minorEastAsia" w:hAnsi="Arial" w:cs="Arial"/>
                  <w:sz w:val="21"/>
                  <w:szCs w:val="21"/>
                  <w:rPrChange w:id="746" w:author="Mia Choi" w:date="2021-07-25T17:24:00Z">
                    <w:rPr>
                      <w:rFonts w:ascii="Batang" w:eastAsia="Batang" w:hAnsi="Batang" w:cs="Gulim"/>
                      <w:sz w:val="24"/>
                      <w:szCs w:val="22"/>
                    </w:rPr>
                  </w:rPrChange>
                </w:rPr>
                <w:t xml:space="preserve"> </w:t>
              </w:r>
              <w:r w:rsidRPr="002A5E52">
                <w:rPr>
                  <w:rFonts w:ascii="Arial" w:eastAsiaTheme="minorEastAsia" w:hAnsi="Arial" w:cs="Arial" w:hint="eastAsia"/>
                  <w:sz w:val="21"/>
                  <w:szCs w:val="21"/>
                  <w:rPrChange w:id="747" w:author="Mia Choi" w:date="2021-07-25T17:24:00Z">
                    <w:rPr>
                      <w:rFonts w:ascii="Batang" w:eastAsia="Batang" w:hAnsi="Batang" w:cs="Gulim" w:hint="eastAsia"/>
                      <w:sz w:val="24"/>
                      <w:szCs w:val="22"/>
                    </w:rPr>
                  </w:rPrChange>
                </w:rPr>
                <w:t>유급휴가를</w:t>
              </w:r>
              <w:r w:rsidRPr="002A5E52">
                <w:rPr>
                  <w:rFonts w:ascii="Arial" w:eastAsiaTheme="minorEastAsia" w:hAnsi="Arial" w:cs="Arial"/>
                  <w:sz w:val="21"/>
                  <w:szCs w:val="21"/>
                  <w:rPrChange w:id="748" w:author="Mia Choi" w:date="2021-07-25T17:24:00Z">
                    <w:rPr>
                      <w:rFonts w:ascii="Batang" w:eastAsia="Batang" w:hAnsi="Batang" w:cs="Gulim"/>
                      <w:sz w:val="24"/>
                      <w:szCs w:val="22"/>
                    </w:rPr>
                  </w:rPrChange>
                </w:rPr>
                <w:t xml:space="preserve"> </w:t>
              </w:r>
              <w:r w:rsidRPr="002A5E52">
                <w:rPr>
                  <w:rFonts w:ascii="Arial" w:eastAsiaTheme="minorEastAsia" w:hAnsi="Arial" w:cs="Arial" w:hint="eastAsia"/>
                  <w:sz w:val="21"/>
                  <w:szCs w:val="21"/>
                  <w:rPrChange w:id="749" w:author="Mia Choi" w:date="2021-07-25T17:24:00Z">
                    <w:rPr>
                      <w:rFonts w:ascii="Batang" w:eastAsia="Batang" w:hAnsi="Batang" w:cs="Gulim" w:hint="eastAsia"/>
                      <w:sz w:val="24"/>
                      <w:szCs w:val="22"/>
                    </w:rPr>
                  </w:rPrChange>
                </w:rPr>
                <w:t>제공받을</w:t>
              </w:r>
              <w:r w:rsidRPr="002A5E52">
                <w:rPr>
                  <w:rFonts w:ascii="Arial" w:eastAsiaTheme="minorEastAsia" w:hAnsi="Arial" w:cs="Arial"/>
                  <w:sz w:val="21"/>
                  <w:szCs w:val="21"/>
                  <w:rPrChange w:id="750" w:author="Mia Choi" w:date="2021-07-25T17:24:00Z">
                    <w:rPr>
                      <w:rFonts w:ascii="Batang" w:eastAsia="Batang" w:hAnsi="Batang" w:cs="Gulim"/>
                      <w:sz w:val="24"/>
                      <w:szCs w:val="22"/>
                    </w:rPr>
                  </w:rPrChange>
                </w:rPr>
                <w:t xml:space="preserve"> </w:t>
              </w:r>
              <w:r w:rsidRPr="002A5E52">
                <w:rPr>
                  <w:rFonts w:ascii="Arial" w:eastAsiaTheme="minorEastAsia" w:hAnsi="Arial" w:cs="Arial" w:hint="eastAsia"/>
                  <w:sz w:val="21"/>
                  <w:szCs w:val="21"/>
                  <w:rPrChange w:id="751" w:author="Mia Choi" w:date="2021-07-25T17:24:00Z">
                    <w:rPr>
                      <w:rFonts w:ascii="Batang" w:eastAsia="Batang" w:hAnsi="Batang" w:cs="Gulim" w:hint="eastAsia"/>
                      <w:sz w:val="24"/>
                      <w:szCs w:val="22"/>
                    </w:rPr>
                  </w:rPrChange>
                </w:rPr>
                <w:t>수</w:t>
              </w:r>
              <w:r w:rsidRPr="002A5E52">
                <w:rPr>
                  <w:rFonts w:ascii="Arial" w:eastAsiaTheme="minorEastAsia" w:hAnsi="Arial" w:cs="Arial"/>
                  <w:sz w:val="21"/>
                  <w:szCs w:val="21"/>
                  <w:rPrChange w:id="752" w:author="Mia Choi" w:date="2021-07-25T17:24:00Z">
                    <w:rPr>
                      <w:rFonts w:ascii="Batang" w:eastAsia="Batang" w:hAnsi="Batang" w:cs="Gulim"/>
                      <w:sz w:val="24"/>
                      <w:szCs w:val="22"/>
                    </w:rPr>
                  </w:rPrChange>
                </w:rPr>
                <w:t xml:space="preserve"> </w:t>
              </w:r>
              <w:r w:rsidRPr="002A5E52">
                <w:rPr>
                  <w:rFonts w:ascii="Arial" w:eastAsiaTheme="minorEastAsia" w:hAnsi="Arial" w:cs="Arial" w:hint="eastAsia"/>
                  <w:sz w:val="21"/>
                  <w:szCs w:val="21"/>
                  <w:rPrChange w:id="753" w:author="Mia Choi" w:date="2021-07-25T17:24:00Z">
                    <w:rPr>
                      <w:rFonts w:ascii="Batang" w:eastAsia="Batang" w:hAnsi="Batang" w:cs="Gulim" w:hint="eastAsia"/>
                      <w:sz w:val="24"/>
                      <w:szCs w:val="22"/>
                    </w:rPr>
                  </w:rPrChange>
                </w:rPr>
                <w:t>있다</w:t>
              </w:r>
              <w:r w:rsidRPr="002A5E52">
                <w:rPr>
                  <w:rFonts w:ascii="Arial" w:eastAsiaTheme="minorEastAsia" w:hAnsi="Arial" w:cs="Arial"/>
                  <w:sz w:val="21"/>
                  <w:szCs w:val="21"/>
                  <w:rPrChange w:id="754" w:author="Mia Choi" w:date="2021-07-25T17:24:00Z">
                    <w:rPr>
                      <w:rFonts w:ascii="Batang" w:eastAsia="Batang" w:hAnsi="Batang" w:cs="Gulim"/>
                      <w:sz w:val="24"/>
                      <w:szCs w:val="22"/>
                    </w:rPr>
                  </w:rPrChange>
                </w:rPr>
                <w:t xml:space="preserve">. </w:t>
              </w:r>
              <w:r w:rsidRPr="002A5E52">
                <w:rPr>
                  <w:rFonts w:ascii="Arial" w:eastAsiaTheme="minorEastAsia" w:hAnsi="Arial" w:cs="Arial"/>
                  <w:sz w:val="21"/>
                  <w:szCs w:val="21"/>
                  <w:rPrChange w:id="755" w:author="Mia Choi" w:date="2021-07-25T17:24:00Z">
                    <w:rPr>
                      <w:rFonts w:ascii="Batang" w:eastAsia="Batang" w:hAnsi="Batang"/>
                      <w:szCs w:val="22"/>
                    </w:rPr>
                  </w:rPrChange>
                </w:rPr>
                <w:t xml:space="preserve">6 </w:t>
              </w:r>
              <w:r w:rsidRPr="002A5E52">
                <w:rPr>
                  <w:rFonts w:ascii="Arial" w:eastAsiaTheme="minorEastAsia" w:hAnsi="Arial" w:cs="Arial" w:hint="eastAsia"/>
                  <w:sz w:val="21"/>
                  <w:szCs w:val="21"/>
                  <w:rPrChange w:id="756" w:author="Mia Choi" w:date="2021-07-25T17:24:00Z">
                    <w:rPr>
                      <w:rFonts w:ascii="Batang" w:eastAsia="Batang" w:hAnsi="Batang" w:hint="eastAsia"/>
                      <w:szCs w:val="22"/>
                    </w:rPr>
                  </w:rPrChange>
                </w:rPr>
                <w:t>개월</w:t>
              </w:r>
              <w:r w:rsidRPr="002A5E52">
                <w:rPr>
                  <w:rFonts w:ascii="Arial" w:eastAsiaTheme="minorEastAsia" w:hAnsi="Arial" w:cs="Arial"/>
                  <w:sz w:val="21"/>
                  <w:szCs w:val="21"/>
                  <w:rPrChange w:id="757" w:author="Mia Choi" w:date="2021-07-25T17:24:00Z">
                    <w:rPr>
                      <w:rFonts w:ascii="Batang" w:eastAsia="Batang" w:hAnsi="Batang"/>
                      <w:szCs w:val="22"/>
                    </w:rPr>
                  </w:rPrChange>
                </w:rPr>
                <w:t xml:space="preserve"> </w:t>
              </w:r>
              <w:r w:rsidRPr="002A5E52">
                <w:rPr>
                  <w:rFonts w:ascii="Arial" w:eastAsiaTheme="minorEastAsia" w:hAnsi="Arial" w:cs="Arial" w:hint="eastAsia"/>
                  <w:sz w:val="21"/>
                  <w:szCs w:val="21"/>
                  <w:rPrChange w:id="758" w:author="Mia Choi" w:date="2021-07-25T17:24:00Z">
                    <w:rPr>
                      <w:rFonts w:ascii="Batang" w:eastAsia="Batang" w:hAnsi="Batang" w:hint="eastAsia"/>
                      <w:szCs w:val="22"/>
                    </w:rPr>
                  </w:rPrChange>
                </w:rPr>
                <w:t>미만</w:t>
              </w:r>
              <w:r w:rsidRPr="002A5E52">
                <w:rPr>
                  <w:rFonts w:ascii="Arial" w:eastAsiaTheme="minorEastAsia" w:hAnsi="Arial" w:cs="Arial"/>
                  <w:sz w:val="21"/>
                  <w:szCs w:val="21"/>
                  <w:rPrChange w:id="759" w:author="Mia Choi" w:date="2021-07-25T17:24:00Z">
                    <w:rPr>
                      <w:rFonts w:ascii="Batang" w:eastAsia="Batang" w:hAnsi="Batang"/>
                      <w:szCs w:val="22"/>
                    </w:rPr>
                  </w:rPrChange>
                </w:rPr>
                <w:t xml:space="preserve"> </w:t>
              </w:r>
              <w:r w:rsidRPr="002A5E52">
                <w:rPr>
                  <w:rFonts w:ascii="Arial" w:eastAsiaTheme="minorEastAsia" w:hAnsi="Arial" w:cs="Arial" w:hint="eastAsia"/>
                  <w:sz w:val="21"/>
                  <w:szCs w:val="21"/>
                  <w:rPrChange w:id="760" w:author="Mia Choi" w:date="2021-07-25T17:24:00Z">
                    <w:rPr>
                      <w:rFonts w:ascii="Batang" w:eastAsia="Batang" w:hAnsi="Batang" w:hint="eastAsia"/>
                      <w:szCs w:val="22"/>
                    </w:rPr>
                  </w:rPrChange>
                </w:rPr>
                <w:t>근무한</w:t>
              </w:r>
              <w:r w:rsidRPr="002A5E52">
                <w:rPr>
                  <w:rFonts w:ascii="Arial" w:eastAsiaTheme="minorEastAsia" w:hAnsi="Arial" w:cs="Arial"/>
                  <w:sz w:val="21"/>
                  <w:szCs w:val="21"/>
                  <w:rPrChange w:id="761" w:author="Mia Choi" w:date="2021-07-25T17:24:00Z">
                    <w:rPr>
                      <w:rFonts w:ascii="Batang" w:eastAsia="Batang" w:hAnsi="Batang"/>
                      <w:szCs w:val="22"/>
                    </w:rPr>
                  </w:rPrChange>
                </w:rPr>
                <w:t xml:space="preserve"> </w:t>
              </w:r>
              <w:r w:rsidRPr="002A5E52">
                <w:rPr>
                  <w:rFonts w:ascii="Arial" w:eastAsiaTheme="minorEastAsia" w:hAnsi="Arial" w:cs="Arial" w:hint="eastAsia"/>
                  <w:sz w:val="21"/>
                  <w:szCs w:val="21"/>
                  <w:rPrChange w:id="762" w:author="Mia Choi" w:date="2021-07-25T17:24:00Z">
                    <w:rPr>
                      <w:rFonts w:ascii="Batang" w:eastAsia="Batang" w:hAnsi="Batang" w:hint="eastAsia"/>
                      <w:szCs w:val="22"/>
                    </w:rPr>
                  </w:rPrChange>
                </w:rPr>
                <w:t>근로자의</w:t>
              </w:r>
              <w:r w:rsidRPr="002A5E52">
                <w:rPr>
                  <w:rFonts w:ascii="Arial" w:eastAsiaTheme="minorEastAsia" w:hAnsi="Arial" w:cs="Arial"/>
                  <w:sz w:val="21"/>
                  <w:szCs w:val="21"/>
                  <w:rPrChange w:id="763" w:author="Mia Choi" w:date="2021-07-25T17:24:00Z">
                    <w:rPr>
                      <w:rFonts w:ascii="Batang" w:eastAsia="Batang" w:hAnsi="Batang"/>
                      <w:szCs w:val="22"/>
                    </w:rPr>
                  </w:rPrChange>
                </w:rPr>
                <w:t xml:space="preserve"> </w:t>
              </w:r>
              <w:r w:rsidRPr="002A5E52">
                <w:rPr>
                  <w:rFonts w:ascii="Arial" w:eastAsiaTheme="minorEastAsia" w:hAnsi="Arial" w:cs="Arial" w:hint="eastAsia"/>
                  <w:sz w:val="21"/>
                  <w:szCs w:val="21"/>
                  <w:rPrChange w:id="764" w:author="Mia Choi" w:date="2021-07-25T17:24:00Z">
                    <w:rPr>
                      <w:rFonts w:ascii="Batang" w:eastAsia="Batang" w:hAnsi="Batang" w:hint="eastAsia"/>
                      <w:szCs w:val="22"/>
                    </w:rPr>
                  </w:rPrChange>
                </w:rPr>
                <w:t>요청에</w:t>
              </w:r>
              <w:r w:rsidRPr="002A5E52">
                <w:rPr>
                  <w:rFonts w:ascii="Arial" w:eastAsiaTheme="minorEastAsia" w:hAnsi="Arial" w:cs="Arial"/>
                  <w:sz w:val="21"/>
                  <w:szCs w:val="21"/>
                  <w:rPrChange w:id="765" w:author="Mia Choi" w:date="2021-07-25T17:24:00Z">
                    <w:rPr>
                      <w:rFonts w:ascii="Batang" w:eastAsia="Batang" w:hAnsi="Batang"/>
                      <w:szCs w:val="22"/>
                    </w:rPr>
                  </w:rPrChange>
                </w:rPr>
                <w:t xml:space="preserve"> </w:t>
              </w:r>
              <w:r w:rsidRPr="002A5E52">
                <w:rPr>
                  <w:rFonts w:ascii="Arial" w:eastAsiaTheme="minorEastAsia" w:hAnsi="Arial" w:cs="Arial" w:hint="eastAsia"/>
                  <w:sz w:val="21"/>
                  <w:szCs w:val="21"/>
                  <w:rPrChange w:id="766" w:author="Mia Choi" w:date="2021-07-25T17:24:00Z">
                    <w:rPr>
                      <w:rFonts w:ascii="Batang" w:eastAsia="Batang" w:hAnsi="Batang" w:hint="eastAsia"/>
                      <w:szCs w:val="22"/>
                    </w:rPr>
                  </w:rPrChange>
                </w:rPr>
                <w:t>따라</w:t>
              </w:r>
              <w:r w:rsidRPr="002A5E52">
                <w:rPr>
                  <w:rFonts w:ascii="Arial" w:eastAsiaTheme="minorEastAsia" w:hAnsi="Arial" w:cs="Arial"/>
                  <w:sz w:val="21"/>
                  <w:szCs w:val="21"/>
                  <w:rPrChange w:id="767" w:author="Mia Choi" w:date="2021-07-25T17:24:00Z">
                    <w:rPr>
                      <w:rFonts w:ascii="Batang" w:eastAsia="Batang" w:hAnsi="Batang"/>
                      <w:szCs w:val="22"/>
                    </w:rPr>
                  </w:rPrChange>
                </w:rPr>
                <w:t xml:space="preserve"> </w:t>
              </w:r>
              <w:r w:rsidRPr="002A5E52">
                <w:rPr>
                  <w:rFonts w:ascii="Arial" w:eastAsiaTheme="minorEastAsia" w:hAnsi="Arial" w:cs="Arial" w:hint="eastAsia"/>
                  <w:sz w:val="21"/>
                  <w:szCs w:val="21"/>
                  <w:rPrChange w:id="768" w:author="Mia Choi" w:date="2021-07-25T17:24:00Z">
                    <w:rPr>
                      <w:rFonts w:ascii="Batang" w:eastAsia="Batang" w:hAnsi="Batang" w:hint="eastAsia"/>
                      <w:szCs w:val="22"/>
                    </w:rPr>
                  </w:rPrChange>
                </w:rPr>
                <w:t>유급휴가를</w:t>
              </w:r>
              <w:r w:rsidRPr="002A5E52">
                <w:rPr>
                  <w:rFonts w:ascii="Arial" w:eastAsiaTheme="minorEastAsia" w:hAnsi="Arial" w:cs="Arial"/>
                  <w:sz w:val="21"/>
                  <w:szCs w:val="21"/>
                  <w:rPrChange w:id="769" w:author="Mia Choi" w:date="2021-07-25T17:24:00Z">
                    <w:rPr>
                      <w:rFonts w:ascii="Batang" w:eastAsia="Batang" w:hAnsi="Batang"/>
                      <w:szCs w:val="22"/>
                    </w:rPr>
                  </w:rPrChange>
                </w:rPr>
                <w:t xml:space="preserve"> </w:t>
              </w:r>
              <w:r w:rsidRPr="002A5E52">
                <w:rPr>
                  <w:rFonts w:ascii="Arial" w:eastAsiaTheme="minorEastAsia" w:hAnsi="Arial" w:cs="Arial" w:hint="eastAsia"/>
                  <w:sz w:val="21"/>
                  <w:szCs w:val="21"/>
                  <w:rPrChange w:id="770" w:author="Mia Choi" w:date="2021-07-25T17:24:00Z">
                    <w:rPr>
                      <w:rFonts w:ascii="Batang" w:eastAsia="Batang" w:hAnsi="Batang" w:hint="eastAsia"/>
                      <w:szCs w:val="22"/>
                    </w:rPr>
                  </w:rPrChange>
                </w:rPr>
                <w:t>제공하는</w:t>
              </w:r>
              <w:r w:rsidRPr="002A5E52">
                <w:rPr>
                  <w:rFonts w:ascii="Arial" w:eastAsiaTheme="minorEastAsia" w:hAnsi="Arial" w:cs="Arial"/>
                  <w:sz w:val="21"/>
                  <w:szCs w:val="21"/>
                  <w:rPrChange w:id="771" w:author="Mia Choi" w:date="2021-07-25T17:24:00Z">
                    <w:rPr>
                      <w:rFonts w:ascii="Batang" w:eastAsia="Batang" w:hAnsi="Batang"/>
                      <w:szCs w:val="22"/>
                    </w:rPr>
                  </w:rPrChange>
                </w:rPr>
                <w:t xml:space="preserve"> </w:t>
              </w:r>
              <w:r w:rsidRPr="002A5E52">
                <w:rPr>
                  <w:rFonts w:ascii="Arial" w:eastAsiaTheme="minorEastAsia" w:hAnsi="Arial" w:cs="Arial" w:hint="eastAsia"/>
                  <w:sz w:val="21"/>
                  <w:szCs w:val="21"/>
                  <w:rPrChange w:id="772" w:author="Mia Choi" w:date="2021-07-25T17:24:00Z">
                    <w:rPr>
                      <w:rFonts w:ascii="Batang" w:eastAsia="Batang" w:hAnsi="Batang" w:hint="eastAsia"/>
                      <w:szCs w:val="22"/>
                    </w:rPr>
                  </w:rPrChange>
                </w:rPr>
                <w:t>경우는</w:t>
              </w:r>
              <w:r w:rsidRPr="002A5E52">
                <w:rPr>
                  <w:rFonts w:ascii="Arial" w:eastAsiaTheme="minorEastAsia" w:hAnsi="Arial" w:cs="Arial"/>
                  <w:sz w:val="21"/>
                  <w:szCs w:val="21"/>
                  <w:rPrChange w:id="773" w:author="Mia Choi" w:date="2021-07-25T17:24:00Z">
                    <w:rPr>
                      <w:rFonts w:ascii="Batang" w:eastAsia="Batang" w:hAnsi="Batang"/>
                      <w:szCs w:val="22"/>
                    </w:rPr>
                  </w:rPrChange>
                </w:rPr>
                <w:t xml:space="preserve"> </w:t>
              </w:r>
              <w:r w:rsidRPr="002A5E52">
                <w:rPr>
                  <w:rFonts w:ascii="Arial" w:eastAsiaTheme="minorEastAsia" w:hAnsi="Arial" w:cs="Arial" w:hint="eastAsia"/>
                  <w:sz w:val="21"/>
                  <w:szCs w:val="21"/>
                  <w:rPrChange w:id="774" w:author="Mia Choi" w:date="2021-07-25T17:24:00Z">
                    <w:rPr>
                      <w:rFonts w:ascii="Batang" w:eastAsia="Batang" w:hAnsi="Batang" w:hint="eastAsia"/>
                      <w:szCs w:val="22"/>
                    </w:rPr>
                  </w:rPrChange>
                </w:rPr>
                <w:t>노동법에서</w:t>
              </w:r>
              <w:r w:rsidRPr="002A5E52">
                <w:rPr>
                  <w:rFonts w:ascii="Arial" w:eastAsiaTheme="minorEastAsia" w:hAnsi="Arial" w:cs="Arial"/>
                  <w:sz w:val="21"/>
                  <w:szCs w:val="21"/>
                  <w:rPrChange w:id="775" w:author="Mia Choi" w:date="2021-07-25T17:24:00Z">
                    <w:rPr>
                      <w:rFonts w:ascii="Batang" w:eastAsia="Batang" w:hAnsi="Batang"/>
                      <w:szCs w:val="22"/>
                    </w:rPr>
                  </w:rPrChange>
                </w:rPr>
                <w:t xml:space="preserve"> </w:t>
              </w:r>
              <w:r w:rsidRPr="002A5E52">
                <w:rPr>
                  <w:rFonts w:ascii="Arial" w:eastAsiaTheme="minorEastAsia" w:hAnsi="Arial" w:cs="Arial" w:hint="eastAsia"/>
                  <w:sz w:val="21"/>
                  <w:szCs w:val="21"/>
                  <w:rPrChange w:id="776" w:author="Mia Choi" w:date="2021-07-25T17:24:00Z">
                    <w:rPr>
                      <w:rFonts w:ascii="Batang" w:eastAsia="Batang" w:hAnsi="Batang" w:hint="eastAsia"/>
                      <w:szCs w:val="22"/>
                    </w:rPr>
                  </w:rPrChange>
                </w:rPr>
                <w:t>정한</w:t>
              </w:r>
              <w:r w:rsidRPr="002A5E52">
                <w:rPr>
                  <w:rFonts w:ascii="Arial" w:eastAsiaTheme="minorEastAsia" w:hAnsi="Arial" w:cs="Arial"/>
                  <w:sz w:val="21"/>
                  <w:szCs w:val="21"/>
                  <w:rPrChange w:id="777" w:author="Mia Choi" w:date="2021-07-25T17:24:00Z">
                    <w:rPr>
                      <w:rFonts w:ascii="Batang" w:eastAsia="Batang" w:hAnsi="Batang"/>
                      <w:szCs w:val="22"/>
                    </w:rPr>
                  </w:rPrChange>
                </w:rPr>
                <w:t xml:space="preserve"> </w:t>
              </w:r>
              <w:r w:rsidRPr="002A5E52">
                <w:rPr>
                  <w:rFonts w:ascii="Arial" w:eastAsiaTheme="minorEastAsia" w:hAnsi="Arial" w:cs="Arial" w:hint="eastAsia"/>
                  <w:sz w:val="21"/>
                  <w:szCs w:val="21"/>
                  <w:rPrChange w:id="778" w:author="Mia Choi" w:date="2021-07-25T17:24:00Z">
                    <w:rPr>
                      <w:rFonts w:ascii="Batang" w:eastAsia="Batang" w:hAnsi="Batang" w:hint="eastAsia"/>
                      <w:szCs w:val="22"/>
                    </w:rPr>
                  </w:rPrChange>
                </w:rPr>
                <w:t>바에</w:t>
              </w:r>
              <w:r w:rsidRPr="002A5E52">
                <w:rPr>
                  <w:rFonts w:ascii="Arial" w:eastAsiaTheme="minorEastAsia" w:hAnsi="Arial" w:cs="Arial"/>
                  <w:sz w:val="21"/>
                  <w:szCs w:val="21"/>
                  <w:rPrChange w:id="779" w:author="Mia Choi" w:date="2021-07-25T17:24:00Z">
                    <w:rPr>
                      <w:rFonts w:ascii="Batang" w:eastAsia="Batang" w:hAnsi="Batang"/>
                      <w:szCs w:val="22"/>
                    </w:rPr>
                  </w:rPrChange>
                </w:rPr>
                <w:t xml:space="preserve"> </w:t>
              </w:r>
              <w:r w:rsidRPr="002A5E52">
                <w:rPr>
                  <w:rFonts w:ascii="Arial" w:eastAsiaTheme="minorEastAsia" w:hAnsi="Arial" w:cs="Arial" w:hint="eastAsia"/>
                  <w:sz w:val="21"/>
                  <w:szCs w:val="21"/>
                  <w:rPrChange w:id="780" w:author="Mia Choi" w:date="2021-07-25T17:24:00Z">
                    <w:rPr>
                      <w:rFonts w:ascii="Batang" w:eastAsia="Batang" w:hAnsi="Batang" w:hint="eastAsia"/>
                      <w:szCs w:val="22"/>
                    </w:rPr>
                  </w:rPrChange>
                </w:rPr>
                <w:t>따른다</w:t>
              </w:r>
              <w:r w:rsidRPr="002A5E52">
                <w:rPr>
                  <w:rFonts w:ascii="Arial" w:eastAsiaTheme="minorEastAsia" w:hAnsi="Arial" w:cs="Arial"/>
                  <w:sz w:val="21"/>
                  <w:szCs w:val="21"/>
                  <w:rPrChange w:id="781" w:author="Mia Choi" w:date="2021-07-25T17:24:00Z">
                    <w:rPr>
                      <w:rFonts w:ascii="Batang" w:eastAsia="Batang" w:hAnsi="Batang"/>
                      <w:szCs w:val="22"/>
                    </w:rPr>
                  </w:rPrChange>
                </w:rPr>
                <w:t>.</w:t>
              </w:r>
            </w:ins>
          </w:p>
          <w:p w14:paraId="1C234FEB" w14:textId="77777777" w:rsidR="00487147" w:rsidRPr="002A5E52" w:rsidDel="000D5104" w:rsidRDefault="00487147" w:rsidP="00487147">
            <w:pPr>
              <w:numPr>
                <w:ilvl w:val="0"/>
                <w:numId w:val="2"/>
              </w:numPr>
              <w:wordWrap/>
              <w:spacing w:line="240" w:lineRule="auto"/>
              <w:ind w:left="0"/>
              <w:rPr>
                <w:del w:id="782" w:author="Mia Choi" w:date="2021-07-25T17:23:00Z"/>
                <w:rFonts w:ascii="Arial" w:eastAsia="Malgun Gothic" w:hAnsi="Arial" w:cs="Arial"/>
                <w:sz w:val="21"/>
                <w:szCs w:val="21"/>
                <w:highlight w:val="yellow"/>
              </w:rPr>
            </w:pPr>
            <w:del w:id="783" w:author="Mia Choi" w:date="2021-07-25T17:23:00Z">
              <w:r w:rsidRPr="002A5E52" w:rsidDel="000D5104">
                <w:rPr>
                  <w:rFonts w:ascii="Arial" w:eastAsia="Malgun Gothic" w:hAnsi="Arial" w:cs="Arial"/>
                  <w:color w:val="000000"/>
                  <w:sz w:val="21"/>
                  <w:szCs w:val="21"/>
                  <w:highlight w:val="yellow"/>
                </w:rPr>
                <w:delText>계속하여</w:delText>
              </w:r>
              <w:r w:rsidRPr="002A5E52" w:rsidDel="000D5104">
                <w:rPr>
                  <w:rFonts w:ascii="Arial" w:eastAsia="Malgun Gothic" w:hAnsi="Arial" w:cs="Arial"/>
                  <w:color w:val="000000"/>
                  <w:sz w:val="21"/>
                  <w:szCs w:val="21"/>
                  <w:highlight w:val="yellow"/>
                </w:rPr>
                <w:delText xml:space="preserve"> </w:delText>
              </w:r>
              <w:r w:rsidRPr="002A5E52" w:rsidDel="000D5104">
                <w:rPr>
                  <w:rFonts w:ascii="Arial" w:eastAsia="Malgun Gothic" w:hAnsi="Arial" w:cs="Arial"/>
                  <w:color w:val="000000"/>
                  <w:sz w:val="21"/>
                  <w:szCs w:val="21"/>
                  <w:highlight w:val="yellow"/>
                </w:rPr>
                <w:delText>근로한</w:delText>
              </w:r>
              <w:r w:rsidRPr="002A5E52" w:rsidDel="000D5104">
                <w:rPr>
                  <w:rFonts w:ascii="Arial" w:eastAsia="Malgun Gothic" w:hAnsi="Arial" w:cs="Arial"/>
                  <w:color w:val="000000"/>
                  <w:sz w:val="21"/>
                  <w:szCs w:val="21"/>
                  <w:highlight w:val="yellow"/>
                </w:rPr>
                <w:delText xml:space="preserve"> </w:delText>
              </w:r>
              <w:r w:rsidRPr="002A5E52" w:rsidDel="000D5104">
                <w:rPr>
                  <w:rFonts w:ascii="Arial" w:eastAsia="Malgun Gothic" w:hAnsi="Arial" w:cs="Arial"/>
                  <w:color w:val="000000"/>
                  <w:sz w:val="21"/>
                  <w:szCs w:val="21"/>
                  <w:highlight w:val="yellow"/>
                </w:rPr>
                <w:delText>기간이</w:delText>
              </w:r>
              <w:r w:rsidRPr="002A5E52" w:rsidDel="000D5104">
                <w:rPr>
                  <w:rFonts w:ascii="Arial" w:eastAsia="Malgun Gothic" w:hAnsi="Arial" w:cs="Arial"/>
                  <w:color w:val="000000"/>
                  <w:sz w:val="21"/>
                  <w:szCs w:val="21"/>
                  <w:highlight w:val="yellow"/>
                </w:rPr>
                <w:delText xml:space="preserve"> 1</w:delText>
              </w:r>
              <w:r w:rsidRPr="002A5E52" w:rsidDel="000D5104">
                <w:rPr>
                  <w:rFonts w:ascii="Arial" w:eastAsia="Malgun Gothic" w:hAnsi="Arial" w:cs="Arial"/>
                  <w:color w:val="000000"/>
                  <w:sz w:val="21"/>
                  <w:szCs w:val="21"/>
                  <w:highlight w:val="yellow"/>
                </w:rPr>
                <w:delText>년</w:delText>
              </w:r>
              <w:r w:rsidRPr="002A5E52" w:rsidDel="000D5104">
                <w:rPr>
                  <w:rFonts w:ascii="Arial" w:eastAsia="Malgun Gothic" w:hAnsi="Arial" w:cs="Arial"/>
                  <w:color w:val="000000"/>
                  <w:sz w:val="21"/>
                  <w:szCs w:val="21"/>
                  <w:highlight w:val="yellow"/>
                </w:rPr>
                <w:delText xml:space="preserve"> </w:delText>
              </w:r>
              <w:r w:rsidRPr="002A5E52" w:rsidDel="000D5104">
                <w:rPr>
                  <w:rFonts w:ascii="Arial" w:eastAsia="Malgun Gothic" w:hAnsi="Arial" w:cs="Arial"/>
                  <w:color w:val="000000"/>
                  <w:sz w:val="21"/>
                  <w:szCs w:val="21"/>
                  <w:highlight w:val="yellow"/>
                </w:rPr>
                <w:delText>미만인</w:delText>
              </w:r>
              <w:r w:rsidRPr="002A5E52" w:rsidDel="000D5104">
                <w:rPr>
                  <w:rFonts w:ascii="Arial" w:eastAsia="Malgun Gothic" w:hAnsi="Arial" w:cs="Arial"/>
                  <w:color w:val="000000"/>
                  <w:sz w:val="21"/>
                  <w:szCs w:val="21"/>
                  <w:highlight w:val="yellow"/>
                </w:rPr>
                <w:delText xml:space="preserve"> </w:delText>
              </w:r>
              <w:r w:rsidRPr="002A5E52" w:rsidDel="000D5104">
                <w:rPr>
                  <w:rFonts w:ascii="Arial" w:eastAsia="Malgun Gothic" w:hAnsi="Arial" w:cs="Arial"/>
                  <w:sz w:val="21"/>
                  <w:szCs w:val="21"/>
                  <w:highlight w:val="yellow"/>
                </w:rPr>
                <w:delText>종업원에게는</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입사</w:delText>
              </w:r>
              <w:r w:rsidRPr="002A5E52" w:rsidDel="000D5104">
                <w:rPr>
                  <w:rFonts w:ascii="Arial" w:eastAsia="Malgun Gothic" w:hAnsi="Arial" w:cs="Arial"/>
                  <w:sz w:val="21"/>
                  <w:szCs w:val="21"/>
                  <w:highlight w:val="yellow"/>
                </w:rPr>
                <w:delText xml:space="preserve"> 1</w:delText>
              </w:r>
              <w:r w:rsidRPr="002A5E52" w:rsidDel="000D5104">
                <w:rPr>
                  <w:rFonts w:ascii="Arial" w:eastAsia="Malgun Gothic" w:hAnsi="Arial" w:cs="Arial"/>
                  <w:sz w:val="21"/>
                  <w:szCs w:val="21"/>
                  <w:highlight w:val="yellow"/>
                </w:rPr>
                <w:delText>년차</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기간</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동안</w:delText>
              </w:r>
              <w:r w:rsidRPr="002A5E52" w:rsidDel="000D5104">
                <w:rPr>
                  <w:rFonts w:ascii="Arial" w:eastAsia="Malgun Gothic" w:hAnsi="Arial" w:cs="Arial"/>
                  <w:sz w:val="21"/>
                  <w:szCs w:val="21"/>
                  <w:highlight w:val="yellow"/>
                </w:rPr>
                <w:delText xml:space="preserve"> 1</w:delText>
              </w:r>
              <w:r w:rsidRPr="002A5E52" w:rsidDel="000D5104">
                <w:rPr>
                  <w:rFonts w:ascii="Arial" w:eastAsia="Malgun Gothic" w:hAnsi="Arial" w:cs="Arial"/>
                  <w:sz w:val="21"/>
                  <w:szCs w:val="21"/>
                  <w:highlight w:val="yellow"/>
                </w:rPr>
                <w:delText>개월</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개근</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시</w:delText>
              </w:r>
              <w:r w:rsidRPr="002A5E52" w:rsidDel="000D5104">
                <w:rPr>
                  <w:rFonts w:ascii="Arial" w:eastAsia="Malgun Gothic" w:hAnsi="Arial" w:cs="Arial"/>
                  <w:sz w:val="21"/>
                  <w:szCs w:val="21"/>
                  <w:highlight w:val="yellow"/>
                </w:rPr>
                <w:delText xml:space="preserve"> 1</w:delText>
              </w:r>
              <w:r w:rsidRPr="002A5E52" w:rsidDel="000D5104">
                <w:rPr>
                  <w:rFonts w:ascii="Arial" w:eastAsia="Malgun Gothic" w:hAnsi="Arial" w:cs="Arial"/>
                  <w:sz w:val="21"/>
                  <w:szCs w:val="21"/>
                  <w:highlight w:val="yellow"/>
                </w:rPr>
                <w:delText>일의</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유급휴가를</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부여한다</w:delText>
              </w:r>
            </w:del>
          </w:p>
          <w:p w14:paraId="11BDAD5C" w14:textId="77777777" w:rsidR="00487147" w:rsidRPr="002A5E52" w:rsidDel="000D5104" w:rsidRDefault="00487147" w:rsidP="00487147">
            <w:pPr>
              <w:wordWrap/>
              <w:spacing w:line="240" w:lineRule="auto"/>
              <w:ind w:left="210" w:hangingChars="100" w:hanging="210"/>
              <w:rPr>
                <w:del w:id="784" w:author="Mia Choi" w:date="2021-07-25T17:23:00Z"/>
                <w:rFonts w:ascii="Arial" w:eastAsia="Malgun Gothic" w:hAnsi="Arial" w:cs="Arial"/>
                <w:sz w:val="21"/>
                <w:szCs w:val="21"/>
                <w:highlight w:val="yellow"/>
              </w:rPr>
            </w:pPr>
            <w:del w:id="785" w:author="Mia Choi" w:date="2021-07-25T17:23:00Z">
              <w:r w:rsidRPr="002A5E52" w:rsidDel="000D5104">
                <w:rPr>
                  <w:rFonts w:ascii="Arial" w:eastAsia="Malgun Gothic" w:hAnsi="Arial" w:cs="Arial"/>
                  <w:sz w:val="21"/>
                  <w:szCs w:val="21"/>
                  <w:highlight w:val="yellow"/>
                </w:rPr>
                <w:delText xml:space="preserve">3. </w:delText>
              </w:r>
              <w:r w:rsidRPr="002A5E52" w:rsidDel="000D5104">
                <w:rPr>
                  <w:rFonts w:ascii="Arial" w:eastAsia="Malgun Gothic" w:hAnsi="Arial" w:cs="Arial"/>
                  <w:sz w:val="21"/>
                  <w:szCs w:val="21"/>
                  <w:highlight w:val="yellow"/>
                </w:rPr>
                <w:delText>입사</w:delText>
              </w:r>
              <w:r w:rsidRPr="002A5E52" w:rsidDel="000D5104">
                <w:rPr>
                  <w:rFonts w:ascii="Arial" w:eastAsia="Malgun Gothic" w:hAnsi="Arial" w:cs="Arial"/>
                  <w:sz w:val="21"/>
                  <w:szCs w:val="21"/>
                  <w:highlight w:val="yellow"/>
                </w:rPr>
                <w:delText xml:space="preserve"> 2</w:delText>
              </w:r>
              <w:r w:rsidRPr="002A5E52" w:rsidDel="000D5104">
                <w:rPr>
                  <w:rFonts w:ascii="Arial" w:eastAsia="Malgun Gothic" w:hAnsi="Arial" w:cs="Arial"/>
                  <w:sz w:val="21"/>
                  <w:szCs w:val="21"/>
                  <w:highlight w:val="yellow"/>
                </w:rPr>
                <w:delText>년차</w:delText>
              </w:r>
              <w:r w:rsidRPr="002A5E52" w:rsidDel="000D5104">
                <w:rPr>
                  <w:rFonts w:ascii="Arial" w:eastAsia="Malgun Gothic" w:hAnsi="Arial" w:cs="Arial"/>
                  <w:sz w:val="21"/>
                  <w:szCs w:val="21"/>
                  <w:highlight w:val="yellow"/>
                </w:rPr>
                <w:delText xml:space="preserve"> 1</w:delText>
              </w:r>
              <w:r w:rsidRPr="002A5E52" w:rsidDel="000D5104">
                <w:rPr>
                  <w:rFonts w:ascii="Arial" w:eastAsia="Malgun Gothic" w:hAnsi="Arial" w:cs="Arial"/>
                  <w:sz w:val="21"/>
                  <w:szCs w:val="21"/>
                  <w:highlight w:val="yellow"/>
                </w:rPr>
                <w:delText>월</w:delText>
              </w:r>
              <w:r w:rsidRPr="002A5E52" w:rsidDel="000D5104">
                <w:rPr>
                  <w:rFonts w:ascii="Arial" w:eastAsia="Malgun Gothic" w:hAnsi="Arial" w:cs="Arial"/>
                  <w:sz w:val="21"/>
                  <w:szCs w:val="21"/>
                  <w:highlight w:val="yellow"/>
                </w:rPr>
                <w:delText xml:space="preserve"> 1</w:delText>
              </w:r>
              <w:r w:rsidRPr="002A5E52" w:rsidDel="000D5104">
                <w:rPr>
                  <w:rFonts w:ascii="Arial" w:eastAsia="Malgun Gothic" w:hAnsi="Arial" w:cs="Arial"/>
                  <w:sz w:val="21"/>
                  <w:szCs w:val="21"/>
                  <w:highlight w:val="yellow"/>
                </w:rPr>
                <w:delText>일에</w:delText>
              </w:r>
              <w:r w:rsidRPr="002A5E52" w:rsidDel="000D5104">
                <w:rPr>
                  <w:rFonts w:ascii="Arial" w:eastAsia="Malgun Gothic" w:hAnsi="Arial" w:cs="Arial"/>
                  <w:sz w:val="21"/>
                  <w:szCs w:val="21"/>
                  <w:highlight w:val="yellow"/>
                </w:rPr>
                <w:delText xml:space="preserve"> 15</w:delText>
              </w:r>
              <w:r w:rsidRPr="002A5E52" w:rsidDel="000D5104">
                <w:rPr>
                  <w:rFonts w:ascii="Arial" w:eastAsia="Malgun Gothic" w:hAnsi="Arial" w:cs="Arial"/>
                  <w:sz w:val="21"/>
                  <w:szCs w:val="21"/>
                  <w:highlight w:val="yellow"/>
                </w:rPr>
                <w:delText>일</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연차유급휴가를</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생성</w:delText>
              </w:r>
              <w:r w:rsidRPr="002A5E52" w:rsidDel="000D5104">
                <w:rPr>
                  <w:rFonts w:ascii="Arial" w:eastAsia="Malgun Gothic" w:hAnsi="Arial" w:cs="Arial"/>
                  <w:sz w:val="21"/>
                  <w:szCs w:val="21"/>
                  <w:highlight w:val="yellow"/>
                </w:rPr>
                <w:delText>(</w:delText>
              </w:r>
              <w:r w:rsidRPr="002A5E52" w:rsidDel="000D5104">
                <w:rPr>
                  <w:rFonts w:ascii="Arial" w:eastAsia="Malgun Gothic" w:hAnsi="Arial" w:cs="Arial"/>
                  <w:sz w:val="21"/>
                  <w:szCs w:val="21"/>
                  <w:highlight w:val="yellow"/>
                </w:rPr>
                <w:delText>입사</w:delText>
              </w:r>
              <w:r w:rsidRPr="002A5E52" w:rsidDel="000D5104">
                <w:rPr>
                  <w:rFonts w:ascii="Arial" w:eastAsia="Malgun Gothic" w:hAnsi="Arial" w:cs="Arial"/>
                  <w:sz w:val="21"/>
                  <w:szCs w:val="21"/>
                  <w:highlight w:val="yellow"/>
                </w:rPr>
                <w:delText xml:space="preserve"> 1</w:delText>
              </w:r>
              <w:r w:rsidRPr="002A5E52" w:rsidDel="000D5104">
                <w:rPr>
                  <w:rFonts w:ascii="Arial" w:eastAsia="Malgun Gothic" w:hAnsi="Arial" w:cs="Arial"/>
                  <w:sz w:val="21"/>
                  <w:szCs w:val="21"/>
                  <w:highlight w:val="yellow"/>
                </w:rPr>
                <w:delText>년차에</w:delText>
              </w:r>
              <w:r w:rsidRPr="002A5E52" w:rsidDel="000D5104">
                <w:rPr>
                  <w:rFonts w:ascii="Arial" w:eastAsia="Malgun Gothic" w:hAnsi="Arial" w:cs="Arial"/>
                  <w:sz w:val="21"/>
                  <w:szCs w:val="21"/>
                  <w:highlight w:val="yellow"/>
                </w:rPr>
                <w:delText xml:space="preserve"> 1</w:delText>
              </w:r>
              <w:r w:rsidRPr="002A5E52" w:rsidDel="000D5104">
                <w:rPr>
                  <w:rFonts w:ascii="Arial" w:eastAsia="Malgun Gothic" w:hAnsi="Arial" w:cs="Arial"/>
                  <w:sz w:val="21"/>
                  <w:szCs w:val="21"/>
                  <w:highlight w:val="yellow"/>
                </w:rPr>
                <w:delText>개월</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개근</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시</w:delText>
              </w:r>
              <w:r w:rsidRPr="002A5E52" w:rsidDel="000D5104">
                <w:rPr>
                  <w:rFonts w:ascii="Arial" w:eastAsia="Malgun Gothic" w:hAnsi="Arial" w:cs="Arial"/>
                  <w:sz w:val="21"/>
                  <w:szCs w:val="21"/>
                  <w:highlight w:val="yellow"/>
                </w:rPr>
                <w:delText xml:space="preserve"> 1</w:delText>
              </w:r>
              <w:r w:rsidRPr="002A5E52" w:rsidDel="000D5104">
                <w:rPr>
                  <w:rFonts w:ascii="Arial" w:eastAsia="Malgun Gothic" w:hAnsi="Arial" w:cs="Arial"/>
                  <w:sz w:val="21"/>
                  <w:szCs w:val="21"/>
                  <w:highlight w:val="yellow"/>
                </w:rPr>
                <w:delText>일씩</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발생한</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휴가와는</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별개</w:delText>
              </w:r>
              <w:r w:rsidRPr="002A5E52" w:rsidDel="000D5104">
                <w:rPr>
                  <w:rFonts w:ascii="Arial" w:eastAsia="Malgun Gothic" w:hAnsi="Arial" w:cs="Arial"/>
                  <w:sz w:val="21"/>
                  <w:szCs w:val="21"/>
                  <w:highlight w:val="yellow"/>
                </w:rPr>
                <w:delText>)</w:delText>
              </w:r>
              <w:r w:rsidRPr="002A5E52" w:rsidDel="000D5104">
                <w:rPr>
                  <w:rFonts w:ascii="Arial" w:eastAsia="Malgun Gothic" w:hAnsi="Arial" w:cs="Arial"/>
                  <w:sz w:val="21"/>
                  <w:szCs w:val="21"/>
                  <w:highlight w:val="yellow"/>
                </w:rPr>
                <w:delText>하며</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매년</w:delText>
              </w:r>
              <w:r w:rsidRPr="002A5E52" w:rsidDel="000D5104">
                <w:rPr>
                  <w:rFonts w:ascii="Arial" w:eastAsia="Malgun Gothic" w:hAnsi="Arial" w:cs="Arial"/>
                  <w:sz w:val="21"/>
                  <w:szCs w:val="21"/>
                  <w:highlight w:val="yellow"/>
                </w:rPr>
                <w:delText xml:space="preserve"> 1</w:delText>
              </w:r>
              <w:r w:rsidRPr="002A5E52" w:rsidDel="000D5104">
                <w:rPr>
                  <w:rFonts w:ascii="Arial" w:eastAsia="Malgun Gothic" w:hAnsi="Arial" w:cs="Arial"/>
                  <w:sz w:val="21"/>
                  <w:szCs w:val="21"/>
                  <w:highlight w:val="yellow"/>
                </w:rPr>
                <w:delText>월</w:delText>
              </w:r>
              <w:r w:rsidRPr="002A5E52" w:rsidDel="000D5104">
                <w:rPr>
                  <w:rFonts w:ascii="Arial" w:eastAsia="Malgun Gothic" w:hAnsi="Arial" w:cs="Arial"/>
                  <w:sz w:val="21"/>
                  <w:szCs w:val="21"/>
                  <w:highlight w:val="yellow"/>
                </w:rPr>
                <w:delText xml:space="preserve"> 1</w:delText>
              </w:r>
              <w:r w:rsidRPr="002A5E52" w:rsidDel="000D5104">
                <w:rPr>
                  <w:rFonts w:ascii="Arial" w:eastAsia="Malgun Gothic" w:hAnsi="Arial" w:cs="Arial"/>
                  <w:sz w:val="21"/>
                  <w:szCs w:val="21"/>
                  <w:highlight w:val="yellow"/>
                </w:rPr>
                <w:delText>일부로</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연차유급휴가는</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생성된다</w:delText>
              </w:r>
              <w:r w:rsidRPr="002A5E52" w:rsidDel="000D5104">
                <w:rPr>
                  <w:rFonts w:ascii="Arial" w:eastAsia="Malgun Gothic" w:hAnsi="Arial" w:cs="Arial"/>
                  <w:sz w:val="21"/>
                  <w:szCs w:val="21"/>
                  <w:highlight w:val="yellow"/>
                </w:rPr>
                <w:delText xml:space="preserve">. </w:delText>
              </w:r>
            </w:del>
          </w:p>
          <w:p w14:paraId="34B064BC" w14:textId="77777777" w:rsidR="00487147" w:rsidRPr="002A5E52" w:rsidDel="000D5104" w:rsidRDefault="00487147" w:rsidP="00487147">
            <w:pPr>
              <w:wordWrap/>
              <w:spacing w:line="240" w:lineRule="auto"/>
              <w:rPr>
                <w:del w:id="786" w:author="Mia Choi" w:date="2021-07-25T17:23:00Z"/>
                <w:rFonts w:ascii="Arial" w:eastAsia="Malgun Gothic" w:hAnsi="Arial" w:cs="Arial"/>
                <w:sz w:val="21"/>
                <w:szCs w:val="21"/>
                <w:highlight w:val="yellow"/>
              </w:rPr>
            </w:pPr>
            <w:del w:id="787" w:author="Mia Choi" w:date="2021-07-25T17:23:00Z">
              <w:r w:rsidRPr="002A5E52" w:rsidDel="000D5104">
                <w:rPr>
                  <w:rFonts w:ascii="Arial" w:eastAsia="Malgun Gothic" w:hAnsi="Arial" w:cs="Arial"/>
                  <w:sz w:val="21"/>
                  <w:szCs w:val="21"/>
                  <w:highlight w:val="yellow"/>
                </w:rPr>
                <w:delText>단</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실제</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퇴직</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시점</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과사용</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연차유급휴가는</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급여</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정산</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시</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차감한다</w:delText>
              </w:r>
              <w:r w:rsidRPr="002A5E52" w:rsidDel="000D5104">
                <w:rPr>
                  <w:rFonts w:ascii="Arial" w:eastAsia="Malgun Gothic" w:hAnsi="Arial" w:cs="Arial"/>
                  <w:sz w:val="21"/>
                  <w:szCs w:val="21"/>
                  <w:highlight w:val="yellow"/>
                </w:rPr>
                <w:delText>.</w:delText>
              </w:r>
            </w:del>
          </w:p>
          <w:p w14:paraId="6E15509E" w14:textId="77777777" w:rsidR="00487147" w:rsidRPr="002A5E52" w:rsidDel="000D5104" w:rsidRDefault="00487147" w:rsidP="00487147">
            <w:pPr>
              <w:wordWrap/>
              <w:spacing w:line="240" w:lineRule="auto"/>
              <w:ind w:firstLineChars="300" w:firstLine="630"/>
              <w:rPr>
                <w:del w:id="788" w:author="Mia Choi" w:date="2021-07-25T17:23:00Z"/>
                <w:rFonts w:ascii="Arial" w:eastAsia="Malgun Gothic" w:hAnsi="Arial" w:cs="Arial"/>
                <w:sz w:val="21"/>
                <w:szCs w:val="21"/>
                <w:highlight w:val="yellow"/>
              </w:rPr>
            </w:pPr>
            <w:del w:id="789" w:author="Mia Choi" w:date="2021-07-25T17:23:00Z">
              <w:r w:rsidRPr="002A5E52" w:rsidDel="000D5104">
                <w:rPr>
                  <w:rFonts w:ascii="Arial" w:eastAsia="Malgun Gothic" w:hAnsi="Arial" w:cs="Arial"/>
                  <w:sz w:val="21"/>
                  <w:szCs w:val="21"/>
                  <w:highlight w:val="yellow"/>
                </w:rPr>
                <w:delText xml:space="preserve">4. </w:delText>
              </w:r>
              <w:r w:rsidRPr="002A5E52" w:rsidDel="000D5104">
                <w:rPr>
                  <w:rFonts w:ascii="Arial" w:eastAsia="Malgun Gothic" w:hAnsi="Arial" w:cs="Arial"/>
                  <w:sz w:val="21"/>
                  <w:szCs w:val="21"/>
                  <w:highlight w:val="yellow"/>
                </w:rPr>
                <w:delText>회사는</w:delText>
              </w:r>
              <w:r w:rsidRPr="002A5E52" w:rsidDel="000D5104">
                <w:rPr>
                  <w:rFonts w:ascii="Arial" w:eastAsia="Malgun Gothic" w:hAnsi="Arial" w:cs="Arial"/>
                  <w:sz w:val="21"/>
                  <w:szCs w:val="21"/>
                  <w:highlight w:val="yellow"/>
                </w:rPr>
                <w:delText xml:space="preserve"> 3</w:delText>
              </w:r>
              <w:r w:rsidRPr="002A5E52" w:rsidDel="000D5104">
                <w:rPr>
                  <w:rFonts w:ascii="Arial" w:eastAsia="Malgun Gothic" w:hAnsi="Arial" w:cs="Arial"/>
                  <w:sz w:val="21"/>
                  <w:szCs w:val="21"/>
                  <w:highlight w:val="yellow"/>
                </w:rPr>
                <w:delText>년</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이상</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계속</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근로한</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종업원에</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lastRenderedPageBreak/>
                <w:delText>대하여는</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제</w:delText>
              </w:r>
              <w:r w:rsidRPr="002A5E52" w:rsidDel="000D5104">
                <w:rPr>
                  <w:rFonts w:ascii="Arial" w:eastAsia="Malgun Gothic" w:hAnsi="Arial" w:cs="Arial"/>
                  <w:sz w:val="21"/>
                  <w:szCs w:val="21"/>
                  <w:highlight w:val="yellow"/>
                </w:rPr>
                <w:delText>1</w:delText>
              </w:r>
              <w:r w:rsidRPr="002A5E52" w:rsidDel="000D5104">
                <w:rPr>
                  <w:rFonts w:ascii="Arial" w:eastAsia="Malgun Gothic" w:hAnsi="Arial" w:cs="Arial"/>
                  <w:sz w:val="21"/>
                  <w:szCs w:val="21"/>
                  <w:highlight w:val="yellow"/>
                </w:rPr>
                <w:delText>항의</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규정에</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의한</w:delText>
              </w:r>
              <w:r w:rsidRPr="002A5E52" w:rsidDel="000D5104">
                <w:rPr>
                  <w:rFonts w:ascii="Arial" w:eastAsia="Malgun Gothic" w:hAnsi="Arial" w:cs="Arial"/>
                  <w:sz w:val="21"/>
                  <w:szCs w:val="21"/>
                  <w:highlight w:val="yellow"/>
                </w:rPr>
                <w:delText xml:space="preserve"> </w:delText>
              </w:r>
              <w:r w:rsidRPr="002A5E52" w:rsidDel="000D5104">
                <w:rPr>
                  <w:rFonts w:ascii="Arial" w:eastAsia="Malgun Gothic" w:hAnsi="Arial" w:cs="Arial"/>
                  <w:sz w:val="21"/>
                  <w:szCs w:val="21"/>
                  <w:highlight w:val="yellow"/>
                </w:rPr>
                <w:delText>휴가에</w:delText>
              </w:r>
              <w:r w:rsidRPr="002A5E52" w:rsidDel="000D5104">
                <w:rPr>
                  <w:rFonts w:ascii="Arial" w:eastAsia="Malgun Gothic" w:hAnsi="Arial" w:cs="Arial"/>
                  <w:sz w:val="21"/>
                  <w:szCs w:val="21"/>
                  <w:highlight w:val="yellow"/>
                </w:rPr>
                <w:delText xml:space="preserve"> </w:delText>
              </w:r>
            </w:del>
          </w:p>
          <w:p w14:paraId="42C2B2D0" w14:textId="77777777" w:rsidR="00487147" w:rsidRPr="002A5E52" w:rsidDel="000D5104" w:rsidRDefault="00487147" w:rsidP="00487147">
            <w:pPr>
              <w:wordWrap/>
              <w:spacing w:line="240" w:lineRule="auto"/>
              <w:ind w:firstLineChars="400" w:firstLine="840"/>
              <w:rPr>
                <w:del w:id="790" w:author="Mia Choi" w:date="2021-07-25T17:23:00Z"/>
                <w:rFonts w:ascii="Arial" w:eastAsia="Malgun Gothic" w:hAnsi="Arial" w:cs="Arial"/>
                <w:color w:val="000000"/>
                <w:sz w:val="21"/>
                <w:szCs w:val="21"/>
                <w:highlight w:val="yellow"/>
              </w:rPr>
            </w:pPr>
            <w:del w:id="791" w:author="Mia Choi" w:date="2021-07-25T17:23:00Z">
              <w:r w:rsidRPr="002A5E52" w:rsidDel="000D5104">
                <w:rPr>
                  <w:rFonts w:ascii="Arial" w:eastAsia="Malgun Gothic" w:hAnsi="Arial" w:cs="Arial"/>
                  <w:color w:val="000000"/>
                  <w:sz w:val="21"/>
                  <w:szCs w:val="21"/>
                  <w:highlight w:val="yellow"/>
                </w:rPr>
                <w:delText>최초</w:delText>
              </w:r>
              <w:r w:rsidRPr="002A5E52" w:rsidDel="000D5104">
                <w:rPr>
                  <w:rFonts w:ascii="Arial" w:eastAsia="Malgun Gothic" w:hAnsi="Arial" w:cs="Arial"/>
                  <w:color w:val="000000"/>
                  <w:sz w:val="21"/>
                  <w:szCs w:val="21"/>
                  <w:highlight w:val="yellow"/>
                </w:rPr>
                <w:delText>1</w:delText>
              </w:r>
              <w:r w:rsidRPr="002A5E52" w:rsidDel="000D5104">
                <w:rPr>
                  <w:rFonts w:ascii="Arial" w:eastAsia="Malgun Gothic" w:hAnsi="Arial" w:cs="Arial"/>
                  <w:color w:val="000000"/>
                  <w:sz w:val="21"/>
                  <w:szCs w:val="21"/>
                  <w:highlight w:val="yellow"/>
                </w:rPr>
                <w:delText>년을</w:delText>
              </w:r>
              <w:r w:rsidRPr="002A5E52" w:rsidDel="000D5104">
                <w:rPr>
                  <w:rFonts w:ascii="Arial" w:eastAsia="Malgun Gothic" w:hAnsi="Arial" w:cs="Arial"/>
                  <w:color w:val="000000"/>
                  <w:sz w:val="21"/>
                  <w:szCs w:val="21"/>
                  <w:highlight w:val="yellow"/>
                </w:rPr>
                <w:delText xml:space="preserve"> </w:delText>
              </w:r>
              <w:r w:rsidRPr="002A5E52" w:rsidDel="000D5104">
                <w:rPr>
                  <w:rFonts w:ascii="Arial" w:eastAsia="Malgun Gothic" w:hAnsi="Arial" w:cs="Arial"/>
                  <w:color w:val="000000"/>
                  <w:sz w:val="21"/>
                  <w:szCs w:val="21"/>
                  <w:highlight w:val="yellow"/>
                </w:rPr>
                <w:delText>초과하는</w:delText>
              </w:r>
              <w:r w:rsidRPr="002A5E52" w:rsidDel="000D5104">
                <w:rPr>
                  <w:rFonts w:ascii="Arial" w:eastAsia="Malgun Gothic" w:hAnsi="Arial" w:cs="Arial"/>
                  <w:color w:val="000000"/>
                  <w:sz w:val="21"/>
                  <w:szCs w:val="21"/>
                  <w:highlight w:val="yellow"/>
                </w:rPr>
                <w:delText xml:space="preserve"> </w:delText>
              </w:r>
              <w:r w:rsidRPr="002A5E52" w:rsidDel="000D5104">
                <w:rPr>
                  <w:rFonts w:ascii="Arial" w:eastAsia="Malgun Gothic" w:hAnsi="Arial" w:cs="Arial"/>
                  <w:color w:val="000000"/>
                  <w:sz w:val="21"/>
                  <w:szCs w:val="21"/>
                  <w:highlight w:val="yellow"/>
                </w:rPr>
                <w:delText>계속</w:delText>
              </w:r>
              <w:r w:rsidRPr="002A5E52" w:rsidDel="000D5104">
                <w:rPr>
                  <w:rFonts w:ascii="Arial" w:eastAsia="Malgun Gothic" w:hAnsi="Arial" w:cs="Arial"/>
                  <w:color w:val="000000"/>
                  <w:sz w:val="21"/>
                  <w:szCs w:val="21"/>
                  <w:highlight w:val="yellow"/>
                </w:rPr>
                <w:delText xml:space="preserve"> </w:delText>
              </w:r>
              <w:r w:rsidRPr="002A5E52" w:rsidDel="000D5104">
                <w:rPr>
                  <w:rFonts w:ascii="Arial" w:eastAsia="Malgun Gothic" w:hAnsi="Arial" w:cs="Arial"/>
                  <w:color w:val="000000"/>
                  <w:sz w:val="21"/>
                  <w:szCs w:val="21"/>
                  <w:highlight w:val="yellow"/>
                </w:rPr>
                <w:delText>근로연수</w:delText>
              </w:r>
              <w:r w:rsidRPr="002A5E52" w:rsidDel="000D5104">
                <w:rPr>
                  <w:rFonts w:ascii="Arial" w:eastAsia="Malgun Gothic" w:hAnsi="Arial" w:cs="Arial"/>
                  <w:color w:val="000000"/>
                  <w:sz w:val="21"/>
                  <w:szCs w:val="21"/>
                  <w:highlight w:val="yellow"/>
                </w:rPr>
                <w:delText xml:space="preserve"> </w:delText>
              </w:r>
              <w:r w:rsidRPr="002A5E52" w:rsidDel="000D5104">
                <w:rPr>
                  <w:rFonts w:ascii="Arial" w:eastAsia="Malgun Gothic" w:hAnsi="Arial" w:cs="Arial"/>
                  <w:color w:val="000000"/>
                  <w:sz w:val="21"/>
                  <w:szCs w:val="21"/>
                  <w:highlight w:val="yellow"/>
                </w:rPr>
                <w:delText>매</w:delText>
              </w:r>
              <w:r w:rsidRPr="002A5E52" w:rsidDel="000D5104">
                <w:rPr>
                  <w:rFonts w:ascii="Arial" w:eastAsia="Malgun Gothic" w:hAnsi="Arial" w:cs="Arial"/>
                  <w:color w:val="000000"/>
                  <w:sz w:val="21"/>
                  <w:szCs w:val="21"/>
                  <w:highlight w:val="yellow"/>
                </w:rPr>
                <w:delText xml:space="preserve"> 2</w:delText>
              </w:r>
              <w:r w:rsidRPr="002A5E52" w:rsidDel="000D5104">
                <w:rPr>
                  <w:rFonts w:ascii="Arial" w:eastAsia="Malgun Gothic" w:hAnsi="Arial" w:cs="Arial"/>
                  <w:color w:val="000000"/>
                  <w:sz w:val="21"/>
                  <w:szCs w:val="21"/>
                  <w:highlight w:val="yellow"/>
                </w:rPr>
                <w:delText>년에</w:delText>
              </w:r>
              <w:r w:rsidRPr="002A5E52" w:rsidDel="000D5104">
                <w:rPr>
                  <w:rFonts w:ascii="Arial" w:eastAsia="Malgun Gothic" w:hAnsi="Arial" w:cs="Arial"/>
                  <w:color w:val="000000"/>
                  <w:sz w:val="21"/>
                  <w:szCs w:val="21"/>
                  <w:highlight w:val="yellow"/>
                </w:rPr>
                <w:delText xml:space="preserve"> </w:delText>
              </w:r>
              <w:r w:rsidRPr="002A5E52" w:rsidDel="000D5104">
                <w:rPr>
                  <w:rFonts w:ascii="Arial" w:eastAsia="Malgun Gothic" w:hAnsi="Arial" w:cs="Arial"/>
                  <w:color w:val="000000"/>
                  <w:sz w:val="21"/>
                  <w:szCs w:val="21"/>
                  <w:highlight w:val="yellow"/>
                </w:rPr>
                <w:delText>대하여</w:delText>
              </w:r>
              <w:r w:rsidRPr="002A5E52" w:rsidDel="000D5104">
                <w:rPr>
                  <w:rFonts w:ascii="Arial" w:eastAsia="Malgun Gothic" w:hAnsi="Arial" w:cs="Arial"/>
                  <w:color w:val="000000"/>
                  <w:sz w:val="21"/>
                  <w:szCs w:val="21"/>
                  <w:highlight w:val="yellow"/>
                </w:rPr>
                <w:delText xml:space="preserve"> 1</w:delText>
              </w:r>
              <w:r w:rsidRPr="002A5E52" w:rsidDel="000D5104">
                <w:rPr>
                  <w:rFonts w:ascii="Arial" w:eastAsia="Malgun Gothic" w:hAnsi="Arial" w:cs="Arial"/>
                  <w:color w:val="000000"/>
                  <w:sz w:val="21"/>
                  <w:szCs w:val="21"/>
                  <w:highlight w:val="yellow"/>
                </w:rPr>
                <w:delText>일을</w:delText>
              </w:r>
              <w:r w:rsidRPr="002A5E52" w:rsidDel="000D5104">
                <w:rPr>
                  <w:rFonts w:ascii="Arial" w:eastAsia="Malgun Gothic" w:hAnsi="Arial" w:cs="Arial"/>
                  <w:color w:val="000000"/>
                  <w:sz w:val="21"/>
                  <w:szCs w:val="21"/>
                  <w:highlight w:val="yellow"/>
                </w:rPr>
                <w:delText xml:space="preserve"> </w:delText>
              </w:r>
              <w:r w:rsidRPr="002A5E52" w:rsidDel="000D5104">
                <w:rPr>
                  <w:rFonts w:ascii="Arial" w:eastAsia="Malgun Gothic" w:hAnsi="Arial" w:cs="Arial"/>
                  <w:color w:val="000000"/>
                  <w:sz w:val="21"/>
                  <w:szCs w:val="21"/>
                  <w:highlight w:val="yellow"/>
                </w:rPr>
                <w:delText>가산하여</w:delText>
              </w:r>
              <w:r w:rsidRPr="002A5E52" w:rsidDel="000D5104">
                <w:rPr>
                  <w:rFonts w:ascii="Arial" w:eastAsia="Malgun Gothic" w:hAnsi="Arial" w:cs="Arial"/>
                  <w:color w:val="000000"/>
                  <w:sz w:val="21"/>
                  <w:szCs w:val="21"/>
                  <w:highlight w:val="yellow"/>
                </w:rPr>
                <w:delText xml:space="preserve"> </w:delText>
              </w:r>
              <w:r w:rsidRPr="002A5E52" w:rsidDel="000D5104">
                <w:rPr>
                  <w:rFonts w:ascii="Arial" w:eastAsia="Malgun Gothic" w:hAnsi="Arial" w:cs="Arial"/>
                  <w:color w:val="000000"/>
                  <w:sz w:val="21"/>
                  <w:szCs w:val="21"/>
                  <w:highlight w:val="yellow"/>
                </w:rPr>
                <w:delText>유급휴가를</w:delText>
              </w:r>
            </w:del>
          </w:p>
          <w:p w14:paraId="4AB09B05" w14:textId="019D3C2F" w:rsidR="00487147" w:rsidRPr="002A5E52" w:rsidRDefault="00487147" w:rsidP="00487147">
            <w:pPr>
              <w:wordWrap/>
              <w:spacing w:line="240" w:lineRule="auto"/>
              <w:ind w:firstLineChars="400" w:firstLine="840"/>
              <w:rPr>
                <w:rFonts w:ascii="Arial" w:eastAsia="Malgun Gothic" w:hAnsi="Arial" w:cs="Arial"/>
                <w:color w:val="000000"/>
                <w:sz w:val="21"/>
                <w:szCs w:val="21"/>
              </w:rPr>
            </w:pPr>
            <w:del w:id="792" w:author="Mia Choi" w:date="2021-07-25T17:23:00Z">
              <w:r w:rsidRPr="002A5E52" w:rsidDel="000D5104">
                <w:rPr>
                  <w:rFonts w:ascii="Arial" w:eastAsia="Malgun Gothic" w:hAnsi="Arial" w:cs="Arial"/>
                  <w:color w:val="000000"/>
                  <w:sz w:val="21"/>
                  <w:szCs w:val="21"/>
                  <w:highlight w:val="yellow"/>
                </w:rPr>
                <w:delText>준다</w:delText>
              </w:r>
              <w:r w:rsidRPr="002A5E52" w:rsidDel="000D5104">
                <w:rPr>
                  <w:rFonts w:ascii="Arial" w:eastAsia="Malgun Gothic" w:hAnsi="Arial" w:cs="Arial"/>
                  <w:color w:val="000000"/>
                  <w:sz w:val="21"/>
                  <w:szCs w:val="21"/>
                  <w:highlight w:val="yellow"/>
                </w:rPr>
                <w:delText xml:space="preserve">. </w:delText>
              </w:r>
              <w:r w:rsidRPr="002A5E52" w:rsidDel="000D5104">
                <w:rPr>
                  <w:rFonts w:ascii="Arial" w:eastAsia="Malgun Gothic" w:hAnsi="Arial" w:cs="Arial"/>
                  <w:color w:val="000000"/>
                  <w:sz w:val="21"/>
                  <w:szCs w:val="21"/>
                  <w:highlight w:val="yellow"/>
                </w:rPr>
                <w:delText>이</w:delText>
              </w:r>
              <w:r w:rsidRPr="002A5E52" w:rsidDel="000D5104">
                <w:rPr>
                  <w:rFonts w:ascii="Arial" w:eastAsia="Malgun Gothic" w:hAnsi="Arial" w:cs="Arial"/>
                  <w:color w:val="000000"/>
                  <w:sz w:val="21"/>
                  <w:szCs w:val="21"/>
                  <w:highlight w:val="yellow"/>
                </w:rPr>
                <w:delText xml:space="preserve"> </w:delText>
              </w:r>
              <w:r w:rsidRPr="002A5E52" w:rsidDel="000D5104">
                <w:rPr>
                  <w:rFonts w:ascii="Arial" w:eastAsia="Malgun Gothic" w:hAnsi="Arial" w:cs="Arial"/>
                  <w:color w:val="000000"/>
                  <w:sz w:val="21"/>
                  <w:szCs w:val="21"/>
                  <w:highlight w:val="yellow"/>
                </w:rPr>
                <w:delText>경우</w:delText>
              </w:r>
              <w:r w:rsidRPr="002A5E52" w:rsidDel="000D5104">
                <w:rPr>
                  <w:rFonts w:ascii="Arial" w:eastAsia="Malgun Gothic" w:hAnsi="Arial" w:cs="Arial"/>
                  <w:color w:val="000000"/>
                  <w:sz w:val="21"/>
                  <w:szCs w:val="21"/>
                  <w:highlight w:val="yellow"/>
                </w:rPr>
                <w:delText xml:space="preserve"> </w:delText>
              </w:r>
              <w:r w:rsidRPr="002A5E52" w:rsidDel="000D5104">
                <w:rPr>
                  <w:rFonts w:ascii="Arial" w:eastAsia="Malgun Gothic" w:hAnsi="Arial" w:cs="Arial"/>
                  <w:color w:val="000000"/>
                  <w:sz w:val="21"/>
                  <w:szCs w:val="21"/>
                  <w:highlight w:val="yellow"/>
                </w:rPr>
                <w:delText>가산휴가를</w:delText>
              </w:r>
              <w:r w:rsidRPr="002A5E52" w:rsidDel="000D5104">
                <w:rPr>
                  <w:rFonts w:ascii="Arial" w:eastAsia="Malgun Gothic" w:hAnsi="Arial" w:cs="Arial"/>
                  <w:color w:val="000000"/>
                  <w:sz w:val="21"/>
                  <w:szCs w:val="21"/>
                  <w:highlight w:val="yellow"/>
                </w:rPr>
                <w:delText xml:space="preserve"> </w:delText>
              </w:r>
              <w:r w:rsidRPr="002A5E52" w:rsidDel="000D5104">
                <w:rPr>
                  <w:rFonts w:ascii="Arial" w:eastAsia="Malgun Gothic" w:hAnsi="Arial" w:cs="Arial"/>
                  <w:color w:val="000000"/>
                  <w:sz w:val="21"/>
                  <w:szCs w:val="21"/>
                  <w:highlight w:val="yellow"/>
                </w:rPr>
                <w:delText>포함한</w:delText>
              </w:r>
              <w:r w:rsidRPr="002A5E52" w:rsidDel="000D5104">
                <w:rPr>
                  <w:rFonts w:ascii="Arial" w:eastAsia="Malgun Gothic" w:hAnsi="Arial" w:cs="Arial"/>
                  <w:color w:val="000000"/>
                  <w:sz w:val="21"/>
                  <w:szCs w:val="21"/>
                  <w:highlight w:val="yellow"/>
                </w:rPr>
                <w:delText xml:space="preserve"> </w:delText>
              </w:r>
              <w:r w:rsidRPr="002A5E52" w:rsidDel="000D5104">
                <w:rPr>
                  <w:rFonts w:ascii="Arial" w:eastAsia="Malgun Gothic" w:hAnsi="Arial" w:cs="Arial"/>
                  <w:color w:val="000000"/>
                  <w:sz w:val="21"/>
                  <w:szCs w:val="21"/>
                  <w:highlight w:val="yellow"/>
                </w:rPr>
                <w:delText>총</w:delText>
              </w:r>
              <w:r w:rsidRPr="002A5E52" w:rsidDel="000D5104">
                <w:rPr>
                  <w:rFonts w:ascii="Arial" w:eastAsia="Malgun Gothic" w:hAnsi="Arial" w:cs="Arial"/>
                  <w:color w:val="000000"/>
                  <w:sz w:val="21"/>
                  <w:szCs w:val="21"/>
                  <w:highlight w:val="yellow"/>
                </w:rPr>
                <w:delText xml:space="preserve"> </w:delText>
              </w:r>
              <w:r w:rsidRPr="002A5E52" w:rsidDel="000D5104">
                <w:rPr>
                  <w:rFonts w:ascii="Arial" w:eastAsia="Malgun Gothic" w:hAnsi="Arial" w:cs="Arial"/>
                  <w:color w:val="000000"/>
                  <w:sz w:val="21"/>
                  <w:szCs w:val="21"/>
                  <w:highlight w:val="yellow"/>
                </w:rPr>
                <w:delText>휴가일수는</w:delText>
              </w:r>
              <w:r w:rsidRPr="002A5E52" w:rsidDel="000D5104">
                <w:rPr>
                  <w:rFonts w:ascii="Arial" w:eastAsia="Malgun Gothic" w:hAnsi="Arial" w:cs="Arial"/>
                  <w:color w:val="000000"/>
                  <w:sz w:val="21"/>
                  <w:szCs w:val="21"/>
                  <w:highlight w:val="yellow"/>
                </w:rPr>
                <w:delText xml:space="preserve"> 25</w:delText>
              </w:r>
              <w:r w:rsidRPr="002A5E52" w:rsidDel="000D5104">
                <w:rPr>
                  <w:rFonts w:ascii="Arial" w:eastAsia="Malgun Gothic" w:hAnsi="Arial" w:cs="Arial"/>
                  <w:color w:val="000000"/>
                  <w:sz w:val="21"/>
                  <w:szCs w:val="21"/>
                  <w:highlight w:val="yellow"/>
                </w:rPr>
                <w:delText>일을</w:delText>
              </w:r>
              <w:r w:rsidRPr="002A5E52" w:rsidDel="000D5104">
                <w:rPr>
                  <w:rFonts w:ascii="Arial" w:eastAsia="Malgun Gothic" w:hAnsi="Arial" w:cs="Arial"/>
                  <w:color w:val="000000"/>
                  <w:sz w:val="21"/>
                  <w:szCs w:val="21"/>
                  <w:highlight w:val="yellow"/>
                </w:rPr>
                <w:delText xml:space="preserve"> </w:delText>
              </w:r>
              <w:r w:rsidRPr="002A5E52" w:rsidDel="000D5104">
                <w:rPr>
                  <w:rFonts w:ascii="Arial" w:eastAsia="Malgun Gothic" w:hAnsi="Arial" w:cs="Arial"/>
                  <w:color w:val="000000"/>
                  <w:sz w:val="21"/>
                  <w:szCs w:val="21"/>
                  <w:highlight w:val="yellow"/>
                </w:rPr>
                <w:delText>한도로</w:delText>
              </w:r>
              <w:r w:rsidRPr="002A5E52" w:rsidDel="000D5104">
                <w:rPr>
                  <w:rFonts w:ascii="Arial" w:eastAsia="Malgun Gothic" w:hAnsi="Arial" w:cs="Arial"/>
                  <w:color w:val="000000"/>
                  <w:sz w:val="21"/>
                  <w:szCs w:val="21"/>
                  <w:highlight w:val="yellow"/>
                </w:rPr>
                <w:delText xml:space="preserve"> </w:delText>
              </w:r>
              <w:r w:rsidRPr="002A5E52" w:rsidDel="000D5104">
                <w:rPr>
                  <w:rFonts w:ascii="Arial" w:eastAsia="Malgun Gothic" w:hAnsi="Arial" w:cs="Arial"/>
                  <w:color w:val="000000"/>
                  <w:sz w:val="21"/>
                  <w:szCs w:val="21"/>
                  <w:highlight w:val="yellow"/>
                </w:rPr>
                <w:delText>한다</w:delText>
              </w:r>
              <w:r w:rsidRPr="002A5E52" w:rsidDel="000D5104">
                <w:rPr>
                  <w:rFonts w:ascii="Arial" w:eastAsia="Malgun Gothic" w:hAnsi="Arial" w:cs="Arial"/>
                  <w:color w:val="000000"/>
                  <w:sz w:val="21"/>
                  <w:szCs w:val="21"/>
                  <w:highlight w:val="yellow"/>
                </w:rPr>
                <w:delText>.</w:delText>
              </w:r>
            </w:del>
          </w:p>
        </w:tc>
        <w:tc>
          <w:tcPr>
            <w:tcW w:w="1667" w:type="pct"/>
          </w:tcPr>
          <w:p w14:paraId="092BC41D" w14:textId="7A25A07D" w:rsidR="00487147" w:rsidRPr="002A5E52" w:rsidRDefault="00487147" w:rsidP="00487147">
            <w:pPr>
              <w:pStyle w:val="af"/>
              <w:numPr>
                <w:ilvl w:val="0"/>
                <w:numId w:val="24"/>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Change w:id="793" w:author="Гурьянов" w:date="2021-07-22T18:52:00Z">
                  <w:rPr>
                    <w:rFonts w:ascii="Arial" w:hAnsi="Arial" w:cs="Arial"/>
                    <w:color w:val="000000"/>
                    <w:u w:val="single"/>
                    <w:lang w:eastAsia="en-US"/>
                  </w:rPr>
                </w:rPrChange>
              </w:rPr>
              <w:lastRenderedPageBreak/>
              <w:t>Ежегодный основной оплачиваемый отпуск предоставляется Работникам продолжительностью 28 (двадцать восемь) календарных дней.</w:t>
            </w:r>
          </w:p>
          <w:p w14:paraId="7437F89D" w14:textId="6F0F42DB" w:rsidR="00487147" w:rsidRPr="002A5E52" w:rsidRDefault="00487147" w:rsidP="00487147">
            <w:pPr>
              <w:pStyle w:val="af"/>
              <w:numPr>
                <w:ilvl w:val="0"/>
                <w:numId w:val="24"/>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 xml:space="preserve">Право на использование отпуска за первый год работы возникает у работника по истечении шести месяцев его непрерывной работы у данного работодателя. По соглашению сторон оплачиваемый отпуск работнику может быть предоставлен и до истечения шести месяцев. </w:t>
            </w:r>
            <w:r w:rsidRPr="002A5E52">
              <w:rPr>
                <w:rFonts w:ascii="Arial" w:eastAsia="Malgun Gothic" w:hAnsi="Arial" w:cs="Arial"/>
                <w:color w:val="000000"/>
                <w:sz w:val="21"/>
                <w:szCs w:val="21"/>
                <w:lang w:val="ru-RU"/>
                <w:rPrChange w:id="794" w:author="Гурьянов" w:date="2021-07-22T18:54:00Z">
                  <w:rPr>
                    <w:color w:val="22272F"/>
                    <w:sz w:val="17"/>
                    <w:szCs w:val="17"/>
                    <w:u w:val="single"/>
                    <w:shd w:val="clear" w:color="auto" w:fill="FFFFFF"/>
                  </w:rPr>
                </w:rPrChange>
              </w:rPr>
              <w:t>До истечения шести месяцев непрерывной работы оплачиваемый отпуск по заявлению работника должен быть предоставлен</w:t>
            </w:r>
            <w:r w:rsidRPr="002A5E52">
              <w:rPr>
                <w:rFonts w:ascii="Arial" w:eastAsia="Malgun Gothic" w:hAnsi="Arial" w:cs="Arial"/>
                <w:color w:val="000000"/>
                <w:sz w:val="21"/>
                <w:szCs w:val="21"/>
                <w:lang w:val="ru-RU"/>
              </w:rPr>
              <w:t xml:space="preserve"> определенным в трудовом законодательстве работникам.</w:t>
            </w:r>
          </w:p>
        </w:tc>
        <w:tc>
          <w:tcPr>
            <w:tcW w:w="1667" w:type="pct"/>
          </w:tcPr>
          <w:p w14:paraId="3D9503B4" w14:textId="3E629D4E" w:rsidR="00487147" w:rsidRPr="002A5E52" w:rsidRDefault="00487147" w:rsidP="00487147">
            <w:pPr>
              <w:rPr>
                <w:rFonts w:ascii="Arial" w:eastAsia="Malgun Gothic" w:hAnsi="Arial" w:cs="Arial"/>
                <w:color w:val="000000"/>
                <w:sz w:val="21"/>
                <w:szCs w:val="21"/>
              </w:rPr>
            </w:pPr>
            <w:r w:rsidRPr="002A5E52">
              <w:rPr>
                <w:rFonts w:ascii="Arial" w:eastAsia="Malgun Gothic" w:hAnsi="Arial" w:cs="Arial"/>
                <w:color w:val="000000"/>
                <w:sz w:val="21"/>
                <w:szCs w:val="21"/>
              </w:rPr>
              <w:t>1. The annual basic paid leave is granted to the Employees with a duration of 28 (twenty-eight) calendar days.</w:t>
            </w:r>
          </w:p>
          <w:p w14:paraId="22498B29" w14:textId="18BBE0CB" w:rsidR="00487147" w:rsidRPr="002A5E52" w:rsidRDefault="00487147" w:rsidP="00487147">
            <w:pPr>
              <w:rPr>
                <w:rFonts w:ascii="Arial" w:eastAsia="Malgun Gothic" w:hAnsi="Arial" w:cs="Arial"/>
                <w:color w:val="000000"/>
                <w:sz w:val="21"/>
                <w:szCs w:val="21"/>
              </w:rPr>
            </w:pPr>
            <w:r w:rsidRPr="002A5E52">
              <w:rPr>
                <w:rFonts w:ascii="Arial" w:eastAsia="Malgun Gothic" w:hAnsi="Arial" w:cs="Arial"/>
                <w:color w:val="000000"/>
                <w:sz w:val="21"/>
                <w:szCs w:val="21"/>
              </w:rPr>
              <w:t>2. The right to take leave for the first year of work arises for the employee after six months of his continuous work with the given employer. By agreement of the parties, the employee may be granted a paid leave before the expiration of six months. Before the expiration of six months of continuous work, paid leave at the request of the employee must be granted to employees specified in labor legislation.</w:t>
            </w:r>
          </w:p>
        </w:tc>
      </w:tr>
      <w:tr w:rsidR="00487147" w:rsidRPr="002A5E52" w14:paraId="2BB584B2" w14:textId="77777777" w:rsidTr="00D00AB4">
        <w:trPr>
          <w:trHeight w:val="156"/>
        </w:trPr>
        <w:tc>
          <w:tcPr>
            <w:tcW w:w="1666" w:type="pct"/>
          </w:tcPr>
          <w:p w14:paraId="30FC3ED1" w14:textId="11E0A9F3" w:rsidR="00487147" w:rsidRPr="002A5E52" w:rsidRDefault="00487147" w:rsidP="00487147">
            <w:pPr>
              <w:widowControl/>
              <w:wordWrap/>
              <w:adjustRightInd/>
              <w:spacing w:before="100" w:beforeAutospacing="1" w:after="100" w:afterAutospacing="1" w:line="240" w:lineRule="auto"/>
              <w:jc w:val="left"/>
              <w:textAlignment w:val="auto"/>
              <w:rPr>
                <w:rFonts w:ascii="Arial" w:eastAsiaTheme="minorEastAsia" w:hAnsi="Arial" w:cs="Arial"/>
                <w:b/>
                <w:bCs/>
                <w:sz w:val="21"/>
                <w:szCs w:val="21"/>
              </w:rPr>
            </w:pPr>
            <w:proofErr w:type="gramStart"/>
            <w:r w:rsidRPr="00454CB9">
              <w:rPr>
                <w:rFonts w:ascii="Arial" w:eastAsia="Malgun Gothic" w:hAnsi="Arial" w:cs="Arial"/>
                <w:b/>
                <w:bCs/>
                <w:color w:val="000000"/>
                <w:sz w:val="21"/>
                <w:szCs w:val="21"/>
              </w:rPr>
              <w:t>제</w:t>
            </w:r>
            <w:r w:rsidRPr="00454CB9">
              <w:rPr>
                <w:rFonts w:ascii="Arial" w:eastAsia="Malgun Gothic" w:hAnsi="Arial" w:cs="Arial"/>
                <w:b/>
                <w:bCs/>
                <w:color w:val="000000"/>
                <w:sz w:val="21"/>
                <w:szCs w:val="21"/>
              </w:rPr>
              <w:t xml:space="preserve"> 37</w:t>
            </w:r>
            <w:proofErr w:type="gramEnd"/>
            <w:r w:rsidRPr="00454CB9">
              <w:rPr>
                <w:rFonts w:ascii="Arial" w:eastAsia="Malgun Gothic" w:hAnsi="Arial" w:cs="Arial"/>
                <w:b/>
                <w:bCs/>
                <w:color w:val="000000"/>
                <w:sz w:val="21"/>
                <w:szCs w:val="21"/>
              </w:rPr>
              <w:t>조</w:t>
            </w:r>
            <w:r w:rsidRPr="00454CB9">
              <w:rPr>
                <w:rFonts w:ascii="Arial" w:eastAsia="Malgun Gothic" w:hAnsi="Arial" w:cs="Arial"/>
                <w:b/>
                <w:bCs/>
                <w:color w:val="000000"/>
                <w:sz w:val="21"/>
                <w:szCs w:val="21"/>
              </w:rPr>
              <w:t xml:space="preserve"> (</w:t>
            </w:r>
            <w:r w:rsidRPr="00454CB9">
              <w:rPr>
                <w:rFonts w:ascii="Arial" w:eastAsia="Malgun Gothic" w:hAnsi="Arial" w:cs="Arial"/>
                <w:b/>
                <w:bCs/>
                <w:color w:val="000000"/>
                <w:sz w:val="21"/>
                <w:szCs w:val="21"/>
              </w:rPr>
              <w:t>연차휴가의</w:t>
            </w:r>
            <w:r w:rsidRPr="00454CB9">
              <w:rPr>
                <w:rFonts w:ascii="Arial" w:eastAsia="Malgun Gothic" w:hAnsi="Arial" w:cs="Arial"/>
                <w:b/>
                <w:bCs/>
                <w:color w:val="000000"/>
                <w:sz w:val="21"/>
                <w:szCs w:val="21"/>
              </w:rPr>
              <w:t xml:space="preserve"> </w:t>
            </w:r>
            <w:r w:rsidRPr="00454CB9">
              <w:rPr>
                <w:rFonts w:ascii="Arial" w:eastAsia="Malgun Gothic" w:hAnsi="Arial" w:cs="Arial"/>
                <w:b/>
                <w:bCs/>
                <w:color w:val="000000"/>
                <w:sz w:val="21"/>
                <w:szCs w:val="21"/>
              </w:rPr>
              <w:t>사용</w:t>
            </w:r>
            <w:r w:rsidRPr="00454CB9">
              <w:rPr>
                <w:rFonts w:ascii="Arial" w:eastAsia="Malgun Gothic" w:hAnsi="Arial" w:cs="Arial"/>
                <w:b/>
                <w:bCs/>
                <w:color w:val="000000"/>
                <w:sz w:val="21"/>
                <w:szCs w:val="21"/>
              </w:rPr>
              <w:t xml:space="preserve">) </w:t>
            </w:r>
          </w:p>
        </w:tc>
        <w:tc>
          <w:tcPr>
            <w:tcW w:w="1667" w:type="pct"/>
          </w:tcPr>
          <w:p w14:paraId="5802A0AE" w14:textId="4A9CDF96" w:rsidR="00487147" w:rsidRPr="002A5E52" w:rsidRDefault="00487147" w:rsidP="00487147">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37 (Использование ежегодного оплачиваемого отпуска)</w:t>
            </w:r>
          </w:p>
        </w:tc>
        <w:tc>
          <w:tcPr>
            <w:tcW w:w="1667" w:type="pct"/>
          </w:tcPr>
          <w:p w14:paraId="77DB1B5C" w14:textId="4035A2CC" w:rsidR="00487147" w:rsidRPr="002A5E52" w:rsidRDefault="00487147" w:rsidP="00487147">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37 (Use of annual paid leave)</w:t>
            </w:r>
          </w:p>
        </w:tc>
      </w:tr>
      <w:tr w:rsidR="00487147" w:rsidRPr="002A5E52" w14:paraId="7984A60A" w14:textId="77777777" w:rsidTr="00D00AB4">
        <w:trPr>
          <w:trHeight w:val="156"/>
        </w:trPr>
        <w:tc>
          <w:tcPr>
            <w:tcW w:w="1666" w:type="pct"/>
          </w:tcPr>
          <w:p w14:paraId="4FDF7837" w14:textId="1C8FDE79" w:rsidR="00487147" w:rsidRPr="002A5E52" w:rsidDel="00487147" w:rsidRDefault="00487147">
            <w:pPr>
              <w:rPr>
                <w:del w:id="795" w:author="Mia Choi" w:date="2021-07-27T14:35:00Z"/>
                <w:rFonts w:ascii="Arial" w:eastAsia="Malgun Gothic" w:hAnsi="Arial" w:cs="Arial"/>
                <w:color w:val="000000"/>
                <w:sz w:val="21"/>
                <w:szCs w:val="21"/>
                <w:highlight w:val="yellow"/>
              </w:rPr>
              <w:pPrChange w:id="796" w:author="Mia Choi" w:date="2021-07-27T14:35:00Z">
                <w:pPr>
                  <w:ind w:left="900"/>
                </w:pPr>
              </w:pPrChange>
            </w:pPr>
            <w:del w:id="797" w:author="Mia Choi" w:date="2021-07-27T14:35:00Z">
              <w:r w:rsidRPr="002A5E52" w:rsidDel="00487147">
                <w:rPr>
                  <w:rFonts w:ascii="Arial" w:eastAsia="Malgun Gothic" w:hAnsi="Arial" w:cs="Arial"/>
                  <w:color w:val="000000"/>
                  <w:sz w:val="21"/>
                  <w:szCs w:val="21"/>
                  <w:highlight w:val="yellow"/>
                </w:rPr>
                <w:delText xml:space="preserve">1. </w:delText>
              </w:r>
              <w:r w:rsidRPr="002A5E52" w:rsidDel="00487147">
                <w:rPr>
                  <w:rFonts w:ascii="Arial" w:eastAsia="Malgun Gothic" w:hAnsi="Arial" w:cs="Arial"/>
                  <w:color w:val="FF0000"/>
                  <w:sz w:val="21"/>
                  <w:szCs w:val="21"/>
                  <w:highlight w:val="yellow"/>
                </w:rPr>
                <w:delText>종업원의</w:delText>
              </w:r>
              <w:r w:rsidRPr="002A5E52" w:rsidDel="00487147">
                <w:rPr>
                  <w:rFonts w:ascii="Arial" w:eastAsia="Malgun Gothic" w:hAnsi="Arial" w:cs="Arial"/>
                  <w:color w:val="FF0000"/>
                  <w:sz w:val="21"/>
                  <w:szCs w:val="21"/>
                  <w:highlight w:val="yellow"/>
                </w:rPr>
                <w:delText xml:space="preserve"> </w:delText>
              </w:r>
              <w:r w:rsidRPr="002A5E52" w:rsidDel="00487147">
                <w:rPr>
                  <w:rFonts w:ascii="Arial" w:eastAsia="Malgun Gothic" w:hAnsi="Arial" w:cs="Arial"/>
                  <w:color w:val="FF0000"/>
                  <w:sz w:val="21"/>
                  <w:szCs w:val="21"/>
                  <w:highlight w:val="yellow"/>
                </w:rPr>
                <w:delText>연차유급휴가는</w:delText>
              </w:r>
              <w:r w:rsidRPr="002A5E52" w:rsidDel="00487147">
                <w:rPr>
                  <w:rFonts w:ascii="Arial" w:eastAsia="Malgun Gothic" w:hAnsi="Arial" w:cs="Arial"/>
                  <w:color w:val="FF0000"/>
                  <w:sz w:val="21"/>
                  <w:szCs w:val="21"/>
                  <w:highlight w:val="yellow"/>
                </w:rPr>
                <w:delText xml:space="preserve"> 1</w:delText>
              </w:r>
              <w:r w:rsidRPr="002A5E52" w:rsidDel="00487147">
                <w:rPr>
                  <w:rFonts w:ascii="Arial" w:eastAsia="Malgun Gothic" w:hAnsi="Arial" w:cs="Arial"/>
                  <w:color w:val="FF0000"/>
                  <w:sz w:val="21"/>
                  <w:szCs w:val="21"/>
                  <w:highlight w:val="yellow"/>
                </w:rPr>
                <w:delText>년간</w:delText>
              </w:r>
              <w:r w:rsidRPr="002A5E52" w:rsidDel="00487147">
                <w:rPr>
                  <w:rFonts w:ascii="Arial" w:eastAsia="Malgun Gothic" w:hAnsi="Arial" w:cs="Arial"/>
                  <w:color w:val="FF0000"/>
                  <w:sz w:val="21"/>
                  <w:szCs w:val="21"/>
                  <w:highlight w:val="yellow"/>
                </w:rPr>
                <w:delText xml:space="preserve"> </w:delText>
              </w:r>
              <w:r w:rsidRPr="002A5E52" w:rsidDel="00487147">
                <w:rPr>
                  <w:rFonts w:ascii="Arial" w:eastAsia="Malgun Gothic" w:hAnsi="Arial" w:cs="Arial"/>
                  <w:color w:val="FF0000"/>
                  <w:sz w:val="21"/>
                  <w:szCs w:val="21"/>
                  <w:highlight w:val="yellow"/>
                </w:rPr>
                <w:delText>행사하지</w:delText>
              </w:r>
              <w:r w:rsidRPr="002A5E52" w:rsidDel="00487147">
                <w:rPr>
                  <w:rFonts w:ascii="Arial" w:eastAsia="Malgun Gothic" w:hAnsi="Arial" w:cs="Arial"/>
                  <w:color w:val="FF0000"/>
                  <w:sz w:val="21"/>
                  <w:szCs w:val="21"/>
                  <w:highlight w:val="yellow"/>
                </w:rPr>
                <w:delText xml:space="preserve"> </w:delText>
              </w:r>
              <w:r w:rsidRPr="002A5E52" w:rsidDel="00487147">
                <w:rPr>
                  <w:rFonts w:ascii="Arial" w:eastAsia="Malgun Gothic" w:hAnsi="Arial" w:cs="Arial"/>
                  <w:color w:val="FF0000"/>
                  <w:sz w:val="21"/>
                  <w:szCs w:val="21"/>
                  <w:highlight w:val="yellow"/>
                </w:rPr>
                <w:delText>아니하면</w:delText>
              </w:r>
              <w:r w:rsidRPr="002A5E52" w:rsidDel="00487147">
                <w:rPr>
                  <w:rFonts w:ascii="Arial" w:eastAsia="Malgun Gothic" w:hAnsi="Arial" w:cs="Arial"/>
                  <w:color w:val="FF0000"/>
                  <w:sz w:val="21"/>
                  <w:szCs w:val="21"/>
                  <w:highlight w:val="yellow"/>
                </w:rPr>
                <w:delText xml:space="preserve"> </w:delText>
              </w:r>
              <w:r w:rsidRPr="002A5E52" w:rsidDel="00487147">
                <w:rPr>
                  <w:rFonts w:ascii="Arial" w:eastAsia="Malgun Gothic" w:hAnsi="Arial" w:cs="Arial"/>
                  <w:color w:val="FF0000"/>
                  <w:sz w:val="21"/>
                  <w:szCs w:val="21"/>
                  <w:highlight w:val="yellow"/>
                </w:rPr>
                <w:delText>소멸된다</w:delText>
              </w:r>
              <w:r w:rsidRPr="002A5E52" w:rsidDel="00487147">
                <w:rPr>
                  <w:rFonts w:ascii="Arial" w:eastAsia="Malgun Gothic" w:hAnsi="Arial" w:cs="Arial"/>
                  <w:color w:val="FF0000"/>
                  <w:sz w:val="21"/>
                  <w:szCs w:val="21"/>
                  <w:highlight w:val="yellow"/>
                </w:rPr>
                <w:delText xml:space="preserve">. </w:delText>
              </w:r>
              <w:r w:rsidRPr="002A5E52" w:rsidDel="00487147">
                <w:rPr>
                  <w:rFonts w:ascii="Arial" w:eastAsia="Malgun Gothic" w:hAnsi="Arial" w:cs="Arial"/>
                  <w:color w:val="000000"/>
                  <w:sz w:val="21"/>
                  <w:szCs w:val="21"/>
                  <w:highlight w:val="yellow"/>
                </w:rPr>
                <w:delText>다만</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사용자의</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귀책사유로</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사용하지</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못한</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경우에는</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그러하지</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아니하다</w:delText>
              </w:r>
              <w:r w:rsidRPr="002A5E52" w:rsidDel="00487147">
                <w:rPr>
                  <w:rFonts w:ascii="Arial" w:eastAsia="Malgun Gothic" w:hAnsi="Arial" w:cs="Arial"/>
                  <w:color w:val="000000"/>
                  <w:sz w:val="21"/>
                  <w:szCs w:val="21"/>
                  <w:highlight w:val="yellow"/>
                </w:rPr>
                <w:delText>.</w:delText>
              </w:r>
            </w:del>
          </w:p>
          <w:p w14:paraId="4B13AFE5" w14:textId="415DE7F6" w:rsidR="00487147" w:rsidRPr="002A5E52" w:rsidDel="00487147" w:rsidRDefault="00487147">
            <w:pPr>
              <w:rPr>
                <w:del w:id="798" w:author="Mia Choi" w:date="2021-07-27T14:35:00Z"/>
                <w:rFonts w:ascii="Arial" w:eastAsia="Malgun Gothic" w:hAnsi="Arial" w:cs="Arial"/>
                <w:color w:val="000000"/>
                <w:sz w:val="21"/>
                <w:szCs w:val="21"/>
                <w:highlight w:val="yellow"/>
              </w:rPr>
              <w:pPrChange w:id="799" w:author="Mia Choi" w:date="2021-07-27T14:35:00Z">
                <w:pPr>
                  <w:ind w:left="900"/>
                </w:pPr>
              </w:pPrChange>
            </w:pPr>
            <w:del w:id="800" w:author="Mia Choi" w:date="2021-07-27T14:35:00Z">
              <w:r w:rsidRPr="002A5E52" w:rsidDel="00487147">
                <w:rPr>
                  <w:rFonts w:ascii="Arial" w:eastAsia="Malgun Gothic" w:hAnsi="Arial" w:cs="Arial"/>
                  <w:color w:val="000000"/>
                  <w:sz w:val="21"/>
                  <w:szCs w:val="21"/>
                  <w:highlight w:val="yellow"/>
                </w:rPr>
                <w:delText xml:space="preserve">2. </w:delText>
              </w:r>
              <w:r w:rsidRPr="002A5E52" w:rsidDel="00487147">
                <w:rPr>
                  <w:rFonts w:ascii="Arial" w:eastAsia="Malgun Gothic" w:hAnsi="Arial" w:cs="Arial"/>
                  <w:color w:val="000000"/>
                  <w:sz w:val="21"/>
                  <w:szCs w:val="21"/>
                  <w:highlight w:val="yellow"/>
                </w:rPr>
                <w:delText>회사는</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근로기준법</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제</w:delText>
              </w:r>
              <w:r w:rsidRPr="002A5E52" w:rsidDel="00487147">
                <w:rPr>
                  <w:rFonts w:ascii="Arial" w:eastAsia="Malgun Gothic" w:hAnsi="Arial" w:cs="Arial"/>
                  <w:color w:val="000000"/>
                  <w:sz w:val="21"/>
                  <w:szCs w:val="21"/>
                  <w:highlight w:val="yellow"/>
                </w:rPr>
                <w:delText>61</w:delText>
              </w:r>
              <w:r w:rsidRPr="002A5E52" w:rsidDel="00487147">
                <w:rPr>
                  <w:rFonts w:ascii="Arial" w:eastAsia="Malgun Gothic" w:hAnsi="Arial" w:cs="Arial"/>
                  <w:color w:val="000000"/>
                  <w:sz w:val="21"/>
                  <w:szCs w:val="21"/>
                  <w:highlight w:val="yellow"/>
                </w:rPr>
                <w:delText>조에</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따라</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연차유급휴가</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사용을</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촉진할</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수</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있다</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회사의</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사용촉진조치에도</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불구하고</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사원이</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사용하지</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아니한</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연차유급휴가에</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대하여는</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금전으로</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보상</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하지</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아니한다</w:delText>
              </w:r>
              <w:r w:rsidRPr="002A5E52" w:rsidDel="00487147">
                <w:rPr>
                  <w:rFonts w:ascii="Arial" w:eastAsia="Malgun Gothic" w:hAnsi="Arial" w:cs="Arial"/>
                  <w:color w:val="000000"/>
                  <w:sz w:val="21"/>
                  <w:szCs w:val="21"/>
                  <w:highlight w:val="yellow"/>
                </w:rPr>
                <w:delText>.</w:delText>
              </w:r>
            </w:del>
          </w:p>
          <w:p w14:paraId="493EC3C6" w14:textId="1354AF1D" w:rsidR="00487147" w:rsidRPr="002A5E52" w:rsidRDefault="00487147" w:rsidP="00487147">
            <w:pPr>
              <w:rPr>
                <w:rFonts w:ascii="Arial" w:eastAsia="Malgun Gothic" w:hAnsi="Arial" w:cs="Arial"/>
                <w:color w:val="000000"/>
                <w:sz w:val="21"/>
                <w:szCs w:val="21"/>
                <w:rPrChange w:id="801" w:author="Mia Choi" w:date="2021-07-27T14:35:00Z">
                  <w:rPr>
                    <w:rFonts w:ascii="Arial" w:eastAsia="Malgun Gothic" w:hAnsi="Arial" w:cs="Arial"/>
                    <w:color w:val="000000"/>
                    <w:sz w:val="21"/>
                    <w:szCs w:val="21"/>
                    <w:highlight w:val="yellow"/>
                  </w:rPr>
                </w:rPrChange>
              </w:rPr>
            </w:pPr>
            <w:del w:id="802" w:author="Mia Choi" w:date="2021-07-27T14:35:00Z">
              <w:r w:rsidRPr="002A5E52" w:rsidDel="00487147">
                <w:rPr>
                  <w:rFonts w:ascii="Arial" w:eastAsia="Malgun Gothic" w:hAnsi="Arial" w:cs="Arial"/>
                  <w:color w:val="000000"/>
                  <w:sz w:val="21"/>
                  <w:szCs w:val="21"/>
                  <w:highlight w:val="yellow"/>
                </w:rPr>
                <w:delText xml:space="preserve">3. </w:delText>
              </w:r>
              <w:r w:rsidRPr="002A5E52" w:rsidDel="00487147">
                <w:rPr>
                  <w:rFonts w:ascii="Arial" w:eastAsia="Malgun Gothic" w:hAnsi="Arial" w:cs="Arial"/>
                  <w:color w:val="000000"/>
                  <w:sz w:val="21"/>
                  <w:szCs w:val="21"/>
                  <w:highlight w:val="yellow"/>
                </w:rPr>
                <w:delText>회사는</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특정일을</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연차휴일로</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지정할</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수</w:delText>
              </w:r>
              <w:r w:rsidRPr="002A5E52" w:rsidDel="00487147">
                <w:rPr>
                  <w:rFonts w:ascii="Arial" w:eastAsia="Malgun Gothic" w:hAnsi="Arial" w:cs="Arial"/>
                  <w:color w:val="000000"/>
                  <w:sz w:val="21"/>
                  <w:szCs w:val="21"/>
                  <w:highlight w:val="yellow"/>
                </w:rPr>
                <w:delText xml:space="preserve"> </w:delText>
              </w:r>
              <w:r w:rsidRPr="002A5E52" w:rsidDel="00487147">
                <w:rPr>
                  <w:rFonts w:ascii="Arial" w:eastAsia="Malgun Gothic" w:hAnsi="Arial" w:cs="Arial"/>
                  <w:color w:val="000000"/>
                  <w:sz w:val="21"/>
                  <w:szCs w:val="21"/>
                  <w:highlight w:val="yellow"/>
                </w:rPr>
                <w:delText>있다</w:delText>
              </w:r>
              <w:r w:rsidRPr="002A5E52" w:rsidDel="00487147">
                <w:rPr>
                  <w:rFonts w:ascii="Arial" w:eastAsia="Malgun Gothic" w:hAnsi="Arial" w:cs="Arial"/>
                  <w:color w:val="000000"/>
                  <w:sz w:val="21"/>
                  <w:szCs w:val="21"/>
                  <w:highlight w:val="yellow"/>
                </w:rPr>
                <w:delText>.</w:delText>
              </w:r>
            </w:del>
          </w:p>
        </w:tc>
        <w:tc>
          <w:tcPr>
            <w:tcW w:w="1667" w:type="pct"/>
          </w:tcPr>
          <w:p w14:paraId="07E950C9" w14:textId="77777777" w:rsidR="00487147" w:rsidRPr="002A5E52" w:rsidRDefault="00487147" w:rsidP="00487147">
            <w:pPr>
              <w:rPr>
                <w:rFonts w:ascii="Arial" w:eastAsia="Malgun Gothic" w:hAnsi="Arial" w:cs="Arial"/>
                <w:color w:val="000000"/>
                <w:sz w:val="21"/>
                <w:szCs w:val="21"/>
              </w:rPr>
            </w:pPr>
          </w:p>
        </w:tc>
        <w:tc>
          <w:tcPr>
            <w:tcW w:w="1667" w:type="pct"/>
          </w:tcPr>
          <w:p w14:paraId="1CCCD7EF" w14:textId="77777777" w:rsidR="00487147" w:rsidRPr="002A5E52" w:rsidRDefault="00487147" w:rsidP="00487147">
            <w:pPr>
              <w:rPr>
                <w:rFonts w:ascii="Arial" w:eastAsia="Malgun Gothic" w:hAnsi="Arial" w:cs="Arial"/>
                <w:color w:val="000000"/>
                <w:sz w:val="21"/>
                <w:szCs w:val="21"/>
              </w:rPr>
            </w:pPr>
          </w:p>
        </w:tc>
      </w:tr>
      <w:tr w:rsidR="00487147" w:rsidRPr="002A5E52" w14:paraId="30CD5CAD" w14:textId="77777777" w:rsidTr="00D00AB4">
        <w:trPr>
          <w:trHeight w:val="156"/>
        </w:trPr>
        <w:tc>
          <w:tcPr>
            <w:tcW w:w="1666" w:type="pct"/>
          </w:tcPr>
          <w:p w14:paraId="1C655397" w14:textId="63D8E84D" w:rsidR="00487147" w:rsidRPr="002A5E52" w:rsidDel="00487147" w:rsidRDefault="00487147" w:rsidP="00487147">
            <w:pPr>
              <w:widowControl/>
              <w:wordWrap/>
              <w:adjustRightInd/>
              <w:spacing w:before="100" w:beforeAutospacing="1" w:after="100" w:afterAutospacing="1" w:line="240" w:lineRule="auto"/>
              <w:jc w:val="left"/>
              <w:textAlignment w:val="auto"/>
              <w:rPr>
                <w:rFonts w:ascii="Arial" w:eastAsia="Malgun Gothic" w:hAnsi="Arial" w:cs="Arial"/>
                <w:color w:val="000000"/>
                <w:sz w:val="21"/>
                <w:szCs w:val="21"/>
              </w:rPr>
            </w:pPr>
            <w:ins w:id="803" w:author="Mia Choi" w:date="2021-07-25T17:34:00Z">
              <w:r w:rsidRPr="002A5E52">
                <w:rPr>
                  <w:rFonts w:ascii="Arial" w:eastAsia="Malgun Gothic" w:hAnsi="Arial" w:cs="Arial"/>
                  <w:color w:val="000000"/>
                  <w:sz w:val="21"/>
                  <w:szCs w:val="21"/>
                </w:rPr>
                <w:t xml:space="preserve">1. </w:t>
              </w:r>
              <w:r w:rsidRPr="002A5E52">
                <w:rPr>
                  <w:rFonts w:ascii="Arial" w:eastAsia="Malgun Gothic" w:hAnsi="Arial" w:cs="Arial"/>
                  <w:color w:val="000000"/>
                  <w:sz w:val="21"/>
                  <w:szCs w:val="21"/>
                </w:rPr>
                <w:t>직원은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현재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모든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연도에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대해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연차</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유급</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휴가</w:t>
              </w:r>
              <w:r w:rsidRPr="002A5E52">
                <w:rPr>
                  <w:rFonts w:ascii="Arial" w:eastAsia="Malgun Gothic" w:hAnsi="Arial" w:cs="Arial"/>
                  <w:color w:val="000000"/>
                  <w:sz w:val="21"/>
                  <w:szCs w:val="21"/>
                </w:rPr>
                <w:t>(</w:t>
              </w:r>
              <w:r w:rsidRPr="002A5E52">
                <w:rPr>
                  <w:rFonts w:ascii="Arial" w:eastAsia="Malgun Gothic" w:hAnsi="Arial" w:cs="Arial"/>
                  <w:color w:val="000000"/>
                  <w:sz w:val="21"/>
                  <w:szCs w:val="21"/>
                </w:rPr>
                <w:t>기본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rPr>
                <w:t>(</w:t>
              </w:r>
              <w:r w:rsidRPr="002A5E52">
                <w:rPr>
                  <w:rFonts w:ascii="Arial" w:eastAsia="Malgun Gothic" w:hAnsi="Arial" w:cs="Arial"/>
                  <w:color w:val="000000"/>
                  <w:sz w:val="21"/>
                  <w:szCs w:val="21"/>
                </w:rPr>
                <w:t>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추가</w:t>
              </w:r>
              <w:r w:rsidRPr="002A5E52">
                <w:rPr>
                  <w:rFonts w:ascii="Arial" w:eastAsia="Malgun Gothic" w:hAnsi="Arial" w:cs="Arial"/>
                  <w:color w:val="000000"/>
                  <w:sz w:val="21"/>
                  <w:szCs w:val="21"/>
                </w:rPr>
                <w:t>)</w:t>
              </w:r>
              <w:r w:rsidRPr="002A5E52">
                <w:rPr>
                  <w:rFonts w:ascii="Arial" w:eastAsia="Malgun Gothic" w:hAnsi="Arial" w:cs="Arial"/>
                  <w:color w:val="000000"/>
                  <w:sz w:val="21"/>
                  <w:szCs w:val="21"/>
                </w:rPr>
                <w:t>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제공받을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권리가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있습니다</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중</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미사용</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부분은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다음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기간으로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이관될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있다</w:t>
              </w:r>
              <w:r w:rsidRPr="002A5E52">
                <w:rPr>
                  <w:rFonts w:ascii="Arial" w:eastAsia="Malgun Gothic" w:hAnsi="Arial" w:cs="Arial"/>
                  <w:color w:val="000000"/>
                  <w:sz w:val="21"/>
                  <w:szCs w:val="21"/>
                </w:rPr>
                <w:t>.</w:t>
              </w:r>
            </w:ins>
          </w:p>
        </w:tc>
        <w:tc>
          <w:tcPr>
            <w:tcW w:w="1667" w:type="pct"/>
          </w:tcPr>
          <w:p w14:paraId="7644843F" w14:textId="1E237D04" w:rsidR="00487147" w:rsidRPr="002A5E52" w:rsidRDefault="00487147" w:rsidP="00487147">
            <w:pPr>
              <w:pStyle w:val="af"/>
              <w:numPr>
                <w:ilvl w:val="0"/>
                <w:numId w:val="140"/>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Change w:id="804" w:author="Гурьянов" w:date="2021-07-22T19:25:00Z">
                  <w:rPr>
                    <w:color w:val="22272F"/>
                    <w:sz w:val="17"/>
                    <w:szCs w:val="17"/>
                    <w:u w:val="single"/>
                    <w:shd w:val="clear" w:color="auto" w:fill="FFFFFF"/>
                  </w:rPr>
                </w:rPrChange>
              </w:rPr>
              <w:t>Работник имеет право на предоставление ежегодного оплачиваемого отпуска (основного и (или) дополнительного) за текущий и все предшествующие рабочие года.</w:t>
            </w:r>
            <w:r w:rsidRPr="002A5E52">
              <w:rPr>
                <w:rFonts w:ascii="Arial" w:eastAsia="Malgun Gothic" w:hAnsi="Arial" w:cs="Arial"/>
                <w:color w:val="000000"/>
                <w:sz w:val="21"/>
                <w:szCs w:val="21"/>
                <w:lang w:val="ru-RU"/>
              </w:rPr>
              <w:t xml:space="preserve"> Неиспользованная часть отпуска подлежит переносу на следующие периоды.</w:t>
            </w:r>
          </w:p>
        </w:tc>
        <w:tc>
          <w:tcPr>
            <w:tcW w:w="1667" w:type="pct"/>
          </w:tcPr>
          <w:p w14:paraId="3D924E29" w14:textId="7205FFB9" w:rsidR="00487147" w:rsidRPr="002A5E52" w:rsidRDefault="00FE68A9" w:rsidP="00FE68A9">
            <w:pPr>
              <w:pStyle w:val="af"/>
              <w:numPr>
                <w:ilvl w:val="0"/>
                <w:numId w:val="165"/>
              </w:numPr>
              <w:rPr>
                <w:rFonts w:ascii="Arial" w:eastAsia="Malgun Gothic" w:hAnsi="Arial" w:cs="Arial"/>
                <w:color w:val="000000"/>
                <w:sz w:val="21"/>
                <w:szCs w:val="21"/>
              </w:rPr>
            </w:pPr>
            <w:r w:rsidRPr="002A5E52">
              <w:rPr>
                <w:rFonts w:ascii="Arial" w:eastAsia="Malgun Gothic" w:hAnsi="Arial" w:cs="Arial"/>
                <w:color w:val="000000"/>
                <w:sz w:val="21"/>
                <w:szCs w:val="21"/>
              </w:rPr>
              <w:t xml:space="preserve">The employee is entitled to annual paid leave (base and additional) for the current and previous years of </w:t>
            </w:r>
            <w:proofErr w:type="spellStart"/>
            <w:r w:rsidRPr="002A5E52">
              <w:rPr>
                <w:rFonts w:ascii="Arial" w:eastAsia="Malgun Gothic" w:hAnsi="Arial" w:cs="Arial"/>
                <w:color w:val="000000"/>
                <w:sz w:val="21"/>
                <w:szCs w:val="21"/>
              </w:rPr>
              <w:t>wirk</w:t>
            </w:r>
            <w:proofErr w:type="spellEnd"/>
            <w:r w:rsidRPr="002A5E52">
              <w:rPr>
                <w:rFonts w:ascii="Arial" w:eastAsia="Malgun Gothic" w:hAnsi="Arial" w:cs="Arial"/>
                <w:color w:val="000000"/>
                <w:sz w:val="21"/>
                <w:szCs w:val="21"/>
              </w:rPr>
              <w:t>. Unused part of the leave may be attached to the leave in the next working year.</w:t>
            </w:r>
          </w:p>
        </w:tc>
      </w:tr>
      <w:tr w:rsidR="00487147" w:rsidRPr="002A5E52" w14:paraId="466BBEAD" w14:textId="77777777" w:rsidTr="00D00AB4">
        <w:trPr>
          <w:trHeight w:val="156"/>
        </w:trPr>
        <w:tc>
          <w:tcPr>
            <w:tcW w:w="1666" w:type="pct"/>
          </w:tcPr>
          <w:p w14:paraId="69274D4B" w14:textId="2FF32484" w:rsidR="00487147" w:rsidRPr="002A5E52" w:rsidDel="00487147" w:rsidRDefault="00487147" w:rsidP="00487147">
            <w:pPr>
              <w:widowControl/>
              <w:wordWrap/>
              <w:adjustRightInd/>
              <w:spacing w:before="100" w:beforeAutospacing="1" w:after="100" w:afterAutospacing="1" w:line="240" w:lineRule="auto"/>
              <w:jc w:val="left"/>
              <w:textAlignment w:val="auto"/>
              <w:rPr>
                <w:rFonts w:ascii="Arial" w:eastAsia="Malgun Gothic" w:hAnsi="Arial" w:cs="Arial"/>
                <w:color w:val="000000"/>
                <w:sz w:val="21"/>
                <w:szCs w:val="21"/>
              </w:rPr>
            </w:pPr>
            <w:ins w:id="805" w:author="Mia Choi" w:date="2021-07-25T17:40:00Z">
              <w:r w:rsidRPr="002A5E52">
                <w:rPr>
                  <w:rFonts w:ascii="Arial" w:eastAsia="Malgun Gothic" w:hAnsi="Arial" w:cs="Arial"/>
                  <w:color w:val="000000"/>
                  <w:sz w:val="21"/>
                  <w:szCs w:val="21"/>
                </w:rPr>
                <w:t xml:space="preserve">2. </w:t>
              </w:r>
              <w:r w:rsidRPr="002A5E52">
                <w:rPr>
                  <w:rFonts w:ascii="Arial" w:eastAsia="Malgun Gothic" w:hAnsi="Arial" w:cs="Arial"/>
                  <w:color w:val="000000"/>
                  <w:sz w:val="21"/>
                  <w:szCs w:val="21"/>
                </w:rPr>
                <w:t>기본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연차</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유급</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휴가는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금전적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보상을</w:t>
              </w:r>
              <w:r w:rsidRPr="002A5E52">
                <w:rPr>
                  <w:rFonts w:ascii="Arial" w:eastAsia="Malgun Gothic" w:hAnsi="Arial" w:cs="Arial"/>
                  <w:color w:val="000000"/>
                  <w:sz w:val="21"/>
                  <w:szCs w:val="21"/>
                </w:rPr>
                <w:t xml:space="preserve"> </w:t>
              </w:r>
              <w:proofErr w:type="gramStart"/>
              <w:r w:rsidRPr="002A5E52">
                <w:rPr>
                  <w:rFonts w:ascii="Arial" w:eastAsia="Malgun Gothic" w:hAnsi="Arial" w:cs="Arial"/>
                  <w:color w:val="000000"/>
                  <w:sz w:val="21"/>
                  <w:szCs w:val="21"/>
                </w:rPr>
                <w:t>대체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할</w:t>
              </w:r>
              <w:proofErr w:type="gram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없으며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현행법에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의해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설정된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연간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추가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유급</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휴가를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대체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없습니다</w:t>
              </w:r>
              <w:r w:rsidRPr="002A5E52">
                <w:rPr>
                  <w:rFonts w:ascii="Arial" w:eastAsia="Malgun Gothic" w:hAnsi="Arial" w:cs="Arial"/>
                  <w:color w:val="000000"/>
                  <w:sz w:val="21"/>
                  <w:szCs w:val="21"/>
                </w:rPr>
                <w:t>.</w:t>
              </w:r>
            </w:ins>
          </w:p>
        </w:tc>
        <w:tc>
          <w:tcPr>
            <w:tcW w:w="1667" w:type="pct"/>
          </w:tcPr>
          <w:p w14:paraId="23CD2B23" w14:textId="302D1BF4" w:rsidR="00487147" w:rsidRPr="002A5E52" w:rsidRDefault="00487147" w:rsidP="00FE68A9">
            <w:pPr>
              <w:pStyle w:val="af"/>
              <w:numPr>
                <w:ilvl w:val="0"/>
                <w:numId w:val="140"/>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Change w:id="806" w:author="Гурьянов" w:date="2021-07-22T19:29:00Z">
                  <w:rPr>
                    <w:color w:val="22272F"/>
                    <w:sz w:val="17"/>
                    <w:szCs w:val="17"/>
                    <w:u w:val="single"/>
                    <w:shd w:val="clear" w:color="auto" w:fill="FFFFFF"/>
                  </w:rPr>
                </w:rPrChange>
              </w:rPr>
              <w:t xml:space="preserve">Не допускается замена денежной компенсацией ежегодного </w:t>
            </w:r>
            <w:r w:rsidRPr="002A5E52">
              <w:rPr>
                <w:rFonts w:ascii="Arial" w:eastAsia="Malgun Gothic" w:hAnsi="Arial" w:cs="Arial"/>
                <w:color w:val="000000"/>
                <w:sz w:val="21"/>
                <w:szCs w:val="21"/>
                <w:lang w:val="ru-RU"/>
              </w:rPr>
              <w:t xml:space="preserve">основного оплачиваемого отпуска, а также в случаях, установленных действующим </w:t>
            </w:r>
            <w:r w:rsidRPr="002A5E52">
              <w:rPr>
                <w:rFonts w:ascii="Arial" w:eastAsia="Malgun Gothic" w:hAnsi="Arial" w:cs="Arial"/>
                <w:color w:val="000000"/>
                <w:sz w:val="21"/>
                <w:szCs w:val="21"/>
                <w:lang w:val="ru-RU"/>
              </w:rPr>
              <w:lastRenderedPageBreak/>
              <w:t>законодательством, ежегодных дополнительных оплачиваемых отпусков.</w:t>
            </w:r>
          </w:p>
        </w:tc>
        <w:tc>
          <w:tcPr>
            <w:tcW w:w="1667" w:type="pct"/>
          </w:tcPr>
          <w:p w14:paraId="10FC9EFB" w14:textId="6750E93A" w:rsidR="00487147" w:rsidRPr="002A5E52" w:rsidRDefault="00FE68A9" w:rsidP="00FE68A9">
            <w:pPr>
              <w:pStyle w:val="af"/>
              <w:numPr>
                <w:ilvl w:val="0"/>
                <w:numId w:val="165"/>
              </w:numPr>
              <w:rPr>
                <w:rFonts w:ascii="Arial" w:eastAsia="Malgun Gothic" w:hAnsi="Arial" w:cs="Arial"/>
                <w:color w:val="000000"/>
                <w:sz w:val="21"/>
                <w:szCs w:val="21"/>
              </w:rPr>
            </w:pPr>
            <w:r w:rsidRPr="002A5E52">
              <w:rPr>
                <w:rFonts w:ascii="Arial" w:eastAsia="Malgun Gothic" w:hAnsi="Arial" w:cs="Arial"/>
                <w:color w:val="000000"/>
                <w:sz w:val="21"/>
                <w:szCs w:val="21"/>
              </w:rPr>
              <w:lastRenderedPageBreak/>
              <w:t>It is not allowed to substitute monetary compensation for the basic annual paid leave, as well as, in the cases established by the current legislation, for annual additional paid vacations.</w:t>
            </w:r>
          </w:p>
        </w:tc>
      </w:tr>
      <w:tr w:rsidR="00487147" w:rsidRPr="002A5E52" w14:paraId="2331970B" w14:textId="77777777" w:rsidTr="00D00AB4">
        <w:trPr>
          <w:trHeight w:val="156"/>
        </w:trPr>
        <w:tc>
          <w:tcPr>
            <w:tcW w:w="1666" w:type="pct"/>
          </w:tcPr>
          <w:p w14:paraId="3B9C7227" w14:textId="44D684CD" w:rsidR="00487147" w:rsidRPr="002A5E52" w:rsidDel="00487147" w:rsidRDefault="00487147" w:rsidP="00487147">
            <w:pPr>
              <w:widowControl/>
              <w:wordWrap/>
              <w:adjustRightInd/>
              <w:spacing w:before="100" w:beforeAutospacing="1" w:after="100" w:afterAutospacing="1" w:line="240" w:lineRule="auto"/>
              <w:jc w:val="left"/>
              <w:textAlignment w:val="auto"/>
              <w:rPr>
                <w:rFonts w:ascii="Arial" w:eastAsia="Malgun Gothic" w:hAnsi="Arial" w:cs="Arial"/>
                <w:color w:val="000000"/>
                <w:sz w:val="21"/>
                <w:szCs w:val="21"/>
              </w:rPr>
            </w:pPr>
            <w:ins w:id="807" w:author="Mia Choi" w:date="2021-07-25T17:41:00Z">
              <w:r w:rsidRPr="002A5E52">
                <w:rPr>
                  <w:rFonts w:ascii="Arial" w:eastAsia="Malgun Gothic" w:hAnsi="Arial" w:cs="Arial"/>
                  <w:color w:val="000000"/>
                  <w:sz w:val="21"/>
                  <w:szCs w:val="21"/>
                </w:rPr>
                <w:t xml:space="preserve">3. </w:t>
              </w:r>
              <w:r w:rsidRPr="002A5E52">
                <w:rPr>
                  <w:rFonts w:ascii="Arial" w:eastAsia="Malgun Gothic" w:hAnsi="Arial" w:cs="Arial"/>
                  <w:color w:val="000000"/>
                  <w:sz w:val="21"/>
                  <w:szCs w:val="21"/>
                </w:rPr>
                <w:t>연차유급휴가는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직원과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합의에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의해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부분적으로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분할할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있다</w:t>
              </w:r>
              <w:r w:rsidRPr="002A5E52">
                <w:rPr>
                  <w:rFonts w:ascii="Arial" w:eastAsia="Malgun Gothic" w:hAnsi="Arial" w:cs="Arial"/>
                  <w:color w:val="000000"/>
                  <w:sz w:val="21"/>
                  <w:szCs w:val="21"/>
                </w:rPr>
                <w:t xml:space="preserve">. </w:t>
              </w:r>
            </w:ins>
            <w:ins w:id="808" w:author="Mia Choi" w:date="2021-07-25T17:42:00Z">
              <w:r w:rsidRPr="002A5E52">
                <w:rPr>
                  <w:rFonts w:ascii="Arial" w:eastAsia="Malgun Gothic" w:hAnsi="Arial" w:cs="Arial"/>
                  <w:color w:val="000000"/>
                  <w:sz w:val="21"/>
                  <w:szCs w:val="21"/>
                </w:rPr>
                <w:t>해당</w:t>
              </w:r>
              <w:r w:rsidRPr="002A5E52">
                <w:rPr>
                  <w:rFonts w:ascii="Arial" w:eastAsia="Malgun Gothic" w:hAnsi="Arial" w:cs="Arial"/>
                  <w:color w:val="000000"/>
                  <w:sz w:val="21"/>
                  <w:szCs w:val="21"/>
                </w:rPr>
                <w:t xml:space="preserve"> </w:t>
              </w:r>
            </w:ins>
            <w:ins w:id="809" w:author="Mia Choi" w:date="2021-07-25T17:41:00Z">
              <w:r w:rsidRPr="002A5E52">
                <w:rPr>
                  <w:rFonts w:ascii="Arial" w:eastAsia="Malgun Gothic" w:hAnsi="Arial" w:cs="Arial"/>
                  <w:color w:val="000000"/>
                  <w:sz w:val="21"/>
                  <w:szCs w:val="21"/>
                </w:rPr>
                <w:t>휴가의</w:t>
              </w:r>
            </w:ins>
            <w:ins w:id="810" w:author="Mia Choi" w:date="2021-07-25T17:42:00Z">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일부분은</w:t>
              </w:r>
            </w:ins>
            <w:ins w:id="811" w:author="Mia Choi" w:date="2021-07-25T17:41:00Z">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적어도</w:t>
              </w:r>
              <w:r w:rsidRPr="002A5E52">
                <w:rPr>
                  <w:rFonts w:ascii="Arial" w:eastAsia="Malgun Gothic" w:hAnsi="Arial" w:cs="Arial"/>
                  <w:color w:val="000000"/>
                  <w:sz w:val="21"/>
                  <w:szCs w:val="21"/>
                </w:rPr>
                <w:t xml:space="preserve"> 14</w:t>
              </w:r>
              <w:r w:rsidRPr="002A5E52">
                <w:rPr>
                  <w:rFonts w:ascii="Arial" w:eastAsia="Malgun Gothic" w:hAnsi="Arial" w:cs="Arial"/>
                  <w:color w:val="000000"/>
                  <w:sz w:val="21"/>
                  <w:szCs w:val="21"/>
                </w:rPr>
                <w:t>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이상이어야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합니다</w:t>
              </w:r>
              <w:r w:rsidRPr="002A5E52">
                <w:rPr>
                  <w:rFonts w:ascii="Arial" w:eastAsia="Malgun Gothic" w:hAnsi="Arial" w:cs="Arial"/>
                  <w:color w:val="000000"/>
                  <w:sz w:val="21"/>
                  <w:szCs w:val="21"/>
                </w:rPr>
                <w:t>.</w:t>
              </w:r>
            </w:ins>
          </w:p>
        </w:tc>
        <w:tc>
          <w:tcPr>
            <w:tcW w:w="1667" w:type="pct"/>
          </w:tcPr>
          <w:p w14:paraId="7BD42273" w14:textId="4D9633EF" w:rsidR="00487147" w:rsidRPr="002A5E52" w:rsidRDefault="00487147" w:rsidP="00FE68A9">
            <w:pPr>
              <w:pStyle w:val="af"/>
              <w:numPr>
                <w:ilvl w:val="0"/>
                <w:numId w:val="165"/>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Change w:id="812" w:author="Гурьянов" w:date="2021-07-22T19:34:00Z">
                  <w:rPr>
                    <w:color w:val="22272F"/>
                    <w:sz w:val="17"/>
                    <w:szCs w:val="17"/>
                    <w:u w:val="single"/>
                    <w:shd w:val="clear" w:color="auto" w:fill="FFFFFF"/>
                  </w:rPr>
                </w:rPrChange>
              </w:rPr>
              <w:t xml:space="preserve">По соглашению между </w:t>
            </w:r>
            <w:r w:rsidRPr="002A5E52">
              <w:rPr>
                <w:rFonts w:ascii="Arial" w:eastAsia="Malgun Gothic" w:hAnsi="Arial" w:cs="Arial"/>
                <w:color w:val="000000"/>
                <w:sz w:val="21"/>
                <w:szCs w:val="21"/>
                <w:lang w:val="ru-RU"/>
              </w:rPr>
              <w:t>Р</w:t>
            </w:r>
            <w:r w:rsidRPr="002A5E52">
              <w:rPr>
                <w:rFonts w:ascii="Arial" w:eastAsia="Malgun Gothic" w:hAnsi="Arial" w:cs="Arial"/>
                <w:color w:val="000000"/>
                <w:sz w:val="21"/>
                <w:szCs w:val="21"/>
                <w:lang w:val="ru-RU"/>
                <w:rPrChange w:id="813" w:author="Гурьянов" w:date="2021-07-22T19:34:00Z">
                  <w:rPr>
                    <w:color w:val="22272F"/>
                    <w:sz w:val="17"/>
                    <w:szCs w:val="17"/>
                    <w:u w:val="single"/>
                    <w:shd w:val="clear" w:color="auto" w:fill="FFFFFF"/>
                  </w:rPr>
                </w:rPrChange>
              </w:rPr>
              <w:t xml:space="preserve">аботником и </w:t>
            </w:r>
            <w:r w:rsidRPr="002A5E52">
              <w:rPr>
                <w:rFonts w:ascii="Arial" w:eastAsia="Malgun Gothic" w:hAnsi="Arial" w:cs="Arial"/>
                <w:color w:val="000000"/>
                <w:sz w:val="21"/>
                <w:szCs w:val="21"/>
                <w:lang w:val="ru-RU"/>
              </w:rPr>
              <w:t>Компанией</w:t>
            </w:r>
            <w:r w:rsidRPr="002A5E52">
              <w:rPr>
                <w:rFonts w:ascii="Arial" w:eastAsia="Malgun Gothic" w:hAnsi="Arial" w:cs="Arial"/>
                <w:color w:val="000000"/>
                <w:sz w:val="21"/>
                <w:szCs w:val="21"/>
                <w:lang w:val="ru-RU"/>
                <w:rPrChange w:id="814" w:author="Гурьянов" w:date="2021-07-22T19:34:00Z">
                  <w:rPr>
                    <w:color w:val="22272F"/>
                    <w:sz w:val="17"/>
                    <w:szCs w:val="17"/>
                    <w:u w:val="single"/>
                    <w:shd w:val="clear" w:color="auto" w:fill="FFFFFF"/>
                  </w:rPr>
                </w:rPrChange>
              </w:rPr>
              <w:t xml:space="preserve"> ежегодный оплачиваемый отпуск может быть разделен на части. При этом хотя бы одна из частей этого отпуска должна быть не менее 14 календарных дней.</w:t>
            </w:r>
          </w:p>
        </w:tc>
        <w:tc>
          <w:tcPr>
            <w:tcW w:w="1667" w:type="pct"/>
          </w:tcPr>
          <w:p w14:paraId="143A7F48" w14:textId="389B05BA" w:rsidR="00487147" w:rsidRPr="002A5E52" w:rsidRDefault="00FE68A9" w:rsidP="00FE68A9">
            <w:pPr>
              <w:pStyle w:val="af"/>
              <w:numPr>
                <w:ilvl w:val="0"/>
                <w:numId w:val="165"/>
              </w:numPr>
              <w:rPr>
                <w:rFonts w:ascii="Arial" w:eastAsia="Malgun Gothic" w:hAnsi="Arial" w:cs="Arial"/>
                <w:color w:val="000000"/>
                <w:sz w:val="21"/>
                <w:szCs w:val="21"/>
              </w:rPr>
            </w:pPr>
            <w:r w:rsidRPr="002A5E52">
              <w:rPr>
                <w:rFonts w:ascii="Arial" w:eastAsia="Malgun Gothic" w:hAnsi="Arial" w:cs="Arial"/>
                <w:color w:val="000000"/>
                <w:sz w:val="21"/>
                <w:szCs w:val="21"/>
              </w:rPr>
              <w:t>By agreement between the Employee and the Company, the annual paid leave may be divided into parts. In the meantime, at least one of the parts of this leave must be at least 14 calendar days.</w:t>
            </w:r>
          </w:p>
        </w:tc>
      </w:tr>
      <w:tr w:rsidR="00487147" w:rsidRPr="002A5E52" w14:paraId="48BDE28A" w14:textId="77777777" w:rsidTr="00D00AB4">
        <w:trPr>
          <w:trHeight w:val="156"/>
        </w:trPr>
        <w:tc>
          <w:tcPr>
            <w:tcW w:w="1666" w:type="pct"/>
          </w:tcPr>
          <w:p w14:paraId="184DF1BA" w14:textId="525725A8" w:rsidR="00487147" w:rsidRPr="002A5E52" w:rsidDel="00487147" w:rsidRDefault="00487147" w:rsidP="00487147">
            <w:pPr>
              <w:rPr>
                <w:rFonts w:ascii="Arial" w:eastAsia="Malgun Gothic" w:hAnsi="Arial" w:cs="Arial"/>
                <w:color w:val="000000"/>
                <w:sz w:val="21"/>
                <w:szCs w:val="21"/>
                <w:highlight w:val="yellow"/>
              </w:rPr>
            </w:pPr>
            <w:ins w:id="815" w:author="Mia Choi" w:date="2021-07-27T14:35:00Z">
              <w:r w:rsidRPr="00454CB9">
                <w:rPr>
                  <w:rFonts w:ascii="Arial" w:eastAsia="Malgun Gothic" w:hAnsi="Arial" w:cs="Arial"/>
                  <w:color w:val="000000"/>
                  <w:sz w:val="21"/>
                  <w:szCs w:val="21"/>
                </w:rPr>
                <w:t xml:space="preserve">4. </w:t>
              </w:r>
              <w:r w:rsidRPr="00454CB9">
                <w:rPr>
                  <w:rFonts w:ascii="Arial" w:eastAsia="Malgun Gothic" w:hAnsi="Arial" w:cs="Arial"/>
                  <w:color w:val="000000"/>
                  <w:sz w:val="21"/>
                  <w:szCs w:val="21"/>
                </w:rPr>
                <w:t>근로자</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해고의</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경우</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근로자가</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사용하지</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않은</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휴가는</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금전적으로</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보상한다</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근로자의</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요청에</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의해</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사용하지</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않은</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휴가는</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근로자</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해고</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시</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제공한다</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단</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근로자의</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과오로</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인한</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해고의</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경우는</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제외한다</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이</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경우</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해고일은</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휴가다음날이</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된다</w:t>
              </w:r>
              <w:r w:rsidRPr="00454CB9">
                <w:rPr>
                  <w:rFonts w:ascii="Arial" w:eastAsia="Malgun Gothic" w:hAnsi="Arial" w:cs="Arial"/>
                  <w:color w:val="000000"/>
                  <w:sz w:val="21"/>
                  <w:szCs w:val="21"/>
                </w:rPr>
                <w:t>.</w:t>
              </w:r>
            </w:ins>
          </w:p>
        </w:tc>
        <w:tc>
          <w:tcPr>
            <w:tcW w:w="1667" w:type="pct"/>
          </w:tcPr>
          <w:p w14:paraId="013F2EF6" w14:textId="16533EEE" w:rsidR="00487147" w:rsidRPr="002A5E52" w:rsidRDefault="00487147" w:rsidP="00FE68A9">
            <w:pPr>
              <w:pStyle w:val="af"/>
              <w:numPr>
                <w:ilvl w:val="0"/>
                <w:numId w:val="165"/>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Change w:id="816" w:author="Гурьянов" w:date="2021-07-22T19:31:00Z">
                  <w:rPr>
                    <w:rFonts w:eastAsia="Times New Roman"/>
                    <w:color w:val="22272F"/>
                    <w:sz w:val="17"/>
                    <w:szCs w:val="17"/>
                    <w:u w:val="single"/>
                    <w:lang w:val="ru-RU" w:eastAsia="ru-RU"/>
                  </w:rPr>
                </w:rPrChange>
              </w:rPr>
              <w:t>При увольнении работнику выплачивается денежная </w:t>
            </w:r>
            <w:r w:rsidRPr="002A5E52">
              <w:rPr>
                <w:rFonts w:ascii="Arial" w:eastAsia="Malgun Gothic" w:hAnsi="Arial" w:cs="Arial"/>
                <w:color w:val="000000"/>
                <w:sz w:val="21"/>
                <w:szCs w:val="21"/>
                <w:lang w:val="ru-RU"/>
                <w:rPrChange w:id="817" w:author="Гурьянов" w:date="2021-07-22T19:31:00Z">
                  <w:rPr>
                    <w:rFonts w:eastAsia="Times New Roman"/>
                    <w:color w:val="22272F"/>
                    <w:sz w:val="17"/>
                    <w:szCs w:val="17"/>
                    <w:u w:val="single"/>
                    <w:lang w:val="ru-RU" w:eastAsia="ru-RU"/>
                  </w:rPr>
                </w:rPrChange>
              </w:rPr>
              <w:fldChar w:fldCharType="begin"/>
            </w:r>
            <w:r w:rsidRPr="002A5E52">
              <w:rPr>
                <w:rFonts w:ascii="Arial" w:eastAsia="Malgun Gothic" w:hAnsi="Arial" w:cs="Arial"/>
                <w:color w:val="000000"/>
                <w:sz w:val="21"/>
                <w:szCs w:val="21"/>
                <w:lang w:val="ru-RU"/>
                <w:rPrChange w:id="818" w:author="Гурьянов" w:date="2021-07-22T19:31:00Z">
                  <w:rPr>
                    <w:rFonts w:eastAsia="Times New Roman"/>
                    <w:color w:val="22272F"/>
                    <w:sz w:val="17"/>
                    <w:szCs w:val="17"/>
                    <w:u w:val="single"/>
                    <w:lang w:val="ru-RU" w:eastAsia="ru-RU"/>
                  </w:rPr>
                </w:rPrChange>
              </w:rPr>
              <w:instrText xml:space="preserve"> HYPERLINK "https://internet.garant.ru/" \l "/document/181735/entry/28" </w:instrText>
            </w:r>
            <w:r w:rsidRPr="002A5E52">
              <w:rPr>
                <w:rFonts w:ascii="Arial" w:eastAsia="Malgun Gothic" w:hAnsi="Arial" w:cs="Arial"/>
                <w:color w:val="000000"/>
                <w:sz w:val="21"/>
                <w:szCs w:val="21"/>
                <w:lang w:val="ru-RU"/>
                <w:rPrChange w:id="819" w:author="Гурьянов" w:date="2021-07-22T19:31:00Z">
                  <w:rPr>
                    <w:rFonts w:eastAsia="Times New Roman"/>
                    <w:color w:val="22272F"/>
                    <w:sz w:val="17"/>
                    <w:szCs w:val="17"/>
                    <w:u w:val="single"/>
                    <w:lang w:val="ru-RU" w:eastAsia="ru-RU"/>
                  </w:rPr>
                </w:rPrChange>
              </w:rPr>
              <w:fldChar w:fldCharType="separate"/>
            </w:r>
            <w:r w:rsidRPr="00E17745">
              <w:rPr>
                <w:rFonts w:ascii="Arial" w:eastAsia="Malgun Gothic" w:hAnsi="Arial" w:cs="Arial"/>
                <w:color w:val="000000"/>
                <w:sz w:val="21"/>
                <w:szCs w:val="21"/>
                <w:lang w:val="ru-RU"/>
                <w:rPrChange w:id="820" w:author="Mia Choi" w:date="2021-07-25T15:26:00Z">
                  <w:rPr>
                    <w:rStyle w:val="af1"/>
                    <w:rFonts w:eastAsia="Times New Roman"/>
                    <w:color w:val="3272C0"/>
                    <w:sz w:val="17"/>
                    <w:szCs w:val="17"/>
                    <w:lang w:val="ru-RU" w:eastAsia="ru-RU"/>
                  </w:rPr>
                </w:rPrChange>
              </w:rPr>
              <w:t>компенсация</w:t>
            </w:r>
            <w:r w:rsidRPr="002A5E52">
              <w:rPr>
                <w:rFonts w:ascii="Arial" w:eastAsia="Malgun Gothic" w:hAnsi="Arial" w:cs="Arial"/>
                <w:color w:val="000000"/>
                <w:sz w:val="21"/>
                <w:szCs w:val="21"/>
                <w:lang w:val="ru-RU"/>
                <w:rPrChange w:id="821" w:author="Гурьянов" w:date="2021-07-22T19:31:00Z">
                  <w:rPr>
                    <w:rFonts w:eastAsia="Times New Roman"/>
                    <w:color w:val="22272F"/>
                    <w:sz w:val="17"/>
                    <w:szCs w:val="17"/>
                    <w:u w:val="single"/>
                    <w:lang w:val="ru-RU" w:eastAsia="ru-RU"/>
                  </w:rPr>
                </w:rPrChange>
              </w:rPr>
              <w:fldChar w:fldCharType="end"/>
            </w:r>
            <w:r w:rsidRPr="002A5E52">
              <w:rPr>
                <w:rFonts w:ascii="Arial" w:eastAsia="Malgun Gothic" w:hAnsi="Arial" w:cs="Arial"/>
                <w:color w:val="000000"/>
                <w:sz w:val="21"/>
                <w:szCs w:val="21"/>
                <w:lang w:val="ru-RU"/>
                <w:rPrChange w:id="822" w:author="Гурьянов" w:date="2021-07-22T19:31:00Z">
                  <w:rPr>
                    <w:rFonts w:eastAsia="Times New Roman"/>
                    <w:color w:val="22272F"/>
                    <w:sz w:val="17"/>
                    <w:szCs w:val="17"/>
                    <w:u w:val="single"/>
                    <w:lang w:val="ru-RU" w:eastAsia="ru-RU"/>
                  </w:rPr>
                </w:rPrChange>
              </w:rPr>
              <w:t> за все неиспользованные отпуска.</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lang w:val="ru-RU"/>
                <w:rPrChange w:id="823" w:author="Гурьянов" w:date="2021-07-22T19:31:00Z">
                  <w:rPr>
                    <w:rFonts w:eastAsia="Times New Roman"/>
                    <w:color w:val="22272F"/>
                    <w:sz w:val="17"/>
                    <w:szCs w:val="17"/>
                    <w:u w:val="single"/>
                    <w:lang w:val="ru-RU" w:eastAsia="ru-RU"/>
                  </w:rPr>
                </w:rPrChange>
              </w:rPr>
              <w:t>По письменному заявлению работника неиспользованные отпуска могут быть предоставлены ему с последующим увольнением (за исключением случаев увольнения за виновные действия). При этом днем увольнения считается последний день отпуска.</w:t>
            </w:r>
          </w:p>
        </w:tc>
        <w:tc>
          <w:tcPr>
            <w:tcW w:w="1667" w:type="pct"/>
          </w:tcPr>
          <w:p w14:paraId="6FF9444B" w14:textId="40D032AA" w:rsidR="00487147" w:rsidRPr="002A5E52" w:rsidRDefault="00FE68A9" w:rsidP="00FE68A9">
            <w:pPr>
              <w:pStyle w:val="af"/>
              <w:numPr>
                <w:ilvl w:val="0"/>
                <w:numId w:val="165"/>
              </w:numPr>
              <w:rPr>
                <w:rFonts w:ascii="Arial" w:eastAsia="Malgun Gothic" w:hAnsi="Arial" w:cs="Arial"/>
                <w:color w:val="000000"/>
                <w:sz w:val="21"/>
                <w:szCs w:val="21"/>
              </w:rPr>
            </w:pPr>
            <w:r w:rsidRPr="002A5E52">
              <w:rPr>
                <w:rFonts w:ascii="Arial" w:eastAsia="Malgun Gothic" w:hAnsi="Arial" w:cs="Arial"/>
                <w:color w:val="000000"/>
                <w:sz w:val="21"/>
                <w:szCs w:val="21"/>
              </w:rPr>
              <w:t>Upon dismissal, the employee is paid monetary compensation for all unused vacations. At the written request of the employee, unused vacations may be granted to him with subsequent dismissal (except in cases of dismissal for guilty actions). In this case, the last day of vacation is considered the day of dismissal.</w:t>
            </w:r>
          </w:p>
        </w:tc>
      </w:tr>
      <w:tr w:rsidR="00487147" w:rsidRPr="002A5E52" w14:paraId="69E7FC06" w14:textId="77777777" w:rsidTr="00487147">
        <w:trPr>
          <w:trHeight w:val="156"/>
        </w:trPr>
        <w:tc>
          <w:tcPr>
            <w:tcW w:w="1666" w:type="pct"/>
          </w:tcPr>
          <w:p w14:paraId="700E2ADC" w14:textId="0902507A" w:rsidR="00487147" w:rsidRPr="002A5E52" w:rsidRDefault="00487147" w:rsidP="00487147">
            <w:pPr>
              <w:rPr>
                <w:rFonts w:ascii="Arial" w:eastAsia="Malgun Gothic" w:hAnsi="Arial" w:cs="Arial"/>
                <w:b/>
                <w:bCs/>
                <w:color w:val="000000"/>
                <w:sz w:val="21"/>
                <w:szCs w:val="21"/>
                <w:highlight w:val="yellow"/>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38</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휴가산출</w:t>
            </w:r>
            <w:r w:rsidRPr="002A5E52">
              <w:rPr>
                <w:rFonts w:ascii="Arial" w:eastAsia="Malgun Gothic" w:hAnsi="Arial" w:cs="Arial"/>
                <w:b/>
                <w:bCs/>
                <w:color w:val="000000"/>
                <w:sz w:val="21"/>
                <w:szCs w:val="21"/>
              </w:rPr>
              <w:t>)</w:t>
            </w:r>
          </w:p>
        </w:tc>
        <w:tc>
          <w:tcPr>
            <w:tcW w:w="1667" w:type="pct"/>
            <w:shd w:val="clear" w:color="auto" w:fill="auto"/>
          </w:tcPr>
          <w:p w14:paraId="6A8F255E" w14:textId="7209ADB1" w:rsidR="00487147" w:rsidRPr="002A5E52" w:rsidRDefault="00487147" w:rsidP="00487147">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38 (Расчет ежегодного отпуска)</w:t>
            </w:r>
          </w:p>
        </w:tc>
        <w:tc>
          <w:tcPr>
            <w:tcW w:w="1667" w:type="pct"/>
            <w:shd w:val="clear" w:color="auto" w:fill="auto"/>
          </w:tcPr>
          <w:p w14:paraId="10997346" w14:textId="0B2C53A5" w:rsidR="00487147" w:rsidRPr="002A5E52" w:rsidRDefault="00487147" w:rsidP="00487147">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w:t>
            </w:r>
            <w:r w:rsidRPr="002A5E52">
              <w:rPr>
                <w:rFonts w:ascii="Arial" w:eastAsia="Malgun Gothic" w:hAnsi="Arial" w:cs="Arial"/>
                <w:b/>
                <w:bCs/>
                <w:color w:val="000000"/>
                <w:sz w:val="21"/>
                <w:szCs w:val="21"/>
                <w:rPrChange w:id="824" w:author="Гурьянов" w:date="2021-07-23T12:09:00Z">
                  <w:rPr>
                    <w:rFonts w:eastAsia="Malgun Gothic"/>
                    <w:color w:val="000000"/>
                    <w:u w:val="single"/>
                  </w:rPr>
                </w:rPrChange>
              </w:rPr>
              <w:t xml:space="preserve"> 38 (</w:t>
            </w:r>
            <w:r w:rsidRPr="002A5E52">
              <w:rPr>
                <w:rFonts w:ascii="Arial" w:eastAsia="Malgun Gothic" w:hAnsi="Arial" w:cs="Arial"/>
                <w:b/>
                <w:bCs/>
                <w:color w:val="000000"/>
                <w:sz w:val="21"/>
                <w:szCs w:val="21"/>
                <w:lang w:val="en-GB"/>
              </w:rPr>
              <w:t>Calculation</w:t>
            </w:r>
            <w:r w:rsidRPr="002A5E52">
              <w:rPr>
                <w:rFonts w:ascii="Arial" w:eastAsia="Malgun Gothic" w:hAnsi="Arial" w:cs="Arial"/>
                <w:b/>
                <w:bCs/>
                <w:color w:val="000000"/>
                <w:sz w:val="21"/>
                <w:szCs w:val="21"/>
                <w:rPrChange w:id="825" w:author="Гурьянов" w:date="2021-07-23T12:09:00Z">
                  <w:rPr>
                    <w:rFonts w:eastAsia="Malgun Gothic"/>
                    <w:color w:val="000000"/>
                    <w:u w:val="single"/>
                    <w:lang w:val="en-GB"/>
                  </w:rPr>
                </w:rPrChange>
              </w:rPr>
              <w:t xml:space="preserve"> </w:t>
            </w:r>
            <w:r w:rsidRPr="002A5E52">
              <w:rPr>
                <w:rFonts w:ascii="Arial" w:eastAsia="Malgun Gothic" w:hAnsi="Arial" w:cs="Arial"/>
                <w:b/>
                <w:bCs/>
                <w:color w:val="000000"/>
                <w:sz w:val="21"/>
                <w:szCs w:val="21"/>
                <w:lang w:val="en-GB"/>
              </w:rPr>
              <w:t>of</w:t>
            </w:r>
            <w:r w:rsidRPr="002A5E52">
              <w:rPr>
                <w:rFonts w:ascii="Arial" w:eastAsia="Malgun Gothic" w:hAnsi="Arial" w:cs="Arial"/>
                <w:b/>
                <w:bCs/>
                <w:color w:val="000000"/>
                <w:sz w:val="21"/>
                <w:szCs w:val="21"/>
                <w:rPrChange w:id="826" w:author="Гурьянов" w:date="2021-07-23T12:09:00Z">
                  <w:rPr>
                    <w:rFonts w:eastAsia="Malgun Gothic"/>
                    <w:color w:val="000000"/>
                    <w:u w:val="single"/>
                    <w:lang w:val="en-GB"/>
                  </w:rPr>
                </w:rPrChange>
              </w:rPr>
              <w:t xml:space="preserve"> </w:t>
            </w:r>
            <w:r w:rsidRPr="002A5E52">
              <w:rPr>
                <w:rFonts w:ascii="Arial" w:eastAsia="Malgun Gothic" w:hAnsi="Arial" w:cs="Arial"/>
                <w:b/>
                <w:bCs/>
                <w:color w:val="000000"/>
                <w:sz w:val="21"/>
                <w:szCs w:val="21"/>
                <w:lang w:val="en-GB"/>
              </w:rPr>
              <w:t>the</w:t>
            </w:r>
            <w:r w:rsidRPr="002A5E52">
              <w:rPr>
                <w:rFonts w:ascii="Arial" w:eastAsia="Malgun Gothic" w:hAnsi="Arial" w:cs="Arial"/>
                <w:b/>
                <w:bCs/>
                <w:color w:val="000000"/>
                <w:sz w:val="21"/>
                <w:szCs w:val="21"/>
                <w:rPrChange w:id="827" w:author="Гурьянов" w:date="2021-07-23T12:09:00Z">
                  <w:rPr>
                    <w:rFonts w:eastAsia="Malgun Gothic"/>
                    <w:color w:val="000000"/>
                    <w:u w:val="single"/>
                    <w:lang w:val="en-GB"/>
                  </w:rPr>
                </w:rPrChange>
              </w:rPr>
              <w:t xml:space="preserve"> </w:t>
            </w:r>
            <w:r w:rsidRPr="002A5E52">
              <w:rPr>
                <w:rFonts w:ascii="Arial" w:eastAsia="Malgun Gothic" w:hAnsi="Arial" w:cs="Arial"/>
                <w:b/>
                <w:bCs/>
                <w:color w:val="000000"/>
                <w:sz w:val="21"/>
                <w:szCs w:val="21"/>
                <w:lang w:val="en-GB"/>
              </w:rPr>
              <w:t>Employee</w:t>
            </w:r>
            <w:r w:rsidRPr="002A5E52">
              <w:rPr>
                <w:rFonts w:ascii="Arial" w:eastAsia="Malgun Gothic" w:hAnsi="Arial" w:cs="Arial"/>
                <w:b/>
                <w:bCs/>
                <w:color w:val="000000"/>
                <w:sz w:val="21"/>
                <w:szCs w:val="21"/>
                <w:rPrChange w:id="828" w:author="Гурьянов" w:date="2021-07-23T12:09:00Z">
                  <w:rPr>
                    <w:rFonts w:eastAsia="Malgun Gothic"/>
                    <w:color w:val="000000"/>
                    <w:u w:val="single"/>
                    <w:lang w:val="en-GB"/>
                  </w:rPr>
                </w:rPrChange>
              </w:rPr>
              <w:t>’</w:t>
            </w:r>
            <w:r w:rsidRPr="002A5E52">
              <w:rPr>
                <w:rFonts w:ascii="Arial" w:eastAsia="Malgun Gothic" w:hAnsi="Arial" w:cs="Arial"/>
                <w:b/>
                <w:bCs/>
                <w:color w:val="000000"/>
                <w:sz w:val="21"/>
                <w:szCs w:val="21"/>
                <w:lang w:val="en-GB"/>
              </w:rPr>
              <w:t>s</w:t>
            </w:r>
            <w:r w:rsidRPr="002A5E52">
              <w:rPr>
                <w:rFonts w:ascii="Arial" w:eastAsia="Malgun Gothic" w:hAnsi="Arial" w:cs="Arial"/>
                <w:b/>
                <w:bCs/>
                <w:color w:val="000000"/>
                <w:sz w:val="21"/>
                <w:szCs w:val="21"/>
                <w:rPrChange w:id="829" w:author="Гурьянов" w:date="2021-07-23T12:09:00Z">
                  <w:rPr>
                    <w:rFonts w:eastAsia="Malgun Gothic"/>
                    <w:color w:val="000000"/>
                    <w:u w:val="single"/>
                    <w:lang w:val="en-GB"/>
                  </w:rPr>
                </w:rPrChange>
              </w:rPr>
              <w:t xml:space="preserve"> </w:t>
            </w:r>
            <w:r w:rsidRPr="002A5E52">
              <w:rPr>
                <w:rFonts w:ascii="Arial" w:eastAsia="Malgun Gothic" w:hAnsi="Arial" w:cs="Arial"/>
                <w:b/>
                <w:bCs/>
                <w:color w:val="000000"/>
                <w:sz w:val="21"/>
                <w:szCs w:val="21"/>
              </w:rPr>
              <w:t>annual</w:t>
            </w:r>
            <w:r w:rsidRPr="002A5E52">
              <w:rPr>
                <w:rFonts w:ascii="Arial" w:eastAsia="Malgun Gothic" w:hAnsi="Arial" w:cs="Arial"/>
                <w:b/>
                <w:bCs/>
                <w:color w:val="000000"/>
                <w:sz w:val="21"/>
                <w:szCs w:val="21"/>
                <w:rPrChange w:id="830" w:author="Гурьянов" w:date="2021-07-23T12:09:00Z">
                  <w:rPr>
                    <w:rFonts w:eastAsia="Malgun Gothic"/>
                    <w:color w:val="000000"/>
                    <w:u w:val="single"/>
                  </w:rPr>
                </w:rPrChange>
              </w:rPr>
              <w:t xml:space="preserve"> </w:t>
            </w:r>
            <w:r w:rsidRPr="002A5E52">
              <w:rPr>
                <w:rFonts w:ascii="Arial" w:eastAsia="Malgun Gothic" w:hAnsi="Arial" w:cs="Arial"/>
                <w:b/>
                <w:bCs/>
                <w:color w:val="000000"/>
                <w:sz w:val="21"/>
                <w:szCs w:val="21"/>
              </w:rPr>
              <w:t>leave</w:t>
            </w:r>
            <w:r w:rsidRPr="002A5E52">
              <w:rPr>
                <w:rFonts w:ascii="Arial" w:eastAsia="Malgun Gothic" w:hAnsi="Arial" w:cs="Arial"/>
                <w:b/>
                <w:bCs/>
                <w:color w:val="000000"/>
                <w:sz w:val="21"/>
                <w:szCs w:val="21"/>
                <w:rPrChange w:id="831" w:author="Гурьянов" w:date="2021-07-23T12:09:00Z">
                  <w:rPr>
                    <w:rFonts w:eastAsia="Malgun Gothic"/>
                    <w:color w:val="000000"/>
                    <w:u w:val="single"/>
                  </w:rPr>
                </w:rPrChange>
              </w:rPr>
              <w:t>)</w:t>
            </w:r>
          </w:p>
        </w:tc>
      </w:tr>
      <w:tr w:rsidR="00487147" w:rsidRPr="002A5E52" w14:paraId="13E34542" w14:textId="77777777" w:rsidTr="00487147">
        <w:trPr>
          <w:trHeight w:val="156"/>
        </w:trPr>
        <w:tc>
          <w:tcPr>
            <w:tcW w:w="1666" w:type="pct"/>
          </w:tcPr>
          <w:p w14:paraId="4C57A394" w14:textId="6D5223C8" w:rsidR="00487147" w:rsidRPr="002A5E52" w:rsidRDefault="00487147" w:rsidP="00487147">
            <w:pPr>
              <w:rPr>
                <w:rFonts w:ascii="Arial" w:eastAsia="Malgun Gothic" w:hAnsi="Arial" w:cs="Arial"/>
                <w:color w:val="000000"/>
                <w:sz w:val="21"/>
                <w:szCs w:val="21"/>
              </w:rPr>
            </w:pPr>
            <w:ins w:id="832" w:author="Mia Choi" w:date="2021-07-25T17:44:00Z">
              <w:r w:rsidRPr="002A5E52">
                <w:rPr>
                  <w:rFonts w:ascii="Arial" w:eastAsia="Malgun Gothic" w:hAnsi="Arial" w:cs="Arial"/>
                  <w:color w:val="000000"/>
                  <w:sz w:val="21"/>
                  <w:szCs w:val="21"/>
                </w:rPr>
                <w:t>연간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유급</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부여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순서는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정상적인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운영과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직원의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휴식을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위한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유리한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조건을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고려하여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회사가</w:t>
              </w:r>
              <w:r w:rsidRPr="002A5E52">
                <w:rPr>
                  <w:rFonts w:ascii="Arial" w:eastAsia="Malgun Gothic" w:hAnsi="Arial" w:cs="Arial"/>
                  <w:color w:val="000000"/>
                  <w:sz w:val="21"/>
                  <w:szCs w:val="21"/>
                </w:rPr>
                <w:t xml:space="preserve"> </w:t>
              </w:r>
            </w:ins>
            <w:ins w:id="833" w:author="Mia Choi" w:date="2021-07-25T17:50:00Z">
              <w:r w:rsidRPr="002A5E52">
                <w:rPr>
                  <w:rFonts w:ascii="Arial" w:eastAsia="Malgun Gothic" w:hAnsi="Arial" w:cs="Arial"/>
                  <w:color w:val="000000"/>
                  <w:sz w:val="21"/>
                  <w:szCs w:val="21"/>
                </w:rPr>
                <w:t>결</w:t>
              </w:r>
            </w:ins>
            <w:ins w:id="834" w:author="Mia Choi" w:date="2021-07-25T17:44:00Z">
              <w:r w:rsidRPr="002A5E52">
                <w:rPr>
                  <w:rFonts w:ascii="Arial" w:eastAsia="Malgun Gothic" w:hAnsi="Arial" w:cs="Arial"/>
                  <w:color w:val="000000"/>
                  <w:sz w:val="21"/>
                  <w:szCs w:val="21"/>
                </w:rPr>
                <w:t>정</w:t>
              </w:r>
            </w:ins>
            <w:ins w:id="835" w:author="Mia Choi" w:date="2021-07-25T17:50:00Z">
              <w:r w:rsidRPr="002A5E52">
                <w:rPr>
                  <w:rFonts w:ascii="Arial" w:eastAsia="Malgun Gothic" w:hAnsi="Arial" w:cs="Arial"/>
                  <w:color w:val="000000"/>
                  <w:sz w:val="21"/>
                  <w:szCs w:val="21"/>
                </w:rPr>
                <w:t>한</w:t>
              </w:r>
            </w:ins>
            <w:ins w:id="836" w:author="Mia Choi" w:date="2021-07-25T17:44:00Z">
              <w:r w:rsidRPr="002A5E52">
                <w:rPr>
                  <w:rFonts w:ascii="Arial" w:eastAsia="Malgun Gothic" w:hAnsi="Arial" w:cs="Arial"/>
                  <w:color w:val="000000"/>
                  <w:sz w:val="21"/>
                  <w:szCs w:val="21"/>
                </w:rPr>
                <w:t>다</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허가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명령을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내려</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시작</w:t>
              </w:r>
              <w:r w:rsidRPr="002A5E52">
                <w:rPr>
                  <w:rFonts w:ascii="Arial" w:eastAsia="Malgun Gothic" w:hAnsi="Arial" w:cs="Arial"/>
                  <w:color w:val="000000"/>
                  <w:sz w:val="21"/>
                  <w:szCs w:val="21"/>
                </w:rPr>
                <w:t xml:space="preserve"> 2</w:t>
              </w:r>
              <w:r w:rsidRPr="002A5E52">
                <w:rPr>
                  <w:rFonts w:ascii="Arial" w:eastAsia="Malgun Gothic" w:hAnsi="Arial" w:cs="Arial"/>
                  <w:color w:val="000000"/>
                  <w:sz w:val="21"/>
                  <w:szCs w:val="21"/>
                </w:rPr>
                <w:t>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전까지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시작</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시</w:t>
              </w:r>
            </w:ins>
            <w:ins w:id="837" w:author="Mia Choi" w:date="2021-07-25T17:51:00Z">
              <w:r w:rsidRPr="002A5E52">
                <w:rPr>
                  <w:rFonts w:ascii="Arial" w:eastAsia="Malgun Gothic" w:hAnsi="Arial" w:cs="Arial"/>
                  <w:color w:val="000000"/>
                  <w:sz w:val="21"/>
                  <w:szCs w:val="21"/>
                </w:rPr>
                <w:t>기를</w:t>
              </w:r>
            </w:ins>
            <w:ins w:id="838" w:author="Mia Choi" w:date="2021-07-25T17:44:00Z">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직원에게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알려야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합니다</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일정은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모두에게</w:t>
              </w:r>
              <w:r w:rsidRPr="002A5E52">
                <w:rPr>
                  <w:rFonts w:ascii="Arial" w:eastAsia="Malgun Gothic" w:hAnsi="Arial" w:cs="Arial"/>
                  <w:color w:val="000000"/>
                  <w:sz w:val="21"/>
                  <w:szCs w:val="21"/>
                </w:rPr>
                <w:t xml:space="preserve"> </w:t>
              </w:r>
            </w:ins>
            <w:ins w:id="839" w:author="Mia Choi" w:date="2021-07-25T17:51:00Z">
              <w:r w:rsidRPr="002A5E52">
                <w:rPr>
                  <w:rFonts w:ascii="Arial" w:eastAsia="Malgun Gothic" w:hAnsi="Arial" w:cs="Arial"/>
                  <w:color w:val="000000"/>
                  <w:sz w:val="21"/>
                  <w:szCs w:val="21"/>
                </w:rPr>
                <w:t>필수적으로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적용된다</w:t>
              </w:r>
              <w:r w:rsidRPr="002A5E52">
                <w:rPr>
                  <w:rFonts w:ascii="Arial" w:eastAsia="Malgun Gothic" w:hAnsi="Arial" w:cs="Arial"/>
                  <w:color w:val="000000"/>
                  <w:sz w:val="21"/>
                  <w:szCs w:val="21"/>
                </w:rPr>
                <w:t xml:space="preserve">. </w:t>
              </w:r>
            </w:ins>
            <w:ins w:id="840" w:author="Mia Choi" w:date="2021-07-25T17:44:00Z">
              <w:r w:rsidRPr="002A5E52">
                <w:rPr>
                  <w:rFonts w:ascii="Arial" w:eastAsia="Malgun Gothic" w:hAnsi="Arial" w:cs="Arial"/>
                  <w:color w:val="000000"/>
                  <w:sz w:val="21"/>
                  <w:szCs w:val="21"/>
                </w:rPr>
                <w:t>일정은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새해가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시작되기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전에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회사에서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승인</w:t>
              </w:r>
            </w:ins>
            <w:ins w:id="841" w:author="Mia Choi" w:date="2021-07-25T17:51:00Z">
              <w:r w:rsidRPr="002A5E52">
                <w:rPr>
                  <w:rFonts w:ascii="Arial" w:eastAsia="Malgun Gothic" w:hAnsi="Arial" w:cs="Arial"/>
                  <w:color w:val="000000"/>
                  <w:sz w:val="21"/>
                  <w:szCs w:val="21"/>
                </w:rPr>
                <w:t>한</w:t>
              </w:r>
            </w:ins>
            <w:ins w:id="842" w:author="Mia Choi" w:date="2021-07-25T17:44:00Z">
              <w:r w:rsidRPr="002A5E52">
                <w:rPr>
                  <w:rFonts w:ascii="Arial" w:eastAsia="Malgun Gothic" w:hAnsi="Arial" w:cs="Arial"/>
                  <w:color w:val="000000"/>
                  <w:sz w:val="21"/>
                  <w:szCs w:val="21"/>
                </w:rPr>
                <w:t>다</w:t>
              </w:r>
              <w:r w:rsidRPr="002A5E52">
                <w:rPr>
                  <w:rFonts w:ascii="Arial" w:eastAsia="Malgun Gothic" w:hAnsi="Arial" w:cs="Arial"/>
                  <w:color w:val="000000"/>
                  <w:sz w:val="21"/>
                  <w:szCs w:val="21"/>
                </w:rPr>
                <w:t>.</w:t>
              </w:r>
            </w:ins>
            <w:del w:id="843" w:author="Mia Choi" w:date="2021-07-25T17:44:00Z">
              <w:r w:rsidRPr="002A5E52" w:rsidDel="00FF6A09">
                <w:rPr>
                  <w:rFonts w:ascii="Arial" w:eastAsia="Malgun Gothic" w:hAnsi="Arial" w:cs="Arial"/>
                  <w:color w:val="000000"/>
                  <w:sz w:val="21"/>
                  <w:szCs w:val="21"/>
                  <w:highlight w:val="yellow"/>
                </w:rPr>
                <w:delText>회사는</w:delText>
              </w:r>
              <w:r w:rsidRPr="002A5E52" w:rsidDel="00FF6A09">
                <w:rPr>
                  <w:rFonts w:ascii="Arial" w:eastAsia="Malgun Gothic" w:hAnsi="Arial" w:cs="Arial"/>
                  <w:color w:val="000000"/>
                  <w:sz w:val="21"/>
                  <w:szCs w:val="21"/>
                  <w:highlight w:val="yellow"/>
                </w:rPr>
                <w:delText xml:space="preserve"> </w:delText>
              </w:r>
              <w:r w:rsidRPr="002A5E52" w:rsidDel="00FF6A09">
                <w:rPr>
                  <w:rFonts w:ascii="Arial" w:eastAsia="Malgun Gothic" w:hAnsi="Arial" w:cs="Arial"/>
                  <w:color w:val="000000"/>
                  <w:sz w:val="21"/>
                  <w:szCs w:val="21"/>
                  <w:highlight w:val="yellow"/>
                </w:rPr>
                <w:delText>휴가의</w:delText>
              </w:r>
              <w:r w:rsidRPr="002A5E52" w:rsidDel="00FF6A09">
                <w:rPr>
                  <w:rFonts w:ascii="Arial" w:eastAsia="Malgun Gothic" w:hAnsi="Arial" w:cs="Arial"/>
                  <w:color w:val="000000"/>
                  <w:sz w:val="21"/>
                  <w:szCs w:val="21"/>
                  <w:highlight w:val="yellow"/>
                </w:rPr>
                <w:delText xml:space="preserve"> </w:delText>
              </w:r>
              <w:r w:rsidRPr="002A5E52" w:rsidDel="00FF6A09">
                <w:rPr>
                  <w:rFonts w:ascii="Arial" w:eastAsia="Malgun Gothic" w:hAnsi="Arial" w:cs="Arial"/>
                  <w:color w:val="000000"/>
                  <w:sz w:val="21"/>
                  <w:szCs w:val="21"/>
                  <w:highlight w:val="yellow"/>
                </w:rPr>
                <w:delText>산출에</w:delText>
              </w:r>
              <w:r w:rsidRPr="002A5E52" w:rsidDel="00FF6A09">
                <w:rPr>
                  <w:rFonts w:ascii="Arial" w:eastAsia="Malgun Gothic" w:hAnsi="Arial" w:cs="Arial"/>
                  <w:color w:val="000000"/>
                  <w:sz w:val="21"/>
                  <w:szCs w:val="21"/>
                  <w:highlight w:val="yellow"/>
                </w:rPr>
                <w:delText xml:space="preserve"> </w:delText>
              </w:r>
              <w:r w:rsidRPr="002A5E52" w:rsidDel="00FF6A09">
                <w:rPr>
                  <w:rFonts w:ascii="Arial" w:eastAsia="Malgun Gothic" w:hAnsi="Arial" w:cs="Arial"/>
                  <w:color w:val="000000"/>
                  <w:sz w:val="21"/>
                  <w:szCs w:val="21"/>
                  <w:highlight w:val="yellow"/>
                </w:rPr>
                <w:delText>있어서</w:delText>
              </w:r>
              <w:r w:rsidRPr="002A5E52" w:rsidDel="00FF6A09">
                <w:rPr>
                  <w:rFonts w:ascii="Arial" w:eastAsia="Malgun Gothic" w:hAnsi="Arial" w:cs="Arial"/>
                  <w:color w:val="000000"/>
                  <w:sz w:val="21"/>
                  <w:szCs w:val="21"/>
                  <w:highlight w:val="yellow"/>
                </w:rPr>
                <w:delText xml:space="preserve"> </w:delText>
              </w:r>
              <w:r w:rsidRPr="002A5E52" w:rsidDel="00FF6A09">
                <w:rPr>
                  <w:rFonts w:ascii="Arial" w:eastAsia="Malgun Gothic" w:hAnsi="Arial" w:cs="Arial"/>
                  <w:color w:val="000000"/>
                  <w:sz w:val="21"/>
                  <w:szCs w:val="21"/>
                  <w:highlight w:val="yellow"/>
                </w:rPr>
                <w:delText>연차휴가는</w:delText>
              </w:r>
              <w:r w:rsidRPr="002A5E52" w:rsidDel="00FF6A09">
                <w:rPr>
                  <w:rFonts w:ascii="Arial" w:eastAsia="Malgun Gothic" w:hAnsi="Arial" w:cs="Arial"/>
                  <w:color w:val="000000"/>
                  <w:sz w:val="21"/>
                  <w:szCs w:val="21"/>
                  <w:highlight w:val="yellow"/>
                </w:rPr>
                <w:delText xml:space="preserve"> </w:delText>
              </w:r>
              <w:r w:rsidRPr="002A5E52" w:rsidDel="00FF6A09">
                <w:rPr>
                  <w:rFonts w:ascii="Arial" w:eastAsia="Malgun Gothic" w:hAnsi="Arial" w:cs="Arial"/>
                  <w:color w:val="000000"/>
                  <w:sz w:val="21"/>
                  <w:szCs w:val="21"/>
                  <w:highlight w:val="yellow"/>
                </w:rPr>
                <w:delText>매년</w:delText>
              </w:r>
              <w:r w:rsidRPr="002A5E52" w:rsidDel="00FF6A09">
                <w:rPr>
                  <w:rFonts w:ascii="Arial" w:eastAsia="Malgun Gothic" w:hAnsi="Arial" w:cs="Arial"/>
                  <w:color w:val="000000"/>
                  <w:sz w:val="21"/>
                  <w:szCs w:val="21"/>
                  <w:highlight w:val="yellow"/>
                </w:rPr>
                <w:delText xml:space="preserve"> </w:delText>
              </w:r>
              <w:r w:rsidRPr="002A5E52" w:rsidDel="00FF6A09">
                <w:rPr>
                  <w:rFonts w:ascii="Arial" w:eastAsia="Malgun Gothic" w:hAnsi="Arial" w:cs="Arial"/>
                  <w:color w:val="000000"/>
                  <w:sz w:val="21"/>
                  <w:szCs w:val="21"/>
                  <w:highlight w:val="yellow"/>
                </w:rPr>
                <w:delText>말</w:delText>
              </w:r>
              <w:r w:rsidRPr="002A5E52" w:rsidDel="00FF6A09">
                <w:rPr>
                  <w:rFonts w:ascii="Arial" w:eastAsia="Malgun Gothic" w:hAnsi="Arial" w:cs="Arial"/>
                  <w:color w:val="000000"/>
                  <w:sz w:val="21"/>
                  <w:szCs w:val="21"/>
                  <w:highlight w:val="yellow"/>
                </w:rPr>
                <w:delText xml:space="preserve"> </w:delText>
              </w:r>
              <w:r w:rsidRPr="002A5E52" w:rsidDel="00FF6A09">
                <w:rPr>
                  <w:rFonts w:ascii="Arial" w:eastAsia="Malgun Gothic" w:hAnsi="Arial" w:cs="Arial"/>
                  <w:color w:val="000000"/>
                  <w:sz w:val="21"/>
                  <w:szCs w:val="21"/>
                  <w:highlight w:val="yellow"/>
                </w:rPr>
                <w:delText>회계마감일을</w:delText>
              </w:r>
              <w:r w:rsidRPr="002A5E52" w:rsidDel="00FF6A09">
                <w:rPr>
                  <w:rFonts w:ascii="Arial" w:eastAsia="Malgun Gothic" w:hAnsi="Arial" w:cs="Arial"/>
                  <w:color w:val="000000"/>
                  <w:sz w:val="21"/>
                  <w:szCs w:val="21"/>
                  <w:highlight w:val="yellow"/>
                </w:rPr>
                <w:delText xml:space="preserve"> </w:delText>
              </w:r>
              <w:r w:rsidRPr="002A5E52" w:rsidDel="00FF6A09">
                <w:rPr>
                  <w:rFonts w:ascii="Arial" w:eastAsia="Malgun Gothic" w:hAnsi="Arial" w:cs="Arial"/>
                  <w:color w:val="000000"/>
                  <w:sz w:val="21"/>
                  <w:szCs w:val="21"/>
                  <w:highlight w:val="yellow"/>
                </w:rPr>
                <w:delText>기준으로</w:delText>
              </w:r>
              <w:r w:rsidRPr="002A5E52" w:rsidDel="00FF6A09">
                <w:rPr>
                  <w:rFonts w:ascii="Arial" w:eastAsia="Malgun Gothic" w:hAnsi="Arial" w:cs="Arial"/>
                  <w:color w:val="000000"/>
                  <w:sz w:val="21"/>
                  <w:szCs w:val="21"/>
                  <w:highlight w:val="yellow"/>
                </w:rPr>
                <w:delText xml:space="preserve"> </w:delText>
              </w:r>
              <w:r w:rsidRPr="002A5E52" w:rsidDel="00FF6A09">
                <w:rPr>
                  <w:rFonts w:ascii="Arial" w:eastAsia="Malgun Gothic" w:hAnsi="Arial" w:cs="Arial"/>
                  <w:color w:val="000000"/>
                  <w:sz w:val="21"/>
                  <w:szCs w:val="21"/>
                  <w:highlight w:val="yellow"/>
                </w:rPr>
                <w:delText>한다</w:delText>
              </w:r>
              <w:r w:rsidRPr="002A5E52" w:rsidDel="00FF6A09">
                <w:rPr>
                  <w:rFonts w:ascii="Arial" w:eastAsia="Malgun Gothic" w:hAnsi="Arial" w:cs="Arial"/>
                  <w:color w:val="000000"/>
                  <w:sz w:val="21"/>
                  <w:szCs w:val="21"/>
                  <w:highlight w:val="yellow"/>
                </w:rPr>
                <w:delText>.</w:delText>
              </w:r>
            </w:del>
          </w:p>
        </w:tc>
        <w:tc>
          <w:tcPr>
            <w:tcW w:w="1667" w:type="pct"/>
            <w:shd w:val="clear" w:color="auto" w:fill="auto"/>
          </w:tcPr>
          <w:p w14:paraId="592B5203" w14:textId="3E9195EB" w:rsidR="00487147" w:rsidRPr="002A5E52" w:rsidRDefault="00487147" w:rsidP="00487147">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 xml:space="preserve">Очередность предоставления ежегодных оплачиваемых отпусков устанавливается Компанией с учетом обеспечения нормальной работы Компании и благоприятных условий для отдыха Работников. О времени начала отпуска Работник должен быть извещен не позднее чем за две недели до его начала путем издания приказа о предоставлении отпуска. График </w:t>
            </w:r>
            <w:r w:rsidRPr="002A5E52">
              <w:rPr>
                <w:rFonts w:ascii="Arial" w:eastAsia="Malgun Gothic" w:hAnsi="Arial" w:cs="Arial"/>
                <w:color w:val="000000"/>
                <w:sz w:val="21"/>
                <w:szCs w:val="21"/>
                <w:lang w:val="ru-RU"/>
              </w:rPr>
              <w:lastRenderedPageBreak/>
              <w:t>отпусков обязателен как для Компании, так и для Работника. График отпусков утверждается Компанией до начала нового календарного года.</w:t>
            </w:r>
          </w:p>
        </w:tc>
        <w:tc>
          <w:tcPr>
            <w:tcW w:w="1667" w:type="pct"/>
            <w:shd w:val="clear" w:color="auto" w:fill="auto"/>
          </w:tcPr>
          <w:p w14:paraId="6DF6107C" w14:textId="39E6B0E0" w:rsidR="00487147" w:rsidRPr="002A5E52" w:rsidRDefault="00487147" w:rsidP="00487147">
            <w:pPr>
              <w:rPr>
                <w:rFonts w:ascii="Arial" w:eastAsia="Malgun Gothic" w:hAnsi="Arial" w:cs="Arial"/>
                <w:color w:val="000000"/>
                <w:sz w:val="21"/>
                <w:szCs w:val="21"/>
              </w:rPr>
            </w:pPr>
            <w:r w:rsidRPr="002A5E52">
              <w:rPr>
                <w:rFonts w:ascii="Arial" w:eastAsia="Malgun Gothic" w:hAnsi="Arial" w:cs="Arial"/>
                <w:color w:val="000000"/>
                <w:sz w:val="21"/>
                <w:szCs w:val="21"/>
              </w:rPr>
              <w:lastRenderedPageBreak/>
              <w:t xml:space="preserve">The sequence of providing annual paid vacations is established by the Company, </w:t>
            </w:r>
            <w:proofErr w:type="gramStart"/>
            <w:r w:rsidRPr="002A5E52">
              <w:rPr>
                <w:rFonts w:ascii="Arial" w:eastAsia="Malgun Gothic" w:hAnsi="Arial" w:cs="Arial"/>
                <w:color w:val="000000"/>
                <w:sz w:val="21"/>
                <w:szCs w:val="21"/>
              </w:rPr>
              <w:t>taking into account</w:t>
            </w:r>
            <w:proofErr w:type="gramEnd"/>
            <w:r w:rsidRPr="002A5E52">
              <w:rPr>
                <w:rFonts w:ascii="Arial" w:eastAsia="Malgun Gothic" w:hAnsi="Arial" w:cs="Arial"/>
                <w:color w:val="000000"/>
                <w:sz w:val="21"/>
                <w:szCs w:val="21"/>
              </w:rPr>
              <w:t xml:space="preserve"> the provision of normal operation of the Company and favorable conditions for the employees' rest. The employee must be notified of the start time of the vacation no later than two weeks before the start of the vacation by issuing an order granting vacation. The vacation schedule is mandatory for both the </w:t>
            </w:r>
            <w:r w:rsidRPr="002A5E52">
              <w:rPr>
                <w:rFonts w:ascii="Arial" w:eastAsia="Malgun Gothic" w:hAnsi="Arial" w:cs="Arial"/>
                <w:color w:val="000000"/>
                <w:sz w:val="21"/>
                <w:szCs w:val="21"/>
              </w:rPr>
              <w:lastRenderedPageBreak/>
              <w:t>Company and the Employee. The vacation schedule is approved by the Company before the start of the new calendar year.</w:t>
            </w:r>
          </w:p>
        </w:tc>
      </w:tr>
      <w:tr w:rsidR="00487147" w:rsidRPr="002A5E52" w14:paraId="51BF3048" w14:textId="77777777" w:rsidTr="00487147">
        <w:trPr>
          <w:trHeight w:val="156"/>
        </w:trPr>
        <w:tc>
          <w:tcPr>
            <w:tcW w:w="1666" w:type="pct"/>
          </w:tcPr>
          <w:p w14:paraId="6FE25D75" w14:textId="362E88C8" w:rsidR="00487147" w:rsidRPr="002A5E52" w:rsidRDefault="00D060BF" w:rsidP="00487147">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lastRenderedPageBreak/>
              <w:t>제</w:t>
            </w:r>
            <w:r w:rsidRPr="002A5E52">
              <w:rPr>
                <w:rFonts w:ascii="Arial" w:eastAsia="Malgun Gothic" w:hAnsi="Arial" w:cs="Arial"/>
                <w:b/>
                <w:bCs/>
                <w:color w:val="000000"/>
                <w:sz w:val="21"/>
                <w:szCs w:val="21"/>
              </w:rPr>
              <w:t xml:space="preserve"> 39</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휴가시기의</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변경</w:t>
            </w:r>
            <w:r w:rsidRPr="002A5E52">
              <w:rPr>
                <w:rFonts w:ascii="Arial" w:eastAsia="Malgun Gothic" w:hAnsi="Arial" w:cs="Arial"/>
                <w:b/>
                <w:bCs/>
                <w:color w:val="000000"/>
                <w:sz w:val="21"/>
                <w:szCs w:val="21"/>
              </w:rPr>
              <w:t>)</w:t>
            </w:r>
          </w:p>
        </w:tc>
        <w:tc>
          <w:tcPr>
            <w:tcW w:w="1667" w:type="pct"/>
            <w:shd w:val="clear" w:color="auto" w:fill="auto"/>
          </w:tcPr>
          <w:p w14:paraId="5A28396E" w14:textId="71B7D997" w:rsidR="00487147" w:rsidRPr="002A5E52" w:rsidRDefault="00D060BF" w:rsidP="00487147">
            <w:pPr>
              <w:rPr>
                <w:rFonts w:ascii="Arial" w:eastAsia="Malgun Gothic" w:hAnsi="Arial" w:cs="Arial"/>
                <w:b/>
                <w:bCs/>
                <w:color w:val="000000"/>
                <w:sz w:val="21"/>
                <w:szCs w:val="21"/>
              </w:rPr>
            </w:pPr>
            <w:r w:rsidRPr="002A5E52">
              <w:rPr>
                <w:rFonts w:ascii="Arial" w:eastAsia="Malgun Gothic" w:hAnsi="Arial" w:cs="Arial"/>
                <w:b/>
                <w:bCs/>
                <w:color w:val="000000"/>
                <w:sz w:val="21"/>
                <w:szCs w:val="21"/>
                <w:lang w:val="ru-RU"/>
              </w:rPr>
              <w:t>Статья 39 (Изменение сроков отпуска)</w:t>
            </w:r>
          </w:p>
        </w:tc>
        <w:tc>
          <w:tcPr>
            <w:tcW w:w="1667" w:type="pct"/>
            <w:shd w:val="clear" w:color="auto" w:fill="auto"/>
          </w:tcPr>
          <w:p w14:paraId="54300867" w14:textId="6EE5F173" w:rsidR="00487147" w:rsidRPr="002A5E52" w:rsidRDefault="00D060BF" w:rsidP="00487147">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39 (Change of terms of leave)</w:t>
            </w:r>
          </w:p>
        </w:tc>
      </w:tr>
      <w:tr w:rsidR="00D060BF" w:rsidRPr="002A5E52" w14:paraId="25303A26" w14:textId="77777777" w:rsidTr="00487147">
        <w:trPr>
          <w:trHeight w:val="156"/>
        </w:trPr>
        <w:tc>
          <w:tcPr>
            <w:tcW w:w="1666" w:type="pct"/>
          </w:tcPr>
          <w:p w14:paraId="5EF93E4F" w14:textId="4EDE5986" w:rsidR="00D060BF" w:rsidRPr="002A5E52" w:rsidRDefault="00D060BF" w:rsidP="00487147">
            <w:pPr>
              <w:rPr>
                <w:rFonts w:ascii="Arial" w:eastAsia="Malgun Gothic" w:hAnsi="Arial" w:cs="Arial"/>
                <w:color w:val="000000"/>
                <w:sz w:val="21"/>
                <w:szCs w:val="21"/>
              </w:rPr>
            </w:pPr>
            <w:del w:id="844" w:author="Mia Choi" w:date="2021-07-25T17:52:00Z">
              <w:r w:rsidRPr="002A5E52" w:rsidDel="00FF6A09">
                <w:rPr>
                  <w:rFonts w:ascii="Arial" w:eastAsia="Malgun Gothic" w:hAnsi="Arial" w:cs="Arial"/>
                  <w:color w:val="000000"/>
                  <w:sz w:val="21"/>
                  <w:szCs w:val="21"/>
                </w:rPr>
                <w:delText>회사는</w:delText>
              </w:r>
              <w:r w:rsidRPr="002A5E52" w:rsidDel="00FF6A09">
                <w:rPr>
                  <w:rFonts w:ascii="Arial" w:eastAsia="Malgun Gothic" w:hAnsi="Arial" w:cs="Arial"/>
                  <w:color w:val="000000"/>
                  <w:sz w:val="21"/>
                  <w:szCs w:val="21"/>
                </w:rPr>
                <w:delText xml:space="preserve"> </w:delText>
              </w:r>
              <w:r w:rsidRPr="002A5E52" w:rsidDel="00FF6A09">
                <w:rPr>
                  <w:rFonts w:ascii="Arial" w:eastAsia="Malgun Gothic" w:hAnsi="Arial" w:cs="Arial"/>
                  <w:color w:val="000000"/>
                  <w:sz w:val="21"/>
                  <w:szCs w:val="21"/>
                </w:rPr>
                <w:delText>연차휴가를</w:delText>
              </w:r>
              <w:r w:rsidRPr="002A5E52" w:rsidDel="00FF6A09">
                <w:rPr>
                  <w:rFonts w:ascii="Arial" w:eastAsia="Malgun Gothic" w:hAnsi="Arial" w:cs="Arial"/>
                  <w:color w:val="000000"/>
                  <w:sz w:val="21"/>
                  <w:szCs w:val="21"/>
                </w:rPr>
                <w:delText xml:space="preserve"> </w:delText>
              </w:r>
              <w:r w:rsidRPr="002A5E52" w:rsidDel="00FF6A09">
                <w:rPr>
                  <w:rFonts w:ascii="Arial" w:eastAsia="Malgun Gothic" w:hAnsi="Arial" w:cs="Arial"/>
                  <w:color w:val="000000"/>
                  <w:sz w:val="21"/>
                  <w:szCs w:val="21"/>
                </w:rPr>
                <w:delText>주는</w:delText>
              </w:r>
              <w:r w:rsidRPr="002A5E52" w:rsidDel="00FF6A09">
                <w:rPr>
                  <w:rFonts w:ascii="Arial" w:eastAsia="Malgun Gothic" w:hAnsi="Arial" w:cs="Arial"/>
                  <w:color w:val="000000"/>
                  <w:sz w:val="21"/>
                  <w:szCs w:val="21"/>
                </w:rPr>
                <w:delText xml:space="preserve"> </w:delText>
              </w:r>
              <w:r w:rsidRPr="002A5E52" w:rsidDel="00FF6A09">
                <w:rPr>
                  <w:rFonts w:ascii="Arial" w:eastAsia="Malgun Gothic" w:hAnsi="Arial" w:cs="Arial"/>
                  <w:color w:val="000000"/>
                  <w:sz w:val="21"/>
                  <w:szCs w:val="21"/>
                </w:rPr>
                <w:delText>것이</w:delText>
              </w:r>
              <w:r w:rsidRPr="002A5E52" w:rsidDel="00FF6A09">
                <w:rPr>
                  <w:rFonts w:ascii="Arial" w:eastAsia="Malgun Gothic" w:hAnsi="Arial" w:cs="Arial"/>
                  <w:color w:val="000000"/>
                  <w:sz w:val="21"/>
                  <w:szCs w:val="21"/>
                </w:rPr>
                <w:delText xml:space="preserve"> </w:delText>
              </w:r>
              <w:r w:rsidRPr="002A5E52" w:rsidDel="00FF6A09">
                <w:rPr>
                  <w:rFonts w:ascii="Arial" w:eastAsia="Malgun Gothic" w:hAnsi="Arial" w:cs="Arial"/>
                  <w:color w:val="000000"/>
                  <w:sz w:val="21"/>
                  <w:szCs w:val="21"/>
                </w:rPr>
                <w:delText>회사사정에</w:delText>
              </w:r>
              <w:r w:rsidRPr="002A5E52" w:rsidDel="00FF6A09">
                <w:rPr>
                  <w:rFonts w:ascii="Arial" w:eastAsia="Malgun Gothic" w:hAnsi="Arial" w:cs="Arial"/>
                  <w:color w:val="000000"/>
                  <w:sz w:val="21"/>
                  <w:szCs w:val="21"/>
                </w:rPr>
                <w:delText xml:space="preserve"> </w:delText>
              </w:r>
              <w:r w:rsidRPr="002A5E52" w:rsidDel="00FF6A09">
                <w:rPr>
                  <w:rFonts w:ascii="Arial" w:eastAsia="Malgun Gothic" w:hAnsi="Arial" w:cs="Arial"/>
                  <w:color w:val="000000"/>
                  <w:sz w:val="21"/>
                  <w:szCs w:val="21"/>
                </w:rPr>
                <w:delText>따라</w:delText>
              </w:r>
              <w:r w:rsidRPr="002A5E52" w:rsidDel="00FF6A09">
                <w:rPr>
                  <w:rFonts w:ascii="Arial" w:eastAsia="Malgun Gothic" w:hAnsi="Arial" w:cs="Arial"/>
                  <w:color w:val="000000"/>
                  <w:sz w:val="21"/>
                  <w:szCs w:val="21"/>
                </w:rPr>
                <w:delText xml:space="preserve"> </w:delText>
              </w:r>
              <w:r w:rsidRPr="002A5E52" w:rsidDel="00FF6A09">
                <w:rPr>
                  <w:rFonts w:ascii="Arial" w:eastAsia="Malgun Gothic" w:hAnsi="Arial" w:cs="Arial"/>
                  <w:color w:val="000000"/>
                  <w:sz w:val="21"/>
                  <w:szCs w:val="21"/>
                </w:rPr>
                <w:delText>막대한</w:delText>
              </w:r>
              <w:r w:rsidRPr="002A5E52" w:rsidDel="00FF6A09">
                <w:rPr>
                  <w:rFonts w:ascii="Arial" w:eastAsia="Malgun Gothic" w:hAnsi="Arial" w:cs="Arial"/>
                  <w:color w:val="000000"/>
                  <w:sz w:val="21"/>
                  <w:szCs w:val="21"/>
                </w:rPr>
                <w:delText xml:space="preserve"> </w:delText>
              </w:r>
              <w:r w:rsidRPr="002A5E52" w:rsidDel="00FF6A09">
                <w:rPr>
                  <w:rFonts w:ascii="Arial" w:eastAsia="Malgun Gothic" w:hAnsi="Arial" w:cs="Arial"/>
                  <w:color w:val="000000"/>
                  <w:sz w:val="21"/>
                  <w:szCs w:val="21"/>
                </w:rPr>
                <w:delText>지장이</w:delText>
              </w:r>
              <w:r w:rsidRPr="002A5E52" w:rsidDel="00FF6A09">
                <w:rPr>
                  <w:rFonts w:ascii="Arial" w:eastAsia="Malgun Gothic" w:hAnsi="Arial" w:cs="Arial"/>
                  <w:color w:val="000000"/>
                  <w:sz w:val="21"/>
                  <w:szCs w:val="21"/>
                </w:rPr>
                <w:delText xml:space="preserve"> </w:delText>
              </w:r>
              <w:r w:rsidRPr="002A5E52" w:rsidDel="00FF6A09">
                <w:rPr>
                  <w:rFonts w:ascii="Arial" w:eastAsia="Malgun Gothic" w:hAnsi="Arial" w:cs="Arial"/>
                  <w:color w:val="000000"/>
                  <w:sz w:val="21"/>
                  <w:szCs w:val="21"/>
                </w:rPr>
                <w:delText>있거나</w:delText>
              </w:r>
              <w:r w:rsidRPr="002A5E52" w:rsidDel="00FF6A09">
                <w:rPr>
                  <w:rFonts w:ascii="Arial" w:eastAsia="Malgun Gothic" w:hAnsi="Arial" w:cs="Arial"/>
                  <w:color w:val="000000"/>
                  <w:sz w:val="21"/>
                  <w:szCs w:val="21"/>
                </w:rPr>
                <w:delText xml:space="preserve"> </w:delText>
              </w:r>
              <w:r w:rsidRPr="002A5E52" w:rsidDel="00FF6A09">
                <w:rPr>
                  <w:rFonts w:ascii="Arial" w:eastAsia="Malgun Gothic" w:hAnsi="Arial" w:cs="Arial"/>
                  <w:color w:val="000000"/>
                  <w:sz w:val="21"/>
                  <w:szCs w:val="21"/>
                </w:rPr>
                <w:delText>특별한</w:delText>
              </w:r>
              <w:r w:rsidRPr="002A5E52" w:rsidDel="00FF6A09">
                <w:rPr>
                  <w:rFonts w:ascii="Arial" w:eastAsia="Malgun Gothic" w:hAnsi="Arial" w:cs="Arial"/>
                  <w:color w:val="000000"/>
                  <w:sz w:val="21"/>
                  <w:szCs w:val="21"/>
                </w:rPr>
                <w:delText xml:space="preserve"> </w:delText>
              </w:r>
              <w:r w:rsidRPr="002A5E52" w:rsidDel="00FF6A09">
                <w:rPr>
                  <w:rFonts w:ascii="Arial" w:eastAsia="Malgun Gothic" w:hAnsi="Arial" w:cs="Arial"/>
                  <w:color w:val="000000"/>
                  <w:sz w:val="21"/>
                  <w:szCs w:val="21"/>
                </w:rPr>
                <w:delText>사유가</w:delText>
              </w:r>
              <w:r w:rsidRPr="002A5E52" w:rsidDel="00FF6A09">
                <w:rPr>
                  <w:rFonts w:ascii="Arial" w:eastAsia="Malgun Gothic" w:hAnsi="Arial" w:cs="Arial"/>
                  <w:color w:val="000000"/>
                  <w:sz w:val="21"/>
                  <w:szCs w:val="21"/>
                </w:rPr>
                <w:delText xml:space="preserve"> </w:delText>
              </w:r>
              <w:r w:rsidRPr="002A5E52" w:rsidDel="00FF6A09">
                <w:rPr>
                  <w:rFonts w:ascii="Arial" w:eastAsia="Malgun Gothic" w:hAnsi="Arial" w:cs="Arial"/>
                  <w:color w:val="000000"/>
                  <w:sz w:val="21"/>
                  <w:szCs w:val="21"/>
                </w:rPr>
                <w:delText>있을</w:delText>
              </w:r>
              <w:r w:rsidRPr="002A5E52" w:rsidDel="00FF6A09">
                <w:rPr>
                  <w:rFonts w:ascii="Arial" w:eastAsia="Malgun Gothic" w:hAnsi="Arial" w:cs="Arial"/>
                  <w:color w:val="000000"/>
                  <w:sz w:val="21"/>
                  <w:szCs w:val="21"/>
                </w:rPr>
                <w:delText xml:space="preserve"> </w:delText>
              </w:r>
              <w:r w:rsidRPr="002A5E52" w:rsidDel="00FF6A09">
                <w:rPr>
                  <w:rFonts w:ascii="Arial" w:eastAsia="Malgun Gothic" w:hAnsi="Arial" w:cs="Arial"/>
                  <w:color w:val="000000"/>
                  <w:sz w:val="21"/>
                  <w:szCs w:val="21"/>
                </w:rPr>
                <w:delText>때에는</w:delText>
              </w:r>
              <w:r w:rsidRPr="002A5E52" w:rsidDel="00FF6A09">
                <w:rPr>
                  <w:rFonts w:ascii="Arial" w:eastAsia="Malgun Gothic" w:hAnsi="Arial" w:cs="Arial"/>
                  <w:color w:val="000000"/>
                  <w:sz w:val="21"/>
                  <w:szCs w:val="21"/>
                </w:rPr>
                <w:delText xml:space="preserve"> </w:delText>
              </w:r>
              <w:r w:rsidRPr="002A5E52" w:rsidDel="00FF6A09">
                <w:rPr>
                  <w:rFonts w:ascii="Arial" w:eastAsia="Malgun Gothic" w:hAnsi="Arial" w:cs="Arial"/>
                  <w:color w:val="000000"/>
                  <w:sz w:val="21"/>
                  <w:szCs w:val="21"/>
                </w:rPr>
                <w:delText>그</w:delText>
              </w:r>
              <w:r w:rsidRPr="002A5E52" w:rsidDel="00FF6A09">
                <w:rPr>
                  <w:rFonts w:ascii="Arial" w:eastAsia="Malgun Gothic" w:hAnsi="Arial" w:cs="Arial"/>
                  <w:color w:val="000000"/>
                  <w:sz w:val="21"/>
                  <w:szCs w:val="21"/>
                </w:rPr>
                <w:delText xml:space="preserve"> </w:delText>
              </w:r>
              <w:r w:rsidRPr="002A5E52" w:rsidDel="00FF6A09">
                <w:rPr>
                  <w:rFonts w:ascii="Arial" w:eastAsia="Malgun Gothic" w:hAnsi="Arial" w:cs="Arial"/>
                  <w:color w:val="000000"/>
                  <w:sz w:val="21"/>
                  <w:szCs w:val="21"/>
                </w:rPr>
                <w:delText>시기를</w:delText>
              </w:r>
              <w:r w:rsidRPr="002A5E52" w:rsidDel="00FF6A09">
                <w:rPr>
                  <w:rFonts w:ascii="Arial" w:eastAsia="Malgun Gothic" w:hAnsi="Arial" w:cs="Arial"/>
                  <w:color w:val="000000"/>
                  <w:sz w:val="21"/>
                  <w:szCs w:val="21"/>
                </w:rPr>
                <w:delText xml:space="preserve"> </w:delText>
              </w:r>
              <w:r w:rsidRPr="002A5E52" w:rsidDel="00FF6A09">
                <w:rPr>
                  <w:rFonts w:ascii="Arial" w:eastAsia="Malgun Gothic" w:hAnsi="Arial" w:cs="Arial"/>
                  <w:color w:val="000000"/>
                  <w:sz w:val="21"/>
                  <w:szCs w:val="21"/>
                </w:rPr>
                <w:delText>변경시킬</w:delText>
              </w:r>
              <w:r w:rsidRPr="002A5E52" w:rsidDel="00FF6A09">
                <w:rPr>
                  <w:rFonts w:ascii="Arial" w:eastAsia="Malgun Gothic" w:hAnsi="Arial" w:cs="Arial"/>
                  <w:color w:val="000000"/>
                  <w:sz w:val="21"/>
                  <w:szCs w:val="21"/>
                </w:rPr>
                <w:delText xml:space="preserve"> </w:delText>
              </w:r>
              <w:r w:rsidRPr="002A5E52" w:rsidDel="00FF6A09">
                <w:rPr>
                  <w:rFonts w:ascii="Arial" w:eastAsia="Malgun Gothic" w:hAnsi="Arial" w:cs="Arial"/>
                  <w:color w:val="000000"/>
                  <w:sz w:val="21"/>
                  <w:szCs w:val="21"/>
                </w:rPr>
                <w:delText>수</w:delText>
              </w:r>
              <w:r w:rsidRPr="002A5E52" w:rsidDel="00FF6A09">
                <w:rPr>
                  <w:rFonts w:ascii="Arial" w:eastAsia="Malgun Gothic" w:hAnsi="Arial" w:cs="Arial"/>
                  <w:color w:val="000000"/>
                  <w:sz w:val="21"/>
                  <w:szCs w:val="21"/>
                </w:rPr>
                <w:delText xml:space="preserve"> </w:delText>
              </w:r>
              <w:r w:rsidRPr="002A5E52" w:rsidDel="00FF6A09">
                <w:rPr>
                  <w:rFonts w:ascii="Arial" w:eastAsia="Malgun Gothic" w:hAnsi="Arial" w:cs="Arial"/>
                  <w:color w:val="000000"/>
                  <w:sz w:val="21"/>
                  <w:szCs w:val="21"/>
                </w:rPr>
                <w:delText>있다</w:delText>
              </w:r>
              <w:r w:rsidRPr="002A5E52" w:rsidDel="00FF6A09">
                <w:rPr>
                  <w:rFonts w:ascii="Arial" w:eastAsia="Malgun Gothic" w:hAnsi="Arial" w:cs="Arial"/>
                  <w:color w:val="000000"/>
                  <w:sz w:val="21"/>
                  <w:szCs w:val="21"/>
                </w:rPr>
                <w:delText>.</w:delText>
              </w:r>
            </w:del>
            <w:ins w:id="845" w:author="Mia Choi" w:date="2021-07-25T17:53:00Z">
              <w:r w:rsidRPr="002A5E52">
                <w:rPr>
                  <w:rFonts w:ascii="Arial" w:eastAsia="Malgun Gothic" w:hAnsi="Arial" w:cs="Arial"/>
                  <w:color w:val="000000"/>
                  <w:sz w:val="21"/>
                  <w:szCs w:val="21"/>
                </w:rPr>
                <w:t>회사는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종업원</w:t>
              </w:r>
            </w:ins>
            <w:ins w:id="846" w:author="Mia Choi" w:date="2021-07-25T17:54:00Z">
              <w:r w:rsidRPr="002A5E52">
                <w:rPr>
                  <w:rFonts w:ascii="Arial" w:eastAsia="Malgun Gothic" w:hAnsi="Arial" w:cs="Arial"/>
                  <w:color w:val="000000"/>
                  <w:sz w:val="21"/>
                  <w:szCs w:val="21"/>
                </w:rPr>
                <w:t>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요청을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고려하여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러시아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노동법에서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정하는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바에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따라</w:t>
              </w:r>
              <w:r w:rsidRPr="002A5E52">
                <w:rPr>
                  <w:rFonts w:ascii="Arial" w:eastAsia="Malgun Gothic" w:hAnsi="Arial" w:cs="Arial"/>
                  <w:color w:val="000000"/>
                  <w:sz w:val="21"/>
                  <w:szCs w:val="21"/>
                </w:rPr>
                <w:t xml:space="preserve"> </w:t>
              </w:r>
            </w:ins>
            <w:ins w:id="847" w:author="Mia Choi" w:date="2021-07-25T17:52:00Z">
              <w:r w:rsidRPr="002A5E52">
                <w:rPr>
                  <w:rFonts w:ascii="Arial" w:eastAsia="Malgun Gothic" w:hAnsi="Arial" w:cs="Arial"/>
                  <w:color w:val="000000"/>
                  <w:sz w:val="21"/>
                  <w:szCs w:val="21"/>
                </w:rPr>
                <w:t>연차유급휴가</w:t>
              </w:r>
            </w:ins>
            <w:ins w:id="848" w:author="Mia Choi" w:date="2021-07-25T17:54:00Z">
              <w:r w:rsidRPr="002A5E52">
                <w:rPr>
                  <w:rFonts w:ascii="Arial" w:eastAsia="Malgun Gothic" w:hAnsi="Arial" w:cs="Arial"/>
                  <w:color w:val="000000"/>
                  <w:sz w:val="21"/>
                  <w:szCs w:val="21"/>
                </w:rPr>
                <w:t>를</w:t>
              </w:r>
            </w:ins>
            <w:ins w:id="849" w:author="Mia Choi" w:date="2021-07-25T17:52:00Z">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연장</w:t>
              </w:r>
            </w:ins>
            <w:ins w:id="850" w:author="Mia Choi" w:date="2021-07-25T17:54:00Z">
              <w:r w:rsidRPr="002A5E52">
                <w:rPr>
                  <w:rFonts w:ascii="Arial" w:eastAsia="Malgun Gothic" w:hAnsi="Arial" w:cs="Arial"/>
                  <w:color w:val="000000"/>
                  <w:sz w:val="21"/>
                  <w:szCs w:val="21"/>
                </w:rPr>
                <w:t>하</w:t>
              </w:r>
            </w:ins>
            <w:ins w:id="851" w:author="Mia Choi" w:date="2021-07-25T17:52:00Z">
              <w:r w:rsidRPr="002A5E52">
                <w:rPr>
                  <w:rFonts w:ascii="Arial" w:eastAsia="Malgun Gothic" w:hAnsi="Arial" w:cs="Arial"/>
                  <w:color w:val="000000"/>
                  <w:sz w:val="21"/>
                  <w:szCs w:val="21"/>
                </w:rPr>
                <w:t>거나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다른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기간으로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변경</w:t>
              </w:r>
            </w:ins>
            <w:ins w:id="852" w:author="Mia Choi" w:date="2021-07-25T17:54:00Z">
              <w:r w:rsidRPr="002A5E52">
                <w:rPr>
                  <w:rFonts w:ascii="Arial" w:eastAsia="Malgun Gothic" w:hAnsi="Arial" w:cs="Arial"/>
                  <w:color w:val="000000"/>
                  <w:sz w:val="21"/>
                  <w:szCs w:val="21"/>
                </w:rPr>
                <w:t>할</w:t>
              </w:r>
            </w:ins>
            <w:ins w:id="853" w:author="Mia Choi" w:date="2021-07-25T17:52:00Z">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있다</w:t>
              </w:r>
              <w:r w:rsidRPr="002A5E52">
                <w:rPr>
                  <w:rFonts w:ascii="Arial" w:eastAsia="Malgun Gothic" w:hAnsi="Arial" w:cs="Arial"/>
                  <w:color w:val="000000"/>
                  <w:sz w:val="21"/>
                  <w:szCs w:val="21"/>
                </w:rPr>
                <w:t xml:space="preserve">. </w:t>
              </w:r>
            </w:ins>
            <w:ins w:id="854" w:author="Mia Choi" w:date="2021-07-25T17:54:00Z">
              <w:r w:rsidRPr="002A5E52">
                <w:rPr>
                  <w:rFonts w:ascii="Arial" w:eastAsia="Malgun Gothic" w:hAnsi="Arial" w:cs="Arial"/>
                  <w:color w:val="000000"/>
                  <w:sz w:val="21"/>
                  <w:szCs w:val="21"/>
                </w:rPr>
                <w:t>근로자와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합의에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따라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연차유급휴가를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변경할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있다</w:t>
              </w:r>
              <w:r w:rsidRPr="002A5E52">
                <w:rPr>
                  <w:rFonts w:ascii="Arial" w:eastAsia="Malgun Gothic" w:hAnsi="Arial" w:cs="Arial"/>
                  <w:color w:val="000000"/>
                  <w:sz w:val="21"/>
                  <w:szCs w:val="21"/>
                </w:rPr>
                <w:t>.</w:t>
              </w:r>
            </w:ins>
          </w:p>
        </w:tc>
        <w:tc>
          <w:tcPr>
            <w:tcW w:w="1667" w:type="pct"/>
            <w:shd w:val="clear" w:color="auto" w:fill="auto"/>
          </w:tcPr>
          <w:p w14:paraId="58863193" w14:textId="2985C1DE" w:rsidR="00D060BF" w:rsidRPr="002A5E52" w:rsidRDefault="00D060BF" w:rsidP="00D060BF">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Change w:id="855" w:author="Гурьянов" w:date="2021-07-23T12:09:00Z">
                  <w:rPr>
                    <w:color w:val="22272F"/>
                    <w:sz w:val="17"/>
                    <w:szCs w:val="17"/>
                    <w:u w:val="single"/>
                    <w:shd w:val="clear" w:color="auto" w:fill="FFFFFF"/>
                  </w:rPr>
                </w:rPrChange>
              </w:rPr>
              <w:t xml:space="preserve">Ежегодный оплачиваемый отпуск должен быть продлен или перенесен на другой срок, определяемый </w:t>
            </w:r>
            <w:r w:rsidRPr="002A5E52">
              <w:rPr>
                <w:rFonts w:ascii="Arial" w:eastAsia="Malgun Gothic" w:hAnsi="Arial" w:cs="Arial"/>
                <w:color w:val="000000"/>
                <w:sz w:val="21"/>
                <w:szCs w:val="21"/>
                <w:lang w:val="ru-RU"/>
                <w:rPrChange w:id="856" w:author="Гурьянов" w:date="2021-07-23T12:09:00Z">
                  <w:rPr>
                    <w:color w:val="22272F"/>
                    <w:sz w:val="17"/>
                    <w:szCs w:val="17"/>
                    <w:u w:val="single"/>
                    <w:shd w:val="clear" w:color="auto" w:fill="FFFFFF"/>
                    <w:lang w:val="ru-RU"/>
                  </w:rPr>
                </w:rPrChange>
              </w:rPr>
              <w:t>Компанией</w:t>
            </w:r>
            <w:r w:rsidRPr="002A5E52">
              <w:rPr>
                <w:rFonts w:ascii="Arial" w:eastAsia="Malgun Gothic" w:hAnsi="Arial" w:cs="Arial"/>
                <w:color w:val="000000"/>
                <w:sz w:val="21"/>
                <w:szCs w:val="21"/>
                <w:lang w:val="ru-RU"/>
                <w:rPrChange w:id="857" w:author="Гурьянов" w:date="2021-07-23T12:09:00Z">
                  <w:rPr>
                    <w:color w:val="22272F"/>
                    <w:sz w:val="17"/>
                    <w:szCs w:val="17"/>
                    <w:u w:val="single"/>
                    <w:shd w:val="clear" w:color="auto" w:fill="FFFFFF"/>
                  </w:rPr>
                </w:rPrChange>
              </w:rPr>
              <w:t xml:space="preserve"> с учетом пожеланий работника, в случаях установленных Трудовым кодексом России. </w:t>
            </w:r>
            <w:r w:rsidRPr="002A5E52">
              <w:rPr>
                <w:rFonts w:ascii="Arial" w:eastAsia="Malgun Gothic" w:hAnsi="Arial" w:cs="Arial"/>
                <w:color w:val="000000"/>
                <w:sz w:val="21"/>
                <w:szCs w:val="21"/>
                <w:lang w:val="ru-RU"/>
                <w:rPrChange w:id="858" w:author="Гурьянов" w:date="2021-07-22T19:43:00Z">
                  <w:rPr>
                    <w:color w:val="22272F"/>
                    <w:sz w:val="17"/>
                    <w:szCs w:val="17"/>
                    <w:u w:val="single"/>
                    <w:shd w:val="clear" w:color="auto" w:fill="FFFFFF"/>
                    <w:lang w:val="ru-RU"/>
                  </w:rPr>
                </w:rPrChange>
              </w:rPr>
              <w:t>По соглашению между Работником и Компанией отпуск может быть перенесен</w:t>
            </w:r>
            <w:r w:rsidRPr="002A5E52">
              <w:rPr>
                <w:rFonts w:ascii="Arial" w:eastAsia="Malgun Gothic" w:hAnsi="Arial" w:cs="Arial"/>
                <w:color w:val="000000"/>
                <w:sz w:val="21"/>
                <w:szCs w:val="21"/>
                <w:lang w:val="ru-RU"/>
              </w:rPr>
              <w:t xml:space="preserve"> на другой срок.</w:t>
            </w:r>
          </w:p>
          <w:p w14:paraId="1AD85410" w14:textId="77777777" w:rsidR="00D060BF" w:rsidRPr="002A5E52" w:rsidRDefault="00D060BF" w:rsidP="00487147">
            <w:pPr>
              <w:rPr>
                <w:rFonts w:ascii="Arial" w:eastAsia="Malgun Gothic" w:hAnsi="Arial" w:cs="Arial"/>
                <w:color w:val="000000"/>
                <w:sz w:val="21"/>
                <w:szCs w:val="21"/>
                <w:lang w:val="ru-RU"/>
              </w:rPr>
            </w:pPr>
          </w:p>
        </w:tc>
        <w:tc>
          <w:tcPr>
            <w:tcW w:w="1667" w:type="pct"/>
            <w:shd w:val="clear" w:color="auto" w:fill="auto"/>
          </w:tcPr>
          <w:p w14:paraId="781DAAD9" w14:textId="41DC79A9" w:rsidR="00D060BF" w:rsidRPr="002A5E52" w:rsidRDefault="00D060BF" w:rsidP="00487147">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Annual paid leave must be extended or postponed to another period determined by the Company, </w:t>
            </w:r>
            <w:proofErr w:type="gramStart"/>
            <w:r w:rsidRPr="002A5E52">
              <w:rPr>
                <w:rFonts w:ascii="Arial" w:eastAsia="Malgun Gothic" w:hAnsi="Arial" w:cs="Arial"/>
                <w:color w:val="000000"/>
                <w:sz w:val="21"/>
                <w:szCs w:val="21"/>
              </w:rPr>
              <w:t>taking into account</w:t>
            </w:r>
            <w:proofErr w:type="gramEnd"/>
            <w:r w:rsidRPr="002A5E52">
              <w:rPr>
                <w:rFonts w:ascii="Arial" w:eastAsia="Malgun Gothic" w:hAnsi="Arial" w:cs="Arial"/>
                <w:color w:val="000000"/>
                <w:sz w:val="21"/>
                <w:szCs w:val="21"/>
              </w:rPr>
              <w:t xml:space="preserve"> the wishes of the employee, in cases established by the Labor Code of Russia. By agreement between the Employee and the Company, the vacation can be postponed for another period.</w:t>
            </w:r>
          </w:p>
        </w:tc>
      </w:tr>
      <w:tr w:rsidR="00D060BF" w:rsidRPr="002A5E52" w14:paraId="7BCEA0EF" w14:textId="77777777" w:rsidTr="00487147">
        <w:trPr>
          <w:trHeight w:val="156"/>
        </w:trPr>
        <w:tc>
          <w:tcPr>
            <w:tcW w:w="1666" w:type="pct"/>
          </w:tcPr>
          <w:p w14:paraId="75EE382B" w14:textId="650E6FCE" w:rsidR="00D060BF" w:rsidRPr="00454CB9" w:rsidDel="00FF6A09" w:rsidRDefault="00D060BF" w:rsidP="00487147">
            <w:pPr>
              <w:rPr>
                <w:rFonts w:ascii="Arial" w:eastAsia="Malgun Gothic" w:hAnsi="Arial" w:cs="Arial"/>
                <w:b/>
                <w:bCs/>
                <w:color w:val="000000"/>
                <w:sz w:val="21"/>
                <w:szCs w:val="21"/>
              </w:rPr>
            </w:pPr>
            <w:proofErr w:type="gramStart"/>
            <w:r w:rsidRPr="00454CB9">
              <w:rPr>
                <w:rFonts w:ascii="Arial" w:eastAsia="Malgun Gothic" w:hAnsi="Arial" w:cs="Arial"/>
                <w:b/>
                <w:bCs/>
                <w:color w:val="000000"/>
                <w:sz w:val="21"/>
                <w:szCs w:val="21"/>
              </w:rPr>
              <w:t>제</w:t>
            </w:r>
            <w:r w:rsidRPr="00454CB9">
              <w:rPr>
                <w:rFonts w:ascii="Arial" w:eastAsia="Malgun Gothic" w:hAnsi="Arial" w:cs="Arial"/>
                <w:b/>
                <w:bCs/>
                <w:color w:val="000000"/>
                <w:sz w:val="21"/>
                <w:szCs w:val="21"/>
              </w:rPr>
              <w:t xml:space="preserve"> 40</w:t>
            </w:r>
            <w:proofErr w:type="gramEnd"/>
            <w:r w:rsidRPr="00454CB9">
              <w:rPr>
                <w:rFonts w:ascii="Arial" w:eastAsia="Malgun Gothic" w:hAnsi="Arial" w:cs="Arial"/>
                <w:b/>
                <w:bCs/>
                <w:color w:val="000000"/>
                <w:sz w:val="21"/>
                <w:szCs w:val="21"/>
              </w:rPr>
              <w:t>조</w:t>
            </w:r>
            <w:r w:rsidRPr="00454CB9">
              <w:rPr>
                <w:rFonts w:ascii="Arial" w:eastAsia="Malgun Gothic" w:hAnsi="Arial" w:cs="Arial"/>
                <w:b/>
                <w:bCs/>
                <w:color w:val="000000"/>
                <w:sz w:val="21"/>
                <w:szCs w:val="21"/>
              </w:rPr>
              <w:t xml:space="preserve"> (</w:t>
            </w:r>
            <w:r w:rsidRPr="00454CB9">
              <w:rPr>
                <w:rFonts w:ascii="Arial" w:eastAsia="Malgun Gothic" w:hAnsi="Arial" w:cs="Arial"/>
                <w:b/>
                <w:bCs/>
                <w:color w:val="000000"/>
                <w:sz w:val="21"/>
                <w:szCs w:val="21"/>
              </w:rPr>
              <w:t>보건</w:t>
            </w:r>
            <w:del w:id="859" w:author="Mia Choi" w:date="2021-07-25T18:08:00Z">
              <w:r w:rsidRPr="00454CB9" w:rsidDel="00270E7C">
                <w:rPr>
                  <w:rFonts w:ascii="Arial" w:eastAsia="Malgun Gothic" w:hAnsi="Arial" w:cs="Arial"/>
                  <w:b/>
                  <w:bCs/>
                  <w:color w:val="000000"/>
                  <w:sz w:val="21"/>
                  <w:szCs w:val="21"/>
                </w:rPr>
                <w:delText>(</w:delText>
              </w:r>
              <w:r w:rsidRPr="00454CB9" w:rsidDel="00270E7C">
                <w:rPr>
                  <w:rFonts w:ascii="Arial" w:eastAsia="Malgun Gothic" w:hAnsi="Arial" w:cs="Arial"/>
                  <w:b/>
                  <w:bCs/>
                  <w:color w:val="000000"/>
                  <w:sz w:val="21"/>
                  <w:szCs w:val="21"/>
                </w:rPr>
                <w:delText>생리</w:delText>
              </w:r>
              <w:r w:rsidRPr="00454CB9" w:rsidDel="00270E7C">
                <w:rPr>
                  <w:rFonts w:ascii="Arial" w:eastAsia="Malgun Gothic" w:hAnsi="Arial" w:cs="Arial"/>
                  <w:b/>
                  <w:bCs/>
                  <w:color w:val="000000"/>
                  <w:sz w:val="21"/>
                  <w:szCs w:val="21"/>
                </w:rPr>
                <w:delText>)</w:delText>
              </w:r>
            </w:del>
            <w:r w:rsidRPr="00454CB9">
              <w:rPr>
                <w:rFonts w:ascii="Arial" w:eastAsia="Malgun Gothic" w:hAnsi="Arial" w:cs="Arial"/>
                <w:b/>
                <w:bCs/>
                <w:color w:val="000000"/>
                <w:sz w:val="21"/>
                <w:szCs w:val="21"/>
              </w:rPr>
              <w:t xml:space="preserve">, </w:t>
            </w:r>
            <w:proofErr w:type="spellStart"/>
            <w:r w:rsidRPr="00454CB9">
              <w:rPr>
                <w:rFonts w:ascii="Arial" w:eastAsia="Malgun Gothic" w:hAnsi="Arial" w:cs="Arial"/>
                <w:b/>
                <w:bCs/>
                <w:color w:val="000000"/>
                <w:sz w:val="21"/>
                <w:szCs w:val="21"/>
              </w:rPr>
              <w:t>출산전후</w:t>
            </w:r>
            <w:proofErr w:type="spellEnd"/>
            <w:r w:rsidRPr="00454CB9">
              <w:rPr>
                <w:rFonts w:ascii="Arial" w:eastAsia="Malgun Gothic" w:hAnsi="Arial" w:cs="Arial"/>
                <w:b/>
                <w:bCs/>
                <w:color w:val="000000"/>
                <w:sz w:val="21"/>
                <w:szCs w:val="21"/>
              </w:rPr>
              <w:t xml:space="preserve"> </w:t>
            </w:r>
            <w:r w:rsidRPr="00454CB9">
              <w:rPr>
                <w:rFonts w:ascii="Arial" w:eastAsia="Malgun Gothic" w:hAnsi="Arial" w:cs="Arial"/>
                <w:b/>
                <w:bCs/>
                <w:color w:val="000000"/>
                <w:sz w:val="21"/>
                <w:szCs w:val="21"/>
              </w:rPr>
              <w:t>휴가</w:t>
            </w:r>
            <w:r w:rsidRPr="00454CB9">
              <w:rPr>
                <w:rFonts w:ascii="Arial" w:eastAsia="Malgun Gothic" w:hAnsi="Arial" w:cs="Arial"/>
                <w:b/>
                <w:bCs/>
                <w:color w:val="000000"/>
                <w:sz w:val="21"/>
                <w:szCs w:val="21"/>
              </w:rPr>
              <w:t xml:space="preserve"> </w:t>
            </w:r>
            <w:r w:rsidRPr="00454CB9">
              <w:rPr>
                <w:rFonts w:ascii="Arial" w:eastAsia="Malgun Gothic" w:hAnsi="Arial" w:cs="Arial"/>
                <w:b/>
                <w:bCs/>
                <w:color w:val="000000"/>
                <w:sz w:val="21"/>
                <w:szCs w:val="21"/>
              </w:rPr>
              <w:t>및</w:t>
            </w:r>
            <w:r w:rsidRPr="00454CB9">
              <w:rPr>
                <w:rFonts w:ascii="Arial" w:eastAsia="Malgun Gothic" w:hAnsi="Arial" w:cs="Arial"/>
                <w:b/>
                <w:bCs/>
                <w:color w:val="000000"/>
                <w:sz w:val="21"/>
                <w:szCs w:val="21"/>
              </w:rPr>
              <w:t xml:space="preserve"> </w:t>
            </w:r>
            <w:r w:rsidRPr="00454CB9">
              <w:rPr>
                <w:rFonts w:ascii="Arial" w:eastAsia="Malgun Gothic" w:hAnsi="Arial" w:cs="Arial"/>
                <w:b/>
                <w:bCs/>
                <w:color w:val="000000"/>
                <w:sz w:val="21"/>
                <w:szCs w:val="21"/>
              </w:rPr>
              <w:t>모성보호</w:t>
            </w:r>
            <w:r w:rsidRPr="00454CB9">
              <w:rPr>
                <w:rFonts w:ascii="Arial" w:eastAsia="Malgun Gothic" w:hAnsi="Arial" w:cs="Arial"/>
                <w:b/>
                <w:bCs/>
                <w:color w:val="000000"/>
                <w:sz w:val="21"/>
                <w:szCs w:val="21"/>
              </w:rPr>
              <w:t xml:space="preserve">) </w:t>
            </w:r>
            <w:del w:id="860" w:author="Mia Choi" w:date="2021-07-25T18:08:00Z">
              <w:r w:rsidRPr="00454CB9" w:rsidDel="00526BE4">
                <w:rPr>
                  <w:rFonts w:ascii="Arial" w:eastAsia="Malgun Gothic" w:hAnsi="Arial" w:cs="Arial"/>
                  <w:b/>
                  <w:bCs/>
                  <w:color w:val="000000"/>
                  <w:sz w:val="21"/>
                  <w:szCs w:val="21"/>
                </w:rPr>
                <w:sym w:font="Wingdings" w:char="F0E0"/>
              </w:r>
              <w:r w:rsidRPr="00454CB9" w:rsidDel="00526BE4">
                <w:rPr>
                  <w:rFonts w:ascii="Arial" w:eastAsia="Malgun Gothic" w:hAnsi="Arial" w:cs="Arial"/>
                  <w:b/>
                  <w:bCs/>
                  <w:color w:val="000000"/>
                  <w:sz w:val="21"/>
                  <w:szCs w:val="21"/>
                </w:rPr>
                <w:delText xml:space="preserve"> </w:delText>
              </w:r>
              <w:r w:rsidRPr="00454CB9" w:rsidDel="00526BE4">
                <w:rPr>
                  <w:rFonts w:ascii="Arial" w:eastAsia="Malgun Gothic" w:hAnsi="Arial" w:cs="Arial"/>
                  <w:b/>
                  <w:bCs/>
                  <w:color w:val="FF0000"/>
                  <w:sz w:val="21"/>
                  <w:szCs w:val="21"/>
                </w:rPr>
                <w:delText>러시아</w:delText>
              </w:r>
              <w:r w:rsidRPr="00454CB9" w:rsidDel="00526BE4">
                <w:rPr>
                  <w:rFonts w:ascii="Arial" w:eastAsia="Malgun Gothic" w:hAnsi="Arial" w:cs="Arial"/>
                  <w:b/>
                  <w:bCs/>
                  <w:color w:val="FF0000"/>
                  <w:sz w:val="21"/>
                  <w:szCs w:val="21"/>
                </w:rPr>
                <w:delText xml:space="preserve"> </w:delText>
              </w:r>
              <w:r w:rsidRPr="00454CB9" w:rsidDel="00526BE4">
                <w:rPr>
                  <w:rFonts w:ascii="Arial" w:eastAsia="Malgun Gothic" w:hAnsi="Arial" w:cs="Arial"/>
                  <w:b/>
                  <w:bCs/>
                  <w:color w:val="FF0000"/>
                  <w:sz w:val="21"/>
                  <w:szCs w:val="21"/>
                </w:rPr>
                <w:delText>출산휴가</w:delText>
              </w:r>
              <w:r w:rsidRPr="00454CB9" w:rsidDel="00526BE4">
                <w:rPr>
                  <w:rFonts w:ascii="Arial" w:eastAsia="Malgun Gothic" w:hAnsi="Arial" w:cs="Arial"/>
                  <w:b/>
                  <w:bCs/>
                  <w:color w:val="FF0000"/>
                  <w:sz w:val="21"/>
                  <w:szCs w:val="21"/>
                </w:rPr>
                <w:delText xml:space="preserve"> </w:delText>
              </w:r>
              <w:r w:rsidRPr="00454CB9" w:rsidDel="00526BE4">
                <w:rPr>
                  <w:rFonts w:ascii="Arial" w:eastAsia="Malgun Gothic" w:hAnsi="Arial" w:cs="Arial"/>
                  <w:b/>
                  <w:bCs/>
                  <w:color w:val="FF0000"/>
                  <w:sz w:val="21"/>
                  <w:szCs w:val="21"/>
                </w:rPr>
                <w:delText>규정에</w:delText>
              </w:r>
              <w:r w:rsidRPr="00454CB9" w:rsidDel="00526BE4">
                <w:rPr>
                  <w:rFonts w:ascii="Arial" w:eastAsia="Malgun Gothic" w:hAnsi="Arial" w:cs="Arial"/>
                  <w:b/>
                  <w:bCs/>
                  <w:color w:val="FF0000"/>
                  <w:sz w:val="21"/>
                  <w:szCs w:val="21"/>
                </w:rPr>
                <w:delText xml:space="preserve"> </w:delText>
              </w:r>
              <w:r w:rsidRPr="00454CB9" w:rsidDel="00526BE4">
                <w:rPr>
                  <w:rFonts w:ascii="Arial" w:eastAsia="Malgun Gothic" w:hAnsi="Arial" w:cs="Arial"/>
                  <w:b/>
                  <w:bCs/>
                  <w:color w:val="FF0000"/>
                  <w:sz w:val="21"/>
                  <w:szCs w:val="21"/>
                </w:rPr>
                <w:delText>따라</w:delText>
              </w:r>
              <w:r w:rsidRPr="00454CB9" w:rsidDel="00526BE4">
                <w:rPr>
                  <w:rFonts w:ascii="Arial" w:eastAsia="Malgun Gothic" w:hAnsi="Arial" w:cs="Arial"/>
                  <w:b/>
                  <w:bCs/>
                  <w:color w:val="FF0000"/>
                  <w:sz w:val="21"/>
                  <w:szCs w:val="21"/>
                </w:rPr>
                <w:delText xml:space="preserve"> </w:delText>
              </w:r>
              <w:r w:rsidRPr="00454CB9" w:rsidDel="00526BE4">
                <w:rPr>
                  <w:rFonts w:ascii="Arial" w:eastAsia="Malgun Gothic" w:hAnsi="Arial" w:cs="Arial"/>
                  <w:b/>
                  <w:bCs/>
                  <w:color w:val="FF0000"/>
                  <w:sz w:val="21"/>
                  <w:szCs w:val="21"/>
                </w:rPr>
                <w:delText>작성</w:delText>
              </w:r>
              <w:r w:rsidRPr="00454CB9" w:rsidDel="00526BE4">
                <w:rPr>
                  <w:rFonts w:ascii="Arial" w:eastAsia="Malgun Gothic" w:hAnsi="Arial" w:cs="Arial"/>
                  <w:b/>
                  <w:bCs/>
                  <w:color w:val="FF0000"/>
                  <w:sz w:val="21"/>
                  <w:szCs w:val="21"/>
                </w:rPr>
                <w:delText xml:space="preserve"> </w:delText>
              </w:r>
              <w:r w:rsidRPr="00454CB9" w:rsidDel="00526BE4">
                <w:rPr>
                  <w:rFonts w:ascii="Arial" w:eastAsia="Malgun Gothic" w:hAnsi="Arial" w:cs="Arial"/>
                  <w:b/>
                  <w:bCs/>
                  <w:color w:val="FF0000"/>
                  <w:sz w:val="21"/>
                  <w:szCs w:val="21"/>
                </w:rPr>
                <w:delText>요망</w:delText>
              </w:r>
            </w:del>
          </w:p>
        </w:tc>
        <w:tc>
          <w:tcPr>
            <w:tcW w:w="1667" w:type="pct"/>
            <w:shd w:val="clear" w:color="auto" w:fill="auto"/>
          </w:tcPr>
          <w:p w14:paraId="4EEDD31D" w14:textId="62F45C72" w:rsidR="00D060BF" w:rsidRPr="002A5E52" w:rsidRDefault="00D060BF" w:rsidP="00D060BF">
            <w:pPr>
              <w:rPr>
                <w:rFonts w:ascii="Arial" w:eastAsia="Malgun Gothic" w:hAnsi="Arial" w:cs="Arial"/>
                <w:b/>
                <w:bCs/>
                <w:sz w:val="21"/>
                <w:szCs w:val="21"/>
                <w:lang w:val="ru-RU"/>
              </w:rPr>
            </w:pPr>
            <w:r w:rsidRPr="002A5E52">
              <w:rPr>
                <w:rFonts w:ascii="Arial" w:eastAsia="Malgun Gothic" w:hAnsi="Arial" w:cs="Arial"/>
                <w:b/>
                <w:bCs/>
                <w:sz w:val="21"/>
                <w:szCs w:val="21"/>
                <w:lang w:val="ru-RU"/>
              </w:rPr>
              <w:t xml:space="preserve">Статья 40 (Здоровье, отпуск до и после родов и охрана материнства) </w:t>
            </w:r>
          </w:p>
        </w:tc>
        <w:tc>
          <w:tcPr>
            <w:tcW w:w="1667" w:type="pct"/>
            <w:shd w:val="clear" w:color="auto" w:fill="auto"/>
          </w:tcPr>
          <w:p w14:paraId="14C8F0E8" w14:textId="684A8B6E" w:rsidR="00D060BF" w:rsidRPr="002A5E52" w:rsidRDefault="00FE68A9" w:rsidP="00FE68A9">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40 (Health, pre- and postnatal leave and maternity protection)</w:t>
            </w:r>
          </w:p>
        </w:tc>
      </w:tr>
      <w:tr w:rsidR="00D060BF" w:rsidRPr="002A5E52" w14:paraId="3FEF81A5" w14:textId="77777777" w:rsidTr="00487147">
        <w:trPr>
          <w:trHeight w:val="156"/>
        </w:trPr>
        <w:tc>
          <w:tcPr>
            <w:tcW w:w="1666" w:type="pct"/>
          </w:tcPr>
          <w:p w14:paraId="10A9A016" w14:textId="77777777" w:rsidR="00D060BF" w:rsidRPr="00454CB9" w:rsidRDefault="00D060BF" w:rsidP="00D060BF">
            <w:pPr>
              <w:rPr>
                <w:rFonts w:ascii="Arial" w:eastAsia="Malgun Gothic" w:hAnsi="Arial" w:cs="Arial"/>
                <w:color w:val="000000"/>
                <w:sz w:val="21"/>
                <w:szCs w:val="21"/>
              </w:rPr>
            </w:pPr>
            <w:r w:rsidRPr="00454CB9">
              <w:rPr>
                <w:rFonts w:ascii="Arial" w:eastAsia="Malgun Gothic" w:hAnsi="Arial" w:cs="Arial"/>
                <w:color w:val="000000"/>
                <w:sz w:val="21"/>
                <w:szCs w:val="21"/>
              </w:rPr>
              <w:t xml:space="preserve">1. </w:t>
            </w:r>
            <w:r w:rsidRPr="00454CB9">
              <w:rPr>
                <w:rFonts w:ascii="Arial" w:eastAsia="Malgun Gothic" w:hAnsi="Arial" w:cs="Arial"/>
                <w:color w:val="000000"/>
                <w:sz w:val="21"/>
                <w:szCs w:val="21"/>
              </w:rPr>
              <w:t>회사는</w:t>
            </w:r>
            <w:r w:rsidRPr="00454CB9">
              <w:rPr>
                <w:rFonts w:ascii="Arial" w:eastAsia="Malgun Gothic" w:hAnsi="Arial" w:cs="Arial"/>
                <w:color w:val="000000"/>
                <w:sz w:val="21"/>
                <w:szCs w:val="21"/>
              </w:rPr>
              <w:t xml:space="preserve"> </w:t>
            </w:r>
            <w:del w:id="861" w:author="Mia Choi" w:date="2021-07-25T18:08:00Z">
              <w:r w:rsidRPr="00454CB9" w:rsidDel="00526BE4">
                <w:rPr>
                  <w:rFonts w:ascii="Arial" w:eastAsia="Malgun Gothic" w:hAnsi="Arial" w:cs="Arial"/>
                  <w:color w:val="000000"/>
                  <w:sz w:val="21"/>
                  <w:szCs w:val="21"/>
                </w:rPr>
                <w:delText>여자</w:delText>
              </w:r>
            </w:del>
            <w:r w:rsidRPr="00454CB9">
              <w:rPr>
                <w:rFonts w:ascii="Arial" w:eastAsia="Malgun Gothic" w:hAnsi="Arial" w:cs="Arial"/>
                <w:color w:val="000000"/>
                <w:sz w:val="21"/>
                <w:szCs w:val="21"/>
              </w:rPr>
              <w:t>종업원에게</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월</w:t>
            </w:r>
            <w:r w:rsidRPr="00454CB9">
              <w:rPr>
                <w:rFonts w:ascii="Arial" w:eastAsia="Malgun Gothic" w:hAnsi="Arial" w:cs="Arial"/>
                <w:color w:val="000000"/>
                <w:sz w:val="21"/>
                <w:szCs w:val="21"/>
              </w:rPr>
              <w:t xml:space="preserve"> 1</w:t>
            </w:r>
            <w:r w:rsidRPr="00454CB9">
              <w:rPr>
                <w:rFonts w:ascii="Arial" w:eastAsia="Malgun Gothic" w:hAnsi="Arial" w:cs="Arial"/>
                <w:color w:val="000000"/>
                <w:sz w:val="21"/>
                <w:szCs w:val="21"/>
              </w:rPr>
              <w:t>일의</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보건</w:t>
            </w:r>
            <w:del w:id="862" w:author="Mia Choi" w:date="2021-07-25T18:08:00Z">
              <w:r w:rsidRPr="00454CB9" w:rsidDel="00526BE4">
                <w:rPr>
                  <w:rFonts w:ascii="Arial" w:eastAsia="Malgun Gothic" w:hAnsi="Arial" w:cs="Arial"/>
                  <w:color w:val="000000"/>
                  <w:sz w:val="21"/>
                  <w:szCs w:val="21"/>
                </w:rPr>
                <w:delText>(</w:delText>
              </w:r>
              <w:r w:rsidRPr="00454CB9" w:rsidDel="00526BE4">
                <w:rPr>
                  <w:rFonts w:ascii="Arial" w:eastAsia="Malgun Gothic" w:hAnsi="Arial" w:cs="Arial"/>
                  <w:color w:val="000000"/>
                  <w:sz w:val="21"/>
                  <w:szCs w:val="21"/>
                </w:rPr>
                <w:delText>생리</w:delText>
              </w:r>
              <w:r w:rsidRPr="00454CB9" w:rsidDel="00526BE4">
                <w:rPr>
                  <w:rFonts w:ascii="Arial" w:eastAsia="Malgun Gothic" w:hAnsi="Arial" w:cs="Arial"/>
                  <w:color w:val="000000"/>
                  <w:sz w:val="21"/>
                  <w:szCs w:val="21"/>
                </w:rPr>
                <w:delText>)</w:delText>
              </w:r>
            </w:del>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유급휴가를</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준다</w:t>
            </w:r>
            <w:r w:rsidRPr="00454CB9">
              <w:rPr>
                <w:rFonts w:ascii="Arial" w:eastAsia="Malgun Gothic" w:hAnsi="Arial" w:cs="Arial"/>
                <w:color w:val="000000"/>
                <w:sz w:val="21"/>
                <w:szCs w:val="21"/>
              </w:rPr>
              <w:t>.</w:t>
            </w:r>
          </w:p>
          <w:p w14:paraId="566F18B9" w14:textId="77777777" w:rsidR="00D060BF" w:rsidRPr="00454CB9" w:rsidDel="00526BE4" w:rsidRDefault="00D060BF" w:rsidP="00D060BF">
            <w:pPr>
              <w:ind w:left="210" w:hangingChars="100" w:hanging="210"/>
              <w:rPr>
                <w:del w:id="863" w:author="Mia Choi" w:date="2021-07-25T18:01:00Z"/>
                <w:rFonts w:ascii="Arial" w:eastAsia="Malgun Gothic" w:hAnsi="Arial" w:cs="Arial"/>
                <w:sz w:val="21"/>
                <w:szCs w:val="21"/>
              </w:rPr>
            </w:pPr>
            <w:r w:rsidRPr="00454CB9">
              <w:rPr>
                <w:rFonts w:ascii="Arial" w:eastAsia="Malgun Gothic" w:hAnsi="Arial" w:cs="Arial"/>
                <w:color w:val="000000"/>
                <w:sz w:val="21"/>
                <w:szCs w:val="21"/>
              </w:rPr>
              <w:t xml:space="preserve">2. </w:t>
            </w:r>
            <w:ins w:id="864" w:author="Mia Choi" w:date="2021-07-25T18:01:00Z">
              <w:r w:rsidRPr="00454CB9">
                <w:rPr>
                  <w:rFonts w:ascii="Arial" w:eastAsia="Malgun Gothic" w:hAnsi="Arial" w:cs="Arial"/>
                  <w:color w:val="000000"/>
                  <w:sz w:val="21"/>
                  <w:szCs w:val="21"/>
                </w:rPr>
                <w:t>여성의</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요청과</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진단서에</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의하여</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여성은</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법이</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규정한</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금액의</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국가사회보장</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보조금을</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지급받으면서</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출산</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전</w:t>
              </w:r>
              <w:r w:rsidRPr="00454CB9">
                <w:rPr>
                  <w:rFonts w:ascii="Arial" w:eastAsia="Malgun Gothic" w:hAnsi="Arial" w:cs="Arial"/>
                  <w:color w:val="000000"/>
                  <w:sz w:val="21"/>
                  <w:szCs w:val="21"/>
                </w:rPr>
                <w:t xml:space="preserve"> 70(</w:t>
              </w:r>
              <w:r w:rsidRPr="00454CB9">
                <w:rPr>
                  <w:rFonts w:ascii="Arial" w:eastAsia="Malgun Gothic" w:hAnsi="Arial" w:cs="Arial"/>
                  <w:color w:val="000000"/>
                  <w:sz w:val="21"/>
                  <w:szCs w:val="21"/>
                </w:rPr>
                <w:t>다생</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임신일</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경우</w:t>
              </w:r>
              <w:r w:rsidRPr="00454CB9">
                <w:rPr>
                  <w:rFonts w:ascii="Arial" w:eastAsia="Malgun Gothic" w:hAnsi="Arial" w:cs="Arial"/>
                  <w:color w:val="000000"/>
                  <w:sz w:val="21"/>
                  <w:szCs w:val="21"/>
                </w:rPr>
                <w:t>-84)</w:t>
              </w:r>
              <w:r w:rsidRPr="00454CB9">
                <w:rPr>
                  <w:rFonts w:ascii="Arial" w:eastAsia="Malgun Gothic" w:hAnsi="Arial" w:cs="Arial"/>
                  <w:color w:val="000000"/>
                  <w:sz w:val="21"/>
                  <w:szCs w:val="21"/>
                </w:rPr>
                <w:t>일</w:t>
              </w:r>
              <w:r w:rsidRPr="00454CB9">
                <w:rPr>
                  <w:rFonts w:ascii="Arial" w:eastAsia="Malgun Gothic" w:hAnsi="Arial" w:cs="Arial"/>
                  <w:color w:val="000000"/>
                  <w:sz w:val="21"/>
                  <w:szCs w:val="21"/>
                </w:rPr>
                <w:t>(</w:t>
              </w:r>
              <w:r w:rsidRPr="00454CB9">
                <w:rPr>
                  <w:rFonts w:ascii="Arial" w:eastAsia="Malgun Gothic" w:hAnsi="Arial" w:cs="Arial"/>
                  <w:color w:val="000000"/>
                  <w:sz w:val="21"/>
                  <w:szCs w:val="21"/>
                </w:rPr>
                <w:t>역일</w:t>
              </w:r>
              <w:r w:rsidRPr="00454CB9">
                <w:rPr>
                  <w:rFonts w:ascii="Arial" w:eastAsia="Malgun Gothic" w:hAnsi="Arial" w:cs="Arial"/>
                  <w:color w:val="000000"/>
                  <w:sz w:val="21"/>
                  <w:szCs w:val="21"/>
                </w:rPr>
                <w:t>)</w:t>
              </w:r>
              <w:r w:rsidRPr="00454CB9">
                <w:rPr>
                  <w:rFonts w:ascii="Arial" w:eastAsia="Malgun Gothic" w:hAnsi="Arial" w:cs="Arial"/>
                  <w:color w:val="000000"/>
                  <w:sz w:val="21"/>
                  <w:szCs w:val="21"/>
                </w:rPr>
                <w:t>과</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출산</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후</w:t>
              </w:r>
              <w:r w:rsidRPr="00454CB9">
                <w:rPr>
                  <w:rFonts w:ascii="Arial" w:eastAsia="Malgun Gothic" w:hAnsi="Arial" w:cs="Arial"/>
                  <w:color w:val="000000"/>
                  <w:sz w:val="21"/>
                  <w:szCs w:val="21"/>
                </w:rPr>
                <w:t xml:space="preserve"> 70(</w:t>
              </w:r>
              <w:r w:rsidRPr="00454CB9">
                <w:rPr>
                  <w:rFonts w:ascii="Arial" w:eastAsia="Malgun Gothic" w:hAnsi="Arial" w:cs="Arial"/>
                  <w:color w:val="000000"/>
                  <w:sz w:val="21"/>
                  <w:szCs w:val="21"/>
                </w:rPr>
                <w:t>난산일</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경우</w:t>
              </w:r>
              <w:r w:rsidRPr="00454CB9">
                <w:rPr>
                  <w:rFonts w:ascii="Arial" w:eastAsia="Malgun Gothic" w:hAnsi="Arial" w:cs="Arial"/>
                  <w:color w:val="000000"/>
                  <w:sz w:val="21"/>
                  <w:szCs w:val="21"/>
                </w:rPr>
                <w:t>- 86,2</w:t>
              </w:r>
              <w:r w:rsidRPr="00454CB9">
                <w:rPr>
                  <w:rFonts w:ascii="Arial" w:eastAsia="Malgun Gothic" w:hAnsi="Arial" w:cs="Arial"/>
                  <w:color w:val="000000"/>
                  <w:sz w:val="21"/>
                  <w:szCs w:val="21"/>
                </w:rPr>
                <w:t>명</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또는</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그</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이상</w:t>
              </w:r>
              <w:r w:rsidRPr="00454CB9">
                <w:rPr>
                  <w:rFonts w:ascii="Arial" w:eastAsia="Malgun Gothic" w:hAnsi="Arial" w:cs="Arial"/>
                  <w:color w:val="000000"/>
                  <w:sz w:val="21"/>
                  <w:szCs w:val="21"/>
                </w:rPr>
                <w:t xml:space="preserve"> </w:t>
              </w:r>
              <w:proofErr w:type="gramStart"/>
              <w:r w:rsidRPr="00454CB9">
                <w:rPr>
                  <w:rFonts w:ascii="Arial" w:eastAsia="Malgun Gothic" w:hAnsi="Arial" w:cs="Arial"/>
                  <w:color w:val="000000"/>
                  <w:sz w:val="21"/>
                  <w:szCs w:val="21"/>
                </w:rPr>
                <w:t>출산</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할</w:t>
              </w:r>
              <w:proofErr w:type="gramEnd"/>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때</w:t>
              </w:r>
              <w:r w:rsidRPr="00454CB9">
                <w:rPr>
                  <w:rFonts w:ascii="Arial" w:eastAsia="Malgun Gothic" w:hAnsi="Arial" w:cs="Arial"/>
                  <w:color w:val="000000"/>
                  <w:sz w:val="21"/>
                  <w:szCs w:val="21"/>
                </w:rPr>
                <w:t>-110)</w:t>
              </w:r>
              <w:r w:rsidRPr="00454CB9">
                <w:rPr>
                  <w:rFonts w:ascii="Arial" w:eastAsia="Malgun Gothic" w:hAnsi="Arial" w:cs="Arial"/>
                  <w:color w:val="000000"/>
                  <w:sz w:val="21"/>
                  <w:szCs w:val="21"/>
                </w:rPr>
                <w:t>일</w:t>
              </w:r>
              <w:r w:rsidRPr="00454CB9">
                <w:rPr>
                  <w:rFonts w:ascii="Arial" w:eastAsia="Malgun Gothic" w:hAnsi="Arial" w:cs="Arial"/>
                  <w:color w:val="000000"/>
                  <w:sz w:val="21"/>
                  <w:szCs w:val="21"/>
                </w:rPr>
                <w:t>(</w:t>
              </w:r>
              <w:r w:rsidRPr="00454CB9">
                <w:rPr>
                  <w:rFonts w:ascii="Arial" w:eastAsia="Malgun Gothic" w:hAnsi="Arial" w:cs="Arial"/>
                  <w:color w:val="000000"/>
                  <w:sz w:val="21"/>
                  <w:szCs w:val="21"/>
                </w:rPr>
                <w:t>역일</w:t>
              </w:r>
              <w:r w:rsidRPr="00454CB9">
                <w:rPr>
                  <w:rFonts w:ascii="Arial" w:eastAsia="Malgun Gothic" w:hAnsi="Arial" w:cs="Arial"/>
                  <w:color w:val="000000"/>
                  <w:sz w:val="21"/>
                  <w:szCs w:val="21"/>
                </w:rPr>
                <w:t>)</w:t>
              </w:r>
              <w:r w:rsidRPr="00454CB9">
                <w:rPr>
                  <w:rFonts w:ascii="Arial" w:eastAsia="Malgun Gothic" w:hAnsi="Arial" w:cs="Arial"/>
                  <w:color w:val="000000"/>
                  <w:sz w:val="21"/>
                  <w:szCs w:val="21"/>
                </w:rPr>
                <w:t>간의</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임신</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및</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출산</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휴가를</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받는다</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임신</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및</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출산</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휴가는</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합쳐서</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계산되며</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산전에</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실제적으로</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사용한</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일수와</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관계없이</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여성에게</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전적으로</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제공된다</w:t>
              </w:r>
              <w:r w:rsidRPr="00454CB9">
                <w:rPr>
                  <w:rFonts w:ascii="Arial" w:eastAsia="Malgun Gothic" w:hAnsi="Arial" w:cs="Arial"/>
                  <w:color w:val="000000"/>
                  <w:sz w:val="21"/>
                  <w:szCs w:val="21"/>
                </w:rPr>
                <w:t>.</w:t>
              </w:r>
            </w:ins>
            <w:del w:id="865" w:author="Mia Choi" w:date="2021-07-25T18:01:00Z">
              <w:r w:rsidRPr="00454CB9" w:rsidDel="00526BE4">
                <w:rPr>
                  <w:rFonts w:ascii="Arial" w:eastAsia="Malgun Gothic" w:hAnsi="Arial" w:cs="Arial"/>
                  <w:color w:val="000000"/>
                  <w:sz w:val="21"/>
                  <w:szCs w:val="21"/>
                </w:rPr>
                <w:delText>임신중의</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여종업원에</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대해</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통해</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sz w:val="21"/>
                  <w:szCs w:val="21"/>
                </w:rPr>
                <w:delText>90</w:delText>
              </w:r>
              <w:r w:rsidRPr="00454CB9" w:rsidDel="00526BE4">
                <w:rPr>
                  <w:rFonts w:ascii="Arial" w:eastAsia="Malgun Gothic" w:hAnsi="Arial" w:cs="Arial"/>
                  <w:sz w:val="21"/>
                  <w:szCs w:val="21"/>
                </w:rPr>
                <w:delText>일</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이상</w:delText>
              </w:r>
              <w:r w:rsidRPr="00454CB9" w:rsidDel="00526BE4">
                <w:rPr>
                  <w:rFonts w:ascii="Arial" w:eastAsia="Malgun Gothic" w:hAnsi="Arial" w:cs="Arial"/>
                  <w:sz w:val="21"/>
                  <w:szCs w:val="21"/>
                </w:rPr>
                <w:delText>(</w:delText>
              </w:r>
              <w:r w:rsidRPr="00454CB9" w:rsidDel="00526BE4">
                <w:rPr>
                  <w:rFonts w:ascii="Arial" w:eastAsia="Malgun Gothic" w:hAnsi="Arial" w:cs="Arial"/>
                  <w:sz w:val="21"/>
                  <w:szCs w:val="21"/>
                </w:rPr>
                <w:delText>한</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번에</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둘</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이상</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자녀를</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임신한</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경우에는</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lastRenderedPageBreak/>
                <w:delText>120</w:delText>
              </w:r>
              <w:r w:rsidRPr="00454CB9" w:rsidDel="00526BE4">
                <w:rPr>
                  <w:rFonts w:ascii="Arial" w:eastAsia="Malgun Gothic" w:hAnsi="Arial" w:cs="Arial"/>
                  <w:sz w:val="21"/>
                  <w:szCs w:val="21"/>
                </w:rPr>
                <w:delText>일</w:delText>
              </w:r>
              <w:r w:rsidRPr="00454CB9" w:rsidDel="00526BE4">
                <w:rPr>
                  <w:rFonts w:ascii="Arial" w:eastAsia="Malgun Gothic" w:hAnsi="Arial" w:cs="Arial"/>
                  <w:sz w:val="21"/>
                  <w:szCs w:val="21"/>
                </w:rPr>
                <w:delText>)</w:delText>
              </w:r>
              <w:r w:rsidRPr="00454CB9" w:rsidDel="00526BE4">
                <w:rPr>
                  <w:rFonts w:ascii="Arial" w:eastAsia="Malgun Gothic" w:hAnsi="Arial" w:cs="Arial"/>
                  <w:sz w:val="21"/>
                  <w:szCs w:val="21"/>
                </w:rPr>
                <w:delText>의</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보호휴가를</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주며</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이</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경우</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산후에</w:delText>
              </w:r>
              <w:r w:rsidRPr="00454CB9" w:rsidDel="00526BE4">
                <w:rPr>
                  <w:rFonts w:ascii="Arial" w:eastAsia="Malgun Gothic" w:hAnsi="Arial" w:cs="Arial"/>
                  <w:sz w:val="21"/>
                  <w:szCs w:val="21"/>
                </w:rPr>
                <w:delText xml:space="preserve"> 45</w:delText>
              </w:r>
              <w:r w:rsidRPr="00454CB9" w:rsidDel="00526BE4">
                <w:rPr>
                  <w:rFonts w:ascii="Arial" w:eastAsia="Malgun Gothic" w:hAnsi="Arial" w:cs="Arial"/>
                  <w:sz w:val="21"/>
                  <w:szCs w:val="21"/>
                </w:rPr>
                <w:delText>일</w:delText>
              </w:r>
              <w:r w:rsidRPr="00454CB9" w:rsidDel="00526BE4">
                <w:rPr>
                  <w:rFonts w:ascii="Arial" w:eastAsia="Malgun Gothic" w:hAnsi="Arial" w:cs="Arial"/>
                  <w:sz w:val="21"/>
                  <w:szCs w:val="21"/>
                </w:rPr>
                <w:delText>(</w:delText>
              </w:r>
              <w:r w:rsidRPr="00454CB9" w:rsidDel="00526BE4">
                <w:rPr>
                  <w:rFonts w:ascii="Arial" w:eastAsia="Malgun Gothic" w:hAnsi="Arial" w:cs="Arial"/>
                  <w:sz w:val="21"/>
                  <w:szCs w:val="21"/>
                </w:rPr>
                <w:delText>한</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번에</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둘</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이상</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자녀를</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임신한</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경우에는</w:delText>
              </w:r>
              <w:r w:rsidRPr="00454CB9" w:rsidDel="00526BE4">
                <w:rPr>
                  <w:rFonts w:ascii="Arial" w:eastAsia="Malgun Gothic" w:hAnsi="Arial" w:cs="Arial"/>
                  <w:sz w:val="21"/>
                  <w:szCs w:val="21"/>
                </w:rPr>
                <w:delText xml:space="preserve"> 60</w:delText>
              </w:r>
              <w:r w:rsidRPr="00454CB9" w:rsidDel="00526BE4">
                <w:rPr>
                  <w:rFonts w:ascii="Arial" w:eastAsia="Malgun Gothic" w:hAnsi="Arial" w:cs="Arial"/>
                  <w:sz w:val="21"/>
                  <w:szCs w:val="21"/>
                </w:rPr>
                <w:delText>일</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이상이</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보장되도록</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한다</w:delText>
              </w:r>
              <w:r w:rsidRPr="00454CB9" w:rsidDel="00526BE4">
                <w:rPr>
                  <w:rFonts w:ascii="Arial" w:eastAsia="Malgun Gothic" w:hAnsi="Arial" w:cs="Arial"/>
                  <w:sz w:val="21"/>
                  <w:szCs w:val="21"/>
                </w:rPr>
                <w:delText>.</w:delText>
              </w:r>
            </w:del>
          </w:p>
          <w:p w14:paraId="7F145BE7" w14:textId="77777777" w:rsidR="00D060BF" w:rsidRPr="00454CB9" w:rsidDel="00526BE4" w:rsidRDefault="00D060BF" w:rsidP="00D060BF">
            <w:pPr>
              <w:ind w:left="210" w:hangingChars="100" w:hanging="210"/>
              <w:rPr>
                <w:del w:id="866" w:author="Mia Choi" w:date="2021-07-25T18:01:00Z"/>
                <w:rFonts w:ascii="Arial" w:eastAsia="Malgun Gothic" w:hAnsi="Arial" w:cs="Arial"/>
                <w:sz w:val="21"/>
                <w:szCs w:val="21"/>
              </w:rPr>
            </w:pPr>
            <w:del w:id="867" w:author="Mia Choi" w:date="2021-07-25T18:01:00Z">
              <w:r w:rsidRPr="00454CB9" w:rsidDel="00526BE4">
                <w:rPr>
                  <w:rFonts w:ascii="Arial" w:eastAsia="Malgun Gothic" w:hAnsi="Arial" w:cs="Arial"/>
                  <w:sz w:val="21"/>
                  <w:szCs w:val="21"/>
                </w:rPr>
                <w:delText xml:space="preserve">3. </w:delText>
              </w:r>
              <w:r w:rsidRPr="00454CB9" w:rsidDel="00526BE4">
                <w:rPr>
                  <w:rFonts w:ascii="Arial" w:eastAsia="Malgun Gothic" w:hAnsi="Arial" w:cs="Arial"/>
                  <w:sz w:val="21"/>
                  <w:szCs w:val="21"/>
                </w:rPr>
                <w:delText>회사는</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제</w:delText>
              </w:r>
              <w:r w:rsidRPr="00454CB9" w:rsidDel="00526BE4">
                <w:rPr>
                  <w:rFonts w:ascii="Arial" w:eastAsia="Malgun Gothic" w:hAnsi="Arial" w:cs="Arial"/>
                  <w:sz w:val="21"/>
                  <w:szCs w:val="21"/>
                </w:rPr>
                <w:delText>2</w:delText>
              </w:r>
              <w:r w:rsidRPr="00454CB9" w:rsidDel="00526BE4">
                <w:rPr>
                  <w:rFonts w:ascii="Arial" w:eastAsia="Malgun Gothic" w:hAnsi="Arial" w:cs="Arial"/>
                  <w:sz w:val="21"/>
                  <w:szCs w:val="21"/>
                </w:rPr>
                <w:delText>항의</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규정에</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의한</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휴가</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중</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최초</w:delText>
              </w:r>
              <w:r w:rsidRPr="00454CB9" w:rsidDel="00526BE4">
                <w:rPr>
                  <w:rFonts w:ascii="Arial" w:eastAsia="Malgun Gothic" w:hAnsi="Arial" w:cs="Arial"/>
                  <w:sz w:val="21"/>
                  <w:szCs w:val="21"/>
                </w:rPr>
                <w:delText xml:space="preserve"> 60</w:delText>
              </w:r>
              <w:r w:rsidRPr="00454CB9" w:rsidDel="00526BE4">
                <w:rPr>
                  <w:rFonts w:ascii="Arial" w:eastAsia="Malgun Gothic" w:hAnsi="Arial" w:cs="Arial"/>
                  <w:sz w:val="21"/>
                  <w:szCs w:val="21"/>
                </w:rPr>
                <w:delText>일</w:delText>
              </w:r>
              <w:r w:rsidRPr="00454CB9" w:rsidDel="00526BE4">
                <w:rPr>
                  <w:rFonts w:ascii="Arial" w:eastAsia="Malgun Gothic" w:hAnsi="Arial" w:cs="Arial"/>
                  <w:sz w:val="21"/>
                  <w:szCs w:val="21"/>
                </w:rPr>
                <w:delText>(</w:delText>
              </w:r>
              <w:r w:rsidRPr="00454CB9" w:rsidDel="00526BE4">
                <w:rPr>
                  <w:rFonts w:ascii="Arial" w:eastAsia="Malgun Gothic" w:hAnsi="Arial" w:cs="Arial"/>
                  <w:sz w:val="21"/>
                  <w:szCs w:val="21"/>
                </w:rPr>
                <w:delText>한</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번에</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둘</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이상</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자녀를</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임신</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한</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경우의</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출산전후휴가는</w:delText>
              </w:r>
              <w:r w:rsidRPr="00454CB9" w:rsidDel="00526BE4">
                <w:rPr>
                  <w:rFonts w:ascii="Arial" w:eastAsia="Malgun Gothic" w:hAnsi="Arial" w:cs="Arial"/>
                  <w:sz w:val="21"/>
                  <w:szCs w:val="21"/>
                </w:rPr>
                <w:delText xml:space="preserve"> 75</w:delText>
              </w:r>
              <w:r w:rsidRPr="00454CB9" w:rsidDel="00526BE4">
                <w:rPr>
                  <w:rFonts w:ascii="Arial" w:eastAsia="Malgun Gothic" w:hAnsi="Arial" w:cs="Arial"/>
                  <w:sz w:val="21"/>
                  <w:szCs w:val="21"/>
                </w:rPr>
                <w:delText>일분</w:delText>
              </w:r>
              <w:r w:rsidRPr="00454CB9" w:rsidDel="00526BE4">
                <w:rPr>
                  <w:rFonts w:ascii="Arial" w:eastAsia="Malgun Gothic" w:hAnsi="Arial" w:cs="Arial"/>
                  <w:sz w:val="21"/>
                  <w:szCs w:val="21"/>
                </w:rPr>
                <w:delText>)</w:delText>
              </w:r>
              <w:r w:rsidRPr="00454CB9" w:rsidDel="00526BE4">
                <w:rPr>
                  <w:rFonts w:ascii="Arial" w:eastAsia="Malgun Gothic" w:hAnsi="Arial" w:cs="Arial"/>
                  <w:sz w:val="21"/>
                  <w:szCs w:val="21"/>
                </w:rPr>
                <w:delText>을</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유급휴가로</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부여한다</w:delText>
              </w:r>
              <w:r w:rsidRPr="00454CB9" w:rsidDel="00526BE4">
                <w:rPr>
                  <w:rFonts w:ascii="Arial" w:eastAsia="Malgun Gothic" w:hAnsi="Arial" w:cs="Arial"/>
                  <w:sz w:val="21"/>
                  <w:szCs w:val="21"/>
                </w:rPr>
                <w:delText>.</w:delText>
              </w:r>
            </w:del>
          </w:p>
          <w:p w14:paraId="4B169FEF" w14:textId="77777777" w:rsidR="00D060BF" w:rsidRPr="00454CB9" w:rsidDel="00526BE4" w:rsidRDefault="00D060BF" w:rsidP="00D060BF">
            <w:pPr>
              <w:ind w:left="210" w:hangingChars="100" w:hanging="210"/>
              <w:rPr>
                <w:del w:id="868" w:author="Mia Choi" w:date="2021-07-25T18:01:00Z"/>
                <w:rFonts w:ascii="Arial" w:eastAsia="Malgun Gothic" w:hAnsi="Arial" w:cs="Arial"/>
                <w:color w:val="000000"/>
                <w:sz w:val="21"/>
                <w:szCs w:val="21"/>
              </w:rPr>
            </w:pPr>
            <w:del w:id="869" w:author="Mia Choi" w:date="2021-07-25T18:01:00Z">
              <w:r w:rsidRPr="00454CB9" w:rsidDel="00526BE4">
                <w:rPr>
                  <w:rFonts w:ascii="Arial" w:eastAsia="Malgun Gothic" w:hAnsi="Arial" w:cs="Arial"/>
                  <w:color w:val="000000"/>
                  <w:sz w:val="21"/>
                  <w:szCs w:val="21"/>
                </w:rPr>
                <w:delText xml:space="preserve">4. </w:delText>
              </w:r>
              <w:r w:rsidRPr="00454CB9" w:rsidDel="00526BE4">
                <w:rPr>
                  <w:rFonts w:ascii="Arial" w:eastAsia="Malgun Gothic" w:hAnsi="Arial" w:cs="Arial"/>
                  <w:color w:val="000000"/>
                  <w:sz w:val="21"/>
                  <w:szCs w:val="21"/>
                </w:rPr>
                <w:delText>임신</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중인</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여성</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직원이</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유산</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또는</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사산한</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경우</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해당</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직원에게는</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각호에</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따른</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휴가를</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부여한다</w:delText>
              </w:r>
              <w:r w:rsidRPr="00454CB9" w:rsidDel="00526BE4">
                <w:rPr>
                  <w:rFonts w:ascii="Arial" w:eastAsia="Malgun Gothic" w:hAnsi="Arial" w:cs="Arial"/>
                  <w:color w:val="000000"/>
                  <w:sz w:val="21"/>
                  <w:szCs w:val="21"/>
                </w:rPr>
                <w:delText xml:space="preserve">. </w:delText>
              </w:r>
            </w:del>
          </w:p>
          <w:p w14:paraId="3E0266C5" w14:textId="77777777" w:rsidR="00D060BF" w:rsidRPr="00454CB9" w:rsidDel="00526BE4" w:rsidRDefault="00D060BF" w:rsidP="00D060BF">
            <w:pPr>
              <w:ind w:left="210" w:hangingChars="100" w:hanging="210"/>
              <w:rPr>
                <w:del w:id="870" w:author="Mia Choi" w:date="2021-07-25T18:01:00Z"/>
                <w:rFonts w:ascii="Arial" w:eastAsia="Malgun Gothic" w:hAnsi="Arial" w:cs="Arial"/>
                <w:color w:val="000000"/>
                <w:sz w:val="21"/>
                <w:szCs w:val="21"/>
              </w:rPr>
            </w:pPr>
            <w:del w:id="871" w:author="Mia Choi" w:date="2021-07-25T18:01:00Z">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단</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모자보건법에</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허용되지</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않는</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인공</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임신중절</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수술은</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제외한다</w:delText>
              </w:r>
              <w:r w:rsidRPr="00454CB9" w:rsidDel="00526BE4">
                <w:rPr>
                  <w:rFonts w:ascii="Arial" w:eastAsia="Malgun Gothic" w:hAnsi="Arial" w:cs="Arial"/>
                  <w:color w:val="000000"/>
                  <w:sz w:val="21"/>
                  <w:szCs w:val="21"/>
                </w:rPr>
                <w:delText>.</w:delText>
              </w:r>
            </w:del>
          </w:p>
          <w:p w14:paraId="7D2D7053" w14:textId="77777777" w:rsidR="00D060BF" w:rsidRPr="00454CB9" w:rsidDel="00526BE4" w:rsidRDefault="00D060BF" w:rsidP="00D060BF">
            <w:pPr>
              <w:ind w:left="210" w:hangingChars="100" w:hanging="210"/>
              <w:rPr>
                <w:del w:id="872" w:author="Mia Choi" w:date="2021-07-25T18:01:00Z"/>
                <w:rFonts w:ascii="Arial" w:eastAsia="Malgun Gothic" w:hAnsi="Arial" w:cs="Arial"/>
                <w:sz w:val="21"/>
                <w:szCs w:val="21"/>
              </w:rPr>
            </w:pPr>
            <w:del w:id="873" w:author="Mia Choi" w:date="2021-07-25T18:01:00Z">
              <w:r w:rsidRPr="00454CB9" w:rsidDel="00526BE4">
                <w:rPr>
                  <w:rFonts w:ascii="Arial" w:eastAsia="Malgun Gothic" w:hAnsi="Arial" w:cs="Arial"/>
                  <w:color w:val="000000"/>
                  <w:sz w:val="21"/>
                  <w:szCs w:val="21"/>
                </w:rPr>
                <w:delText xml:space="preserve">  1) </w:delText>
              </w:r>
              <w:r w:rsidRPr="00454CB9" w:rsidDel="00526BE4">
                <w:rPr>
                  <w:rFonts w:ascii="Arial" w:eastAsia="Malgun Gothic" w:hAnsi="Arial" w:cs="Arial"/>
                  <w:color w:val="000000"/>
                  <w:sz w:val="21"/>
                  <w:szCs w:val="21"/>
                </w:rPr>
                <w:delText>유산</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또는</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사산한</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여성</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직원의</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color w:val="000000"/>
                  <w:sz w:val="21"/>
                  <w:szCs w:val="21"/>
                </w:rPr>
                <w:delText>임신기간이</w:delText>
              </w:r>
              <w:r w:rsidRPr="00454CB9" w:rsidDel="00526BE4">
                <w:rPr>
                  <w:rFonts w:ascii="Arial" w:eastAsia="Malgun Gothic" w:hAnsi="Arial" w:cs="Arial"/>
                  <w:color w:val="000000"/>
                  <w:sz w:val="21"/>
                  <w:szCs w:val="21"/>
                </w:rPr>
                <w:delText xml:space="preserve"> 11</w:delText>
              </w:r>
              <w:r w:rsidRPr="00454CB9" w:rsidDel="00526BE4">
                <w:rPr>
                  <w:rFonts w:ascii="Arial" w:eastAsia="Malgun Gothic" w:hAnsi="Arial" w:cs="Arial"/>
                  <w:color w:val="000000"/>
                  <w:sz w:val="21"/>
                  <w:szCs w:val="21"/>
                </w:rPr>
                <w:delText>주</w:delText>
              </w:r>
              <w:r w:rsidRPr="00454CB9" w:rsidDel="00526BE4">
                <w:rPr>
                  <w:rFonts w:ascii="Arial" w:eastAsia="Malgun Gothic" w:hAnsi="Arial" w:cs="Arial"/>
                  <w:color w:val="000000"/>
                  <w:sz w:val="21"/>
                  <w:szCs w:val="21"/>
                </w:rPr>
                <w:delText xml:space="preserve"> </w:delText>
              </w:r>
              <w:r w:rsidRPr="00454CB9" w:rsidDel="00526BE4">
                <w:rPr>
                  <w:rFonts w:ascii="Arial" w:eastAsia="Malgun Gothic" w:hAnsi="Arial" w:cs="Arial"/>
                  <w:sz w:val="21"/>
                  <w:szCs w:val="21"/>
                </w:rPr>
                <w:delText>이내인</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경우</w:delText>
              </w:r>
              <w:r w:rsidRPr="00454CB9" w:rsidDel="00526BE4">
                <w:rPr>
                  <w:rFonts w:ascii="Arial" w:eastAsia="Malgun Gothic" w:hAnsi="Arial" w:cs="Arial"/>
                  <w:sz w:val="21"/>
                  <w:szCs w:val="21"/>
                </w:rPr>
                <w:delText xml:space="preserve"> : </w:delText>
              </w:r>
              <w:r w:rsidRPr="00454CB9" w:rsidDel="00526BE4">
                <w:rPr>
                  <w:rFonts w:ascii="Arial" w:eastAsia="Malgun Gothic" w:hAnsi="Arial" w:cs="Arial"/>
                  <w:sz w:val="21"/>
                  <w:szCs w:val="21"/>
                </w:rPr>
                <w:delText>유산</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또는</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사산한</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날로부터</w:delText>
              </w:r>
              <w:r w:rsidRPr="00454CB9" w:rsidDel="00526BE4">
                <w:rPr>
                  <w:rFonts w:ascii="Arial" w:eastAsia="Malgun Gothic" w:hAnsi="Arial" w:cs="Arial"/>
                  <w:sz w:val="21"/>
                  <w:szCs w:val="21"/>
                </w:rPr>
                <w:delText xml:space="preserve"> 5</w:delText>
              </w:r>
              <w:r w:rsidRPr="00454CB9" w:rsidDel="00526BE4">
                <w:rPr>
                  <w:rFonts w:ascii="Arial" w:eastAsia="Malgun Gothic" w:hAnsi="Arial" w:cs="Arial"/>
                  <w:sz w:val="21"/>
                  <w:szCs w:val="21"/>
                </w:rPr>
                <w:delText>일까지</w:delText>
              </w:r>
            </w:del>
          </w:p>
          <w:p w14:paraId="533B1B69" w14:textId="77777777" w:rsidR="00D060BF" w:rsidRPr="00454CB9" w:rsidDel="00526BE4" w:rsidRDefault="00D060BF" w:rsidP="00D060BF">
            <w:pPr>
              <w:ind w:left="210" w:hangingChars="100" w:hanging="210"/>
              <w:rPr>
                <w:del w:id="874" w:author="Mia Choi" w:date="2021-07-25T18:01:00Z"/>
                <w:rFonts w:ascii="Arial" w:eastAsia="Malgun Gothic" w:hAnsi="Arial" w:cs="Arial"/>
                <w:sz w:val="21"/>
                <w:szCs w:val="21"/>
              </w:rPr>
            </w:pPr>
            <w:del w:id="875" w:author="Mia Choi" w:date="2021-07-25T18:01:00Z">
              <w:r w:rsidRPr="00454CB9" w:rsidDel="00526BE4">
                <w:rPr>
                  <w:rFonts w:ascii="Arial" w:eastAsia="Malgun Gothic" w:hAnsi="Arial" w:cs="Arial"/>
                  <w:sz w:val="21"/>
                  <w:szCs w:val="21"/>
                </w:rPr>
                <w:delText xml:space="preserve">  2) </w:delText>
              </w:r>
              <w:r w:rsidRPr="00454CB9" w:rsidDel="00526BE4">
                <w:rPr>
                  <w:rFonts w:ascii="Arial" w:eastAsia="Malgun Gothic" w:hAnsi="Arial" w:cs="Arial"/>
                  <w:sz w:val="21"/>
                  <w:szCs w:val="21"/>
                </w:rPr>
                <w:delText>유산</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또는</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사산한</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여성</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직원의</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임신기간이</w:delText>
              </w:r>
              <w:r w:rsidRPr="00454CB9" w:rsidDel="00526BE4">
                <w:rPr>
                  <w:rFonts w:ascii="Arial" w:eastAsia="Malgun Gothic" w:hAnsi="Arial" w:cs="Arial"/>
                  <w:sz w:val="21"/>
                  <w:szCs w:val="21"/>
                </w:rPr>
                <w:delText xml:space="preserve"> 12</w:delText>
              </w:r>
              <w:r w:rsidRPr="00454CB9" w:rsidDel="00526BE4">
                <w:rPr>
                  <w:rFonts w:ascii="Arial" w:eastAsia="Malgun Gothic" w:hAnsi="Arial" w:cs="Arial"/>
                  <w:sz w:val="21"/>
                  <w:szCs w:val="21"/>
                </w:rPr>
                <w:delText>주</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이상</w:delText>
              </w:r>
              <w:r w:rsidRPr="00454CB9" w:rsidDel="00526BE4">
                <w:rPr>
                  <w:rFonts w:ascii="Arial" w:eastAsia="Malgun Gothic" w:hAnsi="Arial" w:cs="Arial"/>
                  <w:sz w:val="21"/>
                  <w:szCs w:val="21"/>
                </w:rPr>
                <w:delText xml:space="preserve"> 15</w:delText>
              </w:r>
              <w:r w:rsidRPr="00454CB9" w:rsidDel="00526BE4">
                <w:rPr>
                  <w:rFonts w:ascii="Arial" w:eastAsia="Malgun Gothic" w:hAnsi="Arial" w:cs="Arial"/>
                  <w:sz w:val="21"/>
                  <w:szCs w:val="21"/>
                </w:rPr>
                <w:delText>주</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이내인</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경우</w:delText>
              </w:r>
              <w:r w:rsidRPr="00454CB9" w:rsidDel="00526BE4">
                <w:rPr>
                  <w:rFonts w:ascii="Arial" w:eastAsia="Malgun Gothic" w:hAnsi="Arial" w:cs="Arial"/>
                  <w:sz w:val="21"/>
                  <w:szCs w:val="21"/>
                </w:rPr>
                <w:delText xml:space="preserve"> : </w:delText>
              </w:r>
              <w:r w:rsidRPr="00454CB9" w:rsidDel="00526BE4">
                <w:rPr>
                  <w:rFonts w:ascii="Arial" w:eastAsia="Malgun Gothic" w:hAnsi="Arial" w:cs="Arial"/>
                  <w:sz w:val="21"/>
                  <w:szCs w:val="21"/>
                </w:rPr>
                <w:delText>유산</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또는</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사산한</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날로부터</w:delText>
              </w:r>
              <w:r w:rsidRPr="00454CB9" w:rsidDel="00526BE4">
                <w:rPr>
                  <w:rFonts w:ascii="Arial" w:eastAsia="Malgun Gothic" w:hAnsi="Arial" w:cs="Arial"/>
                  <w:sz w:val="21"/>
                  <w:szCs w:val="21"/>
                </w:rPr>
                <w:delText xml:space="preserve"> 10</w:delText>
              </w:r>
              <w:r w:rsidRPr="00454CB9" w:rsidDel="00526BE4">
                <w:rPr>
                  <w:rFonts w:ascii="Arial" w:eastAsia="Malgun Gothic" w:hAnsi="Arial" w:cs="Arial"/>
                  <w:sz w:val="21"/>
                  <w:szCs w:val="21"/>
                </w:rPr>
                <w:delText>일까지</w:delText>
              </w:r>
            </w:del>
          </w:p>
          <w:p w14:paraId="1D975D58" w14:textId="77777777" w:rsidR="00D060BF" w:rsidRPr="00454CB9" w:rsidDel="00526BE4" w:rsidRDefault="00D060BF" w:rsidP="00D060BF">
            <w:pPr>
              <w:ind w:left="210" w:hangingChars="100" w:hanging="210"/>
              <w:rPr>
                <w:del w:id="876" w:author="Mia Choi" w:date="2021-07-25T18:01:00Z"/>
                <w:rFonts w:ascii="Arial" w:eastAsia="Malgun Gothic" w:hAnsi="Arial" w:cs="Arial"/>
                <w:sz w:val="21"/>
                <w:szCs w:val="21"/>
              </w:rPr>
            </w:pPr>
            <w:del w:id="877" w:author="Mia Choi" w:date="2021-07-25T18:01:00Z">
              <w:r w:rsidRPr="00454CB9" w:rsidDel="00526BE4">
                <w:rPr>
                  <w:rFonts w:ascii="Arial" w:eastAsia="Malgun Gothic" w:hAnsi="Arial" w:cs="Arial"/>
                  <w:sz w:val="21"/>
                  <w:szCs w:val="21"/>
                </w:rPr>
                <w:delText xml:space="preserve">3) </w:delText>
              </w:r>
              <w:r w:rsidRPr="00454CB9" w:rsidDel="00526BE4">
                <w:rPr>
                  <w:rFonts w:ascii="Arial" w:eastAsia="Malgun Gothic" w:hAnsi="Arial" w:cs="Arial"/>
                  <w:sz w:val="21"/>
                  <w:szCs w:val="21"/>
                </w:rPr>
                <w:delText>유산</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또는</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사산한</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여성직원의</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임신기간이</w:delText>
              </w:r>
              <w:r w:rsidRPr="00454CB9" w:rsidDel="00526BE4">
                <w:rPr>
                  <w:rFonts w:ascii="Arial" w:eastAsia="Malgun Gothic" w:hAnsi="Arial" w:cs="Arial"/>
                  <w:sz w:val="21"/>
                  <w:szCs w:val="21"/>
                </w:rPr>
                <w:delText xml:space="preserve"> 16</w:delText>
              </w:r>
              <w:r w:rsidRPr="00454CB9" w:rsidDel="00526BE4">
                <w:rPr>
                  <w:rFonts w:ascii="Arial" w:eastAsia="Malgun Gothic" w:hAnsi="Arial" w:cs="Arial"/>
                  <w:sz w:val="21"/>
                  <w:szCs w:val="21"/>
                </w:rPr>
                <w:delText>주</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이상</w:delText>
              </w:r>
              <w:r w:rsidRPr="00454CB9" w:rsidDel="00526BE4">
                <w:rPr>
                  <w:rFonts w:ascii="Arial" w:eastAsia="Malgun Gothic" w:hAnsi="Arial" w:cs="Arial"/>
                  <w:sz w:val="21"/>
                  <w:szCs w:val="21"/>
                </w:rPr>
                <w:delText xml:space="preserve"> 21</w:delText>
              </w:r>
              <w:r w:rsidRPr="00454CB9" w:rsidDel="00526BE4">
                <w:rPr>
                  <w:rFonts w:ascii="Arial" w:eastAsia="Malgun Gothic" w:hAnsi="Arial" w:cs="Arial"/>
                  <w:sz w:val="21"/>
                  <w:szCs w:val="21"/>
                </w:rPr>
                <w:delText>주</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이내인</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경우</w:delText>
              </w:r>
              <w:r w:rsidRPr="00454CB9" w:rsidDel="00526BE4">
                <w:rPr>
                  <w:rFonts w:ascii="Arial" w:eastAsia="Malgun Gothic" w:hAnsi="Arial" w:cs="Arial"/>
                  <w:sz w:val="21"/>
                  <w:szCs w:val="21"/>
                </w:rPr>
                <w:delText xml:space="preserve"> : </w:delText>
              </w:r>
              <w:r w:rsidRPr="00454CB9" w:rsidDel="00526BE4">
                <w:rPr>
                  <w:rFonts w:ascii="Arial" w:eastAsia="Malgun Gothic" w:hAnsi="Arial" w:cs="Arial"/>
                  <w:sz w:val="21"/>
                  <w:szCs w:val="21"/>
                </w:rPr>
                <w:delText>유산</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또는</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사산한</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날로부터</w:delText>
              </w:r>
              <w:r w:rsidRPr="00454CB9" w:rsidDel="00526BE4">
                <w:rPr>
                  <w:rFonts w:ascii="Arial" w:eastAsia="Malgun Gothic" w:hAnsi="Arial" w:cs="Arial"/>
                  <w:sz w:val="21"/>
                  <w:szCs w:val="21"/>
                </w:rPr>
                <w:delText xml:space="preserve"> 30</w:delText>
              </w:r>
              <w:r w:rsidRPr="00454CB9" w:rsidDel="00526BE4">
                <w:rPr>
                  <w:rFonts w:ascii="Arial" w:eastAsia="Malgun Gothic" w:hAnsi="Arial" w:cs="Arial"/>
                  <w:sz w:val="21"/>
                  <w:szCs w:val="21"/>
                </w:rPr>
                <w:delText>일까지</w:delText>
              </w:r>
            </w:del>
          </w:p>
          <w:p w14:paraId="52E4B669" w14:textId="77777777" w:rsidR="00D060BF" w:rsidRPr="00454CB9" w:rsidDel="00526BE4" w:rsidRDefault="00D060BF" w:rsidP="00D060BF">
            <w:pPr>
              <w:ind w:left="210" w:hangingChars="100" w:hanging="210"/>
              <w:rPr>
                <w:del w:id="878" w:author="Mia Choi" w:date="2021-07-25T18:01:00Z"/>
                <w:rFonts w:ascii="Arial" w:eastAsia="Malgun Gothic" w:hAnsi="Arial" w:cs="Arial"/>
                <w:sz w:val="21"/>
                <w:szCs w:val="21"/>
              </w:rPr>
            </w:pPr>
            <w:del w:id="879" w:author="Mia Choi" w:date="2021-07-25T18:01:00Z">
              <w:r w:rsidRPr="00454CB9" w:rsidDel="00526BE4">
                <w:rPr>
                  <w:rFonts w:ascii="Arial" w:eastAsia="Malgun Gothic" w:hAnsi="Arial" w:cs="Arial"/>
                  <w:sz w:val="21"/>
                  <w:szCs w:val="21"/>
                </w:rPr>
                <w:delText xml:space="preserve">4) </w:delText>
              </w:r>
              <w:r w:rsidRPr="00454CB9" w:rsidDel="00526BE4">
                <w:rPr>
                  <w:rFonts w:ascii="Arial" w:eastAsia="Malgun Gothic" w:hAnsi="Arial" w:cs="Arial"/>
                  <w:sz w:val="21"/>
                  <w:szCs w:val="21"/>
                </w:rPr>
                <w:delText>유산</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또는</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사산한</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여성직원의</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임신기간이</w:delText>
              </w:r>
              <w:r w:rsidRPr="00454CB9" w:rsidDel="00526BE4">
                <w:rPr>
                  <w:rFonts w:ascii="Arial" w:eastAsia="Malgun Gothic" w:hAnsi="Arial" w:cs="Arial"/>
                  <w:sz w:val="21"/>
                  <w:szCs w:val="21"/>
                </w:rPr>
                <w:delText xml:space="preserve"> 22</w:delText>
              </w:r>
              <w:r w:rsidRPr="00454CB9" w:rsidDel="00526BE4">
                <w:rPr>
                  <w:rFonts w:ascii="Arial" w:eastAsia="Malgun Gothic" w:hAnsi="Arial" w:cs="Arial"/>
                  <w:sz w:val="21"/>
                  <w:szCs w:val="21"/>
                </w:rPr>
                <w:delText>주</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이상</w:delText>
              </w:r>
              <w:r w:rsidRPr="00454CB9" w:rsidDel="00526BE4">
                <w:rPr>
                  <w:rFonts w:ascii="Arial" w:eastAsia="Malgun Gothic" w:hAnsi="Arial" w:cs="Arial"/>
                  <w:sz w:val="21"/>
                  <w:szCs w:val="21"/>
                </w:rPr>
                <w:delText xml:space="preserve"> 27</w:delText>
              </w:r>
              <w:r w:rsidRPr="00454CB9" w:rsidDel="00526BE4">
                <w:rPr>
                  <w:rFonts w:ascii="Arial" w:eastAsia="Malgun Gothic" w:hAnsi="Arial" w:cs="Arial"/>
                  <w:sz w:val="21"/>
                  <w:szCs w:val="21"/>
                </w:rPr>
                <w:delText>주</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이내인</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경우</w:delText>
              </w:r>
              <w:r w:rsidRPr="00454CB9" w:rsidDel="00526BE4">
                <w:rPr>
                  <w:rFonts w:ascii="Arial" w:eastAsia="Malgun Gothic" w:hAnsi="Arial" w:cs="Arial"/>
                  <w:sz w:val="21"/>
                  <w:szCs w:val="21"/>
                </w:rPr>
                <w:delText xml:space="preserve"> : </w:delText>
              </w:r>
              <w:r w:rsidRPr="00454CB9" w:rsidDel="00526BE4">
                <w:rPr>
                  <w:rFonts w:ascii="Arial" w:eastAsia="Malgun Gothic" w:hAnsi="Arial" w:cs="Arial"/>
                  <w:sz w:val="21"/>
                  <w:szCs w:val="21"/>
                </w:rPr>
                <w:delText>유산</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또는</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사산한</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날로부터</w:delText>
              </w:r>
              <w:r w:rsidRPr="00454CB9" w:rsidDel="00526BE4">
                <w:rPr>
                  <w:rFonts w:ascii="Arial" w:eastAsia="Malgun Gothic" w:hAnsi="Arial" w:cs="Arial"/>
                  <w:sz w:val="21"/>
                  <w:szCs w:val="21"/>
                </w:rPr>
                <w:delText xml:space="preserve"> 60</w:delText>
              </w:r>
              <w:r w:rsidRPr="00454CB9" w:rsidDel="00526BE4">
                <w:rPr>
                  <w:rFonts w:ascii="Arial" w:eastAsia="Malgun Gothic" w:hAnsi="Arial" w:cs="Arial"/>
                  <w:sz w:val="21"/>
                  <w:szCs w:val="21"/>
                </w:rPr>
                <w:delText>일까지</w:delText>
              </w:r>
            </w:del>
          </w:p>
          <w:p w14:paraId="2B36B1E3" w14:textId="77777777" w:rsidR="00D060BF" w:rsidRPr="00454CB9" w:rsidDel="00526BE4" w:rsidRDefault="00D060BF" w:rsidP="00D060BF">
            <w:pPr>
              <w:ind w:left="210" w:hangingChars="100" w:hanging="210"/>
              <w:rPr>
                <w:del w:id="880" w:author="Mia Choi" w:date="2021-07-25T18:01:00Z"/>
                <w:rFonts w:ascii="Arial" w:eastAsia="Malgun Gothic" w:hAnsi="Arial" w:cs="Arial"/>
                <w:sz w:val="21"/>
                <w:szCs w:val="21"/>
              </w:rPr>
            </w:pPr>
            <w:del w:id="881" w:author="Mia Choi" w:date="2021-07-25T18:01:00Z">
              <w:r w:rsidRPr="00454CB9" w:rsidDel="00526BE4">
                <w:rPr>
                  <w:rFonts w:ascii="Arial" w:eastAsia="Malgun Gothic" w:hAnsi="Arial" w:cs="Arial"/>
                  <w:sz w:val="21"/>
                  <w:szCs w:val="21"/>
                </w:rPr>
                <w:delText xml:space="preserve">5) </w:delText>
              </w:r>
              <w:r w:rsidRPr="00454CB9" w:rsidDel="00526BE4">
                <w:rPr>
                  <w:rFonts w:ascii="Arial" w:eastAsia="Malgun Gothic" w:hAnsi="Arial" w:cs="Arial"/>
                  <w:sz w:val="21"/>
                  <w:szCs w:val="21"/>
                </w:rPr>
                <w:delText>임신기간이</w:delText>
              </w:r>
              <w:r w:rsidRPr="00454CB9" w:rsidDel="00526BE4">
                <w:rPr>
                  <w:rFonts w:ascii="Arial" w:eastAsia="Malgun Gothic" w:hAnsi="Arial" w:cs="Arial"/>
                  <w:sz w:val="21"/>
                  <w:szCs w:val="21"/>
                </w:rPr>
                <w:delText xml:space="preserve"> 28</w:delText>
              </w:r>
              <w:r w:rsidRPr="00454CB9" w:rsidDel="00526BE4">
                <w:rPr>
                  <w:rFonts w:ascii="Arial" w:eastAsia="Malgun Gothic" w:hAnsi="Arial" w:cs="Arial"/>
                  <w:sz w:val="21"/>
                  <w:szCs w:val="21"/>
                </w:rPr>
                <w:delText>주</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이상인</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경우</w:delText>
              </w:r>
              <w:r w:rsidRPr="00454CB9" w:rsidDel="00526BE4">
                <w:rPr>
                  <w:rFonts w:ascii="Arial" w:eastAsia="Malgun Gothic" w:hAnsi="Arial" w:cs="Arial"/>
                  <w:sz w:val="21"/>
                  <w:szCs w:val="21"/>
                </w:rPr>
                <w:delText xml:space="preserve"> : </w:delText>
              </w:r>
              <w:r w:rsidRPr="00454CB9" w:rsidDel="00526BE4">
                <w:rPr>
                  <w:rFonts w:ascii="Arial" w:eastAsia="Malgun Gothic" w:hAnsi="Arial" w:cs="Arial"/>
                  <w:sz w:val="21"/>
                  <w:szCs w:val="21"/>
                </w:rPr>
                <w:delText>유산</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또는</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사산한</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날로부터</w:delText>
              </w:r>
              <w:r w:rsidRPr="00454CB9" w:rsidDel="00526BE4">
                <w:rPr>
                  <w:rFonts w:ascii="Arial" w:eastAsia="Malgun Gothic" w:hAnsi="Arial" w:cs="Arial"/>
                  <w:sz w:val="21"/>
                  <w:szCs w:val="21"/>
                </w:rPr>
                <w:delText xml:space="preserve"> 90</w:delText>
              </w:r>
              <w:r w:rsidRPr="00454CB9" w:rsidDel="00526BE4">
                <w:rPr>
                  <w:rFonts w:ascii="Arial" w:eastAsia="Malgun Gothic" w:hAnsi="Arial" w:cs="Arial"/>
                  <w:sz w:val="21"/>
                  <w:szCs w:val="21"/>
                </w:rPr>
                <w:delText>일까지</w:delText>
              </w:r>
            </w:del>
          </w:p>
          <w:p w14:paraId="6C531FD6" w14:textId="77777777" w:rsidR="00D060BF" w:rsidRPr="00454CB9" w:rsidDel="00526BE4" w:rsidRDefault="00D060BF" w:rsidP="00D060BF">
            <w:pPr>
              <w:ind w:left="210" w:hangingChars="100" w:hanging="210"/>
              <w:rPr>
                <w:del w:id="882" w:author="Mia Choi" w:date="2021-07-25T18:01:00Z"/>
                <w:rFonts w:ascii="Arial" w:eastAsia="Malgun Gothic" w:hAnsi="Arial" w:cs="Arial"/>
                <w:sz w:val="21"/>
                <w:szCs w:val="21"/>
              </w:rPr>
            </w:pPr>
            <w:del w:id="883" w:author="Mia Choi" w:date="2021-07-25T18:01:00Z">
              <w:r w:rsidRPr="00454CB9" w:rsidDel="00526BE4">
                <w:rPr>
                  <w:rFonts w:ascii="Arial" w:eastAsia="Malgun Gothic" w:hAnsi="Arial" w:cs="Arial"/>
                  <w:sz w:val="21"/>
                  <w:szCs w:val="21"/>
                </w:rPr>
                <w:delText xml:space="preserve">5. </w:delText>
              </w:r>
              <w:r w:rsidRPr="00454CB9" w:rsidDel="00526BE4">
                <w:rPr>
                  <w:rFonts w:ascii="Arial" w:eastAsia="Malgun Gothic" w:hAnsi="Arial" w:cs="Arial"/>
                  <w:sz w:val="21"/>
                  <w:szCs w:val="21"/>
                </w:rPr>
                <w:delText>종업원이</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인공수정</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또는</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체외수정</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등</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난임치료를</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받기</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위하여</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휴가를</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청구하는</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경우에는</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연간</w:delText>
              </w:r>
              <w:r w:rsidRPr="00454CB9" w:rsidDel="00526BE4">
                <w:rPr>
                  <w:rFonts w:ascii="Arial" w:eastAsia="Malgun Gothic" w:hAnsi="Arial" w:cs="Arial"/>
                  <w:sz w:val="21"/>
                  <w:szCs w:val="21"/>
                </w:rPr>
                <w:delText xml:space="preserve"> 3</w:delText>
              </w:r>
              <w:r w:rsidRPr="00454CB9" w:rsidDel="00526BE4">
                <w:rPr>
                  <w:rFonts w:ascii="Arial" w:eastAsia="Malgun Gothic" w:hAnsi="Arial" w:cs="Arial"/>
                  <w:sz w:val="21"/>
                  <w:szCs w:val="21"/>
                </w:rPr>
                <w:delText>일</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lastRenderedPageBreak/>
                <w:delText>이내의</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휴가를</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주어야</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하며</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이</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경우</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최초</w:delText>
              </w:r>
              <w:r w:rsidRPr="00454CB9" w:rsidDel="00526BE4">
                <w:rPr>
                  <w:rFonts w:ascii="Arial" w:eastAsia="Malgun Gothic" w:hAnsi="Arial" w:cs="Arial"/>
                  <w:sz w:val="21"/>
                  <w:szCs w:val="21"/>
                </w:rPr>
                <w:delText xml:space="preserve"> 1</w:delText>
              </w:r>
              <w:r w:rsidRPr="00454CB9" w:rsidDel="00526BE4">
                <w:rPr>
                  <w:rFonts w:ascii="Arial" w:eastAsia="Malgun Gothic" w:hAnsi="Arial" w:cs="Arial"/>
                  <w:sz w:val="21"/>
                  <w:szCs w:val="21"/>
                </w:rPr>
                <w:delText>일은</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유급으로</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한다</w:delText>
              </w:r>
              <w:r w:rsidRPr="00454CB9" w:rsidDel="00526BE4">
                <w:rPr>
                  <w:rFonts w:ascii="Arial" w:eastAsia="Malgun Gothic" w:hAnsi="Arial" w:cs="Arial"/>
                  <w:sz w:val="21"/>
                  <w:szCs w:val="21"/>
                </w:rPr>
                <w:delText>.</w:delText>
              </w:r>
            </w:del>
          </w:p>
          <w:p w14:paraId="4BF954CB" w14:textId="77777777" w:rsidR="00D060BF" w:rsidRPr="00454CB9" w:rsidDel="00526BE4" w:rsidRDefault="00D060BF" w:rsidP="00D060BF">
            <w:pPr>
              <w:ind w:left="210" w:hangingChars="100" w:hanging="210"/>
              <w:rPr>
                <w:del w:id="884" w:author="Mia Choi" w:date="2021-07-25T18:01:00Z"/>
                <w:rFonts w:ascii="Arial" w:eastAsia="Malgun Gothic" w:hAnsi="Arial" w:cs="Arial"/>
                <w:sz w:val="21"/>
                <w:szCs w:val="21"/>
              </w:rPr>
            </w:pPr>
            <w:del w:id="885" w:author="Mia Choi" w:date="2021-07-25T18:01:00Z">
              <w:r w:rsidRPr="00454CB9" w:rsidDel="00526BE4">
                <w:rPr>
                  <w:rFonts w:ascii="Arial" w:eastAsia="Malgun Gothic" w:hAnsi="Arial" w:cs="Arial"/>
                  <w:sz w:val="21"/>
                  <w:szCs w:val="21"/>
                </w:rPr>
                <w:delText xml:space="preserve">1) </w:delText>
              </w:r>
              <w:r w:rsidRPr="00454CB9" w:rsidDel="00526BE4">
                <w:rPr>
                  <w:rFonts w:ascii="Arial" w:eastAsia="Malgun Gothic" w:hAnsi="Arial" w:cs="Arial"/>
                  <w:sz w:val="21"/>
                  <w:szCs w:val="21"/>
                </w:rPr>
                <w:delText>종업원은</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휴가를</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시작하려는</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날의</w:delText>
              </w:r>
              <w:r w:rsidRPr="00454CB9" w:rsidDel="00526BE4">
                <w:rPr>
                  <w:rFonts w:ascii="Arial" w:eastAsia="Malgun Gothic" w:hAnsi="Arial" w:cs="Arial"/>
                  <w:sz w:val="21"/>
                  <w:szCs w:val="21"/>
                </w:rPr>
                <w:delText xml:space="preserve"> 3</w:delText>
              </w:r>
              <w:r w:rsidRPr="00454CB9" w:rsidDel="00526BE4">
                <w:rPr>
                  <w:rFonts w:ascii="Arial" w:eastAsia="Malgun Gothic" w:hAnsi="Arial" w:cs="Arial"/>
                  <w:sz w:val="21"/>
                  <w:szCs w:val="21"/>
                </w:rPr>
                <w:delText>일</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전까지</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신청하여야</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하며</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난임치료를</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받은</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사실을</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증명할</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수</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있는</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서류를</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제출하여야</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한다</w:delText>
              </w:r>
              <w:r w:rsidRPr="00454CB9" w:rsidDel="00526BE4">
                <w:rPr>
                  <w:rFonts w:ascii="Arial" w:eastAsia="Malgun Gothic" w:hAnsi="Arial" w:cs="Arial"/>
                  <w:sz w:val="21"/>
                  <w:szCs w:val="21"/>
                </w:rPr>
                <w:delText>.</w:delText>
              </w:r>
            </w:del>
          </w:p>
          <w:p w14:paraId="547C9939" w14:textId="11D5DA73" w:rsidR="00D060BF" w:rsidRPr="00454CB9" w:rsidRDefault="00D060BF" w:rsidP="00D060BF">
            <w:pPr>
              <w:ind w:left="210" w:hangingChars="100" w:hanging="210"/>
              <w:rPr>
                <w:rFonts w:ascii="Arial" w:eastAsia="Malgun Gothic" w:hAnsi="Arial" w:cs="Arial"/>
                <w:sz w:val="21"/>
                <w:szCs w:val="21"/>
                <w:lang w:val="ru-RU"/>
              </w:rPr>
            </w:pPr>
            <w:del w:id="886" w:author="Mia Choi" w:date="2021-07-25T18:01:00Z">
              <w:r w:rsidRPr="00454CB9" w:rsidDel="00526BE4">
                <w:rPr>
                  <w:rFonts w:ascii="Arial" w:eastAsia="Malgun Gothic" w:hAnsi="Arial" w:cs="Arial"/>
                  <w:sz w:val="21"/>
                  <w:szCs w:val="21"/>
                </w:rPr>
                <w:delText xml:space="preserve">2) </w:delText>
              </w:r>
              <w:r w:rsidRPr="00454CB9" w:rsidDel="00526BE4">
                <w:rPr>
                  <w:rFonts w:ascii="Arial" w:eastAsia="Malgun Gothic" w:hAnsi="Arial" w:cs="Arial"/>
                  <w:sz w:val="21"/>
                  <w:szCs w:val="21"/>
                </w:rPr>
                <w:delText>다만</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종업원이</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청구한</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시기에</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휴가를</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주는</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것이</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정상적인</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사업</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운영에</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중대한</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지장을</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초래하는</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경우에는</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종업원과</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협의하여</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그</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시기를</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변경할</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수</w:delText>
              </w:r>
              <w:r w:rsidRPr="00454CB9" w:rsidDel="00526BE4">
                <w:rPr>
                  <w:rFonts w:ascii="Arial" w:eastAsia="Malgun Gothic" w:hAnsi="Arial" w:cs="Arial"/>
                  <w:sz w:val="21"/>
                  <w:szCs w:val="21"/>
                </w:rPr>
                <w:delText xml:space="preserve"> </w:delText>
              </w:r>
              <w:r w:rsidRPr="00454CB9" w:rsidDel="00526BE4">
                <w:rPr>
                  <w:rFonts w:ascii="Arial" w:eastAsia="Malgun Gothic" w:hAnsi="Arial" w:cs="Arial"/>
                  <w:sz w:val="21"/>
                  <w:szCs w:val="21"/>
                </w:rPr>
                <w:delText>있다</w:delText>
              </w:r>
              <w:r w:rsidRPr="00454CB9" w:rsidDel="00526BE4">
                <w:rPr>
                  <w:rFonts w:ascii="Arial" w:eastAsia="Malgun Gothic" w:hAnsi="Arial" w:cs="Arial"/>
                  <w:sz w:val="21"/>
                  <w:szCs w:val="21"/>
                </w:rPr>
                <w:delText>.</w:delText>
              </w:r>
            </w:del>
            <w:r w:rsidRPr="00454CB9">
              <w:rPr>
                <w:rFonts w:ascii="Arial" w:eastAsia="Malgun Gothic" w:hAnsi="Arial" w:cs="Arial"/>
                <w:sz w:val="21"/>
                <w:szCs w:val="21"/>
                <w:lang w:val="ru-RU"/>
              </w:rPr>
              <w:t>&gt;</w:t>
            </w:r>
          </w:p>
        </w:tc>
        <w:tc>
          <w:tcPr>
            <w:tcW w:w="1667" w:type="pct"/>
            <w:shd w:val="clear" w:color="auto" w:fill="auto"/>
          </w:tcPr>
          <w:p w14:paraId="477FFA38" w14:textId="31661A2C" w:rsidR="00D060BF" w:rsidRPr="002A5E52" w:rsidRDefault="00D060BF" w:rsidP="00D060BF">
            <w:pPr>
              <w:pStyle w:val="af"/>
              <w:numPr>
                <w:ilvl w:val="0"/>
                <w:numId w:val="26"/>
              </w:numPr>
              <w:ind w:left="709" w:hanging="709"/>
              <w:rPr>
                <w:rFonts w:ascii="Arial" w:eastAsia="Malgun Gothic" w:hAnsi="Arial" w:cs="Arial"/>
                <w:sz w:val="21"/>
                <w:szCs w:val="21"/>
                <w:lang w:val="ru-RU"/>
              </w:rPr>
            </w:pPr>
            <w:r w:rsidRPr="002A5E52">
              <w:rPr>
                <w:rFonts w:ascii="Arial" w:eastAsia="Malgun Gothic" w:hAnsi="Arial" w:cs="Arial"/>
                <w:sz w:val="21"/>
                <w:szCs w:val="21"/>
                <w:lang w:val="ru-RU"/>
              </w:rPr>
              <w:lastRenderedPageBreak/>
              <w:t xml:space="preserve">Компания каждый месяц по заявлению Работника предоставляет один оплачиваемый день по </w:t>
            </w:r>
            <w:r w:rsidR="00FE68A9" w:rsidRPr="002A5E52">
              <w:rPr>
                <w:rFonts w:ascii="Arial" w:eastAsia="Malgun Gothic" w:hAnsi="Arial" w:cs="Arial"/>
                <w:sz w:val="21"/>
                <w:szCs w:val="21"/>
                <w:lang w:val="ru-RU"/>
              </w:rPr>
              <w:t>состоянию здоровья</w:t>
            </w:r>
            <w:r w:rsidRPr="002A5E52">
              <w:rPr>
                <w:rFonts w:ascii="Arial" w:eastAsia="Malgun Gothic" w:hAnsi="Arial" w:cs="Arial"/>
                <w:sz w:val="21"/>
                <w:szCs w:val="21"/>
                <w:lang w:val="ru-RU"/>
              </w:rPr>
              <w:t xml:space="preserve"> Работникам женского пола дополнительно к основному оплачиваемому отпуску.</w:t>
            </w:r>
          </w:p>
          <w:p w14:paraId="4B0F05FC" w14:textId="0C0FDF8E" w:rsidR="00D060BF" w:rsidRPr="002A5E52" w:rsidRDefault="00D060BF" w:rsidP="00D060BF">
            <w:pPr>
              <w:pStyle w:val="af"/>
              <w:numPr>
                <w:ilvl w:val="0"/>
                <w:numId w:val="26"/>
              </w:numPr>
              <w:ind w:left="709" w:hanging="709"/>
              <w:rPr>
                <w:rFonts w:ascii="Arial" w:eastAsia="Malgun Gothic" w:hAnsi="Arial" w:cs="Arial"/>
                <w:sz w:val="21"/>
                <w:szCs w:val="21"/>
                <w:lang w:val="ru-RU"/>
              </w:rPr>
            </w:pPr>
            <w:r w:rsidRPr="002A5E52">
              <w:rPr>
                <w:rFonts w:ascii="Arial" w:eastAsia="Malgun Gothic" w:hAnsi="Arial" w:cs="Arial"/>
                <w:sz w:val="21"/>
                <w:szCs w:val="21"/>
                <w:lang w:val="ru-RU"/>
              </w:rPr>
              <w:t>Женщинам по их заявлению и на основании выданного в установленном </w:t>
            </w:r>
            <w:r w:rsidR="00E17745">
              <w:fldChar w:fldCharType="begin"/>
            </w:r>
            <w:r w:rsidR="00E17745" w:rsidRPr="00E17745">
              <w:rPr>
                <w:lang w:val="ru-RU"/>
              </w:rPr>
              <w:instrText xml:space="preserve"> </w:instrText>
            </w:r>
            <w:r w:rsidR="00E17745">
              <w:instrText>HYPERLINK</w:instrText>
            </w:r>
            <w:r w:rsidR="00E17745" w:rsidRPr="00E17745">
              <w:rPr>
                <w:lang w:val="ru-RU"/>
              </w:rPr>
              <w:instrText xml:space="preserve"> "</w:instrText>
            </w:r>
            <w:r w:rsidR="00E17745">
              <w:instrText>https</w:instrText>
            </w:r>
            <w:r w:rsidR="00E17745" w:rsidRPr="00E17745">
              <w:rPr>
                <w:lang w:val="ru-RU"/>
              </w:rPr>
              <w:instrText>://</w:instrText>
            </w:r>
            <w:r w:rsidR="00E17745">
              <w:instrText>internet</w:instrText>
            </w:r>
            <w:r w:rsidR="00E17745" w:rsidRPr="00E17745">
              <w:rPr>
                <w:lang w:val="ru-RU"/>
              </w:rPr>
              <w:instrText>.</w:instrText>
            </w:r>
            <w:r w:rsidR="00E17745">
              <w:instrText>garant</w:instrText>
            </w:r>
            <w:r w:rsidR="00E17745" w:rsidRPr="00E17745">
              <w:rPr>
                <w:lang w:val="ru-RU"/>
              </w:rPr>
              <w:instrText>.</w:instrText>
            </w:r>
            <w:r w:rsidR="00E17745">
              <w:instrText>ru</w:instrText>
            </w:r>
            <w:r w:rsidR="00E17745" w:rsidRPr="00E17745">
              <w:rPr>
                <w:lang w:val="ru-RU"/>
              </w:rPr>
              <w:instrText>/" \</w:instrText>
            </w:r>
            <w:r w:rsidR="00E17745">
              <w:instrText>l</w:instrText>
            </w:r>
            <w:r w:rsidR="00E17745" w:rsidRPr="00E17745">
              <w:rPr>
                <w:lang w:val="ru-RU"/>
              </w:rPr>
              <w:instrText xml:space="preserve"> "/</w:instrText>
            </w:r>
            <w:r w:rsidR="00E17745">
              <w:instrText>document</w:instrText>
            </w:r>
            <w:r w:rsidR="00E17745" w:rsidRPr="00E17745">
              <w:rPr>
                <w:lang w:val="ru-RU"/>
              </w:rPr>
              <w:instrText>/74632246/</w:instrText>
            </w:r>
            <w:r w:rsidR="00E17745">
              <w:instrText>entry</w:instrText>
            </w:r>
            <w:r w:rsidR="00E17745" w:rsidRPr="00E17745">
              <w:rPr>
                <w:lang w:val="ru-RU"/>
              </w:rPr>
              <w:instrText xml:space="preserve">/1800" </w:instrText>
            </w:r>
            <w:r w:rsidR="00E17745">
              <w:fldChar w:fldCharType="separate"/>
            </w:r>
            <w:r w:rsidRPr="002A5E52">
              <w:rPr>
                <w:rFonts w:ascii="Arial" w:eastAsia="Malgun Gothic" w:hAnsi="Arial" w:cs="Arial"/>
                <w:sz w:val="21"/>
                <w:szCs w:val="21"/>
                <w:lang w:val="ru-RU"/>
              </w:rPr>
              <w:t>порядке</w:t>
            </w:r>
            <w:r w:rsidR="00E17745">
              <w:rPr>
                <w:rFonts w:ascii="Arial" w:eastAsia="Malgun Gothic" w:hAnsi="Arial" w:cs="Arial"/>
                <w:sz w:val="21"/>
                <w:szCs w:val="21"/>
                <w:lang w:val="ru-RU"/>
              </w:rPr>
              <w:fldChar w:fldCharType="end"/>
            </w:r>
            <w:r w:rsidRPr="002A5E52">
              <w:rPr>
                <w:rFonts w:ascii="Arial" w:eastAsia="Malgun Gothic" w:hAnsi="Arial" w:cs="Arial"/>
                <w:sz w:val="21"/>
                <w:szCs w:val="21"/>
                <w:lang w:val="ru-RU"/>
              </w:rPr>
              <w:t xml:space="preserve"> листка нетрудоспособности предоставляются отпуска по беременности и родам продолжительностью 70 (в случае </w:t>
            </w:r>
            <w:r w:rsidRPr="002A5E52">
              <w:rPr>
                <w:rFonts w:ascii="Arial" w:eastAsia="Malgun Gothic" w:hAnsi="Arial" w:cs="Arial"/>
                <w:sz w:val="21"/>
                <w:szCs w:val="21"/>
                <w:lang w:val="ru-RU"/>
              </w:rPr>
              <w:lastRenderedPageBreak/>
              <w:t>многоплодной беременности - 84) календарных дней до родов и 70 (в случае осложненных родов - 86, при рождении двух или более детей - 110) календарных дней после родов с выплатой пособия по государственному социальному страхованию в установленном </w:t>
            </w:r>
            <w:r w:rsidR="00E17745">
              <w:fldChar w:fldCharType="begin"/>
            </w:r>
            <w:r w:rsidR="00E17745" w:rsidRPr="00E17745">
              <w:rPr>
                <w:lang w:val="ru-RU"/>
              </w:rPr>
              <w:instrText xml:space="preserve"> </w:instrText>
            </w:r>
            <w:r w:rsidR="00E17745">
              <w:instrText>HYPERLINK</w:instrText>
            </w:r>
            <w:r w:rsidR="00E17745" w:rsidRPr="00E17745">
              <w:rPr>
                <w:lang w:val="ru-RU"/>
              </w:rPr>
              <w:instrText xml:space="preserve"> "</w:instrText>
            </w:r>
            <w:r w:rsidR="00E17745">
              <w:instrText>https</w:instrText>
            </w:r>
            <w:r w:rsidR="00E17745" w:rsidRPr="00E17745">
              <w:rPr>
                <w:lang w:val="ru-RU"/>
              </w:rPr>
              <w:instrText>://</w:instrText>
            </w:r>
            <w:r w:rsidR="00E17745">
              <w:instrText>internet</w:instrText>
            </w:r>
            <w:r w:rsidR="00E17745" w:rsidRPr="00E17745">
              <w:rPr>
                <w:lang w:val="ru-RU"/>
              </w:rPr>
              <w:instrText>.</w:instrText>
            </w:r>
            <w:r w:rsidR="00E17745">
              <w:instrText>garant</w:instrText>
            </w:r>
            <w:r w:rsidR="00E17745" w:rsidRPr="00E17745">
              <w:rPr>
                <w:lang w:val="ru-RU"/>
              </w:rPr>
              <w:instrText>.</w:instrText>
            </w:r>
            <w:r w:rsidR="00E17745">
              <w:instrText>ru</w:instrText>
            </w:r>
            <w:r w:rsidR="00E17745" w:rsidRPr="00E17745">
              <w:rPr>
                <w:lang w:val="ru-RU"/>
              </w:rPr>
              <w:instrText>/" \</w:instrText>
            </w:r>
            <w:r w:rsidR="00E17745">
              <w:instrText>l</w:instrText>
            </w:r>
            <w:r w:rsidR="00E17745" w:rsidRPr="00E17745">
              <w:rPr>
                <w:lang w:val="ru-RU"/>
              </w:rPr>
              <w:instrText xml:space="preserve"> "/</w:instrText>
            </w:r>
            <w:r w:rsidR="00E17745">
              <w:instrText>multilink</w:instrText>
            </w:r>
            <w:r w:rsidR="00E17745" w:rsidRPr="00E17745">
              <w:rPr>
                <w:lang w:val="ru-RU"/>
              </w:rPr>
              <w:instrText>/12125268/</w:instrText>
            </w:r>
            <w:r w:rsidR="00E17745">
              <w:instrText>paragraph</w:instrText>
            </w:r>
            <w:r w:rsidR="00E17745" w:rsidRPr="00E17745">
              <w:rPr>
                <w:lang w:val="ru-RU"/>
              </w:rPr>
              <w:instrText>/5146/</w:instrText>
            </w:r>
            <w:r w:rsidR="00E17745">
              <w:instrText>number</w:instrText>
            </w:r>
            <w:r w:rsidR="00E17745" w:rsidRPr="00E17745">
              <w:rPr>
                <w:lang w:val="ru-RU"/>
              </w:rPr>
              <w:instrText xml:space="preserve">/1" </w:instrText>
            </w:r>
            <w:r w:rsidR="00E17745">
              <w:fldChar w:fldCharType="separate"/>
            </w:r>
            <w:r w:rsidRPr="002A5E52">
              <w:rPr>
                <w:rFonts w:ascii="Arial" w:eastAsia="Malgun Gothic" w:hAnsi="Arial" w:cs="Arial"/>
                <w:sz w:val="21"/>
                <w:szCs w:val="21"/>
                <w:lang w:val="ru-RU"/>
              </w:rPr>
              <w:t>федеральными законами</w:t>
            </w:r>
            <w:r w:rsidR="00E17745">
              <w:rPr>
                <w:rFonts w:ascii="Arial" w:eastAsia="Malgun Gothic" w:hAnsi="Arial" w:cs="Arial"/>
                <w:sz w:val="21"/>
                <w:szCs w:val="21"/>
                <w:lang w:val="ru-RU"/>
              </w:rPr>
              <w:fldChar w:fldCharType="end"/>
            </w:r>
            <w:r w:rsidRPr="002A5E52">
              <w:rPr>
                <w:rFonts w:ascii="Arial" w:eastAsia="Malgun Gothic" w:hAnsi="Arial" w:cs="Arial"/>
                <w:sz w:val="21"/>
                <w:szCs w:val="21"/>
                <w:lang w:val="ru-RU"/>
              </w:rPr>
              <w:t> размере.</w:t>
            </w:r>
          </w:p>
        </w:tc>
        <w:tc>
          <w:tcPr>
            <w:tcW w:w="1667" w:type="pct"/>
            <w:shd w:val="clear" w:color="auto" w:fill="auto"/>
          </w:tcPr>
          <w:p w14:paraId="1384C7FB" w14:textId="026337C2" w:rsidR="000C31F8" w:rsidRPr="00E17745" w:rsidRDefault="000C31F8" w:rsidP="000C31F8">
            <w:pPr>
              <w:pStyle w:val="af"/>
              <w:numPr>
                <w:ilvl w:val="0"/>
                <w:numId w:val="171"/>
              </w:numPr>
              <w:rPr>
                <w:rFonts w:ascii="Arial" w:eastAsia="Malgun Gothic" w:hAnsi="Arial" w:cs="Arial"/>
                <w:sz w:val="21"/>
                <w:szCs w:val="21"/>
              </w:rPr>
            </w:pPr>
            <w:r w:rsidRPr="002A5E52">
              <w:rPr>
                <w:rFonts w:ascii="Arial" w:eastAsia="Malgun Gothic" w:hAnsi="Arial" w:cs="Arial"/>
                <w:sz w:val="21"/>
                <w:szCs w:val="21"/>
                <w:lang w:val="en-GB"/>
              </w:rPr>
              <w:lastRenderedPageBreak/>
              <w:t>T</w:t>
            </w:r>
            <w:r w:rsidRPr="00E17745">
              <w:rPr>
                <w:rFonts w:ascii="Arial" w:eastAsia="Malgun Gothic" w:hAnsi="Arial" w:cs="Arial"/>
                <w:sz w:val="21"/>
                <w:szCs w:val="21"/>
              </w:rPr>
              <w:t xml:space="preserve">he Company provides one paid day for health reasons to female </w:t>
            </w:r>
            <w:r w:rsidRPr="002A5E52">
              <w:rPr>
                <w:rFonts w:ascii="Arial" w:eastAsia="Malgun Gothic" w:hAnsi="Arial" w:cs="Arial"/>
                <w:sz w:val="21"/>
                <w:szCs w:val="21"/>
                <w:lang w:val="en-GB"/>
              </w:rPr>
              <w:t>E</w:t>
            </w:r>
            <w:proofErr w:type="spellStart"/>
            <w:r w:rsidRPr="00E17745">
              <w:rPr>
                <w:rFonts w:ascii="Arial" w:eastAsia="Malgun Gothic" w:hAnsi="Arial" w:cs="Arial"/>
                <w:sz w:val="21"/>
                <w:szCs w:val="21"/>
              </w:rPr>
              <w:t>mployees</w:t>
            </w:r>
            <w:proofErr w:type="spellEnd"/>
            <w:r w:rsidRPr="00E17745">
              <w:rPr>
                <w:rFonts w:ascii="Arial" w:eastAsia="Malgun Gothic" w:hAnsi="Arial" w:cs="Arial"/>
                <w:sz w:val="21"/>
                <w:szCs w:val="21"/>
              </w:rPr>
              <w:t xml:space="preserve"> in addition to the basic paid leave</w:t>
            </w:r>
            <w:r w:rsidRPr="002A5E52">
              <w:rPr>
                <w:rFonts w:ascii="Arial" w:eastAsia="Malgun Gothic" w:hAnsi="Arial" w:cs="Arial"/>
                <w:sz w:val="21"/>
                <w:szCs w:val="21"/>
                <w:lang w:val="en-GB"/>
              </w:rPr>
              <w:t xml:space="preserve"> e</w:t>
            </w:r>
            <w:proofErr w:type="spellStart"/>
            <w:r w:rsidRPr="00E17745">
              <w:rPr>
                <w:rFonts w:ascii="Arial" w:eastAsia="Malgun Gothic" w:hAnsi="Arial" w:cs="Arial"/>
                <w:sz w:val="21"/>
                <w:szCs w:val="21"/>
              </w:rPr>
              <w:t>ach</w:t>
            </w:r>
            <w:proofErr w:type="spellEnd"/>
            <w:r w:rsidRPr="00E17745">
              <w:rPr>
                <w:rFonts w:ascii="Arial" w:eastAsia="Malgun Gothic" w:hAnsi="Arial" w:cs="Arial"/>
                <w:sz w:val="21"/>
                <w:szCs w:val="21"/>
              </w:rPr>
              <w:t xml:space="preserve"> month, upon the Employee's application.</w:t>
            </w:r>
          </w:p>
          <w:p w14:paraId="1A656C11" w14:textId="587370F0" w:rsidR="00D060BF" w:rsidRPr="00E17745" w:rsidRDefault="000C31F8" w:rsidP="000C31F8">
            <w:pPr>
              <w:pStyle w:val="af"/>
              <w:numPr>
                <w:ilvl w:val="0"/>
                <w:numId w:val="171"/>
              </w:numPr>
              <w:ind w:left="709" w:hanging="709"/>
              <w:rPr>
                <w:rFonts w:ascii="Arial" w:eastAsia="Malgun Gothic" w:hAnsi="Arial" w:cs="Arial"/>
                <w:color w:val="000000"/>
                <w:sz w:val="21"/>
                <w:szCs w:val="21"/>
              </w:rPr>
            </w:pPr>
            <w:r w:rsidRPr="00E17745">
              <w:rPr>
                <w:rFonts w:ascii="Arial" w:eastAsia="Malgun Gothic" w:hAnsi="Arial" w:cs="Arial"/>
                <w:sz w:val="21"/>
                <w:szCs w:val="21"/>
              </w:rPr>
              <w:t xml:space="preserve">Women, upon their application and </w:t>
            </w:r>
            <w:proofErr w:type="gramStart"/>
            <w:r w:rsidRPr="00E17745">
              <w:rPr>
                <w:rFonts w:ascii="Arial" w:eastAsia="Malgun Gothic" w:hAnsi="Arial" w:cs="Arial"/>
                <w:sz w:val="21"/>
                <w:szCs w:val="21"/>
              </w:rPr>
              <w:t>on the basis of</w:t>
            </w:r>
            <w:proofErr w:type="gramEnd"/>
            <w:r w:rsidRPr="00E17745">
              <w:rPr>
                <w:rFonts w:ascii="Arial" w:eastAsia="Malgun Gothic" w:hAnsi="Arial" w:cs="Arial"/>
                <w:sz w:val="21"/>
                <w:szCs w:val="21"/>
              </w:rPr>
              <w:t xml:space="preserve"> a certificate of incapacity for work issued in accordance with the established procedure, are granted maternity leave with a duration of 70 (in the case of multiple </w:t>
            </w:r>
            <w:proofErr w:type="spellStart"/>
            <w:r w:rsidRPr="00E17745">
              <w:rPr>
                <w:rFonts w:ascii="Arial" w:eastAsia="Malgun Gothic" w:hAnsi="Arial" w:cs="Arial"/>
                <w:sz w:val="21"/>
                <w:szCs w:val="21"/>
              </w:rPr>
              <w:t>pregnanc</w:t>
            </w:r>
            <w:proofErr w:type="spellEnd"/>
            <w:r w:rsidRPr="002A5E52">
              <w:rPr>
                <w:rFonts w:ascii="Arial" w:eastAsia="Malgun Gothic" w:hAnsi="Arial" w:cs="Arial"/>
                <w:sz w:val="21"/>
                <w:szCs w:val="21"/>
                <w:lang w:val="en-GB"/>
              </w:rPr>
              <w:t>y</w:t>
            </w:r>
            <w:r w:rsidRPr="00E17745">
              <w:rPr>
                <w:rFonts w:ascii="Arial" w:eastAsia="Malgun Gothic" w:hAnsi="Arial" w:cs="Arial"/>
                <w:sz w:val="21"/>
                <w:szCs w:val="21"/>
              </w:rPr>
              <w:t xml:space="preserve"> - 84) calendar days before childbirth and 70 (in the case of complicated childbirth - 86, at the birth of two or more </w:t>
            </w:r>
            <w:r w:rsidRPr="00E17745">
              <w:rPr>
                <w:rFonts w:ascii="Arial" w:eastAsia="Malgun Gothic" w:hAnsi="Arial" w:cs="Arial"/>
                <w:sz w:val="21"/>
                <w:szCs w:val="21"/>
              </w:rPr>
              <w:lastRenderedPageBreak/>
              <w:t>children - 110) calendar days after childbirth with payment of benefits for state social insurance in the amount established by federal laws.</w:t>
            </w:r>
          </w:p>
        </w:tc>
      </w:tr>
      <w:tr w:rsidR="00D060BF" w:rsidRPr="002A5E52" w14:paraId="3FD7F1BA" w14:textId="77777777" w:rsidTr="00487147">
        <w:trPr>
          <w:trHeight w:val="156"/>
        </w:trPr>
        <w:tc>
          <w:tcPr>
            <w:tcW w:w="1666" w:type="pct"/>
          </w:tcPr>
          <w:p w14:paraId="312403EB" w14:textId="7059C73A" w:rsidR="00D060BF" w:rsidRPr="00454CB9" w:rsidRDefault="00D060BF" w:rsidP="00D060BF">
            <w:pPr>
              <w:ind w:left="1218" w:hangingChars="580" w:hanging="1218"/>
              <w:rPr>
                <w:rFonts w:ascii="Arial" w:eastAsia="Malgun Gothic" w:hAnsi="Arial" w:cs="Arial"/>
                <w:b/>
                <w:bCs/>
                <w:sz w:val="21"/>
                <w:szCs w:val="21"/>
                <w:lang w:val="ru-RU"/>
              </w:rPr>
            </w:pPr>
            <w:proofErr w:type="gramStart"/>
            <w:r w:rsidRPr="00454CB9">
              <w:rPr>
                <w:rFonts w:ascii="Arial" w:eastAsia="Malgun Gothic" w:hAnsi="Arial" w:cs="Arial"/>
                <w:b/>
                <w:bCs/>
                <w:sz w:val="21"/>
                <w:szCs w:val="21"/>
              </w:rPr>
              <w:lastRenderedPageBreak/>
              <w:t>제</w:t>
            </w:r>
            <w:r w:rsidRPr="00454CB9">
              <w:rPr>
                <w:rFonts w:ascii="Arial" w:eastAsia="Malgun Gothic" w:hAnsi="Arial" w:cs="Arial"/>
                <w:b/>
                <w:bCs/>
                <w:sz w:val="21"/>
                <w:szCs w:val="21"/>
                <w:lang w:val="ru-RU"/>
              </w:rPr>
              <w:t xml:space="preserve"> 41</w:t>
            </w:r>
            <w:proofErr w:type="gramEnd"/>
            <w:r w:rsidRPr="00454CB9">
              <w:rPr>
                <w:rFonts w:ascii="Arial" w:eastAsia="Malgun Gothic" w:hAnsi="Arial" w:cs="Arial"/>
                <w:b/>
                <w:bCs/>
                <w:sz w:val="21"/>
                <w:szCs w:val="21"/>
              </w:rPr>
              <w:t>조</w:t>
            </w:r>
            <w:r w:rsidRPr="00454CB9">
              <w:rPr>
                <w:rFonts w:ascii="Arial" w:eastAsia="Malgun Gothic" w:hAnsi="Arial" w:cs="Arial"/>
                <w:b/>
                <w:bCs/>
                <w:sz w:val="21"/>
                <w:szCs w:val="21"/>
                <w:lang w:val="ru-RU"/>
              </w:rPr>
              <w:t xml:space="preserve"> (</w:t>
            </w:r>
            <w:r w:rsidRPr="00454CB9">
              <w:rPr>
                <w:rFonts w:ascii="Arial" w:eastAsia="Malgun Gothic" w:hAnsi="Arial" w:cs="Arial"/>
                <w:b/>
                <w:bCs/>
                <w:sz w:val="21"/>
                <w:szCs w:val="21"/>
              </w:rPr>
              <w:t>경조휴가</w:t>
            </w:r>
            <w:r w:rsidRPr="00454CB9">
              <w:rPr>
                <w:rFonts w:ascii="Arial" w:eastAsia="Malgun Gothic" w:hAnsi="Arial" w:cs="Arial"/>
                <w:b/>
                <w:bCs/>
                <w:sz w:val="21"/>
                <w:szCs w:val="21"/>
                <w:lang w:val="ru-RU"/>
              </w:rPr>
              <w:t>)</w:t>
            </w:r>
          </w:p>
        </w:tc>
        <w:tc>
          <w:tcPr>
            <w:tcW w:w="1667" w:type="pct"/>
            <w:shd w:val="clear" w:color="auto" w:fill="auto"/>
          </w:tcPr>
          <w:p w14:paraId="4DB70C7C" w14:textId="269A4FF9" w:rsidR="00D060BF" w:rsidRPr="002A5E52" w:rsidRDefault="00D060BF" w:rsidP="00D060BF">
            <w:pPr>
              <w:rPr>
                <w:rFonts w:ascii="Arial" w:eastAsia="Malgun Gothic" w:hAnsi="Arial" w:cs="Arial"/>
                <w:b/>
                <w:bCs/>
                <w:sz w:val="21"/>
                <w:szCs w:val="21"/>
                <w:lang w:val="ru-RU"/>
              </w:rPr>
            </w:pPr>
            <w:r w:rsidRPr="002A5E52">
              <w:rPr>
                <w:rFonts w:ascii="Arial" w:eastAsia="Malgun Gothic" w:hAnsi="Arial" w:cs="Arial"/>
                <w:b/>
                <w:bCs/>
                <w:color w:val="000000"/>
                <w:sz w:val="21"/>
                <w:szCs w:val="21"/>
                <w:lang w:val="ru-RU"/>
              </w:rPr>
              <w:t>Статья 41 (Отпуск по семейным обстоятельствам)</w:t>
            </w:r>
          </w:p>
        </w:tc>
        <w:tc>
          <w:tcPr>
            <w:tcW w:w="1667" w:type="pct"/>
            <w:shd w:val="clear" w:color="auto" w:fill="auto"/>
          </w:tcPr>
          <w:p w14:paraId="0266E125" w14:textId="08CD165E" w:rsidR="00D060BF" w:rsidRPr="002A5E52" w:rsidRDefault="00F57AD9" w:rsidP="00487147">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Article 41 (Family Leave)</w:t>
            </w:r>
          </w:p>
        </w:tc>
      </w:tr>
      <w:tr w:rsidR="00D060BF" w:rsidRPr="002A5E52" w14:paraId="0AB4F6DC" w14:textId="77777777" w:rsidTr="00487147">
        <w:trPr>
          <w:trHeight w:val="156"/>
        </w:trPr>
        <w:tc>
          <w:tcPr>
            <w:tcW w:w="1666" w:type="pct"/>
          </w:tcPr>
          <w:p w14:paraId="5C5DFE32" w14:textId="0C7502DE" w:rsidR="00D060BF" w:rsidRPr="00454CB9" w:rsidRDefault="00D060BF" w:rsidP="00D060BF">
            <w:pPr>
              <w:rPr>
                <w:rFonts w:ascii="Arial" w:eastAsia="Malgun Gothic" w:hAnsi="Arial" w:cs="Arial"/>
                <w:sz w:val="21"/>
                <w:szCs w:val="21"/>
              </w:rPr>
            </w:pPr>
            <w:r w:rsidRPr="00454CB9">
              <w:rPr>
                <w:rFonts w:ascii="Arial" w:eastAsia="Malgun Gothic" w:hAnsi="Arial" w:cs="Arial"/>
                <w:sz w:val="21"/>
                <w:szCs w:val="21"/>
              </w:rPr>
              <w:t>회사는</w:t>
            </w:r>
            <w:r w:rsidRPr="00454CB9">
              <w:rPr>
                <w:rFonts w:ascii="Arial" w:eastAsia="Malgun Gothic" w:hAnsi="Arial" w:cs="Arial"/>
                <w:sz w:val="21"/>
                <w:szCs w:val="21"/>
                <w:lang w:val="ru-RU"/>
              </w:rPr>
              <w:t xml:space="preserve"> </w:t>
            </w:r>
            <w:r w:rsidRPr="00454CB9">
              <w:rPr>
                <w:rFonts w:ascii="Arial" w:eastAsia="Malgun Gothic" w:hAnsi="Arial" w:cs="Arial"/>
                <w:sz w:val="21"/>
                <w:szCs w:val="21"/>
              </w:rPr>
              <w:t>다음</w:t>
            </w:r>
            <w:r w:rsidRPr="00454CB9">
              <w:rPr>
                <w:rFonts w:ascii="Arial" w:eastAsia="Malgun Gothic" w:hAnsi="Arial" w:cs="Arial"/>
                <w:sz w:val="21"/>
                <w:szCs w:val="21"/>
                <w:lang w:val="ru-RU"/>
              </w:rPr>
              <w:t xml:space="preserve"> </w:t>
            </w:r>
            <w:r w:rsidRPr="00454CB9">
              <w:rPr>
                <w:rFonts w:ascii="Arial" w:eastAsia="Malgun Gothic" w:hAnsi="Arial" w:cs="Arial"/>
                <w:sz w:val="21"/>
                <w:szCs w:val="21"/>
              </w:rPr>
              <w:t>각</w:t>
            </w:r>
            <w:r w:rsidRPr="00454CB9">
              <w:rPr>
                <w:rFonts w:ascii="Arial" w:eastAsia="Malgun Gothic" w:hAnsi="Arial" w:cs="Arial"/>
                <w:sz w:val="21"/>
                <w:szCs w:val="21"/>
                <w:lang w:val="ru-RU"/>
              </w:rPr>
              <w:t xml:space="preserve"> </w:t>
            </w:r>
            <w:r w:rsidRPr="00454CB9">
              <w:rPr>
                <w:rFonts w:ascii="Arial" w:eastAsia="Malgun Gothic" w:hAnsi="Arial" w:cs="Arial"/>
                <w:sz w:val="21"/>
                <w:szCs w:val="21"/>
              </w:rPr>
              <w:t>호의</w:t>
            </w:r>
            <w:r w:rsidRPr="00454CB9">
              <w:rPr>
                <w:rFonts w:ascii="Arial" w:eastAsia="Malgun Gothic" w:hAnsi="Arial" w:cs="Arial"/>
                <w:sz w:val="21"/>
                <w:szCs w:val="21"/>
                <w:lang w:val="ru-RU"/>
              </w:rPr>
              <w:t xml:space="preserve"> 1</w:t>
            </w:r>
            <w:r w:rsidRPr="00454CB9">
              <w:rPr>
                <w:rFonts w:ascii="Arial" w:eastAsia="Malgun Gothic" w:hAnsi="Arial" w:cs="Arial"/>
                <w:sz w:val="21"/>
                <w:szCs w:val="21"/>
              </w:rPr>
              <w:t>에</w:t>
            </w:r>
            <w:r w:rsidRPr="00454CB9">
              <w:rPr>
                <w:rFonts w:ascii="Arial" w:eastAsia="Malgun Gothic" w:hAnsi="Arial" w:cs="Arial"/>
                <w:sz w:val="21"/>
                <w:szCs w:val="21"/>
                <w:lang w:val="ru-RU"/>
              </w:rPr>
              <w:t xml:space="preserve"> </w:t>
            </w:r>
            <w:r w:rsidRPr="00454CB9">
              <w:rPr>
                <w:rFonts w:ascii="Arial" w:eastAsia="Malgun Gothic" w:hAnsi="Arial" w:cs="Arial"/>
                <w:sz w:val="21"/>
                <w:szCs w:val="21"/>
              </w:rPr>
              <w:t>해당하는</w:t>
            </w:r>
            <w:r w:rsidRPr="00454CB9">
              <w:rPr>
                <w:rFonts w:ascii="Arial" w:eastAsia="Malgun Gothic" w:hAnsi="Arial" w:cs="Arial"/>
                <w:sz w:val="21"/>
                <w:szCs w:val="21"/>
                <w:lang w:val="ru-RU"/>
              </w:rPr>
              <w:t xml:space="preserve"> </w:t>
            </w:r>
            <w:r w:rsidRPr="00454CB9">
              <w:rPr>
                <w:rFonts w:ascii="Arial" w:eastAsia="Malgun Gothic" w:hAnsi="Arial" w:cs="Arial"/>
                <w:sz w:val="21"/>
                <w:szCs w:val="21"/>
              </w:rPr>
              <w:t>경우</w:t>
            </w:r>
            <w:r w:rsidRPr="00454CB9">
              <w:rPr>
                <w:rFonts w:ascii="Arial" w:eastAsia="Malgun Gothic" w:hAnsi="Arial" w:cs="Arial"/>
                <w:sz w:val="21"/>
                <w:szCs w:val="21"/>
                <w:lang w:val="ru-RU"/>
              </w:rPr>
              <w:t xml:space="preserve"> </w:t>
            </w:r>
            <w:r w:rsidRPr="00454CB9">
              <w:rPr>
                <w:rFonts w:ascii="Arial" w:eastAsia="Malgun Gothic" w:hAnsi="Arial" w:cs="Arial"/>
                <w:sz w:val="21"/>
                <w:szCs w:val="21"/>
              </w:rPr>
              <w:t>본인의</w:t>
            </w:r>
            <w:r w:rsidRPr="00454CB9">
              <w:rPr>
                <w:rFonts w:ascii="Arial" w:eastAsia="Malgun Gothic" w:hAnsi="Arial" w:cs="Arial"/>
                <w:sz w:val="21"/>
                <w:szCs w:val="21"/>
                <w:lang w:val="ru-RU"/>
              </w:rPr>
              <w:t xml:space="preserve"> </w:t>
            </w:r>
            <w:r w:rsidRPr="00454CB9">
              <w:rPr>
                <w:rFonts w:ascii="Arial" w:eastAsia="Malgun Gothic" w:hAnsi="Arial" w:cs="Arial"/>
                <w:sz w:val="21"/>
                <w:szCs w:val="21"/>
              </w:rPr>
              <w:t>청구에</w:t>
            </w:r>
            <w:r w:rsidRPr="00454CB9">
              <w:rPr>
                <w:rFonts w:ascii="Arial" w:eastAsia="Malgun Gothic" w:hAnsi="Arial" w:cs="Arial"/>
                <w:sz w:val="21"/>
                <w:szCs w:val="21"/>
                <w:lang w:val="ru-RU"/>
              </w:rPr>
              <w:t xml:space="preserve"> </w:t>
            </w:r>
            <w:r w:rsidRPr="00454CB9">
              <w:rPr>
                <w:rFonts w:ascii="Arial" w:eastAsia="Malgun Gothic" w:hAnsi="Arial" w:cs="Arial"/>
                <w:sz w:val="21"/>
                <w:szCs w:val="21"/>
              </w:rPr>
              <w:t>의하여</w:t>
            </w:r>
            <w:r w:rsidRPr="00454CB9">
              <w:rPr>
                <w:rFonts w:ascii="Arial" w:eastAsia="Malgun Gothic" w:hAnsi="Arial" w:cs="Arial"/>
                <w:sz w:val="21"/>
                <w:szCs w:val="21"/>
                <w:lang w:val="ru-RU"/>
              </w:rPr>
              <w:t xml:space="preserve"> </w:t>
            </w:r>
            <w:r w:rsidRPr="00454CB9">
              <w:rPr>
                <w:rFonts w:ascii="Arial" w:eastAsia="Malgun Gothic" w:hAnsi="Arial" w:cs="Arial"/>
                <w:sz w:val="21"/>
                <w:szCs w:val="21"/>
              </w:rPr>
              <w:t>유급</w:t>
            </w:r>
            <w:r w:rsidRPr="00454CB9">
              <w:rPr>
                <w:rFonts w:ascii="Arial" w:eastAsia="Malgun Gothic" w:hAnsi="Arial" w:cs="Arial"/>
                <w:sz w:val="21"/>
                <w:szCs w:val="21"/>
                <w:lang w:val="ru-RU"/>
              </w:rPr>
              <w:t xml:space="preserve"> </w:t>
            </w:r>
            <w:r w:rsidRPr="00454CB9">
              <w:rPr>
                <w:rFonts w:ascii="Arial" w:eastAsia="Malgun Gothic" w:hAnsi="Arial" w:cs="Arial"/>
                <w:sz w:val="21"/>
                <w:szCs w:val="21"/>
              </w:rPr>
              <w:t>경조휴가를</w:t>
            </w:r>
            <w:r w:rsidRPr="00454CB9">
              <w:rPr>
                <w:rFonts w:ascii="Arial" w:eastAsia="Malgun Gothic" w:hAnsi="Arial" w:cs="Arial"/>
                <w:sz w:val="21"/>
                <w:szCs w:val="21"/>
                <w:lang w:val="ru-RU"/>
              </w:rPr>
              <w:t xml:space="preserve"> </w:t>
            </w:r>
            <w:r w:rsidRPr="00454CB9">
              <w:rPr>
                <w:rFonts w:ascii="Arial" w:eastAsia="Malgun Gothic" w:hAnsi="Arial" w:cs="Arial"/>
                <w:sz w:val="21"/>
                <w:szCs w:val="21"/>
              </w:rPr>
              <w:t>부여한다</w:t>
            </w:r>
            <w:r w:rsidRPr="00454CB9">
              <w:rPr>
                <w:rFonts w:ascii="Arial" w:eastAsia="Malgun Gothic" w:hAnsi="Arial" w:cs="Arial"/>
                <w:sz w:val="21"/>
                <w:szCs w:val="21"/>
                <w:lang w:val="ru-RU"/>
              </w:rPr>
              <w:t>.</w:t>
            </w:r>
          </w:p>
        </w:tc>
        <w:tc>
          <w:tcPr>
            <w:tcW w:w="1667" w:type="pct"/>
            <w:shd w:val="clear" w:color="auto" w:fill="auto"/>
          </w:tcPr>
          <w:p w14:paraId="1CEDAFB0" w14:textId="3EDFCF7E" w:rsidR="00D060BF" w:rsidRPr="002A5E52" w:rsidRDefault="00D060BF" w:rsidP="00D060BF">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Компания предоставляет</w:t>
            </w:r>
            <w:ins w:id="887" w:author="Гурьянов" w:date="2021-07-23T12:39:00Z">
              <w:r w:rsidRPr="002A5E52">
                <w:rPr>
                  <w:rFonts w:ascii="Arial" w:eastAsia="Malgun Gothic" w:hAnsi="Arial" w:cs="Arial"/>
                  <w:color w:val="000000"/>
                  <w:sz w:val="21"/>
                  <w:szCs w:val="21"/>
                  <w:lang w:val="ru-RU"/>
                </w:rPr>
                <w:t xml:space="preserve"> д</w:t>
              </w:r>
            </w:ins>
            <w:ins w:id="888" w:author="Mia Choi" w:date="2021-07-25T18:14:00Z">
              <w:r w:rsidRPr="002A5E52">
                <w:rPr>
                  <w:rFonts w:ascii="Arial" w:eastAsia="Malgun Gothic" w:hAnsi="Arial" w:cs="Arial"/>
                  <w:color w:val="000000"/>
                  <w:sz w:val="21"/>
                  <w:szCs w:val="21"/>
                  <w:lang w:val="ru-RU"/>
                </w:rPr>
                <w:t>о</w:t>
              </w:r>
            </w:ins>
            <w:ins w:id="889" w:author="Гурьянов" w:date="2021-07-23T12:39:00Z">
              <w:r w:rsidRPr="002A5E52">
                <w:rPr>
                  <w:rFonts w:ascii="Arial" w:eastAsia="Malgun Gothic" w:hAnsi="Arial" w:cs="Arial"/>
                  <w:color w:val="000000"/>
                  <w:sz w:val="21"/>
                  <w:szCs w:val="21"/>
                  <w:lang w:val="ru-RU"/>
                </w:rPr>
                <w:t>полнительный</w:t>
              </w:r>
            </w:ins>
            <w:r w:rsidRPr="002A5E52">
              <w:rPr>
                <w:rFonts w:ascii="Arial" w:eastAsia="Malgun Gothic" w:hAnsi="Arial" w:cs="Arial"/>
                <w:color w:val="000000"/>
                <w:sz w:val="21"/>
                <w:szCs w:val="21"/>
                <w:lang w:val="ru-RU"/>
              </w:rPr>
              <w:t xml:space="preserve"> оплачиваемый отпуск по семейным обстоятельствам Работнику одном из следующих случаев:</w:t>
            </w:r>
          </w:p>
        </w:tc>
        <w:tc>
          <w:tcPr>
            <w:tcW w:w="1667" w:type="pct"/>
            <w:shd w:val="clear" w:color="auto" w:fill="auto"/>
          </w:tcPr>
          <w:p w14:paraId="6579BF83" w14:textId="7C36FAB5" w:rsidR="00D060BF" w:rsidRPr="00E17745" w:rsidRDefault="00F57AD9" w:rsidP="00487147">
            <w:pPr>
              <w:rPr>
                <w:rFonts w:ascii="Arial" w:eastAsia="Malgun Gothic" w:hAnsi="Arial" w:cs="Arial"/>
                <w:color w:val="000000"/>
                <w:sz w:val="21"/>
                <w:szCs w:val="21"/>
              </w:rPr>
            </w:pPr>
            <w:r w:rsidRPr="00E17745">
              <w:rPr>
                <w:rFonts w:ascii="Arial" w:eastAsia="Malgun Gothic" w:hAnsi="Arial" w:cs="Arial"/>
                <w:color w:val="000000"/>
                <w:sz w:val="21"/>
                <w:szCs w:val="21"/>
              </w:rPr>
              <w:t>The Company provides to the Employee additional paid family leave to the Employee in one of the following cases:</w:t>
            </w:r>
          </w:p>
        </w:tc>
      </w:tr>
      <w:tr w:rsidR="00F57AD9" w:rsidRPr="002A5E52" w14:paraId="2148C7D4" w14:textId="77777777" w:rsidTr="00487147">
        <w:trPr>
          <w:trHeight w:val="156"/>
        </w:trPr>
        <w:tc>
          <w:tcPr>
            <w:tcW w:w="1666" w:type="pct"/>
          </w:tcPr>
          <w:p w14:paraId="716D5635" w14:textId="7E6FAF85" w:rsidR="00F57AD9" w:rsidRPr="002A5E52" w:rsidRDefault="00F57AD9" w:rsidP="00F57AD9">
            <w:pPr>
              <w:ind w:left="1218" w:hangingChars="580" w:hanging="1218"/>
              <w:rPr>
                <w:rFonts w:ascii="Arial" w:eastAsia="Malgun Gothic" w:hAnsi="Arial" w:cs="Arial"/>
                <w:color w:val="FF0000"/>
                <w:sz w:val="21"/>
                <w:szCs w:val="21"/>
              </w:rPr>
            </w:pPr>
            <w:r w:rsidRPr="002A5E52">
              <w:rPr>
                <w:rFonts w:ascii="Arial" w:eastAsia="Malgun Gothic" w:hAnsi="Arial" w:cs="Arial"/>
                <w:color w:val="000000"/>
                <w:sz w:val="21"/>
                <w:szCs w:val="21"/>
                <w:lang w:val="ru-RU"/>
                <w:rPrChange w:id="890" w:author="Mia Choi" w:date="2021-07-25T18:14:00Z">
                  <w:rPr>
                    <w:rFonts w:ascii="Malgun Gothic" w:eastAsia="Malgun Gothic" w:hAnsi="Malgun Gothic"/>
                    <w:color w:val="000000"/>
                    <w:highlight w:val="yellow"/>
                    <w:lang w:val="ru-RU"/>
                  </w:rPr>
                </w:rPrChange>
              </w:rPr>
              <w:t xml:space="preserve">1. </w:t>
            </w:r>
            <w:r w:rsidRPr="002A5E52">
              <w:rPr>
                <w:rFonts w:ascii="Arial" w:eastAsia="Malgun Gothic" w:hAnsi="Arial" w:cs="Arial" w:hint="eastAsia"/>
                <w:color w:val="000000"/>
                <w:sz w:val="21"/>
                <w:szCs w:val="21"/>
                <w:rPrChange w:id="891" w:author="Mia Choi" w:date="2021-07-25T18:14:00Z">
                  <w:rPr>
                    <w:rFonts w:ascii="Malgun Gothic" w:eastAsia="Malgun Gothic" w:hAnsi="Malgun Gothic" w:hint="eastAsia"/>
                    <w:color w:val="000000"/>
                    <w:highlight w:val="yellow"/>
                  </w:rPr>
                </w:rPrChange>
              </w:rPr>
              <w:t>축하휴가</w:t>
            </w:r>
          </w:p>
        </w:tc>
        <w:tc>
          <w:tcPr>
            <w:tcW w:w="1667" w:type="pct"/>
            <w:shd w:val="clear" w:color="auto" w:fill="auto"/>
          </w:tcPr>
          <w:p w14:paraId="0A91189B" w14:textId="0158D367" w:rsidR="00F57AD9" w:rsidRPr="002A5E52" w:rsidRDefault="00F57AD9" w:rsidP="00F57AD9">
            <w:pPr>
              <w:pStyle w:val="af"/>
              <w:numPr>
                <w:ilvl w:val="0"/>
                <w:numId w:val="141"/>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Семейные праздники</w:t>
            </w:r>
          </w:p>
        </w:tc>
        <w:tc>
          <w:tcPr>
            <w:tcW w:w="1667" w:type="pct"/>
            <w:shd w:val="clear" w:color="auto" w:fill="auto"/>
          </w:tcPr>
          <w:p w14:paraId="7B69B4C4" w14:textId="36192911" w:rsidR="00F57AD9" w:rsidRPr="002A5E52" w:rsidRDefault="00F57AD9" w:rsidP="00F57AD9">
            <w:pPr>
              <w:rPr>
                <w:rFonts w:ascii="Arial" w:eastAsia="Malgun Gothic" w:hAnsi="Arial" w:cs="Arial"/>
                <w:color w:val="000000"/>
                <w:sz w:val="21"/>
                <w:szCs w:val="21"/>
                <w:lang w:val="en-GB"/>
              </w:rPr>
            </w:pPr>
            <w:r w:rsidRPr="002A5E52">
              <w:rPr>
                <w:rFonts w:ascii="Arial" w:hAnsi="Arial" w:cs="Arial"/>
                <w:sz w:val="21"/>
                <w:szCs w:val="21"/>
              </w:rPr>
              <w:t>1. Family holidays</w:t>
            </w:r>
          </w:p>
        </w:tc>
      </w:tr>
      <w:tr w:rsidR="00F57AD9" w:rsidRPr="002A5E52" w14:paraId="0781D5D1" w14:textId="77777777" w:rsidTr="00487147">
        <w:trPr>
          <w:trHeight w:val="156"/>
        </w:trPr>
        <w:tc>
          <w:tcPr>
            <w:tcW w:w="1666" w:type="pct"/>
          </w:tcPr>
          <w:p w14:paraId="36F18EED" w14:textId="1DAD8D82" w:rsidR="00F57AD9" w:rsidRPr="002A5E52" w:rsidRDefault="00F57AD9" w:rsidP="00F57AD9">
            <w:pPr>
              <w:ind w:left="1218" w:hangingChars="580" w:hanging="1218"/>
              <w:rPr>
                <w:rFonts w:ascii="Arial" w:eastAsia="Malgun Gothic" w:hAnsi="Arial" w:cs="Arial"/>
                <w:color w:val="FF0000"/>
                <w:sz w:val="21"/>
                <w:szCs w:val="21"/>
              </w:rPr>
            </w:pPr>
            <w:r w:rsidRPr="002A5E52">
              <w:rPr>
                <w:rFonts w:ascii="Arial" w:eastAsia="Malgun Gothic" w:hAnsi="Arial" w:cs="Arial"/>
                <w:color w:val="000000"/>
                <w:sz w:val="21"/>
                <w:szCs w:val="21"/>
                <w:lang w:val="ru-RU"/>
                <w:rPrChange w:id="892" w:author="Mia Choi" w:date="2021-07-25T18:14:00Z">
                  <w:rPr>
                    <w:rFonts w:ascii="Malgun Gothic" w:eastAsia="Malgun Gothic" w:hAnsi="Malgun Gothic"/>
                    <w:color w:val="000000"/>
                    <w:highlight w:val="yellow"/>
                    <w:lang w:val="ru-RU"/>
                  </w:rPr>
                </w:rPrChange>
              </w:rPr>
              <w:t xml:space="preserve">1) </w:t>
            </w:r>
            <w:r w:rsidRPr="002A5E52">
              <w:rPr>
                <w:rFonts w:ascii="Arial" w:eastAsia="Malgun Gothic" w:hAnsi="Arial" w:cs="Arial" w:hint="eastAsia"/>
                <w:color w:val="000000"/>
                <w:sz w:val="21"/>
                <w:szCs w:val="21"/>
                <w:rPrChange w:id="893" w:author="Mia Choi" w:date="2021-07-25T18:14:00Z">
                  <w:rPr>
                    <w:rFonts w:ascii="Malgun Gothic" w:eastAsia="Malgun Gothic" w:hAnsi="Malgun Gothic" w:hint="eastAsia"/>
                    <w:color w:val="000000"/>
                    <w:highlight w:val="yellow"/>
                  </w:rPr>
                </w:rPrChange>
              </w:rPr>
              <w:t>본인</w:t>
            </w:r>
            <w:r w:rsidRPr="002A5E52">
              <w:rPr>
                <w:rFonts w:ascii="Arial" w:eastAsia="Malgun Gothic" w:hAnsi="Arial" w:cs="Arial"/>
                <w:color w:val="000000"/>
                <w:sz w:val="21"/>
                <w:szCs w:val="21"/>
                <w:lang w:val="ru-RU"/>
                <w:rPrChange w:id="894" w:author="Mia Choi" w:date="2021-07-25T18:14:00Z">
                  <w:rPr>
                    <w:rFonts w:ascii="Malgun Gothic" w:eastAsia="Malgun Gothic" w:hAnsi="Malgun Gothic"/>
                    <w:color w:val="000000"/>
                    <w:highlight w:val="yellow"/>
                    <w:lang w:val="ru-RU"/>
                  </w:rPr>
                </w:rPrChange>
              </w:rPr>
              <w:t xml:space="preserve"> </w:t>
            </w:r>
            <w:proofErr w:type="gramStart"/>
            <w:r w:rsidRPr="002A5E52">
              <w:rPr>
                <w:rFonts w:ascii="Arial" w:eastAsia="Malgun Gothic" w:hAnsi="Arial" w:cs="Arial" w:hint="eastAsia"/>
                <w:color w:val="000000"/>
                <w:sz w:val="21"/>
                <w:szCs w:val="21"/>
                <w:rPrChange w:id="895" w:author="Mia Choi" w:date="2021-07-25T18:14:00Z">
                  <w:rPr>
                    <w:rFonts w:ascii="Malgun Gothic" w:eastAsia="Malgun Gothic" w:hAnsi="Malgun Gothic" w:hint="eastAsia"/>
                    <w:color w:val="000000"/>
                    <w:highlight w:val="yellow"/>
                  </w:rPr>
                </w:rPrChange>
              </w:rPr>
              <w:t>결혼</w:t>
            </w:r>
            <w:r w:rsidRPr="002A5E52">
              <w:rPr>
                <w:rFonts w:ascii="Arial" w:eastAsia="Malgun Gothic" w:hAnsi="Arial" w:cs="Arial"/>
                <w:color w:val="000000"/>
                <w:sz w:val="21"/>
                <w:szCs w:val="21"/>
                <w:lang w:val="ru-RU"/>
                <w:rPrChange w:id="896" w:author="Mia Choi" w:date="2021-07-25T18:14:00Z">
                  <w:rPr>
                    <w:rFonts w:ascii="Malgun Gothic" w:eastAsia="Malgun Gothic" w:hAnsi="Malgun Gothic"/>
                    <w:color w:val="000000"/>
                    <w:highlight w:val="yellow"/>
                    <w:lang w:val="ru-RU"/>
                  </w:rPr>
                </w:rPrChange>
              </w:rPr>
              <w:t xml:space="preserve"> :</w:t>
            </w:r>
            <w:proofErr w:type="gramEnd"/>
            <w:r w:rsidRPr="002A5E52">
              <w:rPr>
                <w:rFonts w:ascii="Arial" w:eastAsia="Malgun Gothic" w:hAnsi="Arial" w:cs="Arial"/>
                <w:color w:val="000000"/>
                <w:sz w:val="21"/>
                <w:szCs w:val="21"/>
                <w:lang w:val="ru-RU"/>
                <w:rPrChange w:id="897" w:author="Mia Choi" w:date="2021-07-25T18:14:00Z">
                  <w:rPr>
                    <w:rFonts w:ascii="Malgun Gothic" w:eastAsia="Malgun Gothic" w:hAnsi="Malgun Gothic"/>
                    <w:color w:val="000000"/>
                    <w:highlight w:val="yellow"/>
                    <w:lang w:val="ru-RU"/>
                  </w:rPr>
                </w:rPrChange>
              </w:rPr>
              <w:t xml:space="preserve"> 7</w:t>
            </w:r>
            <w:r w:rsidRPr="002A5E52">
              <w:rPr>
                <w:rFonts w:ascii="Arial" w:eastAsia="Malgun Gothic" w:hAnsi="Arial" w:cs="Arial" w:hint="eastAsia"/>
                <w:color w:val="000000"/>
                <w:sz w:val="21"/>
                <w:szCs w:val="21"/>
                <w:rPrChange w:id="898" w:author="Mia Choi" w:date="2021-07-25T18:14:00Z">
                  <w:rPr>
                    <w:rFonts w:ascii="Malgun Gothic" w:eastAsia="Malgun Gothic" w:hAnsi="Malgun Gothic" w:hint="eastAsia"/>
                    <w:color w:val="000000"/>
                    <w:highlight w:val="yellow"/>
                  </w:rPr>
                </w:rPrChange>
              </w:rPr>
              <w:t>일</w:t>
            </w:r>
          </w:p>
        </w:tc>
        <w:tc>
          <w:tcPr>
            <w:tcW w:w="1667" w:type="pct"/>
            <w:shd w:val="clear" w:color="auto" w:fill="auto"/>
          </w:tcPr>
          <w:p w14:paraId="6C04FC8D" w14:textId="683D47A2" w:rsidR="00F57AD9" w:rsidRPr="002A5E52" w:rsidRDefault="00F57AD9" w:rsidP="00F57AD9">
            <w:pPr>
              <w:pStyle w:val="af"/>
              <w:numPr>
                <w:ilvl w:val="0"/>
                <w:numId w:val="142"/>
              </w:numPr>
              <w:rPr>
                <w:rFonts w:ascii="Arial" w:eastAsia="Malgun Gothic" w:hAnsi="Arial" w:cs="Arial"/>
                <w:sz w:val="21"/>
                <w:szCs w:val="21"/>
                <w:lang w:val="ru-RU"/>
              </w:rPr>
            </w:pPr>
            <w:r w:rsidRPr="002A5E52">
              <w:rPr>
                <w:rFonts w:ascii="Arial" w:eastAsia="Malgun Gothic" w:hAnsi="Arial" w:cs="Arial"/>
                <w:color w:val="000000"/>
                <w:sz w:val="21"/>
                <w:szCs w:val="21"/>
                <w:lang w:val="ru-RU"/>
              </w:rPr>
              <w:t>Свадьба Работника: 1 день отпуска;</w:t>
            </w:r>
          </w:p>
        </w:tc>
        <w:tc>
          <w:tcPr>
            <w:tcW w:w="1667" w:type="pct"/>
            <w:shd w:val="clear" w:color="auto" w:fill="auto"/>
          </w:tcPr>
          <w:p w14:paraId="1659A0FD" w14:textId="255B9107" w:rsidR="00F57AD9" w:rsidRPr="00E17745" w:rsidRDefault="00F57AD9" w:rsidP="00F57AD9">
            <w:pPr>
              <w:rPr>
                <w:rFonts w:ascii="Arial" w:eastAsia="Malgun Gothic" w:hAnsi="Arial" w:cs="Arial"/>
                <w:color w:val="000000"/>
                <w:sz w:val="21"/>
                <w:szCs w:val="21"/>
              </w:rPr>
            </w:pPr>
            <w:r w:rsidRPr="002A5E52">
              <w:rPr>
                <w:rFonts w:ascii="Arial" w:hAnsi="Arial" w:cs="Arial"/>
                <w:sz w:val="21"/>
                <w:szCs w:val="21"/>
              </w:rPr>
              <w:t xml:space="preserve">1. </w:t>
            </w:r>
            <w:r w:rsidRPr="002A5E52">
              <w:rPr>
                <w:rFonts w:ascii="Arial" w:hAnsi="Arial" w:cs="Arial"/>
                <w:sz w:val="21"/>
                <w:szCs w:val="21"/>
                <w:lang w:val="en-GB"/>
              </w:rPr>
              <w:t xml:space="preserve">The </w:t>
            </w:r>
            <w:r w:rsidRPr="002A5E52">
              <w:rPr>
                <w:rFonts w:ascii="Arial" w:hAnsi="Arial" w:cs="Arial"/>
                <w:sz w:val="21"/>
                <w:szCs w:val="21"/>
              </w:rPr>
              <w:t>Employee's Wedding: 1 day of leave;</w:t>
            </w:r>
          </w:p>
        </w:tc>
      </w:tr>
      <w:tr w:rsidR="00F57AD9" w:rsidRPr="002A5E52" w14:paraId="1D710538" w14:textId="77777777" w:rsidTr="00487147">
        <w:trPr>
          <w:trHeight w:val="156"/>
        </w:trPr>
        <w:tc>
          <w:tcPr>
            <w:tcW w:w="1666" w:type="pct"/>
          </w:tcPr>
          <w:p w14:paraId="242E2C3F" w14:textId="261A885F" w:rsidR="00F57AD9" w:rsidRPr="002A5E52" w:rsidRDefault="00F57AD9" w:rsidP="00F57AD9">
            <w:pPr>
              <w:rPr>
                <w:rFonts w:ascii="Arial" w:eastAsia="Malgun Gothic" w:hAnsi="Arial" w:cs="Arial"/>
                <w:color w:val="FF0000"/>
                <w:sz w:val="21"/>
                <w:szCs w:val="21"/>
              </w:rPr>
            </w:pPr>
            <w:r w:rsidRPr="002A5E52">
              <w:rPr>
                <w:rFonts w:ascii="Arial" w:eastAsia="Malgun Gothic" w:hAnsi="Arial" w:cs="Arial"/>
                <w:color w:val="000000"/>
                <w:sz w:val="21"/>
                <w:szCs w:val="21"/>
                <w:lang w:val="ru-RU"/>
                <w:rPrChange w:id="899" w:author="Mia Choi" w:date="2021-07-25T18:14:00Z">
                  <w:rPr>
                    <w:rFonts w:ascii="Malgun Gothic" w:eastAsia="Malgun Gothic" w:hAnsi="Malgun Gothic"/>
                    <w:color w:val="000000"/>
                    <w:highlight w:val="yellow"/>
                    <w:lang w:val="ru-RU"/>
                  </w:rPr>
                </w:rPrChange>
              </w:rPr>
              <w:t xml:space="preserve">2) </w:t>
            </w:r>
            <w:r w:rsidRPr="002A5E52">
              <w:rPr>
                <w:rFonts w:ascii="Arial" w:eastAsia="Malgun Gothic" w:hAnsi="Arial" w:cs="Arial" w:hint="eastAsia"/>
                <w:color w:val="000000"/>
                <w:sz w:val="21"/>
                <w:szCs w:val="21"/>
                <w:rPrChange w:id="900" w:author="Mia Choi" w:date="2021-07-25T18:14:00Z">
                  <w:rPr>
                    <w:rFonts w:ascii="Malgun Gothic" w:eastAsia="Malgun Gothic" w:hAnsi="Malgun Gothic" w:hint="eastAsia"/>
                    <w:color w:val="000000"/>
                    <w:highlight w:val="yellow"/>
                  </w:rPr>
                </w:rPrChange>
              </w:rPr>
              <w:t>본인</w:t>
            </w:r>
            <w:r w:rsidRPr="002A5E52">
              <w:rPr>
                <w:rFonts w:ascii="Arial" w:eastAsia="Malgun Gothic" w:hAnsi="Arial" w:cs="Arial"/>
                <w:color w:val="000000"/>
                <w:sz w:val="21"/>
                <w:szCs w:val="21"/>
                <w:lang w:val="ru-RU"/>
                <w:rPrChange w:id="901" w:author="Mia Choi" w:date="2021-07-25T18:14:00Z">
                  <w:rPr>
                    <w:rFonts w:ascii="Malgun Gothic" w:eastAsia="Malgun Gothic" w:hAnsi="Malgun Gothic"/>
                    <w:color w:val="000000"/>
                    <w:highlight w:val="yellow"/>
                    <w:lang w:val="ru-RU"/>
                  </w:rPr>
                </w:rPrChange>
              </w:rPr>
              <w:t xml:space="preserve"> </w:t>
            </w:r>
            <w:r w:rsidRPr="002A5E52">
              <w:rPr>
                <w:rFonts w:ascii="Arial" w:eastAsia="Malgun Gothic" w:hAnsi="Arial" w:cs="Arial" w:hint="eastAsia"/>
                <w:color w:val="000000"/>
                <w:sz w:val="21"/>
                <w:szCs w:val="21"/>
                <w:rPrChange w:id="902" w:author="Mia Choi" w:date="2021-07-25T18:14:00Z">
                  <w:rPr>
                    <w:rFonts w:ascii="Malgun Gothic" w:eastAsia="Malgun Gothic" w:hAnsi="Malgun Gothic" w:hint="eastAsia"/>
                    <w:color w:val="000000"/>
                    <w:highlight w:val="yellow"/>
                  </w:rPr>
                </w:rPrChange>
              </w:rPr>
              <w:t>또는</w:t>
            </w:r>
            <w:r w:rsidRPr="002A5E52">
              <w:rPr>
                <w:rFonts w:ascii="Arial" w:eastAsia="Malgun Gothic" w:hAnsi="Arial" w:cs="Arial"/>
                <w:color w:val="000000"/>
                <w:sz w:val="21"/>
                <w:szCs w:val="21"/>
                <w:lang w:val="ru-RU"/>
                <w:rPrChange w:id="903" w:author="Mia Choi" w:date="2021-07-25T18:14:00Z">
                  <w:rPr>
                    <w:rFonts w:ascii="Malgun Gothic" w:eastAsia="Malgun Gothic" w:hAnsi="Malgun Gothic"/>
                    <w:color w:val="000000"/>
                    <w:highlight w:val="yellow"/>
                    <w:lang w:val="ru-RU"/>
                  </w:rPr>
                </w:rPrChange>
              </w:rPr>
              <w:t xml:space="preserve"> </w:t>
            </w:r>
            <w:r w:rsidRPr="002A5E52">
              <w:rPr>
                <w:rFonts w:ascii="Arial" w:eastAsia="Malgun Gothic" w:hAnsi="Arial" w:cs="Arial" w:hint="eastAsia"/>
                <w:color w:val="000000"/>
                <w:sz w:val="21"/>
                <w:szCs w:val="21"/>
                <w:rPrChange w:id="904" w:author="Mia Choi" w:date="2021-07-25T18:14:00Z">
                  <w:rPr>
                    <w:rFonts w:ascii="Malgun Gothic" w:eastAsia="Malgun Gothic" w:hAnsi="Malgun Gothic" w:hint="eastAsia"/>
                    <w:color w:val="000000"/>
                    <w:highlight w:val="yellow"/>
                  </w:rPr>
                </w:rPrChange>
              </w:rPr>
              <w:t>배우자</w:t>
            </w:r>
            <w:r w:rsidRPr="002A5E52">
              <w:rPr>
                <w:rFonts w:ascii="Arial" w:eastAsia="Malgun Gothic" w:hAnsi="Arial" w:cs="Arial"/>
                <w:color w:val="000000"/>
                <w:sz w:val="21"/>
                <w:szCs w:val="21"/>
                <w:lang w:val="ru-RU"/>
                <w:rPrChange w:id="905" w:author="Mia Choi" w:date="2021-07-25T18:14:00Z">
                  <w:rPr>
                    <w:rFonts w:ascii="Malgun Gothic" w:eastAsia="Malgun Gothic" w:hAnsi="Malgun Gothic"/>
                    <w:color w:val="000000"/>
                    <w:highlight w:val="yellow"/>
                    <w:lang w:val="ru-RU"/>
                  </w:rPr>
                </w:rPrChange>
              </w:rPr>
              <w:t xml:space="preserve"> </w:t>
            </w:r>
            <w:r w:rsidRPr="002A5E52">
              <w:rPr>
                <w:rFonts w:ascii="Arial" w:eastAsia="Malgun Gothic" w:hAnsi="Arial" w:cs="Arial" w:hint="eastAsia"/>
                <w:color w:val="000000"/>
                <w:sz w:val="21"/>
                <w:szCs w:val="21"/>
                <w:rPrChange w:id="906" w:author="Mia Choi" w:date="2021-07-25T18:14:00Z">
                  <w:rPr>
                    <w:rFonts w:ascii="Malgun Gothic" w:eastAsia="Malgun Gothic" w:hAnsi="Malgun Gothic" w:hint="eastAsia"/>
                    <w:color w:val="000000"/>
                    <w:highlight w:val="yellow"/>
                  </w:rPr>
                </w:rPrChange>
              </w:rPr>
              <w:t>형제자매</w:t>
            </w:r>
            <w:r w:rsidRPr="002A5E52">
              <w:rPr>
                <w:rFonts w:ascii="Arial" w:eastAsia="Malgun Gothic" w:hAnsi="Arial" w:cs="Arial"/>
                <w:color w:val="000000"/>
                <w:sz w:val="21"/>
                <w:szCs w:val="21"/>
                <w:lang w:val="ru-RU"/>
                <w:rPrChange w:id="907" w:author="Mia Choi" w:date="2021-07-25T18:14:00Z">
                  <w:rPr>
                    <w:rFonts w:ascii="Malgun Gothic" w:eastAsia="Malgun Gothic" w:hAnsi="Malgun Gothic"/>
                    <w:color w:val="000000"/>
                    <w:highlight w:val="yellow"/>
                    <w:lang w:val="ru-RU"/>
                  </w:rPr>
                </w:rPrChange>
              </w:rPr>
              <w:t xml:space="preserve"> </w:t>
            </w:r>
            <w:proofErr w:type="gramStart"/>
            <w:r w:rsidRPr="002A5E52">
              <w:rPr>
                <w:rFonts w:ascii="Arial" w:eastAsia="Malgun Gothic" w:hAnsi="Arial" w:cs="Arial" w:hint="eastAsia"/>
                <w:color w:val="000000"/>
                <w:sz w:val="21"/>
                <w:szCs w:val="21"/>
                <w:rPrChange w:id="908" w:author="Mia Choi" w:date="2021-07-25T18:14:00Z">
                  <w:rPr>
                    <w:rFonts w:ascii="Malgun Gothic" w:eastAsia="Malgun Gothic" w:hAnsi="Malgun Gothic" w:hint="eastAsia"/>
                    <w:color w:val="000000"/>
                    <w:highlight w:val="yellow"/>
                  </w:rPr>
                </w:rPrChange>
              </w:rPr>
              <w:t>결혼</w:t>
            </w:r>
            <w:r w:rsidRPr="002A5E52">
              <w:rPr>
                <w:rFonts w:ascii="Arial" w:eastAsia="Malgun Gothic" w:hAnsi="Arial" w:cs="Arial"/>
                <w:color w:val="000000"/>
                <w:sz w:val="21"/>
                <w:szCs w:val="21"/>
                <w:lang w:val="ru-RU"/>
                <w:rPrChange w:id="909" w:author="Mia Choi" w:date="2021-07-25T18:14:00Z">
                  <w:rPr>
                    <w:rFonts w:ascii="Malgun Gothic" w:eastAsia="Malgun Gothic" w:hAnsi="Malgun Gothic"/>
                    <w:color w:val="000000"/>
                    <w:highlight w:val="yellow"/>
                    <w:lang w:val="ru-RU"/>
                  </w:rPr>
                </w:rPrChange>
              </w:rPr>
              <w:t xml:space="preserve"> :</w:t>
            </w:r>
            <w:proofErr w:type="gramEnd"/>
            <w:r w:rsidRPr="002A5E52">
              <w:rPr>
                <w:rFonts w:ascii="Arial" w:eastAsia="Malgun Gothic" w:hAnsi="Arial" w:cs="Arial"/>
                <w:color w:val="000000"/>
                <w:sz w:val="21"/>
                <w:szCs w:val="21"/>
                <w:lang w:val="ru-RU"/>
                <w:rPrChange w:id="910" w:author="Mia Choi" w:date="2021-07-25T18:14:00Z">
                  <w:rPr>
                    <w:rFonts w:ascii="Malgun Gothic" w:eastAsia="Malgun Gothic" w:hAnsi="Malgun Gothic"/>
                    <w:color w:val="000000"/>
                    <w:highlight w:val="yellow"/>
                    <w:lang w:val="ru-RU"/>
                  </w:rPr>
                </w:rPrChange>
              </w:rPr>
              <w:t xml:space="preserve"> 1</w:t>
            </w:r>
            <w:r w:rsidRPr="002A5E52">
              <w:rPr>
                <w:rFonts w:ascii="Arial" w:eastAsia="Malgun Gothic" w:hAnsi="Arial" w:cs="Arial" w:hint="eastAsia"/>
                <w:color w:val="000000"/>
                <w:sz w:val="21"/>
                <w:szCs w:val="21"/>
                <w:rPrChange w:id="911" w:author="Mia Choi" w:date="2021-07-25T18:14:00Z">
                  <w:rPr>
                    <w:rFonts w:ascii="Malgun Gothic" w:eastAsia="Malgun Gothic" w:hAnsi="Malgun Gothic" w:hint="eastAsia"/>
                    <w:color w:val="000000"/>
                    <w:highlight w:val="yellow"/>
                  </w:rPr>
                </w:rPrChange>
              </w:rPr>
              <w:t>일</w:t>
            </w:r>
            <w:r w:rsidRPr="002A5E52">
              <w:rPr>
                <w:rFonts w:ascii="Arial" w:eastAsia="Malgun Gothic" w:hAnsi="Arial" w:cs="Arial"/>
                <w:color w:val="000000"/>
                <w:sz w:val="21"/>
                <w:szCs w:val="21"/>
                <w:lang w:val="ru-RU"/>
                <w:rPrChange w:id="912" w:author="Mia Choi" w:date="2021-07-25T18:14:00Z">
                  <w:rPr>
                    <w:rFonts w:ascii="Malgun Gothic" w:eastAsia="Malgun Gothic" w:hAnsi="Malgun Gothic"/>
                    <w:color w:val="000000"/>
                    <w:highlight w:val="yellow"/>
                    <w:lang w:val="ru-RU"/>
                  </w:rPr>
                </w:rPrChange>
              </w:rPr>
              <w:t>(</w:t>
            </w:r>
            <w:r w:rsidRPr="002A5E52">
              <w:rPr>
                <w:rFonts w:ascii="Arial" w:eastAsia="Malgun Gothic" w:hAnsi="Arial" w:cs="Arial" w:hint="eastAsia"/>
                <w:color w:val="000000"/>
                <w:sz w:val="21"/>
                <w:szCs w:val="21"/>
                <w:rPrChange w:id="913" w:author="Mia Choi" w:date="2021-07-25T18:14:00Z">
                  <w:rPr>
                    <w:rFonts w:ascii="Malgun Gothic" w:eastAsia="Malgun Gothic" w:hAnsi="Malgun Gothic" w:hint="eastAsia"/>
                    <w:color w:val="000000"/>
                    <w:highlight w:val="yellow"/>
                  </w:rPr>
                </w:rPrChange>
              </w:rPr>
              <w:t>일요일</w:t>
            </w:r>
            <w:r w:rsidRPr="002A5E52">
              <w:rPr>
                <w:rFonts w:ascii="Arial" w:eastAsia="Malgun Gothic" w:hAnsi="Arial" w:cs="Arial"/>
                <w:color w:val="000000"/>
                <w:sz w:val="21"/>
                <w:szCs w:val="21"/>
                <w:lang w:val="ru-RU"/>
                <w:rPrChange w:id="914" w:author="Mia Choi" w:date="2021-07-25T18:14:00Z">
                  <w:rPr>
                    <w:rFonts w:ascii="Malgun Gothic" w:eastAsia="Malgun Gothic" w:hAnsi="Malgun Gothic"/>
                    <w:color w:val="000000"/>
                    <w:highlight w:val="yellow"/>
                    <w:lang w:val="ru-RU"/>
                  </w:rPr>
                </w:rPrChange>
              </w:rPr>
              <w:t xml:space="preserve"> </w:t>
            </w:r>
            <w:r w:rsidRPr="002A5E52">
              <w:rPr>
                <w:rFonts w:ascii="Arial" w:eastAsia="Malgun Gothic" w:hAnsi="Arial" w:cs="Arial" w:hint="eastAsia"/>
                <w:color w:val="000000"/>
                <w:sz w:val="21"/>
                <w:szCs w:val="21"/>
                <w:rPrChange w:id="915" w:author="Mia Choi" w:date="2021-07-25T18:14:00Z">
                  <w:rPr>
                    <w:rFonts w:ascii="Malgun Gothic" w:eastAsia="Malgun Gothic" w:hAnsi="Malgun Gothic" w:hint="eastAsia"/>
                    <w:color w:val="000000"/>
                    <w:highlight w:val="yellow"/>
                  </w:rPr>
                </w:rPrChange>
              </w:rPr>
              <w:t>제외</w:t>
            </w:r>
            <w:r w:rsidRPr="002A5E52">
              <w:rPr>
                <w:rFonts w:ascii="Arial" w:eastAsia="Malgun Gothic" w:hAnsi="Arial" w:cs="Arial"/>
                <w:color w:val="000000"/>
                <w:sz w:val="21"/>
                <w:szCs w:val="21"/>
                <w:lang w:val="ru-RU"/>
                <w:rPrChange w:id="916" w:author="Mia Choi" w:date="2021-07-25T18:14:00Z">
                  <w:rPr>
                    <w:rFonts w:ascii="Malgun Gothic" w:eastAsia="Malgun Gothic" w:hAnsi="Malgun Gothic"/>
                    <w:color w:val="000000"/>
                    <w:highlight w:val="yellow"/>
                    <w:lang w:val="ru-RU"/>
                  </w:rPr>
                </w:rPrChange>
              </w:rPr>
              <w:t xml:space="preserve">) </w:t>
            </w:r>
          </w:p>
        </w:tc>
        <w:tc>
          <w:tcPr>
            <w:tcW w:w="1667" w:type="pct"/>
            <w:shd w:val="clear" w:color="auto" w:fill="auto"/>
          </w:tcPr>
          <w:p w14:paraId="1A643771" w14:textId="11F1F1EA" w:rsidR="00F57AD9" w:rsidRPr="002A5E52" w:rsidRDefault="00F57AD9" w:rsidP="00F57AD9">
            <w:pPr>
              <w:pStyle w:val="af"/>
              <w:numPr>
                <w:ilvl w:val="0"/>
                <w:numId w:val="142"/>
              </w:numPr>
              <w:rPr>
                <w:rFonts w:ascii="Arial" w:eastAsia="Malgun Gothic" w:hAnsi="Arial" w:cs="Arial"/>
                <w:sz w:val="21"/>
                <w:szCs w:val="21"/>
                <w:lang w:val="ru-RU"/>
              </w:rPr>
            </w:pPr>
            <w:r w:rsidRPr="002A5E52">
              <w:rPr>
                <w:rFonts w:ascii="Arial" w:eastAsia="Malgun Gothic" w:hAnsi="Arial" w:cs="Arial"/>
                <w:color w:val="000000"/>
                <w:sz w:val="21"/>
                <w:szCs w:val="21"/>
                <w:lang w:val="ru-RU"/>
              </w:rPr>
              <w:t>Свадьба брата / сестры Работника или его супруги: 1 день отпуска (за исключением воскресенья);</w:t>
            </w:r>
          </w:p>
        </w:tc>
        <w:tc>
          <w:tcPr>
            <w:tcW w:w="1667" w:type="pct"/>
            <w:shd w:val="clear" w:color="auto" w:fill="auto"/>
          </w:tcPr>
          <w:p w14:paraId="11AFB9A1" w14:textId="6D9249C1" w:rsidR="00F57AD9" w:rsidRPr="00E17745" w:rsidRDefault="00F57AD9" w:rsidP="00F57AD9">
            <w:pPr>
              <w:rPr>
                <w:rFonts w:ascii="Arial" w:eastAsia="Malgun Gothic" w:hAnsi="Arial" w:cs="Arial"/>
                <w:color w:val="000000"/>
                <w:sz w:val="21"/>
                <w:szCs w:val="21"/>
              </w:rPr>
            </w:pPr>
            <w:r w:rsidRPr="002A5E52">
              <w:rPr>
                <w:rFonts w:ascii="Arial" w:hAnsi="Arial" w:cs="Arial"/>
                <w:sz w:val="21"/>
                <w:szCs w:val="21"/>
              </w:rPr>
              <w:t>2. Wedding of the Employee / his spouse’s brother / sister: 1 day of leave (except Sunday);</w:t>
            </w:r>
          </w:p>
        </w:tc>
      </w:tr>
      <w:tr w:rsidR="00F57AD9" w:rsidRPr="002A5E52" w14:paraId="09612501" w14:textId="77777777" w:rsidTr="00487147">
        <w:trPr>
          <w:trHeight w:val="156"/>
        </w:trPr>
        <w:tc>
          <w:tcPr>
            <w:tcW w:w="1666" w:type="pct"/>
          </w:tcPr>
          <w:p w14:paraId="3CCAD6B8" w14:textId="62EE7DAD" w:rsidR="00F57AD9" w:rsidRPr="002A5E52" w:rsidRDefault="00F57AD9" w:rsidP="00F57AD9">
            <w:pPr>
              <w:ind w:left="1218" w:hangingChars="580" w:hanging="1218"/>
              <w:rPr>
                <w:rFonts w:ascii="Arial" w:eastAsia="Malgun Gothic" w:hAnsi="Arial" w:cs="Arial"/>
                <w:color w:val="FF0000"/>
                <w:sz w:val="21"/>
                <w:szCs w:val="21"/>
              </w:rPr>
            </w:pPr>
            <w:r w:rsidRPr="002A5E52">
              <w:rPr>
                <w:rFonts w:ascii="Arial" w:eastAsia="Malgun Gothic" w:hAnsi="Arial" w:cs="Arial"/>
                <w:color w:val="000000"/>
                <w:sz w:val="21"/>
                <w:szCs w:val="21"/>
                <w:lang w:val="ru-RU"/>
                <w:rPrChange w:id="917" w:author="Mia Choi" w:date="2021-07-25T18:14:00Z">
                  <w:rPr>
                    <w:rFonts w:ascii="Malgun Gothic" w:eastAsia="Malgun Gothic" w:hAnsi="Malgun Gothic"/>
                    <w:color w:val="000000"/>
                    <w:highlight w:val="yellow"/>
                    <w:lang w:val="ru-RU"/>
                  </w:rPr>
                </w:rPrChange>
              </w:rPr>
              <w:t xml:space="preserve">3) </w:t>
            </w:r>
            <w:r w:rsidRPr="002A5E52">
              <w:rPr>
                <w:rFonts w:ascii="Arial" w:eastAsia="Malgun Gothic" w:hAnsi="Arial" w:cs="Arial" w:hint="eastAsia"/>
                <w:color w:val="000000"/>
                <w:sz w:val="21"/>
                <w:szCs w:val="21"/>
                <w:rPrChange w:id="918" w:author="Mia Choi" w:date="2021-07-25T18:14:00Z">
                  <w:rPr>
                    <w:rFonts w:ascii="Malgun Gothic" w:eastAsia="Malgun Gothic" w:hAnsi="Malgun Gothic" w:hint="eastAsia"/>
                    <w:color w:val="000000"/>
                    <w:highlight w:val="yellow"/>
                  </w:rPr>
                </w:rPrChange>
              </w:rPr>
              <w:t>자녀</w:t>
            </w:r>
            <w:r w:rsidRPr="002A5E52">
              <w:rPr>
                <w:rFonts w:ascii="Arial" w:eastAsia="Malgun Gothic" w:hAnsi="Arial" w:cs="Arial"/>
                <w:color w:val="000000"/>
                <w:sz w:val="21"/>
                <w:szCs w:val="21"/>
                <w:lang w:val="ru-RU"/>
                <w:rPrChange w:id="919" w:author="Mia Choi" w:date="2021-07-25T18:14:00Z">
                  <w:rPr>
                    <w:rFonts w:ascii="Malgun Gothic" w:eastAsia="Malgun Gothic" w:hAnsi="Malgun Gothic"/>
                    <w:color w:val="000000"/>
                    <w:highlight w:val="yellow"/>
                    <w:lang w:val="ru-RU"/>
                  </w:rPr>
                </w:rPrChange>
              </w:rPr>
              <w:t xml:space="preserve"> </w:t>
            </w:r>
            <w:proofErr w:type="gramStart"/>
            <w:r w:rsidRPr="002A5E52">
              <w:rPr>
                <w:rFonts w:ascii="Arial" w:eastAsia="Malgun Gothic" w:hAnsi="Arial" w:cs="Arial" w:hint="eastAsia"/>
                <w:color w:val="000000"/>
                <w:sz w:val="21"/>
                <w:szCs w:val="21"/>
                <w:rPrChange w:id="920" w:author="Mia Choi" w:date="2021-07-25T18:14:00Z">
                  <w:rPr>
                    <w:rFonts w:ascii="Malgun Gothic" w:eastAsia="Malgun Gothic" w:hAnsi="Malgun Gothic" w:hint="eastAsia"/>
                    <w:color w:val="000000"/>
                    <w:highlight w:val="yellow"/>
                  </w:rPr>
                </w:rPrChange>
              </w:rPr>
              <w:t>결혼</w:t>
            </w:r>
            <w:r w:rsidRPr="002A5E52">
              <w:rPr>
                <w:rFonts w:ascii="Arial" w:eastAsia="Malgun Gothic" w:hAnsi="Arial" w:cs="Arial"/>
                <w:color w:val="000000"/>
                <w:sz w:val="21"/>
                <w:szCs w:val="21"/>
                <w:lang w:val="ru-RU"/>
                <w:rPrChange w:id="921" w:author="Mia Choi" w:date="2021-07-25T18:14:00Z">
                  <w:rPr>
                    <w:rFonts w:ascii="Malgun Gothic" w:eastAsia="Malgun Gothic" w:hAnsi="Malgun Gothic"/>
                    <w:color w:val="000000"/>
                    <w:highlight w:val="yellow"/>
                    <w:lang w:val="ru-RU"/>
                  </w:rPr>
                </w:rPrChange>
              </w:rPr>
              <w:t xml:space="preserve"> :</w:t>
            </w:r>
            <w:proofErr w:type="gramEnd"/>
            <w:r w:rsidRPr="002A5E52">
              <w:rPr>
                <w:rFonts w:ascii="Arial" w:eastAsia="Malgun Gothic" w:hAnsi="Arial" w:cs="Arial"/>
                <w:color w:val="000000"/>
                <w:sz w:val="21"/>
                <w:szCs w:val="21"/>
                <w:lang w:val="ru-RU"/>
                <w:rPrChange w:id="922" w:author="Mia Choi" w:date="2021-07-25T18:14:00Z">
                  <w:rPr>
                    <w:rFonts w:ascii="Malgun Gothic" w:eastAsia="Malgun Gothic" w:hAnsi="Malgun Gothic"/>
                    <w:color w:val="000000"/>
                    <w:highlight w:val="yellow"/>
                    <w:lang w:val="ru-RU"/>
                  </w:rPr>
                </w:rPrChange>
              </w:rPr>
              <w:t xml:space="preserve"> 2</w:t>
            </w:r>
            <w:r w:rsidRPr="002A5E52">
              <w:rPr>
                <w:rFonts w:ascii="Arial" w:eastAsia="Malgun Gothic" w:hAnsi="Arial" w:cs="Arial" w:hint="eastAsia"/>
                <w:color w:val="000000"/>
                <w:sz w:val="21"/>
                <w:szCs w:val="21"/>
                <w:rPrChange w:id="923" w:author="Mia Choi" w:date="2021-07-25T18:14:00Z">
                  <w:rPr>
                    <w:rFonts w:ascii="Malgun Gothic" w:eastAsia="Malgun Gothic" w:hAnsi="Malgun Gothic" w:hint="eastAsia"/>
                    <w:color w:val="000000"/>
                    <w:highlight w:val="yellow"/>
                  </w:rPr>
                </w:rPrChange>
              </w:rPr>
              <w:t>일</w:t>
            </w:r>
          </w:p>
        </w:tc>
        <w:tc>
          <w:tcPr>
            <w:tcW w:w="1667" w:type="pct"/>
            <w:shd w:val="clear" w:color="auto" w:fill="auto"/>
          </w:tcPr>
          <w:p w14:paraId="4C9C31BA" w14:textId="09DA4C3E" w:rsidR="00F57AD9" w:rsidRPr="002A5E52" w:rsidRDefault="00F57AD9" w:rsidP="00F57AD9">
            <w:pPr>
              <w:pStyle w:val="af"/>
              <w:numPr>
                <w:ilvl w:val="0"/>
                <w:numId w:val="142"/>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Свадьба детей: 2 дня отпуска;</w:t>
            </w:r>
          </w:p>
        </w:tc>
        <w:tc>
          <w:tcPr>
            <w:tcW w:w="1667" w:type="pct"/>
            <w:shd w:val="clear" w:color="auto" w:fill="auto"/>
          </w:tcPr>
          <w:p w14:paraId="1F2C8117" w14:textId="219695F8" w:rsidR="00F57AD9" w:rsidRPr="00E17745" w:rsidRDefault="00F57AD9" w:rsidP="00F57AD9">
            <w:pPr>
              <w:rPr>
                <w:rFonts w:ascii="Arial" w:eastAsia="Malgun Gothic" w:hAnsi="Arial" w:cs="Arial"/>
                <w:color w:val="000000"/>
                <w:sz w:val="21"/>
                <w:szCs w:val="21"/>
              </w:rPr>
            </w:pPr>
            <w:r w:rsidRPr="002A5E52">
              <w:rPr>
                <w:rFonts w:ascii="Arial" w:hAnsi="Arial" w:cs="Arial"/>
                <w:sz w:val="21"/>
                <w:szCs w:val="21"/>
              </w:rPr>
              <w:t>3. Children's wedding: 2 days of leave;</w:t>
            </w:r>
          </w:p>
        </w:tc>
      </w:tr>
      <w:tr w:rsidR="00F57AD9" w:rsidRPr="002A5E52" w14:paraId="5289CC65" w14:textId="77777777" w:rsidTr="00487147">
        <w:trPr>
          <w:trHeight w:val="156"/>
        </w:trPr>
        <w:tc>
          <w:tcPr>
            <w:tcW w:w="1666" w:type="pct"/>
          </w:tcPr>
          <w:p w14:paraId="5C4DD1B9" w14:textId="72583587" w:rsidR="00F57AD9" w:rsidRPr="002A5E52" w:rsidRDefault="00F57AD9" w:rsidP="00F57AD9">
            <w:pPr>
              <w:ind w:left="1218" w:hangingChars="580" w:hanging="1218"/>
              <w:rPr>
                <w:rFonts w:ascii="Arial" w:eastAsia="Malgun Gothic" w:hAnsi="Arial" w:cs="Arial"/>
                <w:color w:val="FF0000"/>
                <w:sz w:val="21"/>
                <w:szCs w:val="21"/>
              </w:rPr>
            </w:pPr>
            <w:r w:rsidRPr="002A5E52">
              <w:rPr>
                <w:rFonts w:ascii="Arial" w:eastAsia="Malgun Gothic" w:hAnsi="Arial" w:cs="Arial"/>
                <w:color w:val="000000"/>
                <w:sz w:val="21"/>
                <w:szCs w:val="21"/>
                <w:lang w:val="ru-RU"/>
                <w:rPrChange w:id="924" w:author="Mia Choi" w:date="2021-07-25T18:14:00Z">
                  <w:rPr>
                    <w:rFonts w:ascii="Malgun Gothic" w:eastAsia="Malgun Gothic" w:hAnsi="Malgun Gothic"/>
                    <w:color w:val="000000"/>
                    <w:highlight w:val="yellow"/>
                    <w:lang w:val="ru-RU"/>
                  </w:rPr>
                </w:rPrChange>
              </w:rPr>
              <w:t xml:space="preserve">4) </w:t>
            </w:r>
            <w:r w:rsidRPr="002A5E52">
              <w:rPr>
                <w:rFonts w:ascii="Arial" w:eastAsia="Malgun Gothic" w:hAnsi="Arial" w:cs="Arial" w:hint="eastAsia"/>
                <w:color w:val="000000"/>
                <w:sz w:val="21"/>
                <w:szCs w:val="21"/>
                <w:rPrChange w:id="925" w:author="Mia Choi" w:date="2021-07-25T18:14:00Z">
                  <w:rPr>
                    <w:rFonts w:ascii="Malgun Gothic" w:eastAsia="Malgun Gothic" w:hAnsi="Malgun Gothic" w:hint="eastAsia"/>
                    <w:color w:val="000000"/>
                    <w:highlight w:val="yellow"/>
                  </w:rPr>
                </w:rPrChange>
              </w:rPr>
              <w:t>본인</w:t>
            </w:r>
            <w:r w:rsidRPr="002A5E52">
              <w:rPr>
                <w:rFonts w:ascii="Arial" w:eastAsia="Malgun Gothic" w:hAnsi="Arial" w:cs="Arial"/>
                <w:color w:val="000000"/>
                <w:sz w:val="21"/>
                <w:szCs w:val="21"/>
                <w:lang w:val="ru-RU"/>
                <w:rPrChange w:id="926" w:author="Mia Choi" w:date="2021-07-25T18:14:00Z">
                  <w:rPr>
                    <w:rFonts w:ascii="Malgun Gothic" w:eastAsia="Malgun Gothic" w:hAnsi="Malgun Gothic"/>
                    <w:color w:val="000000"/>
                    <w:highlight w:val="yellow"/>
                    <w:lang w:val="ru-RU"/>
                  </w:rPr>
                </w:rPrChange>
              </w:rPr>
              <w:t xml:space="preserve"> </w:t>
            </w:r>
            <w:r w:rsidRPr="002A5E52">
              <w:rPr>
                <w:rFonts w:ascii="Arial" w:eastAsia="Malgun Gothic" w:hAnsi="Arial" w:cs="Arial" w:hint="eastAsia"/>
                <w:color w:val="000000"/>
                <w:sz w:val="21"/>
                <w:szCs w:val="21"/>
                <w:rPrChange w:id="927" w:author="Mia Choi" w:date="2021-07-25T18:14:00Z">
                  <w:rPr>
                    <w:rFonts w:ascii="Malgun Gothic" w:eastAsia="Malgun Gothic" w:hAnsi="Malgun Gothic" w:hint="eastAsia"/>
                    <w:color w:val="000000"/>
                    <w:highlight w:val="yellow"/>
                  </w:rPr>
                </w:rPrChange>
              </w:rPr>
              <w:t>또는</w:t>
            </w:r>
            <w:r w:rsidRPr="002A5E52">
              <w:rPr>
                <w:rFonts w:ascii="Arial" w:eastAsia="Malgun Gothic" w:hAnsi="Arial" w:cs="Arial"/>
                <w:color w:val="000000"/>
                <w:sz w:val="21"/>
                <w:szCs w:val="21"/>
                <w:lang w:val="ru-RU"/>
                <w:rPrChange w:id="928" w:author="Mia Choi" w:date="2021-07-25T18:14:00Z">
                  <w:rPr>
                    <w:rFonts w:ascii="Malgun Gothic" w:eastAsia="Malgun Gothic" w:hAnsi="Malgun Gothic"/>
                    <w:color w:val="000000"/>
                    <w:highlight w:val="yellow"/>
                    <w:lang w:val="ru-RU"/>
                  </w:rPr>
                </w:rPrChange>
              </w:rPr>
              <w:t xml:space="preserve"> </w:t>
            </w:r>
            <w:r w:rsidRPr="002A5E52">
              <w:rPr>
                <w:rFonts w:ascii="Arial" w:eastAsia="Malgun Gothic" w:hAnsi="Arial" w:cs="Arial" w:hint="eastAsia"/>
                <w:color w:val="000000"/>
                <w:sz w:val="21"/>
                <w:szCs w:val="21"/>
                <w:rPrChange w:id="929" w:author="Mia Choi" w:date="2021-07-25T18:14:00Z">
                  <w:rPr>
                    <w:rFonts w:ascii="Malgun Gothic" w:eastAsia="Malgun Gothic" w:hAnsi="Malgun Gothic" w:hint="eastAsia"/>
                    <w:color w:val="000000"/>
                    <w:highlight w:val="yellow"/>
                  </w:rPr>
                </w:rPrChange>
              </w:rPr>
              <w:t>배우자</w:t>
            </w:r>
            <w:r w:rsidRPr="002A5E52">
              <w:rPr>
                <w:rFonts w:ascii="Arial" w:eastAsia="Malgun Gothic" w:hAnsi="Arial" w:cs="Arial"/>
                <w:color w:val="000000"/>
                <w:sz w:val="21"/>
                <w:szCs w:val="21"/>
                <w:lang w:val="ru-RU"/>
                <w:rPrChange w:id="930" w:author="Mia Choi" w:date="2021-07-25T18:14:00Z">
                  <w:rPr>
                    <w:rFonts w:ascii="Malgun Gothic" w:eastAsia="Malgun Gothic" w:hAnsi="Malgun Gothic"/>
                    <w:color w:val="000000"/>
                    <w:highlight w:val="yellow"/>
                    <w:lang w:val="ru-RU"/>
                  </w:rPr>
                </w:rPrChange>
              </w:rPr>
              <w:t xml:space="preserve"> </w:t>
            </w:r>
            <w:r w:rsidRPr="002A5E52">
              <w:rPr>
                <w:rFonts w:ascii="Arial" w:eastAsia="Malgun Gothic" w:hAnsi="Arial" w:cs="Arial" w:hint="eastAsia"/>
                <w:color w:val="000000"/>
                <w:sz w:val="21"/>
                <w:szCs w:val="21"/>
                <w:rPrChange w:id="931" w:author="Mia Choi" w:date="2021-07-25T18:14:00Z">
                  <w:rPr>
                    <w:rFonts w:ascii="Malgun Gothic" w:eastAsia="Malgun Gothic" w:hAnsi="Malgun Gothic" w:hint="eastAsia"/>
                    <w:color w:val="000000"/>
                    <w:highlight w:val="yellow"/>
                  </w:rPr>
                </w:rPrChange>
              </w:rPr>
              <w:t>부모</w:t>
            </w:r>
            <w:r w:rsidRPr="002A5E52">
              <w:rPr>
                <w:rFonts w:ascii="Arial" w:eastAsia="Malgun Gothic" w:hAnsi="Arial" w:cs="Arial"/>
                <w:color w:val="000000"/>
                <w:sz w:val="21"/>
                <w:szCs w:val="21"/>
                <w:lang w:val="ru-RU"/>
                <w:rPrChange w:id="932" w:author="Mia Choi" w:date="2021-07-25T18:14:00Z">
                  <w:rPr>
                    <w:rFonts w:ascii="Malgun Gothic" w:eastAsia="Malgun Gothic" w:hAnsi="Malgun Gothic"/>
                    <w:color w:val="000000"/>
                    <w:highlight w:val="yellow"/>
                    <w:lang w:val="ru-RU"/>
                  </w:rPr>
                </w:rPrChange>
              </w:rPr>
              <w:t xml:space="preserve"> </w:t>
            </w:r>
            <w:proofErr w:type="gramStart"/>
            <w:r w:rsidRPr="002A5E52">
              <w:rPr>
                <w:rFonts w:ascii="Arial" w:eastAsia="Malgun Gothic" w:hAnsi="Arial" w:cs="Arial" w:hint="eastAsia"/>
                <w:color w:val="000000"/>
                <w:sz w:val="21"/>
                <w:szCs w:val="21"/>
                <w:rPrChange w:id="933" w:author="Mia Choi" w:date="2021-07-25T18:14:00Z">
                  <w:rPr>
                    <w:rFonts w:ascii="Malgun Gothic" w:eastAsia="Malgun Gothic" w:hAnsi="Malgun Gothic" w:hint="eastAsia"/>
                    <w:color w:val="000000"/>
                    <w:highlight w:val="yellow"/>
                  </w:rPr>
                </w:rPrChange>
              </w:rPr>
              <w:t>회갑</w:t>
            </w:r>
            <w:r w:rsidRPr="002A5E52">
              <w:rPr>
                <w:rFonts w:ascii="Arial" w:eastAsia="Malgun Gothic" w:hAnsi="Arial" w:cs="Arial"/>
                <w:color w:val="000000"/>
                <w:sz w:val="21"/>
                <w:szCs w:val="21"/>
                <w:lang w:val="ru-RU"/>
                <w:rPrChange w:id="934" w:author="Mia Choi" w:date="2021-07-25T18:14:00Z">
                  <w:rPr>
                    <w:rFonts w:ascii="Malgun Gothic" w:eastAsia="Malgun Gothic" w:hAnsi="Malgun Gothic"/>
                    <w:color w:val="000000"/>
                    <w:highlight w:val="yellow"/>
                    <w:lang w:val="ru-RU"/>
                  </w:rPr>
                </w:rPrChange>
              </w:rPr>
              <w:t xml:space="preserve"> :</w:t>
            </w:r>
            <w:proofErr w:type="gramEnd"/>
            <w:r w:rsidRPr="002A5E52">
              <w:rPr>
                <w:rFonts w:ascii="Arial" w:eastAsia="Malgun Gothic" w:hAnsi="Arial" w:cs="Arial"/>
                <w:color w:val="000000"/>
                <w:sz w:val="21"/>
                <w:szCs w:val="21"/>
                <w:lang w:val="ru-RU"/>
                <w:rPrChange w:id="935" w:author="Mia Choi" w:date="2021-07-25T18:14:00Z">
                  <w:rPr>
                    <w:rFonts w:ascii="Malgun Gothic" w:eastAsia="Malgun Gothic" w:hAnsi="Malgun Gothic"/>
                    <w:color w:val="000000"/>
                    <w:highlight w:val="yellow"/>
                    <w:lang w:val="ru-RU"/>
                  </w:rPr>
                </w:rPrChange>
              </w:rPr>
              <w:t xml:space="preserve"> 1</w:t>
            </w:r>
            <w:r w:rsidRPr="002A5E52">
              <w:rPr>
                <w:rFonts w:ascii="Arial" w:eastAsia="Malgun Gothic" w:hAnsi="Arial" w:cs="Arial" w:hint="eastAsia"/>
                <w:color w:val="000000"/>
                <w:sz w:val="21"/>
                <w:szCs w:val="21"/>
                <w:rPrChange w:id="936" w:author="Mia Choi" w:date="2021-07-25T18:14:00Z">
                  <w:rPr>
                    <w:rFonts w:ascii="Malgun Gothic" w:eastAsia="Malgun Gothic" w:hAnsi="Malgun Gothic" w:hint="eastAsia"/>
                    <w:color w:val="000000"/>
                    <w:highlight w:val="yellow"/>
                  </w:rPr>
                </w:rPrChange>
              </w:rPr>
              <w:t>일</w:t>
            </w:r>
          </w:p>
        </w:tc>
        <w:tc>
          <w:tcPr>
            <w:tcW w:w="1667" w:type="pct"/>
            <w:shd w:val="clear" w:color="auto" w:fill="auto"/>
          </w:tcPr>
          <w:p w14:paraId="3073976D" w14:textId="16AB9CC6" w:rsidR="00F57AD9" w:rsidRPr="002A5E52" w:rsidRDefault="00F57AD9" w:rsidP="00F57AD9">
            <w:pPr>
              <w:pStyle w:val="af"/>
              <w:numPr>
                <w:ilvl w:val="0"/>
                <w:numId w:val="142"/>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Шестидесятилетие родителей Работника или его супруги: 1 день отпуска;</w:t>
            </w:r>
          </w:p>
        </w:tc>
        <w:tc>
          <w:tcPr>
            <w:tcW w:w="1667" w:type="pct"/>
            <w:shd w:val="clear" w:color="auto" w:fill="auto"/>
          </w:tcPr>
          <w:p w14:paraId="5D850125" w14:textId="1DEFE6AC" w:rsidR="00F57AD9" w:rsidRPr="00E17745" w:rsidRDefault="00F57AD9" w:rsidP="00F57AD9">
            <w:pPr>
              <w:rPr>
                <w:rFonts w:ascii="Arial" w:eastAsia="Malgun Gothic" w:hAnsi="Arial" w:cs="Arial"/>
                <w:color w:val="000000"/>
                <w:sz w:val="21"/>
                <w:szCs w:val="21"/>
              </w:rPr>
            </w:pPr>
            <w:r w:rsidRPr="002A5E52">
              <w:rPr>
                <w:rFonts w:ascii="Arial" w:hAnsi="Arial" w:cs="Arial"/>
                <w:sz w:val="21"/>
                <w:szCs w:val="21"/>
              </w:rPr>
              <w:t>4. Sixtieth birthday of the Employee's parents or his spouse: 1 day of leave;</w:t>
            </w:r>
          </w:p>
        </w:tc>
      </w:tr>
      <w:tr w:rsidR="00F57AD9" w:rsidRPr="002A5E52" w14:paraId="6C044F1A" w14:textId="77777777" w:rsidTr="00487147">
        <w:trPr>
          <w:trHeight w:val="156"/>
        </w:trPr>
        <w:tc>
          <w:tcPr>
            <w:tcW w:w="1666" w:type="pct"/>
          </w:tcPr>
          <w:p w14:paraId="2ACBEF71" w14:textId="3D0A7A86" w:rsidR="00F57AD9" w:rsidRPr="002A5E52" w:rsidRDefault="00F57AD9" w:rsidP="00F57AD9">
            <w:pPr>
              <w:ind w:left="1218" w:hangingChars="580" w:hanging="1218"/>
              <w:rPr>
                <w:rFonts w:ascii="Arial" w:eastAsia="Malgun Gothic" w:hAnsi="Arial" w:cs="Arial"/>
                <w:color w:val="FF0000"/>
                <w:sz w:val="21"/>
                <w:szCs w:val="21"/>
              </w:rPr>
            </w:pPr>
            <w:r w:rsidRPr="002A5E52">
              <w:rPr>
                <w:rFonts w:ascii="Arial" w:eastAsia="Malgun Gothic" w:hAnsi="Arial" w:cs="Arial"/>
                <w:snapToGrid w:val="0"/>
                <w:color w:val="000000"/>
                <w:sz w:val="21"/>
                <w:szCs w:val="21"/>
                <w:lang w:val="ru-RU"/>
                <w:rPrChange w:id="937" w:author="Mia Choi" w:date="2021-07-25T18:14:00Z">
                  <w:rPr>
                    <w:rFonts w:ascii="Malgun Gothic" w:eastAsia="Malgun Gothic" w:hAnsi="Malgun Gothic"/>
                    <w:snapToGrid w:val="0"/>
                    <w:color w:val="000000"/>
                    <w:highlight w:val="yellow"/>
                    <w:lang w:val="ru-RU"/>
                  </w:rPr>
                </w:rPrChange>
              </w:rPr>
              <w:t>5)</w:t>
            </w:r>
            <w:r w:rsidRPr="002A5E52">
              <w:rPr>
                <w:rFonts w:ascii="Arial" w:eastAsia="Malgun Gothic" w:hAnsi="Arial" w:cs="Arial"/>
                <w:snapToGrid w:val="0"/>
                <w:color w:val="000000"/>
                <w:sz w:val="21"/>
                <w:szCs w:val="21"/>
                <w:lang w:val="ru-RU"/>
                <w:rPrChange w:id="938" w:author="Mia Choi" w:date="2021-07-25T18:14:00Z">
                  <w:rPr>
                    <w:rFonts w:ascii="Malgun Gothic" w:eastAsia="Malgun Gothic" w:hAnsi="Malgun Gothic"/>
                    <w:snapToGrid w:val="0"/>
                    <w:color w:val="000000"/>
                    <w:sz w:val="16"/>
                    <w:highlight w:val="yellow"/>
                    <w:lang w:val="ru-RU"/>
                  </w:rPr>
                </w:rPrChange>
              </w:rPr>
              <w:t xml:space="preserve"> </w:t>
            </w:r>
            <w:r w:rsidRPr="002A5E52">
              <w:rPr>
                <w:rFonts w:ascii="Arial" w:eastAsia="Malgun Gothic" w:hAnsi="Arial" w:cs="Arial" w:hint="eastAsia"/>
                <w:snapToGrid w:val="0"/>
                <w:color w:val="000000"/>
                <w:sz w:val="21"/>
                <w:szCs w:val="21"/>
                <w:rPrChange w:id="939" w:author="Mia Choi" w:date="2021-07-25T18:14:00Z">
                  <w:rPr>
                    <w:rFonts w:ascii="Malgun Gothic" w:eastAsia="Malgun Gothic" w:hAnsi="Malgun Gothic" w:hint="eastAsia"/>
                    <w:snapToGrid w:val="0"/>
                    <w:color w:val="000000"/>
                    <w:highlight w:val="yellow"/>
                  </w:rPr>
                </w:rPrChange>
              </w:rPr>
              <w:t>자녀</w:t>
            </w:r>
            <w:r w:rsidRPr="002A5E52">
              <w:rPr>
                <w:rFonts w:ascii="Arial" w:eastAsia="Malgun Gothic" w:hAnsi="Arial" w:cs="Arial"/>
                <w:snapToGrid w:val="0"/>
                <w:color w:val="000000"/>
                <w:sz w:val="21"/>
                <w:szCs w:val="21"/>
                <w:lang w:val="ru-RU"/>
                <w:rPrChange w:id="940" w:author="Mia Choi" w:date="2021-07-25T18:14:00Z">
                  <w:rPr>
                    <w:rFonts w:ascii="Malgun Gothic" w:eastAsia="Malgun Gothic" w:hAnsi="Malgun Gothic"/>
                    <w:snapToGrid w:val="0"/>
                    <w:color w:val="000000"/>
                    <w:highlight w:val="yellow"/>
                    <w:lang w:val="ru-RU"/>
                  </w:rPr>
                </w:rPrChange>
              </w:rPr>
              <w:t xml:space="preserve"> </w:t>
            </w:r>
            <w:proofErr w:type="gramStart"/>
            <w:r w:rsidRPr="002A5E52">
              <w:rPr>
                <w:rFonts w:ascii="Arial" w:eastAsia="Malgun Gothic" w:hAnsi="Arial" w:cs="Arial" w:hint="eastAsia"/>
                <w:snapToGrid w:val="0"/>
                <w:color w:val="000000"/>
                <w:sz w:val="21"/>
                <w:szCs w:val="21"/>
                <w:rPrChange w:id="941" w:author="Mia Choi" w:date="2021-07-25T18:14:00Z">
                  <w:rPr>
                    <w:rFonts w:ascii="Malgun Gothic" w:eastAsia="Malgun Gothic" w:hAnsi="Malgun Gothic" w:hint="eastAsia"/>
                    <w:snapToGrid w:val="0"/>
                    <w:color w:val="000000"/>
                    <w:highlight w:val="yellow"/>
                  </w:rPr>
                </w:rPrChange>
              </w:rPr>
              <w:t>출산</w:t>
            </w:r>
            <w:r w:rsidRPr="002A5E52">
              <w:rPr>
                <w:rFonts w:ascii="Arial" w:eastAsia="Malgun Gothic" w:hAnsi="Arial" w:cs="Arial"/>
                <w:snapToGrid w:val="0"/>
                <w:color w:val="000000"/>
                <w:sz w:val="21"/>
                <w:szCs w:val="21"/>
                <w:lang w:val="ru-RU"/>
                <w:rPrChange w:id="942" w:author="Mia Choi" w:date="2021-07-25T18:14:00Z">
                  <w:rPr>
                    <w:rFonts w:ascii="Malgun Gothic" w:eastAsia="Malgun Gothic" w:hAnsi="Malgun Gothic"/>
                    <w:snapToGrid w:val="0"/>
                    <w:color w:val="000000"/>
                    <w:highlight w:val="yellow"/>
                    <w:lang w:val="ru-RU"/>
                  </w:rPr>
                </w:rPrChange>
              </w:rPr>
              <w:t xml:space="preserve"> :</w:t>
            </w:r>
            <w:proofErr w:type="gramEnd"/>
            <w:r w:rsidRPr="002A5E52">
              <w:rPr>
                <w:rFonts w:ascii="Arial" w:eastAsia="Malgun Gothic" w:hAnsi="Arial" w:cs="Arial"/>
                <w:snapToGrid w:val="0"/>
                <w:color w:val="000000"/>
                <w:sz w:val="21"/>
                <w:szCs w:val="21"/>
                <w:lang w:val="ru-RU"/>
                <w:rPrChange w:id="943" w:author="Mia Choi" w:date="2021-07-25T18:14:00Z">
                  <w:rPr>
                    <w:rFonts w:ascii="Malgun Gothic" w:eastAsia="Malgun Gothic" w:hAnsi="Malgun Gothic"/>
                    <w:snapToGrid w:val="0"/>
                    <w:color w:val="000000"/>
                    <w:highlight w:val="yellow"/>
                    <w:lang w:val="ru-RU"/>
                  </w:rPr>
                </w:rPrChange>
              </w:rPr>
              <w:t xml:space="preserve"> </w:t>
            </w:r>
            <w:r w:rsidRPr="00454CB9">
              <w:rPr>
                <w:rFonts w:ascii="Arial" w:eastAsia="Malgun Gothic" w:hAnsi="Arial" w:cs="Arial"/>
                <w:snapToGrid w:val="0"/>
                <w:sz w:val="21"/>
                <w:szCs w:val="21"/>
                <w:lang w:val="ru-RU"/>
                <w:rPrChange w:id="944" w:author="Mia Choi" w:date="2021-07-25T18:14:00Z">
                  <w:rPr>
                    <w:rFonts w:ascii="Malgun Gothic" w:eastAsia="Malgun Gothic" w:hAnsi="Malgun Gothic"/>
                    <w:snapToGrid w:val="0"/>
                    <w:color w:val="0000FF"/>
                    <w:highlight w:val="yellow"/>
                    <w:lang w:val="ru-RU"/>
                  </w:rPr>
                </w:rPrChange>
              </w:rPr>
              <w:t>10</w:t>
            </w:r>
            <w:r w:rsidRPr="00454CB9">
              <w:rPr>
                <w:rFonts w:ascii="Arial" w:eastAsia="Malgun Gothic" w:hAnsi="Arial" w:cs="Arial" w:hint="eastAsia"/>
                <w:snapToGrid w:val="0"/>
                <w:sz w:val="21"/>
                <w:szCs w:val="21"/>
                <w:rPrChange w:id="945" w:author="Mia Choi" w:date="2021-07-25T18:14:00Z">
                  <w:rPr>
                    <w:rFonts w:ascii="Malgun Gothic" w:eastAsia="Malgun Gothic" w:hAnsi="Malgun Gothic" w:hint="eastAsia"/>
                    <w:snapToGrid w:val="0"/>
                    <w:color w:val="0000FF"/>
                    <w:highlight w:val="yellow"/>
                  </w:rPr>
                </w:rPrChange>
              </w:rPr>
              <w:t>일</w:t>
            </w:r>
            <w:r w:rsidRPr="00454CB9">
              <w:rPr>
                <w:rFonts w:ascii="Arial" w:eastAsia="Malgun Gothic" w:hAnsi="Arial" w:cs="Arial"/>
                <w:snapToGrid w:val="0"/>
                <w:sz w:val="21"/>
                <w:szCs w:val="21"/>
                <w:lang w:val="ru-RU"/>
                <w:rPrChange w:id="946" w:author="Mia Choi" w:date="2021-07-25T18:14:00Z">
                  <w:rPr>
                    <w:rFonts w:ascii="Malgun Gothic" w:eastAsia="Malgun Gothic" w:hAnsi="Malgun Gothic"/>
                    <w:snapToGrid w:val="0"/>
                    <w:color w:val="000000"/>
                    <w:highlight w:val="yellow"/>
                    <w:lang w:val="ru-RU"/>
                  </w:rPr>
                </w:rPrChange>
              </w:rPr>
              <w:t xml:space="preserve"> </w:t>
            </w:r>
            <w:r w:rsidRPr="00454CB9">
              <w:rPr>
                <w:rFonts w:ascii="Arial" w:eastAsia="Malgun Gothic" w:hAnsi="Arial" w:cs="Arial" w:hint="eastAsia"/>
                <w:snapToGrid w:val="0"/>
                <w:sz w:val="21"/>
                <w:szCs w:val="21"/>
                <w:rPrChange w:id="947" w:author="Mia Choi" w:date="2021-07-25T18:14:00Z">
                  <w:rPr>
                    <w:rFonts w:ascii="Malgun Gothic" w:eastAsia="Malgun Gothic" w:hAnsi="Malgun Gothic" w:hint="eastAsia"/>
                    <w:snapToGrid w:val="0"/>
                    <w:color w:val="000000"/>
                    <w:highlight w:val="yellow"/>
                  </w:rPr>
                </w:rPrChange>
              </w:rPr>
              <w:t>범위</w:t>
            </w:r>
            <w:r w:rsidRPr="00454CB9">
              <w:rPr>
                <w:rFonts w:ascii="Arial" w:eastAsia="Malgun Gothic" w:hAnsi="Arial" w:cs="Arial"/>
                <w:snapToGrid w:val="0"/>
                <w:sz w:val="21"/>
                <w:szCs w:val="21"/>
                <w:lang w:val="ru-RU"/>
                <w:rPrChange w:id="948" w:author="Mia Choi" w:date="2021-07-25T18:14:00Z">
                  <w:rPr>
                    <w:rFonts w:ascii="Malgun Gothic" w:eastAsia="Malgun Gothic" w:hAnsi="Malgun Gothic"/>
                    <w:snapToGrid w:val="0"/>
                    <w:color w:val="000000"/>
                    <w:highlight w:val="yellow"/>
                    <w:lang w:val="ru-RU"/>
                  </w:rPr>
                </w:rPrChange>
              </w:rPr>
              <w:t xml:space="preserve"> </w:t>
            </w:r>
            <w:r w:rsidRPr="00454CB9">
              <w:rPr>
                <w:rFonts w:ascii="Arial" w:eastAsia="Malgun Gothic" w:hAnsi="Arial" w:cs="Arial" w:hint="eastAsia"/>
                <w:snapToGrid w:val="0"/>
                <w:sz w:val="21"/>
                <w:szCs w:val="21"/>
                <w:rPrChange w:id="949" w:author="Mia Choi" w:date="2021-07-25T18:14:00Z">
                  <w:rPr>
                    <w:rFonts w:ascii="Malgun Gothic" w:eastAsia="Malgun Gothic" w:hAnsi="Malgun Gothic" w:hint="eastAsia"/>
                    <w:snapToGrid w:val="0"/>
                    <w:color w:val="000000"/>
                    <w:highlight w:val="yellow"/>
                  </w:rPr>
                </w:rPrChange>
              </w:rPr>
              <w:t>내</w:t>
            </w:r>
            <w:r w:rsidRPr="00454CB9">
              <w:rPr>
                <w:rFonts w:ascii="Arial" w:eastAsia="Malgun Gothic" w:hAnsi="Arial" w:cs="Arial"/>
                <w:snapToGrid w:val="0"/>
                <w:sz w:val="21"/>
                <w:szCs w:val="21"/>
                <w:lang w:val="ru-RU"/>
                <w:rPrChange w:id="950" w:author="Mia Choi" w:date="2021-07-25T18:14:00Z">
                  <w:rPr>
                    <w:rFonts w:ascii="Malgun Gothic" w:eastAsia="Malgun Gothic" w:hAnsi="Malgun Gothic"/>
                    <w:snapToGrid w:val="0"/>
                    <w:color w:val="000000"/>
                    <w:highlight w:val="yellow"/>
                    <w:lang w:val="ru-RU"/>
                  </w:rPr>
                </w:rPrChange>
              </w:rPr>
              <w:t xml:space="preserve"> </w:t>
            </w:r>
            <w:r w:rsidRPr="00454CB9">
              <w:rPr>
                <w:rFonts w:ascii="Arial" w:eastAsia="Malgun Gothic" w:hAnsi="Arial" w:cs="Arial" w:hint="eastAsia"/>
                <w:snapToGrid w:val="0"/>
                <w:sz w:val="21"/>
                <w:szCs w:val="21"/>
                <w:rPrChange w:id="951" w:author="Mia Choi" w:date="2021-07-25T18:14:00Z">
                  <w:rPr>
                    <w:rFonts w:ascii="Malgun Gothic" w:eastAsia="Malgun Gothic" w:hAnsi="Malgun Gothic" w:hint="eastAsia"/>
                    <w:snapToGrid w:val="0"/>
                    <w:color w:val="000000"/>
                    <w:highlight w:val="yellow"/>
                  </w:rPr>
                </w:rPrChange>
              </w:rPr>
              <w:t>근로자가</w:t>
            </w:r>
            <w:r w:rsidRPr="00454CB9">
              <w:rPr>
                <w:rFonts w:ascii="Arial" w:eastAsia="Malgun Gothic" w:hAnsi="Arial" w:cs="Arial"/>
                <w:snapToGrid w:val="0"/>
                <w:sz w:val="21"/>
                <w:szCs w:val="21"/>
                <w:lang w:val="ru-RU"/>
                <w:rPrChange w:id="952" w:author="Mia Choi" w:date="2021-07-25T18:14:00Z">
                  <w:rPr>
                    <w:rFonts w:ascii="Malgun Gothic" w:eastAsia="Malgun Gothic" w:hAnsi="Malgun Gothic"/>
                    <w:snapToGrid w:val="0"/>
                    <w:color w:val="000000"/>
                    <w:highlight w:val="yellow"/>
                    <w:lang w:val="ru-RU"/>
                  </w:rPr>
                </w:rPrChange>
              </w:rPr>
              <w:t xml:space="preserve"> </w:t>
            </w:r>
            <w:r w:rsidRPr="00454CB9">
              <w:rPr>
                <w:rFonts w:ascii="Arial" w:eastAsia="Malgun Gothic" w:hAnsi="Arial" w:cs="Arial" w:hint="eastAsia"/>
                <w:snapToGrid w:val="0"/>
                <w:sz w:val="21"/>
                <w:szCs w:val="21"/>
                <w:rPrChange w:id="953" w:author="Mia Choi" w:date="2021-07-25T18:14:00Z">
                  <w:rPr>
                    <w:rFonts w:ascii="Malgun Gothic" w:eastAsia="Malgun Gothic" w:hAnsi="Malgun Gothic" w:hint="eastAsia"/>
                    <w:snapToGrid w:val="0"/>
                    <w:color w:val="000000"/>
                    <w:highlight w:val="yellow"/>
                  </w:rPr>
                </w:rPrChange>
              </w:rPr>
              <w:t>신청한</w:t>
            </w:r>
            <w:r w:rsidRPr="00454CB9">
              <w:rPr>
                <w:rFonts w:ascii="Arial" w:eastAsia="Malgun Gothic" w:hAnsi="Arial" w:cs="Arial"/>
                <w:snapToGrid w:val="0"/>
                <w:sz w:val="21"/>
                <w:szCs w:val="21"/>
                <w:lang w:val="ru-RU"/>
                <w:rPrChange w:id="954" w:author="Mia Choi" w:date="2021-07-25T18:14:00Z">
                  <w:rPr>
                    <w:rFonts w:ascii="Malgun Gothic" w:eastAsia="Malgun Gothic" w:hAnsi="Malgun Gothic"/>
                    <w:snapToGrid w:val="0"/>
                    <w:color w:val="000000"/>
                    <w:highlight w:val="yellow"/>
                    <w:lang w:val="ru-RU"/>
                  </w:rPr>
                </w:rPrChange>
              </w:rPr>
              <w:t xml:space="preserve"> </w:t>
            </w:r>
            <w:r w:rsidRPr="00454CB9">
              <w:rPr>
                <w:rFonts w:ascii="Arial" w:eastAsia="Malgun Gothic" w:hAnsi="Arial" w:cs="Arial" w:hint="eastAsia"/>
                <w:snapToGrid w:val="0"/>
                <w:sz w:val="21"/>
                <w:szCs w:val="21"/>
                <w:rPrChange w:id="955" w:author="Mia Choi" w:date="2021-07-25T18:14:00Z">
                  <w:rPr>
                    <w:rFonts w:ascii="Malgun Gothic" w:eastAsia="Malgun Gothic" w:hAnsi="Malgun Gothic" w:hint="eastAsia"/>
                    <w:snapToGrid w:val="0"/>
                    <w:color w:val="000000"/>
                    <w:highlight w:val="yellow"/>
                  </w:rPr>
                </w:rPrChange>
              </w:rPr>
              <w:t>일수만큼</w:t>
            </w:r>
            <w:r w:rsidRPr="00454CB9">
              <w:rPr>
                <w:rFonts w:ascii="Arial" w:eastAsia="Malgun Gothic" w:hAnsi="Arial" w:cs="Arial"/>
                <w:snapToGrid w:val="0"/>
                <w:sz w:val="21"/>
                <w:szCs w:val="21"/>
                <w:lang w:val="ru-RU"/>
                <w:rPrChange w:id="956" w:author="Mia Choi" w:date="2021-07-25T18:14:00Z">
                  <w:rPr>
                    <w:rFonts w:ascii="Malgun Gothic" w:eastAsia="Malgun Gothic" w:hAnsi="Malgun Gothic"/>
                    <w:snapToGrid w:val="0"/>
                    <w:color w:val="000000"/>
                    <w:highlight w:val="yellow"/>
                    <w:lang w:val="ru-RU"/>
                  </w:rPr>
                </w:rPrChange>
              </w:rPr>
              <w:t xml:space="preserve"> </w:t>
            </w:r>
            <w:r w:rsidRPr="00454CB9">
              <w:rPr>
                <w:rFonts w:ascii="Arial" w:eastAsia="Malgun Gothic" w:hAnsi="Arial" w:cs="Arial" w:hint="eastAsia"/>
                <w:snapToGrid w:val="0"/>
                <w:sz w:val="21"/>
                <w:szCs w:val="21"/>
                <w:rPrChange w:id="957" w:author="Mia Choi" w:date="2021-07-25T18:14:00Z">
                  <w:rPr>
                    <w:rFonts w:ascii="Malgun Gothic" w:eastAsia="Malgun Gothic" w:hAnsi="Malgun Gothic" w:hint="eastAsia"/>
                    <w:snapToGrid w:val="0"/>
                    <w:color w:val="000000"/>
                    <w:highlight w:val="yellow"/>
                  </w:rPr>
                </w:rPrChange>
              </w:rPr>
              <w:t>부여하며</w:t>
            </w:r>
            <w:r w:rsidRPr="00454CB9">
              <w:rPr>
                <w:rFonts w:ascii="Arial" w:eastAsia="Malgun Gothic" w:hAnsi="Arial" w:cs="Arial"/>
                <w:snapToGrid w:val="0"/>
                <w:sz w:val="21"/>
                <w:szCs w:val="21"/>
                <w:lang w:val="ru-RU"/>
                <w:rPrChange w:id="958" w:author="Mia Choi" w:date="2021-07-25T18:14:00Z">
                  <w:rPr>
                    <w:rFonts w:ascii="Malgun Gothic" w:eastAsia="Malgun Gothic" w:hAnsi="Malgun Gothic"/>
                    <w:snapToGrid w:val="0"/>
                    <w:color w:val="000000"/>
                    <w:highlight w:val="yellow"/>
                    <w:lang w:val="ru-RU"/>
                  </w:rPr>
                </w:rPrChange>
              </w:rPr>
              <w:t xml:space="preserve">, </w:t>
            </w:r>
            <w:r w:rsidRPr="00454CB9">
              <w:rPr>
                <w:rFonts w:ascii="Arial" w:eastAsia="Malgun Gothic" w:hAnsi="Arial" w:cs="Arial" w:hint="eastAsia"/>
                <w:snapToGrid w:val="0"/>
                <w:sz w:val="21"/>
                <w:szCs w:val="21"/>
                <w:rPrChange w:id="959" w:author="Mia Choi" w:date="2021-07-25T18:14:00Z">
                  <w:rPr>
                    <w:rFonts w:ascii="Malgun Gothic" w:eastAsia="Malgun Gothic" w:hAnsi="Malgun Gothic" w:hint="eastAsia"/>
                    <w:snapToGrid w:val="0"/>
                    <w:color w:val="0000FF"/>
                    <w:highlight w:val="yellow"/>
                  </w:rPr>
                </w:rPrChange>
              </w:rPr>
              <w:t>경조일로부터</w:t>
            </w:r>
            <w:r w:rsidRPr="00454CB9">
              <w:rPr>
                <w:rFonts w:ascii="Arial" w:eastAsia="Malgun Gothic" w:hAnsi="Arial" w:cs="Arial"/>
                <w:snapToGrid w:val="0"/>
                <w:sz w:val="21"/>
                <w:szCs w:val="21"/>
                <w:lang w:val="ru-RU"/>
                <w:rPrChange w:id="960" w:author="Mia Choi" w:date="2021-07-25T18:14:00Z">
                  <w:rPr>
                    <w:rFonts w:ascii="Malgun Gothic" w:eastAsia="Malgun Gothic" w:hAnsi="Malgun Gothic"/>
                    <w:snapToGrid w:val="0"/>
                    <w:color w:val="0000FF"/>
                    <w:highlight w:val="yellow"/>
                    <w:lang w:val="ru-RU"/>
                  </w:rPr>
                </w:rPrChange>
              </w:rPr>
              <w:t xml:space="preserve"> 90</w:t>
            </w:r>
            <w:r w:rsidRPr="00454CB9">
              <w:rPr>
                <w:rFonts w:ascii="Arial" w:eastAsia="Malgun Gothic" w:hAnsi="Arial" w:cs="Arial" w:hint="eastAsia"/>
                <w:snapToGrid w:val="0"/>
                <w:sz w:val="21"/>
                <w:szCs w:val="21"/>
                <w:rPrChange w:id="961" w:author="Mia Choi" w:date="2021-07-25T18:14:00Z">
                  <w:rPr>
                    <w:rFonts w:ascii="Malgun Gothic" w:eastAsia="Malgun Gothic" w:hAnsi="Malgun Gothic" w:hint="eastAsia"/>
                    <w:snapToGrid w:val="0"/>
                    <w:color w:val="0000FF"/>
                    <w:highlight w:val="yellow"/>
                  </w:rPr>
                </w:rPrChange>
              </w:rPr>
              <w:t>일</w:t>
            </w:r>
            <w:r w:rsidRPr="00454CB9">
              <w:rPr>
                <w:rFonts w:ascii="Arial" w:eastAsia="Malgun Gothic" w:hAnsi="Arial" w:cs="Arial"/>
                <w:snapToGrid w:val="0"/>
                <w:sz w:val="21"/>
                <w:szCs w:val="21"/>
                <w:lang w:val="ru-RU"/>
                <w:rPrChange w:id="962" w:author="Mia Choi" w:date="2021-07-25T18:14:00Z">
                  <w:rPr>
                    <w:rFonts w:ascii="Malgun Gothic" w:eastAsia="Malgun Gothic" w:hAnsi="Malgun Gothic"/>
                    <w:snapToGrid w:val="0"/>
                    <w:color w:val="0000FF"/>
                    <w:highlight w:val="yellow"/>
                    <w:lang w:val="ru-RU"/>
                  </w:rPr>
                </w:rPrChange>
              </w:rPr>
              <w:t xml:space="preserve"> </w:t>
            </w:r>
            <w:r w:rsidRPr="00454CB9">
              <w:rPr>
                <w:rFonts w:ascii="Arial" w:eastAsia="Malgun Gothic" w:hAnsi="Arial" w:cs="Arial" w:hint="eastAsia"/>
                <w:snapToGrid w:val="0"/>
                <w:sz w:val="21"/>
                <w:szCs w:val="21"/>
                <w:rPrChange w:id="963" w:author="Mia Choi" w:date="2021-07-25T18:14:00Z">
                  <w:rPr>
                    <w:rFonts w:ascii="Malgun Gothic" w:eastAsia="Malgun Gothic" w:hAnsi="Malgun Gothic" w:hint="eastAsia"/>
                    <w:snapToGrid w:val="0"/>
                    <w:color w:val="0000FF"/>
                    <w:highlight w:val="yellow"/>
                  </w:rPr>
                </w:rPrChange>
              </w:rPr>
              <w:t>이내</w:t>
            </w:r>
            <w:r w:rsidRPr="00454CB9">
              <w:rPr>
                <w:rFonts w:ascii="Arial" w:eastAsia="Malgun Gothic" w:hAnsi="Arial" w:cs="Arial"/>
                <w:snapToGrid w:val="0"/>
                <w:sz w:val="21"/>
                <w:szCs w:val="21"/>
                <w:lang w:val="ru-RU"/>
                <w:rPrChange w:id="964" w:author="Mia Choi" w:date="2021-07-25T18:14:00Z">
                  <w:rPr>
                    <w:rFonts w:ascii="Malgun Gothic" w:eastAsia="Malgun Gothic" w:hAnsi="Malgun Gothic"/>
                    <w:snapToGrid w:val="0"/>
                    <w:color w:val="0000FF"/>
                    <w:highlight w:val="yellow"/>
                    <w:lang w:val="ru-RU"/>
                  </w:rPr>
                </w:rPrChange>
              </w:rPr>
              <w:t xml:space="preserve"> </w:t>
            </w:r>
            <w:r w:rsidRPr="00454CB9">
              <w:rPr>
                <w:rFonts w:ascii="Arial" w:eastAsia="Malgun Gothic" w:hAnsi="Arial" w:cs="Arial"/>
                <w:snapToGrid w:val="0"/>
                <w:sz w:val="21"/>
                <w:szCs w:val="21"/>
                <w:lang w:val="ru-RU"/>
                <w:rPrChange w:id="965" w:author="Mia Choi" w:date="2021-07-25T18:14:00Z">
                  <w:rPr>
                    <w:rFonts w:ascii="Malgun Gothic" w:eastAsia="Malgun Gothic" w:hAnsi="Malgun Gothic"/>
                    <w:snapToGrid w:val="0"/>
                    <w:color w:val="0000FF"/>
                    <w:highlight w:val="yellow"/>
                    <w:lang w:val="ru-RU"/>
                  </w:rPr>
                </w:rPrChange>
              </w:rPr>
              <w:lastRenderedPageBreak/>
              <w:t>1</w:t>
            </w:r>
            <w:r w:rsidRPr="00454CB9">
              <w:rPr>
                <w:rFonts w:ascii="Arial" w:eastAsia="Malgun Gothic" w:hAnsi="Arial" w:cs="Arial" w:hint="eastAsia"/>
                <w:snapToGrid w:val="0"/>
                <w:sz w:val="21"/>
                <w:szCs w:val="21"/>
                <w:rPrChange w:id="966" w:author="Mia Choi" w:date="2021-07-25T18:14:00Z">
                  <w:rPr>
                    <w:rFonts w:ascii="Malgun Gothic" w:eastAsia="Malgun Gothic" w:hAnsi="Malgun Gothic" w:hint="eastAsia"/>
                    <w:snapToGrid w:val="0"/>
                    <w:color w:val="0000FF"/>
                    <w:highlight w:val="yellow"/>
                  </w:rPr>
                </w:rPrChange>
              </w:rPr>
              <w:t>회</w:t>
            </w:r>
            <w:r w:rsidRPr="00454CB9">
              <w:rPr>
                <w:rFonts w:ascii="Arial" w:eastAsia="Malgun Gothic" w:hAnsi="Arial" w:cs="Arial"/>
                <w:snapToGrid w:val="0"/>
                <w:sz w:val="21"/>
                <w:szCs w:val="21"/>
                <w:lang w:val="ru-RU"/>
                <w:rPrChange w:id="967" w:author="Mia Choi" w:date="2021-07-25T18:14:00Z">
                  <w:rPr>
                    <w:rFonts w:ascii="Malgun Gothic" w:eastAsia="Malgun Gothic" w:hAnsi="Malgun Gothic"/>
                    <w:snapToGrid w:val="0"/>
                    <w:color w:val="0000FF"/>
                    <w:highlight w:val="yellow"/>
                    <w:lang w:val="ru-RU"/>
                  </w:rPr>
                </w:rPrChange>
              </w:rPr>
              <w:t xml:space="preserve"> </w:t>
            </w:r>
            <w:r w:rsidRPr="00454CB9">
              <w:rPr>
                <w:rFonts w:ascii="Arial" w:eastAsia="Malgun Gothic" w:hAnsi="Arial" w:cs="Arial" w:hint="eastAsia"/>
                <w:snapToGrid w:val="0"/>
                <w:sz w:val="21"/>
                <w:szCs w:val="21"/>
                <w:rPrChange w:id="968" w:author="Mia Choi" w:date="2021-07-25T18:14:00Z">
                  <w:rPr>
                    <w:rFonts w:ascii="Malgun Gothic" w:eastAsia="Malgun Gothic" w:hAnsi="Malgun Gothic" w:hint="eastAsia"/>
                    <w:snapToGrid w:val="0"/>
                    <w:color w:val="0000FF"/>
                    <w:highlight w:val="yellow"/>
                  </w:rPr>
                </w:rPrChange>
              </w:rPr>
              <w:t>분할사용</w:t>
            </w:r>
            <w:r w:rsidRPr="00454CB9">
              <w:rPr>
                <w:rFonts w:ascii="Arial" w:eastAsia="Malgun Gothic" w:hAnsi="Arial" w:cs="Arial"/>
                <w:snapToGrid w:val="0"/>
                <w:sz w:val="21"/>
                <w:szCs w:val="21"/>
                <w:lang w:val="ru-RU"/>
                <w:rPrChange w:id="969" w:author="Mia Choi" w:date="2021-07-25T18:14:00Z">
                  <w:rPr>
                    <w:rFonts w:ascii="Malgun Gothic" w:eastAsia="Malgun Gothic" w:hAnsi="Malgun Gothic"/>
                    <w:snapToGrid w:val="0"/>
                    <w:color w:val="0000FF"/>
                    <w:highlight w:val="yellow"/>
                    <w:lang w:val="ru-RU"/>
                  </w:rPr>
                </w:rPrChange>
              </w:rPr>
              <w:t xml:space="preserve"> </w:t>
            </w:r>
            <w:r w:rsidRPr="00454CB9">
              <w:rPr>
                <w:rFonts w:ascii="Arial" w:eastAsia="Malgun Gothic" w:hAnsi="Arial" w:cs="Arial" w:hint="eastAsia"/>
                <w:snapToGrid w:val="0"/>
                <w:sz w:val="21"/>
                <w:szCs w:val="21"/>
                <w:rPrChange w:id="970" w:author="Mia Choi" w:date="2021-07-25T18:14:00Z">
                  <w:rPr>
                    <w:rFonts w:ascii="Malgun Gothic" w:eastAsia="Malgun Gothic" w:hAnsi="Malgun Gothic" w:hint="eastAsia"/>
                    <w:snapToGrid w:val="0"/>
                    <w:color w:val="0000FF"/>
                    <w:highlight w:val="yellow"/>
                  </w:rPr>
                </w:rPrChange>
              </w:rPr>
              <w:t>가능</w:t>
            </w:r>
            <w:r w:rsidRPr="00454CB9">
              <w:rPr>
                <w:rFonts w:ascii="Arial" w:eastAsia="Malgun Gothic" w:hAnsi="Arial" w:cs="Arial"/>
                <w:snapToGrid w:val="0"/>
                <w:sz w:val="21"/>
                <w:szCs w:val="21"/>
                <w:lang w:val="ru-RU"/>
                <w:rPrChange w:id="971" w:author="Mia Choi" w:date="2021-07-25T18:14:00Z">
                  <w:rPr>
                    <w:rFonts w:ascii="Malgun Gothic" w:eastAsia="Malgun Gothic" w:hAnsi="Malgun Gothic"/>
                    <w:snapToGrid w:val="0"/>
                    <w:color w:val="0000FF"/>
                    <w:highlight w:val="yellow"/>
                    <w:lang w:val="ru-RU"/>
                  </w:rPr>
                </w:rPrChange>
              </w:rPr>
              <w:t>(</w:t>
            </w:r>
            <w:r w:rsidRPr="00454CB9">
              <w:rPr>
                <w:rFonts w:ascii="Arial" w:eastAsia="Malgun Gothic" w:hAnsi="Arial" w:cs="Arial" w:hint="eastAsia"/>
                <w:snapToGrid w:val="0"/>
                <w:sz w:val="21"/>
                <w:szCs w:val="21"/>
                <w:rPrChange w:id="972" w:author="Mia Choi" w:date="2021-07-25T18:14:00Z">
                  <w:rPr>
                    <w:rFonts w:ascii="Malgun Gothic" w:eastAsia="Malgun Gothic" w:hAnsi="Malgun Gothic" w:hint="eastAsia"/>
                    <w:snapToGrid w:val="0"/>
                    <w:color w:val="0000FF"/>
                    <w:highlight w:val="yellow"/>
                  </w:rPr>
                </w:rPrChange>
              </w:rPr>
              <w:t>유급휴가</w:t>
            </w:r>
            <w:r w:rsidRPr="00454CB9">
              <w:rPr>
                <w:rFonts w:ascii="Arial" w:eastAsia="Malgun Gothic" w:hAnsi="Arial" w:cs="Arial"/>
                <w:snapToGrid w:val="0"/>
                <w:sz w:val="21"/>
                <w:szCs w:val="21"/>
                <w:lang w:val="ru-RU"/>
                <w:rPrChange w:id="973" w:author="Mia Choi" w:date="2021-07-25T18:14:00Z">
                  <w:rPr>
                    <w:rFonts w:ascii="Malgun Gothic" w:eastAsia="Malgun Gothic" w:hAnsi="Malgun Gothic"/>
                    <w:snapToGrid w:val="0"/>
                    <w:color w:val="0000FF"/>
                    <w:highlight w:val="yellow"/>
                    <w:lang w:val="ru-RU"/>
                  </w:rPr>
                </w:rPrChange>
              </w:rPr>
              <w:t>)</w:t>
            </w:r>
          </w:p>
        </w:tc>
        <w:tc>
          <w:tcPr>
            <w:tcW w:w="1667" w:type="pct"/>
            <w:shd w:val="clear" w:color="auto" w:fill="auto"/>
          </w:tcPr>
          <w:p w14:paraId="6CAD9D29" w14:textId="50AA1EE3" w:rsidR="00F57AD9" w:rsidRPr="002A5E52" w:rsidRDefault="00F57AD9" w:rsidP="00F57AD9">
            <w:pPr>
              <w:pStyle w:val="af"/>
              <w:numPr>
                <w:ilvl w:val="0"/>
                <w:numId w:val="142"/>
              </w:numPr>
              <w:rPr>
                <w:rFonts w:ascii="Arial" w:eastAsia="Malgun Gothic" w:hAnsi="Arial" w:cs="Arial"/>
                <w:sz w:val="21"/>
                <w:szCs w:val="21"/>
                <w:lang w:val="ru-RU"/>
              </w:rPr>
            </w:pPr>
            <w:r w:rsidRPr="002A5E52">
              <w:rPr>
                <w:rFonts w:ascii="Arial" w:eastAsia="Malgun Gothic" w:hAnsi="Arial" w:cs="Arial"/>
                <w:color w:val="000000"/>
                <w:sz w:val="21"/>
                <w:szCs w:val="21"/>
                <w:lang w:val="ru-RU"/>
              </w:rPr>
              <w:lastRenderedPageBreak/>
              <w:t xml:space="preserve">Рождение ребенка: оплачиваемый отпуск не более десяти дней, по запросу Работника </w:t>
            </w:r>
            <w:r w:rsidRPr="002A5E52">
              <w:rPr>
                <w:rFonts w:ascii="Arial" w:eastAsia="Malgun Gothic" w:hAnsi="Arial" w:cs="Arial"/>
                <w:color w:val="000000"/>
                <w:sz w:val="21"/>
                <w:szCs w:val="21"/>
                <w:lang w:val="ru-RU"/>
              </w:rPr>
              <w:lastRenderedPageBreak/>
              <w:t>может быть на две части в течение девяноста дня со дня рождения ребенка.</w:t>
            </w:r>
          </w:p>
        </w:tc>
        <w:tc>
          <w:tcPr>
            <w:tcW w:w="1667" w:type="pct"/>
            <w:shd w:val="clear" w:color="auto" w:fill="auto"/>
          </w:tcPr>
          <w:p w14:paraId="5B73294D" w14:textId="2C685937" w:rsidR="00F57AD9" w:rsidRPr="00E17745" w:rsidRDefault="00F57AD9" w:rsidP="00F57AD9">
            <w:pPr>
              <w:rPr>
                <w:rFonts w:ascii="Arial" w:eastAsia="Malgun Gothic" w:hAnsi="Arial" w:cs="Arial"/>
                <w:color w:val="000000"/>
                <w:sz w:val="21"/>
                <w:szCs w:val="21"/>
              </w:rPr>
            </w:pPr>
            <w:r w:rsidRPr="002A5E52">
              <w:rPr>
                <w:rFonts w:ascii="Arial" w:hAnsi="Arial" w:cs="Arial"/>
                <w:sz w:val="21"/>
                <w:szCs w:val="21"/>
              </w:rPr>
              <w:lastRenderedPageBreak/>
              <w:t xml:space="preserve">5. Birth of a child: paid leave for ten days maximum, it can be in two parts within ninety days from the date </w:t>
            </w:r>
            <w:r w:rsidRPr="002A5E52">
              <w:rPr>
                <w:rFonts w:ascii="Arial" w:hAnsi="Arial" w:cs="Arial"/>
                <w:sz w:val="21"/>
                <w:szCs w:val="21"/>
              </w:rPr>
              <w:lastRenderedPageBreak/>
              <w:t>of birth of the child at the Employee’s request.</w:t>
            </w:r>
          </w:p>
        </w:tc>
      </w:tr>
      <w:tr w:rsidR="00F57AD9" w:rsidRPr="002A5E52" w14:paraId="54F57266" w14:textId="77777777" w:rsidTr="00487147">
        <w:trPr>
          <w:trHeight w:val="156"/>
        </w:trPr>
        <w:tc>
          <w:tcPr>
            <w:tcW w:w="1666" w:type="pct"/>
          </w:tcPr>
          <w:p w14:paraId="327D642B" w14:textId="22FB6CEF" w:rsidR="00F57AD9" w:rsidRPr="002A5E52" w:rsidRDefault="00F57AD9" w:rsidP="00F57AD9">
            <w:pPr>
              <w:ind w:left="1218" w:hangingChars="580" w:hanging="1218"/>
              <w:rPr>
                <w:rFonts w:ascii="Arial" w:eastAsia="Malgun Gothic" w:hAnsi="Arial" w:cs="Arial"/>
                <w:color w:val="FF0000"/>
                <w:sz w:val="21"/>
                <w:szCs w:val="21"/>
              </w:rPr>
            </w:pPr>
            <w:r w:rsidRPr="002A5E52">
              <w:rPr>
                <w:rFonts w:ascii="Arial" w:eastAsia="Malgun Gothic" w:hAnsi="Arial" w:cs="Arial"/>
                <w:color w:val="000000"/>
                <w:sz w:val="21"/>
                <w:szCs w:val="21"/>
                <w:lang w:val="ru-RU"/>
                <w:rPrChange w:id="974" w:author="Mia Choi" w:date="2021-07-25T18:14:00Z">
                  <w:rPr>
                    <w:rFonts w:ascii="Malgun Gothic" w:eastAsia="Malgun Gothic" w:hAnsi="Malgun Gothic"/>
                    <w:color w:val="000000"/>
                    <w:highlight w:val="yellow"/>
                    <w:lang w:val="ru-RU"/>
                  </w:rPr>
                </w:rPrChange>
              </w:rPr>
              <w:lastRenderedPageBreak/>
              <w:t xml:space="preserve">2. </w:t>
            </w:r>
            <w:r w:rsidRPr="002A5E52">
              <w:rPr>
                <w:rFonts w:ascii="Arial" w:eastAsia="Malgun Gothic" w:hAnsi="Arial" w:cs="Arial" w:hint="eastAsia"/>
                <w:color w:val="000000"/>
                <w:sz w:val="21"/>
                <w:szCs w:val="21"/>
                <w:rPrChange w:id="975" w:author="Mia Choi" w:date="2021-07-25T18:14:00Z">
                  <w:rPr>
                    <w:rFonts w:ascii="Malgun Gothic" w:eastAsia="Malgun Gothic" w:hAnsi="Malgun Gothic" w:hint="eastAsia"/>
                    <w:color w:val="000000"/>
                    <w:highlight w:val="yellow"/>
                  </w:rPr>
                </w:rPrChange>
              </w:rPr>
              <w:t>기복휴가</w:t>
            </w:r>
          </w:p>
        </w:tc>
        <w:tc>
          <w:tcPr>
            <w:tcW w:w="1667" w:type="pct"/>
            <w:shd w:val="clear" w:color="auto" w:fill="auto"/>
          </w:tcPr>
          <w:p w14:paraId="0F7882C4" w14:textId="60D231D7" w:rsidR="00F57AD9" w:rsidRPr="002A5E52" w:rsidRDefault="00F57AD9" w:rsidP="00F57AD9">
            <w:pPr>
              <w:pStyle w:val="af"/>
              <w:numPr>
                <w:ilvl w:val="0"/>
                <w:numId w:val="141"/>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Смерть родственника</w:t>
            </w:r>
          </w:p>
        </w:tc>
        <w:tc>
          <w:tcPr>
            <w:tcW w:w="1667" w:type="pct"/>
            <w:shd w:val="clear" w:color="auto" w:fill="auto"/>
          </w:tcPr>
          <w:p w14:paraId="1D3D5513" w14:textId="71204220" w:rsidR="00F57AD9" w:rsidRPr="002A5E52" w:rsidRDefault="00F57AD9" w:rsidP="00F57AD9">
            <w:pPr>
              <w:rPr>
                <w:rFonts w:ascii="Arial" w:eastAsia="Malgun Gothic" w:hAnsi="Arial" w:cs="Arial"/>
                <w:color w:val="000000"/>
                <w:sz w:val="21"/>
                <w:szCs w:val="21"/>
                <w:lang w:val="ru-RU"/>
              </w:rPr>
            </w:pPr>
            <w:r w:rsidRPr="002A5E52">
              <w:rPr>
                <w:rFonts w:ascii="Arial" w:hAnsi="Arial" w:cs="Arial"/>
                <w:sz w:val="21"/>
                <w:szCs w:val="21"/>
              </w:rPr>
              <w:t>2. Death of a relative</w:t>
            </w:r>
          </w:p>
        </w:tc>
      </w:tr>
      <w:tr w:rsidR="00F57AD9" w:rsidRPr="002A5E52" w14:paraId="7F82AC61" w14:textId="77777777" w:rsidTr="00487147">
        <w:trPr>
          <w:trHeight w:val="156"/>
        </w:trPr>
        <w:tc>
          <w:tcPr>
            <w:tcW w:w="1666" w:type="pct"/>
          </w:tcPr>
          <w:p w14:paraId="02FAE74F" w14:textId="228ECC5E" w:rsidR="00F57AD9" w:rsidRPr="002A5E52" w:rsidRDefault="00F57AD9" w:rsidP="00F57AD9">
            <w:pPr>
              <w:ind w:left="1218" w:hangingChars="580" w:hanging="1218"/>
              <w:rPr>
                <w:rFonts w:ascii="Arial" w:eastAsia="Malgun Gothic" w:hAnsi="Arial" w:cs="Arial"/>
                <w:color w:val="FF0000"/>
                <w:sz w:val="21"/>
                <w:szCs w:val="21"/>
              </w:rPr>
            </w:pPr>
            <w:r w:rsidRPr="002A5E52">
              <w:rPr>
                <w:rFonts w:ascii="Arial" w:eastAsia="Malgun Gothic" w:hAnsi="Arial" w:cs="Arial"/>
                <w:color w:val="000000"/>
                <w:sz w:val="21"/>
                <w:szCs w:val="21"/>
                <w:lang w:val="ru-RU"/>
                <w:rPrChange w:id="976" w:author="Mia Choi" w:date="2021-07-25T18:14:00Z">
                  <w:rPr>
                    <w:rFonts w:ascii="Malgun Gothic" w:eastAsia="Malgun Gothic" w:hAnsi="Malgun Gothic"/>
                    <w:color w:val="000000"/>
                    <w:highlight w:val="yellow"/>
                    <w:lang w:val="ru-RU"/>
                  </w:rPr>
                </w:rPrChange>
              </w:rPr>
              <w:t xml:space="preserve">1) </w:t>
            </w:r>
            <w:r w:rsidRPr="002A5E52">
              <w:rPr>
                <w:rFonts w:ascii="Arial" w:eastAsia="Malgun Gothic" w:hAnsi="Arial" w:cs="Arial" w:hint="eastAsia"/>
                <w:color w:val="000000"/>
                <w:sz w:val="21"/>
                <w:szCs w:val="21"/>
                <w:rPrChange w:id="977" w:author="Mia Choi" w:date="2021-07-25T18:14:00Z">
                  <w:rPr>
                    <w:rFonts w:ascii="Malgun Gothic" w:eastAsia="Malgun Gothic" w:hAnsi="Malgun Gothic" w:hint="eastAsia"/>
                    <w:color w:val="000000"/>
                    <w:highlight w:val="yellow"/>
                  </w:rPr>
                </w:rPrChange>
              </w:rPr>
              <w:t>본인</w:t>
            </w:r>
            <w:r w:rsidRPr="002A5E52">
              <w:rPr>
                <w:rFonts w:ascii="Arial" w:eastAsia="Malgun Gothic" w:hAnsi="Arial" w:cs="Arial"/>
                <w:color w:val="000000"/>
                <w:sz w:val="21"/>
                <w:szCs w:val="21"/>
                <w:lang w:val="ru-RU"/>
                <w:rPrChange w:id="978" w:author="Mia Choi" w:date="2021-07-25T18:14:00Z">
                  <w:rPr>
                    <w:rFonts w:ascii="Malgun Gothic" w:eastAsia="Malgun Gothic" w:hAnsi="Malgun Gothic"/>
                    <w:color w:val="000000"/>
                    <w:highlight w:val="yellow"/>
                    <w:lang w:val="ru-RU"/>
                  </w:rPr>
                </w:rPrChange>
              </w:rPr>
              <w:t xml:space="preserve"> </w:t>
            </w:r>
            <w:r w:rsidRPr="002A5E52">
              <w:rPr>
                <w:rFonts w:ascii="Arial" w:eastAsia="Malgun Gothic" w:hAnsi="Arial" w:cs="Arial" w:hint="eastAsia"/>
                <w:color w:val="000000"/>
                <w:sz w:val="21"/>
                <w:szCs w:val="21"/>
                <w:rPrChange w:id="979" w:author="Mia Choi" w:date="2021-07-25T18:14:00Z">
                  <w:rPr>
                    <w:rFonts w:ascii="Malgun Gothic" w:eastAsia="Malgun Gothic" w:hAnsi="Malgun Gothic" w:hint="eastAsia"/>
                    <w:color w:val="000000"/>
                    <w:highlight w:val="yellow"/>
                  </w:rPr>
                </w:rPrChange>
              </w:rPr>
              <w:t>부모</w:t>
            </w:r>
            <w:r w:rsidRPr="002A5E52">
              <w:rPr>
                <w:rFonts w:ascii="Arial" w:eastAsia="Malgun Gothic" w:hAnsi="Arial" w:cs="Arial"/>
                <w:color w:val="000000"/>
                <w:sz w:val="21"/>
                <w:szCs w:val="21"/>
                <w:lang w:val="ru-RU"/>
                <w:rPrChange w:id="980" w:author="Mia Choi" w:date="2021-07-25T18:14:00Z">
                  <w:rPr>
                    <w:rFonts w:ascii="Malgun Gothic" w:eastAsia="Malgun Gothic" w:hAnsi="Malgun Gothic"/>
                    <w:color w:val="000000"/>
                    <w:highlight w:val="yellow"/>
                    <w:lang w:val="ru-RU"/>
                  </w:rPr>
                </w:rPrChange>
              </w:rPr>
              <w:t xml:space="preserve"> </w:t>
            </w:r>
            <w:proofErr w:type="gramStart"/>
            <w:r w:rsidRPr="002A5E52">
              <w:rPr>
                <w:rFonts w:ascii="Arial" w:eastAsia="Malgun Gothic" w:hAnsi="Arial" w:cs="Arial" w:hint="eastAsia"/>
                <w:color w:val="000000"/>
                <w:sz w:val="21"/>
                <w:szCs w:val="21"/>
                <w:rPrChange w:id="981" w:author="Mia Choi" w:date="2021-07-25T18:14:00Z">
                  <w:rPr>
                    <w:rFonts w:ascii="Malgun Gothic" w:eastAsia="Malgun Gothic" w:hAnsi="Malgun Gothic" w:hint="eastAsia"/>
                    <w:color w:val="000000"/>
                    <w:highlight w:val="yellow"/>
                  </w:rPr>
                </w:rPrChange>
              </w:rPr>
              <w:t>사망</w:t>
            </w:r>
            <w:r w:rsidRPr="002A5E52">
              <w:rPr>
                <w:rFonts w:ascii="Arial" w:eastAsia="Malgun Gothic" w:hAnsi="Arial" w:cs="Arial"/>
                <w:color w:val="000000"/>
                <w:sz w:val="21"/>
                <w:szCs w:val="21"/>
                <w:lang w:val="ru-RU"/>
                <w:rPrChange w:id="982" w:author="Mia Choi" w:date="2021-07-25T18:14:00Z">
                  <w:rPr>
                    <w:rFonts w:ascii="Malgun Gothic" w:eastAsia="Malgun Gothic" w:hAnsi="Malgun Gothic"/>
                    <w:color w:val="000000"/>
                    <w:highlight w:val="yellow"/>
                    <w:lang w:val="ru-RU"/>
                  </w:rPr>
                </w:rPrChange>
              </w:rPr>
              <w:t xml:space="preserve"> :</w:t>
            </w:r>
            <w:proofErr w:type="gramEnd"/>
            <w:r w:rsidRPr="002A5E52">
              <w:rPr>
                <w:rFonts w:ascii="Arial" w:eastAsia="Malgun Gothic" w:hAnsi="Arial" w:cs="Arial"/>
                <w:color w:val="000000"/>
                <w:sz w:val="21"/>
                <w:szCs w:val="21"/>
                <w:lang w:val="ru-RU"/>
                <w:rPrChange w:id="983" w:author="Mia Choi" w:date="2021-07-25T18:14:00Z">
                  <w:rPr>
                    <w:rFonts w:ascii="Malgun Gothic" w:eastAsia="Malgun Gothic" w:hAnsi="Malgun Gothic"/>
                    <w:color w:val="000000"/>
                    <w:highlight w:val="yellow"/>
                    <w:lang w:val="ru-RU"/>
                  </w:rPr>
                </w:rPrChange>
              </w:rPr>
              <w:t xml:space="preserve"> 7</w:t>
            </w:r>
            <w:r w:rsidRPr="002A5E52">
              <w:rPr>
                <w:rFonts w:ascii="Arial" w:eastAsia="Malgun Gothic" w:hAnsi="Arial" w:cs="Arial" w:hint="eastAsia"/>
                <w:color w:val="000000"/>
                <w:sz w:val="21"/>
                <w:szCs w:val="21"/>
                <w:rPrChange w:id="984" w:author="Mia Choi" w:date="2021-07-25T18:14:00Z">
                  <w:rPr>
                    <w:rFonts w:ascii="Malgun Gothic" w:eastAsia="Malgun Gothic" w:hAnsi="Malgun Gothic" w:hint="eastAsia"/>
                    <w:color w:val="000000"/>
                    <w:highlight w:val="yellow"/>
                  </w:rPr>
                </w:rPrChange>
              </w:rPr>
              <w:t>일</w:t>
            </w:r>
          </w:p>
        </w:tc>
        <w:tc>
          <w:tcPr>
            <w:tcW w:w="1667" w:type="pct"/>
            <w:shd w:val="clear" w:color="auto" w:fill="auto"/>
          </w:tcPr>
          <w:p w14:paraId="6E887E04" w14:textId="7D165000" w:rsidR="00F57AD9" w:rsidRPr="002A5E52" w:rsidRDefault="00F57AD9" w:rsidP="00F57AD9">
            <w:pPr>
              <w:rPr>
                <w:rFonts w:ascii="Arial" w:eastAsia="Malgun Gothic" w:hAnsi="Arial" w:cs="Arial"/>
                <w:sz w:val="21"/>
                <w:szCs w:val="21"/>
                <w:lang w:val="ru-RU"/>
              </w:rPr>
            </w:pPr>
            <w:r w:rsidRPr="002A5E52">
              <w:rPr>
                <w:rFonts w:ascii="Arial" w:eastAsia="Malgun Gothic" w:hAnsi="Arial" w:cs="Arial"/>
                <w:color w:val="000000"/>
                <w:sz w:val="21"/>
                <w:szCs w:val="21"/>
                <w:lang w:val="ru-RU"/>
              </w:rPr>
              <w:t>Смерть одного из родителей: 7 дней отпуска;</w:t>
            </w:r>
          </w:p>
        </w:tc>
        <w:tc>
          <w:tcPr>
            <w:tcW w:w="1667" w:type="pct"/>
            <w:shd w:val="clear" w:color="auto" w:fill="auto"/>
          </w:tcPr>
          <w:p w14:paraId="055741C4" w14:textId="74AFAF7E" w:rsidR="00F57AD9" w:rsidRPr="00E17745" w:rsidRDefault="00F57AD9" w:rsidP="00F57AD9">
            <w:pPr>
              <w:rPr>
                <w:rFonts w:ascii="Arial" w:eastAsia="Malgun Gothic" w:hAnsi="Arial" w:cs="Arial"/>
                <w:color w:val="000000"/>
                <w:sz w:val="21"/>
                <w:szCs w:val="21"/>
              </w:rPr>
            </w:pPr>
            <w:r w:rsidRPr="002A5E52">
              <w:rPr>
                <w:rFonts w:ascii="Arial" w:hAnsi="Arial" w:cs="Arial"/>
                <w:sz w:val="21"/>
                <w:szCs w:val="21"/>
              </w:rPr>
              <w:t>Death of one of the parents: 7 days of leave;</w:t>
            </w:r>
          </w:p>
        </w:tc>
      </w:tr>
      <w:tr w:rsidR="00F57AD9" w:rsidRPr="002A5E52" w14:paraId="5825E13C" w14:textId="77777777" w:rsidTr="00487147">
        <w:trPr>
          <w:trHeight w:val="156"/>
        </w:trPr>
        <w:tc>
          <w:tcPr>
            <w:tcW w:w="1666" w:type="pct"/>
          </w:tcPr>
          <w:p w14:paraId="55CE7D47" w14:textId="5B42E6D2" w:rsidR="00F57AD9" w:rsidRPr="002A5E52" w:rsidRDefault="00F57AD9" w:rsidP="00F57AD9">
            <w:pPr>
              <w:ind w:left="1218" w:hangingChars="580" w:hanging="1218"/>
              <w:rPr>
                <w:rFonts w:ascii="Arial" w:eastAsia="Malgun Gothic" w:hAnsi="Arial" w:cs="Arial"/>
                <w:color w:val="FF0000"/>
                <w:sz w:val="21"/>
                <w:szCs w:val="21"/>
              </w:rPr>
            </w:pPr>
            <w:r w:rsidRPr="002A5E52">
              <w:rPr>
                <w:rFonts w:ascii="Arial" w:eastAsia="Malgun Gothic" w:hAnsi="Arial" w:cs="Arial"/>
                <w:color w:val="000000"/>
                <w:sz w:val="21"/>
                <w:szCs w:val="21"/>
                <w:lang w:val="ru-RU"/>
                <w:rPrChange w:id="985" w:author="Mia Choi" w:date="2021-07-25T18:14:00Z">
                  <w:rPr>
                    <w:rFonts w:ascii="Malgun Gothic" w:eastAsia="Malgun Gothic" w:hAnsi="Malgun Gothic"/>
                    <w:color w:val="000000"/>
                    <w:highlight w:val="yellow"/>
                    <w:lang w:val="ru-RU"/>
                  </w:rPr>
                </w:rPrChange>
              </w:rPr>
              <w:t xml:space="preserve">2) </w:t>
            </w:r>
            <w:r w:rsidRPr="002A5E52">
              <w:rPr>
                <w:rFonts w:ascii="Arial" w:eastAsia="Malgun Gothic" w:hAnsi="Arial" w:cs="Arial" w:hint="eastAsia"/>
                <w:color w:val="000000"/>
                <w:sz w:val="21"/>
                <w:szCs w:val="21"/>
                <w:rPrChange w:id="986" w:author="Mia Choi" w:date="2021-07-25T18:14:00Z">
                  <w:rPr>
                    <w:rFonts w:ascii="Malgun Gothic" w:eastAsia="Malgun Gothic" w:hAnsi="Malgun Gothic" w:hint="eastAsia"/>
                    <w:color w:val="000000"/>
                    <w:highlight w:val="yellow"/>
                  </w:rPr>
                </w:rPrChange>
              </w:rPr>
              <w:t>배우자</w:t>
            </w:r>
            <w:r w:rsidRPr="002A5E52">
              <w:rPr>
                <w:rFonts w:ascii="Arial" w:eastAsia="Malgun Gothic" w:hAnsi="Arial" w:cs="Arial"/>
                <w:color w:val="000000"/>
                <w:sz w:val="21"/>
                <w:szCs w:val="21"/>
                <w:lang w:val="ru-RU"/>
                <w:rPrChange w:id="987" w:author="Mia Choi" w:date="2021-07-25T18:14:00Z">
                  <w:rPr>
                    <w:rFonts w:ascii="Malgun Gothic" w:eastAsia="Malgun Gothic" w:hAnsi="Malgun Gothic"/>
                    <w:color w:val="000000"/>
                    <w:highlight w:val="yellow"/>
                    <w:lang w:val="ru-RU"/>
                  </w:rPr>
                </w:rPrChange>
              </w:rPr>
              <w:t xml:space="preserve"> </w:t>
            </w:r>
            <w:r w:rsidRPr="002A5E52">
              <w:rPr>
                <w:rFonts w:ascii="Arial" w:eastAsia="Malgun Gothic" w:hAnsi="Arial" w:cs="Arial" w:hint="eastAsia"/>
                <w:color w:val="000000"/>
                <w:sz w:val="21"/>
                <w:szCs w:val="21"/>
                <w:rPrChange w:id="988" w:author="Mia Choi" w:date="2021-07-25T18:14:00Z">
                  <w:rPr>
                    <w:rFonts w:ascii="Malgun Gothic" w:eastAsia="Malgun Gothic" w:hAnsi="Malgun Gothic" w:hint="eastAsia"/>
                    <w:color w:val="000000"/>
                    <w:highlight w:val="yellow"/>
                  </w:rPr>
                </w:rPrChange>
              </w:rPr>
              <w:t>부모</w:t>
            </w:r>
            <w:r w:rsidRPr="002A5E52">
              <w:rPr>
                <w:rFonts w:ascii="Arial" w:eastAsia="Malgun Gothic" w:hAnsi="Arial" w:cs="Arial"/>
                <w:color w:val="000000"/>
                <w:sz w:val="21"/>
                <w:szCs w:val="21"/>
                <w:lang w:val="ru-RU"/>
                <w:rPrChange w:id="989" w:author="Mia Choi" w:date="2021-07-25T18:14:00Z">
                  <w:rPr>
                    <w:rFonts w:ascii="Malgun Gothic" w:eastAsia="Malgun Gothic" w:hAnsi="Malgun Gothic"/>
                    <w:color w:val="000000"/>
                    <w:highlight w:val="yellow"/>
                    <w:lang w:val="ru-RU"/>
                  </w:rPr>
                </w:rPrChange>
              </w:rPr>
              <w:t xml:space="preserve"> </w:t>
            </w:r>
            <w:proofErr w:type="gramStart"/>
            <w:r w:rsidRPr="002A5E52">
              <w:rPr>
                <w:rFonts w:ascii="Arial" w:eastAsia="Malgun Gothic" w:hAnsi="Arial" w:cs="Arial" w:hint="eastAsia"/>
                <w:color w:val="000000"/>
                <w:sz w:val="21"/>
                <w:szCs w:val="21"/>
                <w:rPrChange w:id="990" w:author="Mia Choi" w:date="2021-07-25T18:14:00Z">
                  <w:rPr>
                    <w:rFonts w:ascii="Malgun Gothic" w:eastAsia="Malgun Gothic" w:hAnsi="Malgun Gothic" w:hint="eastAsia"/>
                    <w:color w:val="000000"/>
                    <w:highlight w:val="yellow"/>
                  </w:rPr>
                </w:rPrChange>
              </w:rPr>
              <w:t>사망</w:t>
            </w:r>
            <w:r w:rsidRPr="002A5E52">
              <w:rPr>
                <w:rFonts w:ascii="Arial" w:eastAsia="Malgun Gothic" w:hAnsi="Arial" w:cs="Arial"/>
                <w:color w:val="000000"/>
                <w:sz w:val="21"/>
                <w:szCs w:val="21"/>
                <w:lang w:val="ru-RU"/>
                <w:rPrChange w:id="991" w:author="Mia Choi" w:date="2021-07-25T18:14:00Z">
                  <w:rPr>
                    <w:rFonts w:ascii="Malgun Gothic" w:eastAsia="Malgun Gothic" w:hAnsi="Malgun Gothic"/>
                    <w:color w:val="000000"/>
                    <w:highlight w:val="yellow"/>
                    <w:lang w:val="ru-RU"/>
                  </w:rPr>
                </w:rPrChange>
              </w:rPr>
              <w:t xml:space="preserve"> :</w:t>
            </w:r>
            <w:proofErr w:type="gramEnd"/>
            <w:r w:rsidRPr="002A5E52">
              <w:rPr>
                <w:rFonts w:ascii="Arial" w:eastAsia="Malgun Gothic" w:hAnsi="Arial" w:cs="Arial"/>
                <w:color w:val="000000"/>
                <w:sz w:val="21"/>
                <w:szCs w:val="21"/>
                <w:lang w:val="ru-RU"/>
                <w:rPrChange w:id="992" w:author="Mia Choi" w:date="2021-07-25T18:14:00Z">
                  <w:rPr>
                    <w:rFonts w:ascii="Malgun Gothic" w:eastAsia="Malgun Gothic" w:hAnsi="Malgun Gothic"/>
                    <w:color w:val="000000"/>
                    <w:highlight w:val="yellow"/>
                    <w:lang w:val="ru-RU"/>
                  </w:rPr>
                </w:rPrChange>
              </w:rPr>
              <w:t xml:space="preserve"> 6</w:t>
            </w:r>
            <w:r w:rsidRPr="002A5E52">
              <w:rPr>
                <w:rFonts w:ascii="Arial" w:eastAsia="Malgun Gothic" w:hAnsi="Arial" w:cs="Arial" w:hint="eastAsia"/>
                <w:color w:val="000000"/>
                <w:sz w:val="21"/>
                <w:szCs w:val="21"/>
                <w:rPrChange w:id="993" w:author="Mia Choi" w:date="2021-07-25T18:14:00Z">
                  <w:rPr>
                    <w:rFonts w:ascii="Malgun Gothic" w:eastAsia="Malgun Gothic" w:hAnsi="Malgun Gothic" w:hint="eastAsia"/>
                    <w:color w:val="000000"/>
                    <w:highlight w:val="yellow"/>
                  </w:rPr>
                </w:rPrChange>
              </w:rPr>
              <w:t>일</w:t>
            </w:r>
            <w:r w:rsidRPr="002A5E52">
              <w:rPr>
                <w:rFonts w:ascii="Arial" w:eastAsia="Malgun Gothic" w:hAnsi="Arial" w:cs="Arial"/>
                <w:color w:val="000000"/>
                <w:sz w:val="21"/>
                <w:szCs w:val="21"/>
                <w:lang w:val="ru-RU"/>
                <w:rPrChange w:id="994" w:author="Mia Choi" w:date="2021-07-25T18:14:00Z">
                  <w:rPr>
                    <w:rFonts w:ascii="Malgun Gothic" w:eastAsia="Malgun Gothic" w:hAnsi="Malgun Gothic"/>
                    <w:color w:val="000000"/>
                    <w:highlight w:val="yellow"/>
                    <w:lang w:val="ru-RU"/>
                  </w:rPr>
                </w:rPrChange>
              </w:rPr>
              <w:t xml:space="preserve"> (</w:t>
            </w:r>
            <w:r w:rsidRPr="002A5E52">
              <w:rPr>
                <w:rFonts w:ascii="Arial" w:eastAsia="Malgun Gothic" w:hAnsi="Arial" w:cs="Arial" w:hint="eastAsia"/>
                <w:color w:val="000000"/>
                <w:sz w:val="21"/>
                <w:szCs w:val="21"/>
                <w:rPrChange w:id="995" w:author="Mia Choi" w:date="2021-07-25T18:14:00Z">
                  <w:rPr>
                    <w:rFonts w:ascii="Malgun Gothic" w:eastAsia="Malgun Gothic" w:hAnsi="Malgun Gothic" w:hint="eastAsia"/>
                    <w:color w:val="000000"/>
                    <w:highlight w:val="yellow"/>
                  </w:rPr>
                </w:rPrChange>
              </w:rPr>
              <w:t>호적상</w:t>
            </w:r>
            <w:r w:rsidRPr="002A5E52">
              <w:rPr>
                <w:rFonts w:ascii="Arial" w:eastAsia="Malgun Gothic" w:hAnsi="Arial" w:cs="Arial"/>
                <w:color w:val="000000"/>
                <w:sz w:val="21"/>
                <w:szCs w:val="21"/>
                <w:lang w:val="ru-RU"/>
                <w:rPrChange w:id="996" w:author="Mia Choi" w:date="2021-07-25T18:14:00Z">
                  <w:rPr>
                    <w:rFonts w:ascii="Malgun Gothic" w:eastAsia="Malgun Gothic" w:hAnsi="Malgun Gothic"/>
                    <w:color w:val="000000"/>
                    <w:highlight w:val="yellow"/>
                    <w:lang w:val="ru-RU"/>
                  </w:rPr>
                </w:rPrChange>
              </w:rPr>
              <w:t xml:space="preserve"> </w:t>
            </w:r>
            <w:r w:rsidRPr="002A5E52">
              <w:rPr>
                <w:rFonts w:ascii="Arial" w:eastAsia="Malgun Gothic" w:hAnsi="Arial" w:cs="Arial" w:hint="eastAsia"/>
                <w:color w:val="000000"/>
                <w:sz w:val="21"/>
                <w:szCs w:val="21"/>
                <w:rPrChange w:id="997" w:author="Mia Choi" w:date="2021-07-25T18:14:00Z">
                  <w:rPr>
                    <w:rFonts w:ascii="Malgun Gothic" w:eastAsia="Malgun Gothic" w:hAnsi="Malgun Gothic" w:hint="eastAsia"/>
                    <w:color w:val="000000"/>
                    <w:highlight w:val="yellow"/>
                  </w:rPr>
                </w:rPrChange>
              </w:rPr>
              <w:t>부모</w:t>
            </w:r>
            <w:r w:rsidRPr="002A5E52">
              <w:rPr>
                <w:rFonts w:ascii="Arial" w:eastAsia="Malgun Gothic" w:hAnsi="Arial" w:cs="Arial"/>
                <w:color w:val="000000"/>
                <w:sz w:val="21"/>
                <w:szCs w:val="21"/>
                <w:lang w:val="ru-RU"/>
                <w:rPrChange w:id="998" w:author="Mia Choi" w:date="2021-07-25T18:14:00Z">
                  <w:rPr>
                    <w:rFonts w:ascii="Malgun Gothic" w:eastAsia="Malgun Gothic" w:hAnsi="Malgun Gothic"/>
                    <w:color w:val="000000"/>
                    <w:highlight w:val="yellow"/>
                    <w:lang w:val="ru-RU"/>
                  </w:rPr>
                </w:rPrChange>
              </w:rPr>
              <w:t>)</w:t>
            </w:r>
          </w:p>
        </w:tc>
        <w:tc>
          <w:tcPr>
            <w:tcW w:w="1667" w:type="pct"/>
            <w:shd w:val="clear" w:color="auto" w:fill="auto"/>
          </w:tcPr>
          <w:p w14:paraId="6DA8FBC2" w14:textId="5C081AC4" w:rsidR="00F57AD9" w:rsidRPr="002A5E52" w:rsidRDefault="00F57AD9" w:rsidP="00F57AD9">
            <w:pPr>
              <w:rPr>
                <w:rFonts w:ascii="Arial" w:eastAsia="Malgun Gothic" w:hAnsi="Arial" w:cs="Arial"/>
                <w:sz w:val="21"/>
                <w:szCs w:val="21"/>
                <w:lang w:val="ru-RU"/>
              </w:rPr>
            </w:pPr>
            <w:r w:rsidRPr="002A5E52">
              <w:rPr>
                <w:rFonts w:ascii="Arial" w:eastAsia="Malgun Gothic" w:hAnsi="Arial" w:cs="Arial"/>
                <w:color w:val="000000"/>
                <w:sz w:val="21"/>
                <w:szCs w:val="21"/>
                <w:lang w:val="ru-RU"/>
              </w:rPr>
              <w:t>Смерть одного из родителей супруги (указанного в семейном реестре): 6 дней отпуска;</w:t>
            </w:r>
          </w:p>
        </w:tc>
        <w:tc>
          <w:tcPr>
            <w:tcW w:w="1667" w:type="pct"/>
            <w:shd w:val="clear" w:color="auto" w:fill="auto"/>
          </w:tcPr>
          <w:p w14:paraId="06CF420F" w14:textId="27B6FBAD" w:rsidR="00F57AD9" w:rsidRPr="00E17745" w:rsidRDefault="00F57AD9" w:rsidP="00F57AD9">
            <w:pPr>
              <w:rPr>
                <w:rFonts w:ascii="Arial" w:eastAsia="Malgun Gothic" w:hAnsi="Arial" w:cs="Arial"/>
                <w:color w:val="000000"/>
                <w:sz w:val="21"/>
                <w:szCs w:val="21"/>
              </w:rPr>
            </w:pPr>
            <w:r w:rsidRPr="002A5E52">
              <w:rPr>
                <w:rFonts w:ascii="Arial" w:hAnsi="Arial" w:cs="Arial"/>
                <w:sz w:val="21"/>
                <w:szCs w:val="21"/>
              </w:rPr>
              <w:t>Death of one of the spouse's parents (indicated in the family register): 6 days of leave;</w:t>
            </w:r>
          </w:p>
        </w:tc>
      </w:tr>
      <w:tr w:rsidR="00F57AD9" w:rsidRPr="002A5E52" w14:paraId="12A5FAA0" w14:textId="77777777" w:rsidTr="00487147">
        <w:trPr>
          <w:trHeight w:val="156"/>
        </w:trPr>
        <w:tc>
          <w:tcPr>
            <w:tcW w:w="1666" w:type="pct"/>
          </w:tcPr>
          <w:p w14:paraId="76F456F1" w14:textId="309DFABB" w:rsidR="00F57AD9" w:rsidRPr="002A5E52" w:rsidRDefault="00F57AD9" w:rsidP="00F57AD9">
            <w:pPr>
              <w:ind w:left="1218" w:hangingChars="580" w:hanging="1218"/>
              <w:rPr>
                <w:rFonts w:ascii="Arial" w:eastAsia="Malgun Gothic" w:hAnsi="Arial" w:cs="Arial"/>
                <w:color w:val="FF0000"/>
                <w:sz w:val="21"/>
                <w:szCs w:val="21"/>
              </w:rPr>
            </w:pPr>
            <w:r w:rsidRPr="002A5E52">
              <w:rPr>
                <w:rFonts w:ascii="Arial" w:eastAsia="Malgun Gothic" w:hAnsi="Arial" w:cs="Arial"/>
                <w:color w:val="000000"/>
                <w:sz w:val="21"/>
                <w:szCs w:val="21"/>
                <w:lang w:val="ru-RU"/>
                <w:rPrChange w:id="999" w:author="Mia Choi" w:date="2021-07-25T18:14:00Z">
                  <w:rPr>
                    <w:rFonts w:ascii="Malgun Gothic" w:eastAsia="Malgun Gothic" w:hAnsi="Malgun Gothic"/>
                    <w:color w:val="000000"/>
                    <w:highlight w:val="yellow"/>
                    <w:lang w:val="ru-RU"/>
                  </w:rPr>
                </w:rPrChange>
              </w:rPr>
              <w:t xml:space="preserve">3) </w:t>
            </w:r>
            <w:r w:rsidRPr="002A5E52">
              <w:rPr>
                <w:rFonts w:ascii="Arial" w:eastAsia="Malgun Gothic" w:hAnsi="Arial" w:cs="Arial" w:hint="eastAsia"/>
                <w:color w:val="000000"/>
                <w:sz w:val="21"/>
                <w:szCs w:val="21"/>
                <w:rPrChange w:id="1000" w:author="Mia Choi" w:date="2021-07-25T18:14:00Z">
                  <w:rPr>
                    <w:rFonts w:ascii="Malgun Gothic" w:eastAsia="Malgun Gothic" w:hAnsi="Malgun Gothic" w:hint="eastAsia"/>
                    <w:color w:val="000000"/>
                    <w:highlight w:val="yellow"/>
                  </w:rPr>
                </w:rPrChange>
              </w:rPr>
              <w:t>배우자</w:t>
            </w:r>
            <w:r w:rsidRPr="002A5E52">
              <w:rPr>
                <w:rFonts w:ascii="Arial" w:eastAsia="Malgun Gothic" w:hAnsi="Arial" w:cs="Arial"/>
                <w:color w:val="000000"/>
                <w:sz w:val="21"/>
                <w:szCs w:val="21"/>
                <w:lang w:val="ru-RU"/>
                <w:rPrChange w:id="1001" w:author="Mia Choi" w:date="2021-07-25T18:14:00Z">
                  <w:rPr>
                    <w:rFonts w:ascii="Malgun Gothic" w:eastAsia="Malgun Gothic" w:hAnsi="Malgun Gothic"/>
                    <w:color w:val="000000"/>
                    <w:highlight w:val="yellow"/>
                    <w:lang w:val="ru-RU"/>
                  </w:rPr>
                </w:rPrChange>
              </w:rPr>
              <w:t xml:space="preserve"> </w:t>
            </w:r>
            <w:proofErr w:type="gramStart"/>
            <w:r w:rsidRPr="002A5E52">
              <w:rPr>
                <w:rFonts w:ascii="Arial" w:eastAsia="Malgun Gothic" w:hAnsi="Arial" w:cs="Arial" w:hint="eastAsia"/>
                <w:color w:val="000000"/>
                <w:sz w:val="21"/>
                <w:szCs w:val="21"/>
                <w:rPrChange w:id="1002" w:author="Mia Choi" w:date="2021-07-25T18:14:00Z">
                  <w:rPr>
                    <w:rFonts w:ascii="Malgun Gothic" w:eastAsia="Malgun Gothic" w:hAnsi="Malgun Gothic" w:hint="eastAsia"/>
                    <w:color w:val="000000"/>
                    <w:highlight w:val="yellow"/>
                  </w:rPr>
                </w:rPrChange>
              </w:rPr>
              <w:t>사망</w:t>
            </w:r>
            <w:r w:rsidRPr="002A5E52">
              <w:rPr>
                <w:rFonts w:ascii="Arial" w:eastAsia="Malgun Gothic" w:hAnsi="Arial" w:cs="Arial"/>
                <w:color w:val="000000"/>
                <w:sz w:val="21"/>
                <w:szCs w:val="21"/>
                <w:lang w:val="ru-RU"/>
                <w:rPrChange w:id="1003" w:author="Mia Choi" w:date="2021-07-25T18:14:00Z">
                  <w:rPr>
                    <w:rFonts w:ascii="Malgun Gothic" w:eastAsia="Malgun Gothic" w:hAnsi="Malgun Gothic"/>
                    <w:color w:val="000000"/>
                    <w:highlight w:val="yellow"/>
                    <w:lang w:val="ru-RU"/>
                  </w:rPr>
                </w:rPrChange>
              </w:rPr>
              <w:t xml:space="preserve"> :</w:t>
            </w:r>
            <w:proofErr w:type="gramEnd"/>
            <w:r w:rsidRPr="002A5E52">
              <w:rPr>
                <w:rFonts w:ascii="Arial" w:eastAsia="Malgun Gothic" w:hAnsi="Arial" w:cs="Arial"/>
                <w:color w:val="000000"/>
                <w:sz w:val="21"/>
                <w:szCs w:val="21"/>
                <w:lang w:val="ru-RU"/>
                <w:rPrChange w:id="1004" w:author="Mia Choi" w:date="2021-07-25T18:14:00Z">
                  <w:rPr>
                    <w:rFonts w:ascii="Malgun Gothic" w:eastAsia="Malgun Gothic" w:hAnsi="Malgun Gothic"/>
                    <w:color w:val="000000"/>
                    <w:highlight w:val="yellow"/>
                    <w:lang w:val="ru-RU"/>
                  </w:rPr>
                </w:rPrChange>
              </w:rPr>
              <w:t xml:space="preserve"> 7</w:t>
            </w:r>
            <w:r w:rsidRPr="002A5E52">
              <w:rPr>
                <w:rFonts w:ascii="Arial" w:eastAsia="Malgun Gothic" w:hAnsi="Arial" w:cs="Arial" w:hint="eastAsia"/>
                <w:color w:val="000000"/>
                <w:sz w:val="21"/>
                <w:szCs w:val="21"/>
                <w:rPrChange w:id="1005" w:author="Mia Choi" w:date="2021-07-25T18:14:00Z">
                  <w:rPr>
                    <w:rFonts w:ascii="Malgun Gothic" w:eastAsia="Malgun Gothic" w:hAnsi="Malgun Gothic" w:hint="eastAsia"/>
                    <w:color w:val="000000"/>
                    <w:highlight w:val="yellow"/>
                  </w:rPr>
                </w:rPrChange>
              </w:rPr>
              <w:t>일</w:t>
            </w:r>
          </w:p>
        </w:tc>
        <w:tc>
          <w:tcPr>
            <w:tcW w:w="1667" w:type="pct"/>
            <w:shd w:val="clear" w:color="auto" w:fill="auto"/>
          </w:tcPr>
          <w:p w14:paraId="16B84581" w14:textId="3DF7BA54" w:rsidR="00F57AD9" w:rsidRPr="002A5E52" w:rsidRDefault="00F57AD9" w:rsidP="00F57AD9">
            <w:pPr>
              <w:rPr>
                <w:rFonts w:ascii="Arial" w:eastAsia="Malgun Gothic" w:hAnsi="Arial" w:cs="Arial"/>
                <w:sz w:val="21"/>
                <w:szCs w:val="21"/>
                <w:lang w:val="ru-RU"/>
              </w:rPr>
            </w:pPr>
            <w:r w:rsidRPr="002A5E52">
              <w:rPr>
                <w:rFonts w:ascii="Arial" w:eastAsia="Malgun Gothic" w:hAnsi="Arial" w:cs="Arial"/>
                <w:color w:val="000000"/>
                <w:sz w:val="21"/>
                <w:szCs w:val="21"/>
                <w:lang w:val="ru-RU"/>
              </w:rPr>
              <w:t>Смерть супруга: 7 дней отпуска;</w:t>
            </w:r>
          </w:p>
        </w:tc>
        <w:tc>
          <w:tcPr>
            <w:tcW w:w="1667" w:type="pct"/>
            <w:shd w:val="clear" w:color="auto" w:fill="auto"/>
          </w:tcPr>
          <w:p w14:paraId="364F1358" w14:textId="657E269B" w:rsidR="00F57AD9" w:rsidRPr="00E17745" w:rsidRDefault="00F57AD9" w:rsidP="00F57AD9">
            <w:pPr>
              <w:rPr>
                <w:rFonts w:ascii="Arial" w:eastAsia="Malgun Gothic" w:hAnsi="Arial" w:cs="Arial"/>
                <w:color w:val="000000"/>
                <w:sz w:val="21"/>
                <w:szCs w:val="21"/>
              </w:rPr>
            </w:pPr>
            <w:r w:rsidRPr="002A5E52">
              <w:rPr>
                <w:rFonts w:ascii="Arial" w:hAnsi="Arial" w:cs="Arial"/>
                <w:sz w:val="21"/>
                <w:szCs w:val="21"/>
              </w:rPr>
              <w:t>Death of a spouse: 7 days of leave;</w:t>
            </w:r>
          </w:p>
        </w:tc>
      </w:tr>
      <w:tr w:rsidR="00F57AD9" w:rsidRPr="002A5E52" w14:paraId="396FE26A" w14:textId="77777777" w:rsidTr="00487147">
        <w:trPr>
          <w:trHeight w:val="156"/>
        </w:trPr>
        <w:tc>
          <w:tcPr>
            <w:tcW w:w="1666" w:type="pct"/>
          </w:tcPr>
          <w:p w14:paraId="29403024" w14:textId="3043DB77" w:rsidR="00F57AD9" w:rsidRPr="002A5E52" w:rsidRDefault="00F57AD9" w:rsidP="00F57AD9">
            <w:pPr>
              <w:ind w:left="1218" w:hangingChars="580" w:hanging="1218"/>
              <w:rPr>
                <w:rFonts w:ascii="Arial" w:eastAsia="Malgun Gothic" w:hAnsi="Arial" w:cs="Arial"/>
                <w:color w:val="FF0000"/>
                <w:sz w:val="21"/>
                <w:szCs w:val="21"/>
              </w:rPr>
            </w:pPr>
            <w:r w:rsidRPr="002A5E52">
              <w:rPr>
                <w:rFonts w:ascii="Arial" w:eastAsia="Malgun Gothic" w:hAnsi="Arial" w:cs="Arial"/>
                <w:color w:val="000000"/>
                <w:sz w:val="21"/>
                <w:szCs w:val="21"/>
                <w:lang w:val="ru-RU"/>
                <w:rPrChange w:id="1006" w:author="Mia Choi" w:date="2021-07-25T18:14:00Z">
                  <w:rPr>
                    <w:rFonts w:ascii="Malgun Gothic" w:eastAsia="Malgun Gothic" w:hAnsi="Malgun Gothic"/>
                    <w:color w:val="000000"/>
                    <w:highlight w:val="yellow"/>
                    <w:lang w:val="ru-RU"/>
                  </w:rPr>
                </w:rPrChange>
              </w:rPr>
              <w:t xml:space="preserve">4) </w:t>
            </w:r>
            <w:r w:rsidRPr="002A5E52">
              <w:rPr>
                <w:rFonts w:ascii="Arial" w:eastAsia="Malgun Gothic" w:hAnsi="Arial" w:cs="Arial" w:hint="eastAsia"/>
                <w:color w:val="000000"/>
                <w:sz w:val="21"/>
                <w:szCs w:val="21"/>
                <w:rPrChange w:id="1007" w:author="Mia Choi" w:date="2021-07-25T18:14:00Z">
                  <w:rPr>
                    <w:rFonts w:ascii="Malgun Gothic" w:eastAsia="Malgun Gothic" w:hAnsi="Malgun Gothic" w:hint="eastAsia"/>
                    <w:color w:val="000000"/>
                    <w:highlight w:val="yellow"/>
                  </w:rPr>
                </w:rPrChange>
              </w:rPr>
              <w:t>자녀</w:t>
            </w:r>
            <w:r w:rsidRPr="002A5E52">
              <w:rPr>
                <w:rFonts w:ascii="Arial" w:eastAsia="Malgun Gothic" w:hAnsi="Arial" w:cs="Arial"/>
                <w:color w:val="000000"/>
                <w:sz w:val="21"/>
                <w:szCs w:val="21"/>
                <w:lang w:val="ru-RU"/>
                <w:rPrChange w:id="1008" w:author="Mia Choi" w:date="2021-07-25T18:14:00Z">
                  <w:rPr>
                    <w:rFonts w:ascii="Malgun Gothic" w:eastAsia="Malgun Gothic" w:hAnsi="Malgun Gothic"/>
                    <w:color w:val="000000"/>
                    <w:highlight w:val="yellow"/>
                    <w:lang w:val="ru-RU"/>
                  </w:rPr>
                </w:rPrChange>
              </w:rPr>
              <w:t xml:space="preserve"> </w:t>
            </w:r>
            <w:proofErr w:type="gramStart"/>
            <w:r w:rsidRPr="002A5E52">
              <w:rPr>
                <w:rFonts w:ascii="Arial" w:eastAsia="Malgun Gothic" w:hAnsi="Arial" w:cs="Arial" w:hint="eastAsia"/>
                <w:color w:val="000000"/>
                <w:sz w:val="21"/>
                <w:szCs w:val="21"/>
                <w:rPrChange w:id="1009" w:author="Mia Choi" w:date="2021-07-25T18:14:00Z">
                  <w:rPr>
                    <w:rFonts w:ascii="Malgun Gothic" w:eastAsia="Malgun Gothic" w:hAnsi="Malgun Gothic" w:hint="eastAsia"/>
                    <w:color w:val="000000"/>
                    <w:highlight w:val="yellow"/>
                  </w:rPr>
                </w:rPrChange>
              </w:rPr>
              <w:t>사망</w:t>
            </w:r>
            <w:r w:rsidRPr="002A5E52">
              <w:rPr>
                <w:rFonts w:ascii="Arial" w:eastAsia="Malgun Gothic" w:hAnsi="Arial" w:cs="Arial"/>
                <w:color w:val="000000"/>
                <w:sz w:val="21"/>
                <w:szCs w:val="21"/>
                <w:lang w:val="ru-RU"/>
                <w:rPrChange w:id="1010" w:author="Mia Choi" w:date="2021-07-25T18:14:00Z">
                  <w:rPr>
                    <w:rFonts w:ascii="Malgun Gothic" w:eastAsia="Malgun Gothic" w:hAnsi="Malgun Gothic"/>
                    <w:color w:val="000000"/>
                    <w:highlight w:val="yellow"/>
                    <w:lang w:val="ru-RU"/>
                  </w:rPr>
                </w:rPrChange>
              </w:rPr>
              <w:t xml:space="preserve"> :</w:t>
            </w:r>
            <w:proofErr w:type="gramEnd"/>
            <w:r w:rsidRPr="002A5E52">
              <w:rPr>
                <w:rFonts w:ascii="Arial" w:eastAsia="Malgun Gothic" w:hAnsi="Arial" w:cs="Arial"/>
                <w:color w:val="000000"/>
                <w:sz w:val="21"/>
                <w:szCs w:val="21"/>
                <w:lang w:val="ru-RU"/>
                <w:rPrChange w:id="1011" w:author="Mia Choi" w:date="2021-07-25T18:14:00Z">
                  <w:rPr>
                    <w:rFonts w:ascii="Malgun Gothic" w:eastAsia="Malgun Gothic" w:hAnsi="Malgun Gothic"/>
                    <w:color w:val="000000"/>
                    <w:highlight w:val="yellow"/>
                    <w:lang w:val="ru-RU"/>
                  </w:rPr>
                </w:rPrChange>
              </w:rPr>
              <w:t xml:space="preserve"> 6</w:t>
            </w:r>
            <w:r w:rsidRPr="002A5E52">
              <w:rPr>
                <w:rFonts w:ascii="Arial" w:eastAsia="Malgun Gothic" w:hAnsi="Arial" w:cs="Arial" w:hint="eastAsia"/>
                <w:color w:val="000000"/>
                <w:sz w:val="21"/>
                <w:szCs w:val="21"/>
                <w:rPrChange w:id="1012" w:author="Mia Choi" w:date="2021-07-25T18:14:00Z">
                  <w:rPr>
                    <w:rFonts w:ascii="Malgun Gothic" w:eastAsia="Malgun Gothic" w:hAnsi="Malgun Gothic" w:hint="eastAsia"/>
                    <w:color w:val="000000"/>
                    <w:highlight w:val="yellow"/>
                  </w:rPr>
                </w:rPrChange>
              </w:rPr>
              <w:t>일</w:t>
            </w:r>
          </w:p>
        </w:tc>
        <w:tc>
          <w:tcPr>
            <w:tcW w:w="1667" w:type="pct"/>
            <w:shd w:val="clear" w:color="auto" w:fill="auto"/>
          </w:tcPr>
          <w:p w14:paraId="1E83A6AD" w14:textId="63B3FC49" w:rsidR="00F57AD9" w:rsidRPr="002A5E52" w:rsidRDefault="00F57AD9" w:rsidP="00F57AD9">
            <w:pPr>
              <w:rPr>
                <w:rFonts w:ascii="Arial" w:eastAsia="Malgun Gothic" w:hAnsi="Arial" w:cs="Arial"/>
                <w:sz w:val="21"/>
                <w:szCs w:val="21"/>
                <w:lang w:val="ru-RU"/>
              </w:rPr>
            </w:pPr>
            <w:r w:rsidRPr="002A5E52">
              <w:rPr>
                <w:rFonts w:ascii="Arial" w:eastAsia="Malgun Gothic" w:hAnsi="Arial" w:cs="Arial"/>
                <w:color w:val="000000"/>
                <w:sz w:val="21"/>
                <w:szCs w:val="21"/>
                <w:lang w:val="ru-RU"/>
              </w:rPr>
              <w:t>Смерть ребенка: 6 дней отпуска;</w:t>
            </w:r>
          </w:p>
        </w:tc>
        <w:tc>
          <w:tcPr>
            <w:tcW w:w="1667" w:type="pct"/>
            <w:shd w:val="clear" w:color="auto" w:fill="auto"/>
          </w:tcPr>
          <w:p w14:paraId="3B9E0D45" w14:textId="23CDEA36" w:rsidR="00F57AD9" w:rsidRPr="00E17745" w:rsidRDefault="00F57AD9" w:rsidP="00F57AD9">
            <w:pPr>
              <w:rPr>
                <w:rFonts w:ascii="Arial" w:eastAsia="Malgun Gothic" w:hAnsi="Arial" w:cs="Arial"/>
                <w:color w:val="000000"/>
                <w:sz w:val="21"/>
                <w:szCs w:val="21"/>
              </w:rPr>
            </w:pPr>
            <w:r w:rsidRPr="002A5E52">
              <w:rPr>
                <w:rFonts w:ascii="Arial" w:hAnsi="Arial" w:cs="Arial"/>
                <w:sz w:val="21"/>
                <w:szCs w:val="21"/>
              </w:rPr>
              <w:t>Death of a child: 6 days of leave;</w:t>
            </w:r>
          </w:p>
        </w:tc>
      </w:tr>
      <w:tr w:rsidR="00F57AD9" w:rsidRPr="002A5E52" w14:paraId="632D6920" w14:textId="77777777" w:rsidTr="00487147">
        <w:trPr>
          <w:trHeight w:val="156"/>
        </w:trPr>
        <w:tc>
          <w:tcPr>
            <w:tcW w:w="1666" w:type="pct"/>
          </w:tcPr>
          <w:p w14:paraId="65FA7C34" w14:textId="5A002FF5" w:rsidR="00F57AD9" w:rsidRPr="002A5E52" w:rsidRDefault="00F57AD9" w:rsidP="00F57AD9">
            <w:pPr>
              <w:ind w:left="1218" w:hangingChars="580" w:hanging="1218"/>
              <w:rPr>
                <w:rFonts w:ascii="Arial" w:eastAsia="Malgun Gothic" w:hAnsi="Arial" w:cs="Arial"/>
                <w:color w:val="FF0000"/>
                <w:sz w:val="21"/>
                <w:szCs w:val="21"/>
              </w:rPr>
            </w:pPr>
            <w:r w:rsidRPr="002A5E52">
              <w:rPr>
                <w:rFonts w:ascii="Arial" w:eastAsia="Malgun Gothic" w:hAnsi="Arial" w:cs="Arial"/>
                <w:sz w:val="21"/>
                <w:szCs w:val="21"/>
                <w:lang w:val="ru-RU"/>
                <w:rPrChange w:id="1013" w:author="Mia Choi" w:date="2021-07-25T18:14:00Z">
                  <w:rPr>
                    <w:rFonts w:ascii="Malgun Gothic" w:eastAsia="Malgun Gothic" w:hAnsi="Malgun Gothic"/>
                    <w:highlight w:val="yellow"/>
                    <w:lang w:val="ru-RU"/>
                  </w:rPr>
                </w:rPrChange>
              </w:rPr>
              <w:t xml:space="preserve">5) </w:t>
            </w:r>
            <w:r w:rsidRPr="002A5E52">
              <w:rPr>
                <w:rFonts w:ascii="Arial" w:eastAsia="Malgun Gothic" w:hAnsi="Arial" w:cs="Arial" w:hint="eastAsia"/>
                <w:sz w:val="21"/>
                <w:szCs w:val="21"/>
                <w:rPrChange w:id="1014" w:author="Mia Choi" w:date="2021-07-25T18:14:00Z">
                  <w:rPr>
                    <w:rFonts w:ascii="Malgun Gothic" w:eastAsia="Malgun Gothic" w:hAnsi="Malgun Gothic" w:hint="eastAsia"/>
                    <w:highlight w:val="yellow"/>
                  </w:rPr>
                </w:rPrChange>
              </w:rPr>
              <w:t>조부모</w:t>
            </w:r>
            <w:r w:rsidRPr="002A5E52">
              <w:rPr>
                <w:rFonts w:ascii="Arial" w:eastAsia="Malgun Gothic" w:hAnsi="Arial" w:cs="Arial"/>
                <w:sz w:val="21"/>
                <w:szCs w:val="21"/>
                <w:lang w:val="ru-RU"/>
                <w:rPrChange w:id="1015" w:author="Mia Choi" w:date="2021-07-25T18:14:00Z">
                  <w:rPr>
                    <w:rFonts w:ascii="Malgun Gothic" w:eastAsia="Malgun Gothic" w:hAnsi="Malgun Gothic"/>
                    <w:highlight w:val="yellow"/>
                    <w:lang w:val="ru-RU"/>
                  </w:rPr>
                </w:rPrChange>
              </w:rPr>
              <w:t xml:space="preserve"> </w:t>
            </w:r>
            <w:r w:rsidRPr="002A5E52">
              <w:rPr>
                <w:rFonts w:ascii="Arial" w:eastAsia="Malgun Gothic" w:hAnsi="Arial" w:cs="Arial" w:hint="eastAsia"/>
                <w:sz w:val="21"/>
                <w:szCs w:val="21"/>
                <w:rPrChange w:id="1016" w:author="Mia Choi" w:date="2021-07-25T18:14:00Z">
                  <w:rPr>
                    <w:rFonts w:ascii="Malgun Gothic" w:eastAsia="Malgun Gothic" w:hAnsi="Malgun Gothic" w:hint="eastAsia"/>
                    <w:highlight w:val="yellow"/>
                  </w:rPr>
                </w:rPrChange>
              </w:rPr>
              <w:t>또는</w:t>
            </w:r>
            <w:r w:rsidRPr="002A5E52">
              <w:rPr>
                <w:rFonts w:ascii="Arial" w:eastAsia="Malgun Gothic" w:hAnsi="Arial" w:cs="Arial"/>
                <w:sz w:val="21"/>
                <w:szCs w:val="21"/>
                <w:lang w:val="ru-RU"/>
                <w:rPrChange w:id="1017" w:author="Mia Choi" w:date="2021-07-25T18:14:00Z">
                  <w:rPr>
                    <w:rFonts w:ascii="Malgun Gothic" w:eastAsia="Malgun Gothic" w:hAnsi="Malgun Gothic"/>
                    <w:highlight w:val="yellow"/>
                    <w:lang w:val="ru-RU"/>
                  </w:rPr>
                </w:rPrChange>
              </w:rPr>
              <w:t xml:space="preserve"> </w:t>
            </w:r>
            <w:r w:rsidRPr="002A5E52">
              <w:rPr>
                <w:rFonts w:ascii="Arial" w:eastAsia="Malgun Gothic" w:hAnsi="Arial" w:cs="Arial" w:hint="eastAsia"/>
                <w:sz w:val="21"/>
                <w:szCs w:val="21"/>
                <w:rPrChange w:id="1018" w:author="Mia Choi" w:date="2021-07-25T18:14:00Z">
                  <w:rPr>
                    <w:rFonts w:ascii="Malgun Gothic" w:eastAsia="Malgun Gothic" w:hAnsi="Malgun Gothic" w:hint="eastAsia"/>
                    <w:highlight w:val="yellow"/>
                  </w:rPr>
                </w:rPrChange>
              </w:rPr>
              <w:t>형제자매</w:t>
            </w:r>
            <w:r w:rsidRPr="002A5E52">
              <w:rPr>
                <w:rFonts w:ascii="Arial" w:eastAsia="Malgun Gothic" w:hAnsi="Arial" w:cs="Arial"/>
                <w:sz w:val="21"/>
                <w:szCs w:val="21"/>
                <w:lang w:val="ru-RU"/>
                <w:rPrChange w:id="1019" w:author="Mia Choi" w:date="2021-07-25T18:14:00Z">
                  <w:rPr>
                    <w:rFonts w:ascii="Malgun Gothic" w:eastAsia="Malgun Gothic" w:hAnsi="Malgun Gothic"/>
                    <w:highlight w:val="yellow"/>
                    <w:lang w:val="ru-RU"/>
                  </w:rPr>
                </w:rPrChange>
              </w:rPr>
              <w:t xml:space="preserve"> </w:t>
            </w:r>
            <w:proofErr w:type="gramStart"/>
            <w:r w:rsidRPr="002A5E52">
              <w:rPr>
                <w:rFonts w:ascii="Arial" w:eastAsia="Malgun Gothic" w:hAnsi="Arial" w:cs="Arial" w:hint="eastAsia"/>
                <w:sz w:val="21"/>
                <w:szCs w:val="21"/>
                <w:rPrChange w:id="1020" w:author="Mia Choi" w:date="2021-07-25T18:14:00Z">
                  <w:rPr>
                    <w:rFonts w:ascii="Malgun Gothic" w:eastAsia="Malgun Gothic" w:hAnsi="Malgun Gothic" w:hint="eastAsia"/>
                    <w:highlight w:val="yellow"/>
                  </w:rPr>
                </w:rPrChange>
              </w:rPr>
              <w:t>사망</w:t>
            </w:r>
            <w:r w:rsidRPr="002A5E52">
              <w:rPr>
                <w:rFonts w:ascii="Arial" w:eastAsia="Malgun Gothic" w:hAnsi="Arial" w:cs="Arial"/>
                <w:sz w:val="21"/>
                <w:szCs w:val="21"/>
                <w:lang w:val="ru-RU"/>
                <w:rPrChange w:id="1021" w:author="Mia Choi" w:date="2021-07-25T18:14:00Z">
                  <w:rPr>
                    <w:rFonts w:ascii="Malgun Gothic" w:eastAsia="Malgun Gothic" w:hAnsi="Malgun Gothic"/>
                    <w:highlight w:val="yellow"/>
                    <w:lang w:val="ru-RU"/>
                  </w:rPr>
                </w:rPrChange>
              </w:rPr>
              <w:t xml:space="preserve"> :</w:t>
            </w:r>
            <w:proofErr w:type="gramEnd"/>
            <w:r w:rsidRPr="002A5E52">
              <w:rPr>
                <w:rFonts w:ascii="Arial" w:eastAsia="Malgun Gothic" w:hAnsi="Arial" w:cs="Arial"/>
                <w:sz w:val="21"/>
                <w:szCs w:val="21"/>
                <w:lang w:val="ru-RU"/>
                <w:rPrChange w:id="1022" w:author="Mia Choi" w:date="2021-07-25T18:14:00Z">
                  <w:rPr>
                    <w:rFonts w:ascii="Malgun Gothic" w:eastAsia="Malgun Gothic" w:hAnsi="Malgun Gothic"/>
                    <w:highlight w:val="yellow"/>
                    <w:lang w:val="ru-RU"/>
                  </w:rPr>
                </w:rPrChange>
              </w:rPr>
              <w:t xml:space="preserve"> 3</w:t>
            </w:r>
            <w:r w:rsidRPr="002A5E52">
              <w:rPr>
                <w:rFonts w:ascii="Arial" w:eastAsia="Malgun Gothic" w:hAnsi="Arial" w:cs="Arial" w:hint="eastAsia"/>
                <w:sz w:val="21"/>
                <w:szCs w:val="21"/>
                <w:rPrChange w:id="1023" w:author="Mia Choi" w:date="2021-07-25T18:14:00Z">
                  <w:rPr>
                    <w:rFonts w:ascii="Malgun Gothic" w:eastAsia="Malgun Gothic" w:hAnsi="Malgun Gothic" w:hint="eastAsia"/>
                    <w:highlight w:val="yellow"/>
                  </w:rPr>
                </w:rPrChange>
              </w:rPr>
              <w:t>일</w:t>
            </w:r>
          </w:p>
        </w:tc>
        <w:tc>
          <w:tcPr>
            <w:tcW w:w="1667" w:type="pct"/>
            <w:shd w:val="clear" w:color="auto" w:fill="auto"/>
          </w:tcPr>
          <w:p w14:paraId="557BBE24" w14:textId="0AE25936" w:rsidR="00F57AD9" w:rsidRPr="002A5E52" w:rsidRDefault="00F57AD9" w:rsidP="00F57AD9">
            <w:pPr>
              <w:rPr>
                <w:rFonts w:ascii="Arial" w:eastAsia="Malgun Gothic" w:hAnsi="Arial" w:cs="Arial"/>
                <w:sz w:val="21"/>
                <w:szCs w:val="21"/>
                <w:lang w:val="ru-RU"/>
              </w:rPr>
            </w:pPr>
            <w:r w:rsidRPr="002A5E52">
              <w:rPr>
                <w:rFonts w:ascii="Arial" w:eastAsia="Malgun Gothic" w:hAnsi="Arial" w:cs="Arial"/>
                <w:color w:val="000000"/>
                <w:sz w:val="21"/>
                <w:szCs w:val="21"/>
                <w:lang w:val="ru-RU"/>
              </w:rPr>
              <w:t>Смерть кого-либо из дедушек, бабушек, братьев, сестер: 3 дня отпуска;</w:t>
            </w:r>
          </w:p>
        </w:tc>
        <w:tc>
          <w:tcPr>
            <w:tcW w:w="1667" w:type="pct"/>
            <w:shd w:val="clear" w:color="auto" w:fill="auto"/>
          </w:tcPr>
          <w:p w14:paraId="073A5076" w14:textId="0DDFE4BD" w:rsidR="00F57AD9" w:rsidRPr="00E17745" w:rsidRDefault="00F57AD9" w:rsidP="00F57AD9">
            <w:pPr>
              <w:rPr>
                <w:rFonts w:ascii="Arial" w:eastAsia="Malgun Gothic" w:hAnsi="Arial" w:cs="Arial"/>
                <w:color w:val="000000"/>
                <w:sz w:val="21"/>
                <w:szCs w:val="21"/>
              </w:rPr>
            </w:pPr>
            <w:r w:rsidRPr="002A5E52">
              <w:rPr>
                <w:rFonts w:ascii="Arial" w:hAnsi="Arial" w:cs="Arial"/>
                <w:sz w:val="21"/>
                <w:szCs w:val="21"/>
              </w:rPr>
              <w:t>Death of one of grandfathers, grandmothers, brothers or sisters: 3 days of leave;</w:t>
            </w:r>
          </w:p>
        </w:tc>
      </w:tr>
      <w:tr w:rsidR="00F57AD9" w:rsidRPr="002A5E52" w14:paraId="6666EBBD" w14:textId="77777777" w:rsidTr="00487147">
        <w:trPr>
          <w:trHeight w:val="156"/>
        </w:trPr>
        <w:tc>
          <w:tcPr>
            <w:tcW w:w="1666" w:type="pct"/>
          </w:tcPr>
          <w:p w14:paraId="3AAB4C1D" w14:textId="5D506516" w:rsidR="00F57AD9" w:rsidRPr="002A5E52" w:rsidRDefault="00F57AD9" w:rsidP="00F57AD9">
            <w:pPr>
              <w:ind w:left="1218" w:hangingChars="580" w:hanging="1218"/>
              <w:rPr>
                <w:rFonts w:ascii="Arial" w:eastAsia="Malgun Gothic" w:hAnsi="Arial" w:cs="Arial"/>
                <w:color w:val="FF0000"/>
                <w:sz w:val="21"/>
                <w:szCs w:val="21"/>
              </w:rPr>
            </w:pPr>
            <w:del w:id="1024" w:author="Mia Choi" w:date="2021-07-26T17:00:00Z">
              <w:r w:rsidRPr="002A5E52" w:rsidDel="002103A2">
                <w:rPr>
                  <w:rFonts w:ascii="Arial" w:eastAsia="Malgun Gothic" w:hAnsi="Arial" w:cs="Arial"/>
                  <w:sz w:val="21"/>
                  <w:szCs w:val="21"/>
                  <w:lang w:val="ru-RU"/>
                  <w:rPrChange w:id="1025" w:author="Mia Choi" w:date="2021-07-25T18:14:00Z">
                    <w:rPr>
                      <w:rFonts w:ascii="Malgun Gothic" w:eastAsia="Malgun Gothic" w:hAnsi="Malgun Gothic"/>
                      <w:highlight w:val="yellow"/>
                      <w:lang w:val="ru-RU"/>
                    </w:rPr>
                  </w:rPrChange>
                </w:rPr>
                <w:delText>7</w:delText>
              </w:r>
            </w:del>
            <w:ins w:id="1026" w:author="Mia Choi" w:date="2021-07-26T17:00:00Z">
              <w:r w:rsidRPr="002A5E52">
                <w:rPr>
                  <w:rFonts w:ascii="Arial" w:eastAsia="Malgun Gothic" w:hAnsi="Arial" w:cs="Arial"/>
                  <w:sz w:val="21"/>
                  <w:szCs w:val="21"/>
                  <w:lang w:val="ru-RU"/>
                </w:rPr>
                <w:t>6</w:t>
              </w:r>
            </w:ins>
            <w:r w:rsidRPr="002A5E52">
              <w:rPr>
                <w:rFonts w:ascii="Arial" w:eastAsia="Malgun Gothic" w:hAnsi="Arial" w:cs="Arial"/>
                <w:sz w:val="21"/>
                <w:szCs w:val="21"/>
                <w:lang w:val="ru-RU"/>
                <w:rPrChange w:id="1027" w:author="Mia Choi" w:date="2021-07-25T18:14:00Z">
                  <w:rPr>
                    <w:rFonts w:ascii="Malgun Gothic" w:eastAsia="Malgun Gothic" w:hAnsi="Malgun Gothic"/>
                    <w:highlight w:val="yellow"/>
                    <w:lang w:val="ru-RU"/>
                  </w:rPr>
                </w:rPrChange>
              </w:rPr>
              <w:t xml:space="preserve">) </w:t>
            </w:r>
            <w:r w:rsidRPr="002A5E52">
              <w:rPr>
                <w:rFonts w:ascii="Arial" w:eastAsia="Malgun Gothic" w:hAnsi="Arial" w:cs="Arial" w:hint="eastAsia"/>
                <w:sz w:val="21"/>
                <w:szCs w:val="21"/>
                <w:rPrChange w:id="1028" w:author="Mia Choi" w:date="2021-07-25T18:14:00Z">
                  <w:rPr>
                    <w:rFonts w:ascii="Malgun Gothic" w:eastAsia="Malgun Gothic" w:hAnsi="Malgun Gothic" w:hint="eastAsia"/>
                    <w:highlight w:val="yellow"/>
                  </w:rPr>
                </w:rPrChange>
              </w:rPr>
              <w:t>백숙부모</w:t>
            </w:r>
            <w:r w:rsidRPr="002A5E52">
              <w:rPr>
                <w:rFonts w:ascii="Arial" w:eastAsia="Malgun Gothic" w:hAnsi="Arial" w:cs="Arial"/>
                <w:sz w:val="21"/>
                <w:szCs w:val="21"/>
                <w:lang w:val="ru-RU"/>
                <w:rPrChange w:id="1029" w:author="Mia Choi" w:date="2021-07-25T18:14:00Z">
                  <w:rPr>
                    <w:rFonts w:ascii="Malgun Gothic" w:eastAsia="Malgun Gothic" w:hAnsi="Malgun Gothic"/>
                    <w:highlight w:val="yellow"/>
                    <w:lang w:val="ru-RU"/>
                  </w:rPr>
                </w:rPrChange>
              </w:rPr>
              <w:t xml:space="preserve"> </w:t>
            </w:r>
            <w:proofErr w:type="gramStart"/>
            <w:r w:rsidRPr="002A5E52">
              <w:rPr>
                <w:rFonts w:ascii="Arial" w:eastAsia="Malgun Gothic" w:hAnsi="Arial" w:cs="Arial" w:hint="eastAsia"/>
                <w:sz w:val="21"/>
                <w:szCs w:val="21"/>
                <w:rPrChange w:id="1030" w:author="Mia Choi" w:date="2021-07-25T18:14:00Z">
                  <w:rPr>
                    <w:rFonts w:ascii="Malgun Gothic" w:eastAsia="Malgun Gothic" w:hAnsi="Malgun Gothic" w:hint="eastAsia"/>
                    <w:highlight w:val="yellow"/>
                  </w:rPr>
                </w:rPrChange>
              </w:rPr>
              <w:t>사망</w:t>
            </w:r>
            <w:r w:rsidRPr="002A5E52">
              <w:rPr>
                <w:rFonts w:ascii="Arial" w:eastAsia="Malgun Gothic" w:hAnsi="Arial" w:cs="Arial"/>
                <w:sz w:val="21"/>
                <w:szCs w:val="21"/>
                <w:lang w:val="ru-RU"/>
                <w:rPrChange w:id="1031" w:author="Mia Choi" w:date="2021-07-25T18:14:00Z">
                  <w:rPr>
                    <w:rFonts w:ascii="Malgun Gothic" w:eastAsia="Malgun Gothic" w:hAnsi="Malgun Gothic"/>
                    <w:highlight w:val="yellow"/>
                    <w:lang w:val="ru-RU"/>
                  </w:rPr>
                </w:rPrChange>
              </w:rPr>
              <w:t xml:space="preserve"> :</w:t>
            </w:r>
            <w:proofErr w:type="gramEnd"/>
            <w:r w:rsidRPr="002A5E52">
              <w:rPr>
                <w:rFonts w:ascii="Arial" w:eastAsia="Malgun Gothic" w:hAnsi="Arial" w:cs="Arial"/>
                <w:sz w:val="21"/>
                <w:szCs w:val="21"/>
                <w:lang w:val="ru-RU"/>
                <w:rPrChange w:id="1032" w:author="Mia Choi" w:date="2021-07-25T18:14:00Z">
                  <w:rPr>
                    <w:rFonts w:ascii="Malgun Gothic" w:eastAsia="Malgun Gothic" w:hAnsi="Malgun Gothic"/>
                    <w:highlight w:val="yellow"/>
                    <w:lang w:val="ru-RU"/>
                  </w:rPr>
                </w:rPrChange>
              </w:rPr>
              <w:t xml:space="preserve"> 3</w:t>
            </w:r>
            <w:r w:rsidRPr="002A5E52">
              <w:rPr>
                <w:rFonts w:ascii="Arial" w:eastAsia="Malgun Gothic" w:hAnsi="Arial" w:cs="Arial" w:hint="eastAsia"/>
                <w:sz w:val="21"/>
                <w:szCs w:val="21"/>
                <w:rPrChange w:id="1033" w:author="Mia Choi" w:date="2021-07-25T18:14:00Z">
                  <w:rPr>
                    <w:rFonts w:ascii="Malgun Gothic" w:eastAsia="Malgun Gothic" w:hAnsi="Malgun Gothic" w:hint="eastAsia"/>
                    <w:highlight w:val="yellow"/>
                  </w:rPr>
                </w:rPrChange>
              </w:rPr>
              <w:t>일</w:t>
            </w:r>
          </w:p>
        </w:tc>
        <w:tc>
          <w:tcPr>
            <w:tcW w:w="1667" w:type="pct"/>
            <w:shd w:val="clear" w:color="auto" w:fill="auto"/>
          </w:tcPr>
          <w:p w14:paraId="5893D9B0" w14:textId="082A109D" w:rsidR="00F57AD9" w:rsidRPr="002A5E52" w:rsidRDefault="00F57AD9" w:rsidP="00F57AD9">
            <w:pPr>
              <w:rPr>
                <w:rFonts w:ascii="Arial" w:eastAsia="Malgun Gothic" w:hAnsi="Arial" w:cs="Arial"/>
                <w:sz w:val="21"/>
                <w:szCs w:val="21"/>
                <w:lang w:val="ru-RU"/>
              </w:rPr>
            </w:pPr>
            <w:r w:rsidRPr="002A5E52">
              <w:rPr>
                <w:rFonts w:ascii="Arial" w:eastAsia="Malgun Gothic" w:hAnsi="Arial" w:cs="Arial"/>
                <w:color w:val="000000"/>
                <w:sz w:val="21"/>
                <w:szCs w:val="21"/>
                <w:lang w:val="ru-RU"/>
              </w:rPr>
              <w:t>Смерть брата / сестры родителей и их супруги</w:t>
            </w:r>
            <w:r w:rsidR="00DC44DD" w:rsidRPr="00E17745">
              <w:rPr>
                <w:rFonts w:ascii="Arial" w:eastAsia="Malgun Gothic" w:hAnsi="Arial" w:cs="Arial"/>
                <w:color w:val="000000"/>
                <w:sz w:val="21"/>
                <w:szCs w:val="21"/>
                <w:lang w:val="ru-RU"/>
              </w:rPr>
              <w:t>:</w:t>
            </w:r>
            <w:r w:rsidRPr="002A5E52">
              <w:rPr>
                <w:rFonts w:ascii="Arial" w:eastAsia="Malgun Gothic" w:hAnsi="Arial" w:cs="Arial"/>
                <w:color w:val="000000"/>
                <w:sz w:val="21"/>
                <w:szCs w:val="21"/>
                <w:lang w:val="ru-RU"/>
              </w:rPr>
              <w:t xml:space="preserve"> 3 дня;</w:t>
            </w:r>
          </w:p>
        </w:tc>
        <w:tc>
          <w:tcPr>
            <w:tcW w:w="1667" w:type="pct"/>
            <w:shd w:val="clear" w:color="auto" w:fill="auto"/>
          </w:tcPr>
          <w:p w14:paraId="3B131705" w14:textId="664046A3" w:rsidR="00F57AD9" w:rsidRPr="00E17745" w:rsidRDefault="00F57AD9" w:rsidP="00F57AD9">
            <w:pPr>
              <w:rPr>
                <w:rFonts w:ascii="Arial" w:eastAsia="Malgun Gothic" w:hAnsi="Arial" w:cs="Arial"/>
                <w:color w:val="000000"/>
                <w:sz w:val="21"/>
                <w:szCs w:val="21"/>
              </w:rPr>
            </w:pPr>
            <w:r w:rsidRPr="002A5E52">
              <w:rPr>
                <w:rFonts w:ascii="Arial" w:hAnsi="Arial" w:cs="Arial"/>
                <w:sz w:val="21"/>
                <w:szCs w:val="21"/>
              </w:rPr>
              <w:t xml:space="preserve">Death of the </w:t>
            </w:r>
            <w:r w:rsidR="00DC44DD" w:rsidRPr="002A5E52">
              <w:rPr>
                <w:rFonts w:ascii="Arial" w:hAnsi="Arial" w:cs="Arial"/>
                <w:sz w:val="21"/>
                <w:szCs w:val="21"/>
              </w:rPr>
              <w:t xml:space="preserve">parents’ </w:t>
            </w:r>
            <w:r w:rsidRPr="002A5E52">
              <w:rPr>
                <w:rFonts w:ascii="Arial" w:hAnsi="Arial" w:cs="Arial"/>
                <w:sz w:val="21"/>
                <w:szCs w:val="21"/>
              </w:rPr>
              <w:t xml:space="preserve">brother / sister </w:t>
            </w:r>
            <w:r w:rsidR="00DC44DD" w:rsidRPr="002A5E52">
              <w:rPr>
                <w:rFonts w:ascii="Arial" w:hAnsi="Arial" w:cs="Arial"/>
                <w:sz w:val="21"/>
                <w:szCs w:val="21"/>
              </w:rPr>
              <w:t>or</w:t>
            </w:r>
            <w:r w:rsidRPr="002A5E52">
              <w:rPr>
                <w:rFonts w:ascii="Arial" w:hAnsi="Arial" w:cs="Arial"/>
                <w:sz w:val="21"/>
                <w:szCs w:val="21"/>
              </w:rPr>
              <w:t xml:space="preserve"> their spouse 3 days</w:t>
            </w:r>
            <w:r w:rsidR="00DC44DD" w:rsidRPr="002A5E52">
              <w:rPr>
                <w:rFonts w:ascii="Arial" w:hAnsi="Arial" w:cs="Arial"/>
                <w:sz w:val="21"/>
                <w:szCs w:val="21"/>
              </w:rPr>
              <w:t xml:space="preserve"> of leave</w:t>
            </w:r>
            <w:r w:rsidRPr="002A5E52">
              <w:rPr>
                <w:rFonts w:ascii="Arial" w:hAnsi="Arial" w:cs="Arial"/>
                <w:sz w:val="21"/>
                <w:szCs w:val="21"/>
              </w:rPr>
              <w:t>;</w:t>
            </w:r>
          </w:p>
        </w:tc>
      </w:tr>
      <w:tr w:rsidR="00F57AD9" w:rsidRPr="002A5E52" w14:paraId="648F3850" w14:textId="77777777" w:rsidTr="00487147">
        <w:trPr>
          <w:trHeight w:val="156"/>
        </w:trPr>
        <w:tc>
          <w:tcPr>
            <w:tcW w:w="1666" w:type="pct"/>
          </w:tcPr>
          <w:p w14:paraId="17E97534" w14:textId="5BA9F9B2" w:rsidR="00F57AD9" w:rsidRPr="002A5E52" w:rsidRDefault="00F57AD9" w:rsidP="00F57AD9">
            <w:pPr>
              <w:ind w:left="1218" w:hangingChars="580" w:hanging="1218"/>
              <w:rPr>
                <w:rFonts w:ascii="Arial" w:eastAsia="Malgun Gothic" w:hAnsi="Arial" w:cs="Arial"/>
                <w:color w:val="FF0000"/>
                <w:sz w:val="21"/>
                <w:szCs w:val="21"/>
              </w:rPr>
            </w:pPr>
            <w:del w:id="1034" w:author="Mia Choi" w:date="2021-07-26T17:00:00Z">
              <w:r w:rsidRPr="002A5E52" w:rsidDel="002103A2">
                <w:rPr>
                  <w:rFonts w:ascii="Arial" w:eastAsia="Malgun Gothic" w:hAnsi="Arial" w:cs="Arial"/>
                  <w:sz w:val="21"/>
                  <w:szCs w:val="21"/>
                  <w:lang w:val="ru-RU"/>
                  <w:rPrChange w:id="1035" w:author="Mia Choi" w:date="2021-07-25T18:14:00Z">
                    <w:rPr>
                      <w:rFonts w:ascii="Malgun Gothic" w:eastAsia="Malgun Gothic" w:hAnsi="Malgun Gothic"/>
                      <w:highlight w:val="yellow"/>
                      <w:lang w:val="ru-RU"/>
                    </w:rPr>
                  </w:rPrChange>
                </w:rPr>
                <w:delText>8</w:delText>
              </w:r>
            </w:del>
            <w:ins w:id="1036" w:author="Mia Choi" w:date="2021-07-26T17:00:00Z">
              <w:r w:rsidRPr="002A5E52">
                <w:rPr>
                  <w:rFonts w:ascii="Arial" w:eastAsia="Malgun Gothic" w:hAnsi="Arial" w:cs="Arial"/>
                  <w:sz w:val="21"/>
                  <w:szCs w:val="21"/>
                  <w:lang w:val="ru-RU"/>
                </w:rPr>
                <w:t>7</w:t>
              </w:r>
            </w:ins>
            <w:r w:rsidRPr="002A5E52">
              <w:rPr>
                <w:rFonts w:ascii="Arial" w:eastAsia="Malgun Gothic" w:hAnsi="Arial" w:cs="Arial"/>
                <w:sz w:val="21"/>
                <w:szCs w:val="21"/>
                <w:lang w:val="ru-RU"/>
                <w:rPrChange w:id="1037" w:author="Mia Choi" w:date="2021-07-25T18:14:00Z">
                  <w:rPr>
                    <w:rFonts w:ascii="Malgun Gothic" w:eastAsia="Malgun Gothic" w:hAnsi="Malgun Gothic"/>
                    <w:highlight w:val="yellow"/>
                    <w:lang w:val="ru-RU"/>
                  </w:rPr>
                </w:rPrChange>
              </w:rPr>
              <w:t xml:space="preserve">) </w:t>
            </w:r>
            <w:r w:rsidRPr="002A5E52">
              <w:rPr>
                <w:rFonts w:ascii="Arial" w:eastAsia="Malgun Gothic" w:hAnsi="Arial" w:cs="Arial" w:hint="eastAsia"/>
                <w:sz w:val="21"/>
                <w:szCs w:val="21"/>
                <w:rPrChange w:id="1038" w:author="Mia Choi" w:date="2021-07-25T18:14:00Z">
                  <w:rPr>
                    <w:rFonts w:ascii="Malgun Gothic" w:eastAsia="Malgun Gothic" w:hAnsi="Malgun Gothic" w:hint="eastAsia"/>
                    <w:highlight w:val="yellow"/>
                  </w:rPr>
                </w:rPrChange>
              </w:rPr>
              <w:t>배우자</w:t>
            </w:r>
            <w:r w:rsidRPr="002A5E52">
              <w:rPr>
                <w:rFonts w:ascii="Arial" w:eastAsia="Malgun Gothic" w:hAnsi="Arial" w:cs="Arial"/>
                <w:sz w:val="21"/>
                <w:szCs w:val="21"/>
                <w:lang w:val="ru-RU"/>
                <w:rPrChange w:id="1039" w:author="Mia Choi" w:date="2021-07-25T18:14:00Z">
                  <w:rPr>
                    <w:rFonts w:ascii="Malgun Gothic" w:eastAsia="Malgun Gothic" w:hAnsi="Malgun Gothic"/>
                    <w:highlight w:val="yellow"/>
                    <w:lang w:val="ru-RU"/>
                  </w:rPr>
                </w:rPrChange>
              </w:rPr>
              <w:t xml:space="preserve"> </w:t>
            </w:r>
            <w:r w:rsidRPr="002A5E52">
              <w:rPr>
                <w:rFonts w:ascii="Arial" w:eastAsia="Malgun Gothic" w:hAnsi="Arial" w:cs="Arial" w:hint="eastAsia"/>
                <w:sz w:val="21"/>
                <w:szCs w:val="21"/>
                <w:rPrChange w:id="1040" w:author="Mia Choi" w:date="2021-07-25T18:14:00Z">
                  <w:rPr>
                    <w:rFonts w:ascii="Malgun Gothic" w:eastAsia="Malgun Gothic" w:hAnsi="Malgun Gothic" w:hint="eastAsia"/>
                    <w:highlight w:val="yellow"/>
                  </w:rPr>
                </w:rPrChange>
              </w:rPr>
              <w:t>형제자매</w:t>
            </w:r>
            <w:r w:rsidRPr="002A5E52">
              <w:rPr>
                <w:rFonts w:ascii="Arial" w:eastAsia="Malgun Gothic" w:hAnsi="Arial" w:cs="Arial"/>
                <w:sz w:val="21"/>
                <w:szCs w:val="21"/>
                <w:lang w:val="ru-RU"/>
                <w:rPrChange w:id="1041" w:author="Mia Choi" w:date="2021-07-25T18:14:00Z">
                  <w:rPr>
                    <w:rFonts w:ascii="Malgun Gothic" w:eastAsia="Malgun Gothic" w:hAnsi="Malgun Gothic"/>
                    <w:highlight w:val="yellow"/>
                    <w:lang w:val="ru-RU"/>
                  </w:rPr>
                </w:rPrChange>
              </w:rPr>
              <w:t xml:space="preserve"> </w:t>
            </w:r>
            <w:proofErr w:type="gramStart"/>
            <w:r w:rsidRPr="002A5E52">
              <w:rPr>
                <w:rFonts w:ascii="Arial" w:eastAsia="Malgun Gothic" w:hAnsi="Arial" w:cs="Arial" w:hint="eastAsia"/>
                <w:sz w:val="21"/>
                <w:szCs w:val="21"/>
                <w:rPrChange w:id="1042" w:author="Mia Choi" w:date="2021-07-25T18:14:00Z">
                  <w:rPr>
                    <w:rFonts w:ascii="Malgun Gothic" w:eastAsia="Malgun Gothic" w:hAnsi="Malgun Gothic" w:hint="eastAsia"/>
                    <w:highlight w:val="yellow"/>
                  </w:rPr>
                </w:rPrChange>
              </w:rPr>
              <w:t>사망</w:t>
            </w:r>
            <w:r w:rsidRPr="002A5E52">
              <w:rPr>
                <w:rFonts w:ascii="Arial" w:eastAsia="Malgun Gothic" w:hAnsi="Arial" w:cs="Arial"/>
                <w:sz w:val="21"/>
                <w:szCs w:val="21"/>
                <w:lang w:val="ru-RU"/>
                <w:rPrChange w:id="1043" w:author="Mia Choi" w:date="2021-07-25T18:14:00Z">
                  <w:rPr>
                    <w:rFonts w:ascii="Malgun Gothic" w:eastAsia="Malgun Gothic" w:hAnsi="Malgun Gothic"/>
                    <w:highlight w:val="yellow"/>
                    <w:lang w:val="ru-RU"/>
                  </w:rPr>
                </w:rPrChange>
              </w:rPr>
              <w:t xml:space="preserve"> :</w:t>
            </w:r>
            <w:proofErr w:type="gramEnd"/>
            <w:r w:rsidRPr="002A5E52">
              <w:rPr>
                <w:rFonts w:ascii="Arial" w:eastAsia="Malgun Gothic" w:hAnsi="Arial" w:cs="Arial"/>
                <w:sz w:val="21"/>
                <w:szCs w:val="21"/>
                <w:lang w:val="ru-RU"/>
                <w:rPrChange w:id="1044" w:author="Mia Choi" w:date="2021-07-25T18:14:00Z">
                  <w:rPr>
                    <w:rFonts w:ascii="Malgun Gothic" w:eastAsia="Malgun Gothic" w:hAnsi="Malgun Gothic"/>
                    <w:highlight w:val="yellow"/>
                    <w:lang w:val="ru-RU"/>
                  </w:rPr>
                </w:rPrChange>
              </w:rPr>
              <w:t xml:space="preserve"> 2</w:t>
            </w:r>
            <w:r w:rsidRPr="002A5E52">
              <w:rPr>
                <w:rFonts w:ascii="Arial" w:eastAsia="Malgun Gothic" w:hAnsi="Arial" w:cs="Arial" w:hint="eastAsia"/>
                <w:sz w:val="21"/>
                <w:szCs w:val="21"/>
                <w:rPrChange w:id="1045" w:author="Mia Choi" w:date="2021-07-25T18:14:00Z">
                  <w:rPr>
                    <w:rFonts w:ascii="Malgun Gothic" w:eastAsia="Malgun Gothic" w:hAnsi="Malgun Gothic" w:hint="eastAsia"/>
                    <w:highlight w:val="yellow"/>
                  </w:rPr>
                </w:rPrChange>
              </w:rPr>
              <w:t>일</w:t>
            </w:r>
            <w:r w:rsidRPr="002A5E52">
              <w:rPr>
                <w:rFonts w:ascii="Arial" w:eastAsia="Malgun Gothic" w:hAnsi="Arial" w:cs="Arial"/>
                <w:sz w:val="21"/>
                <w:szCs w:val="21"/>
                <w:lang w:val="ru-RU"/>
                <w:rPrChange w:id="1046" w:author="Mia Choi" w:date="2021-07-25T18:14:00Z">
                  <w:rPr>
                    <w:rFonts w:ascii="Malgun Gothic" w:eastAsia="Malgun Gothic" w:hAnsi="Malgun Gothic"/>
                    <w:highlight w:val="yellow"/>
                    <w:lang w:val="ru-RU"/>
                  </w:rPr>
                </w:rPrChange>
              </w:rPr>
              <w:t xml:space="preserve">  </w:t>
            </w:r>
          </w:p>
        </w:tc>
        <w:tc>
          <w:tcPr>
            <w:tcW w:w="1667" w:type="pct"/>
            <w:shd w:val="clear" w:color="auto" w:fill="auto"/>
          </w:tcPr>
          <w:p w14:paraId="72421BC3" w14:textId="7CC287E2" w:rsidR="00F57AD9" w:rsidRPr="002A5E52" w:rsidRDefault="00F57AD9" w:rsidP="00F57AD9">
            <w:pPr>
              <w:rPr>
                <w:rFonts w:ascii="Arial" w:eastAsia="Malgun Gothic" w:hAnsi="Arial" w:cs="Arial"/>
                <w:sz w:val="21"/>
                <w:szCs w:val="21"/>
                <w:lang w:val="ru-RU"/>
              </w:rPr>
            </w:pPr>
            <w:r w:rsidRPr="002A5E52">
              <w:rPr>
                <w:rFonts w:ascii="Arial" w:eastAsia="Malgun Gothic" w:hAnsi="Arial" w:cs="Arial"/>
                <w:color w:val="000000"/>
                <w:sz w:val="21"/>
                <w:szCs w:val="21"/>
                <w:lang w:val="ru-RU"/>
              </w:rPr>
              <w:t>Смерть брата/сестры супруга: 2 день;</w:t>
            </w:r>
          </w:p>
        </w:tc>
        <w:tc>
          <w:tcPr>
            <w:tcW w:w="1667" w:type="pct"/>
            <w:shd w:val="clear" w:color="auto" w:fill="auto"/>
          </w:tcPr>
          <w:p w14:paraId="6D2FF9CE" w14:textId="689F523C" w:rsidR="00F57AD9" w:rsidRPr="00E17745" w:rsidRDefault="00F57AD9" w:rsidP="00F57AD9">
            <w:pPr>
              <w:rPr>
                <w:rFonts w:ascii="Arial" w:eastAsia="Malgun Gothic" w:hAnsi="Arial" w:cs="Arial"/>
                <w:color w:val="000000"/>
                <w:sz w:val="21"/>
                <w:szCs w:val="21"/>
              </w:rPr>
            </w:pPr>
            <w:r w:rsidRPr="002A5E52">
              <w:rPr>
                <w:rFonts w:ascii="Arial" w:hAnsi="Arial" w:cs="Arial"/>
                <w:sz w:val="21"/>
                <w:szCs w:val="21"/>
              </w:rPr>
              <w:t>Death of the spouse's brother / sister: 2 days</w:t>
            </w:r>
            <w:r w:rsidR="00DC44DD" w:rsidRPr="002A5E52">
              <w:rPr>
                <w:rFonts w:ascii="Arial" w:hAnsi="Arial" w:cs="Arial"/>
                <w:sz w:val="21"/>
                <w:szCs w:val="21"/>
              </w:rPr>
              <w:t xml:space="preserve"> of leave</w:t>
            </w:r>
            <w:r w:rsidRPr="002A5E52">
              <w:rPr>
                <w:rFonts w:ascii="Arial" w:hAnsi="Arial" w:cs="Arial"/>
                <w:sz w:val="21"/>
                <w:szCs w:val="21"/>
              </w:rPr>
              <w:t>;</w:t>
            </w:r>
          </w:p>
        </w:tc>
      </w:tr>
      <w:tr w:rsidR="00F57AD9" w:rsidRPr="002A5E52" w14:paraId="1071E8FE" w14:textId="77777777" w:rsidTr="00487147">
        <w:trPr>
          <w:trHeight w:val="156"/>
        </w:trPr>
        <w:tc>
          <w:tcPr>
            <w:tcW w:w="1666" w:type="pct"/>
          </w:tcPr>
          <w:p w14:paraId="5157FDC3" w14:textId="402347EF" w:rsidR="00F57AD9" w:rsidRPr="002A5E52" w:rsidRDefault="00F57AD9" w:rsidP="00F57AD9">
            <w:pPr>
              <w:ind w:left="1218" w:hangingChars="580" w:hanging="1218"/>
              <w:rPr>
                <w:rFonts w:ascii="Arial" w:eastAsia="Malgun Gothic" w:hAnsi="Arial" w:cs="Arial"/>
                <w:color w:val="FF0000"/>
                <w:sz w:val="21"/>
                <w:szCs w:val="21"/>
              </w:rPr>
            </w:pPr>
            <w:del w:id="1047" w:author="Mia Choi" w:date="2021-07-26T17:00:00Z">
              <w:r w:rsidRPr="002A5E52" w:rsidDel="002103A2">
                <w:rPr>
                  <w:rFonts w:ascii="Arial" w:eastAsia="Malgun Gothic" w:hAnsi="Arial" w:cs="Arial"/>
                  <w:sz w:val="21"/>
                  <w:szCs w:val="21"/>
                  <w:lang w:val="ru-RU"/>
                  <w:rPrChange w:id="1048" w:author="Mia Choi" w:date="2021-07-25T18:14:00Z">
                    <w:rPr>
                      <w:rFonts w:ascii="Malgun Gothic" w:eastAsia="Malgun Gothic" w:hAnsi="Malgun Gothic"/>
                      <w:highlight w:val="yellow"/>
                      <w:lang w:val="ru-RU"/>
                    </w:rPr>
                  </w:rPrChange>
                </w:rPr>
                <w:delText>9</w:delText>
              </w:r>
            </w:del>
            <w:ins w:id="1049" w:author="Mia Choi" w:date="2021-07-26T17:00:00Z">
              <w:r w:rsidRPr="002A5E52">
                <w:rPr>
                  <w:rFonts w:ascii="Arial" w:eastAsia="Malgun Gothic" w:hAnsi="Arial" w:cs="Arial"/>
                  <w:sz w:val="21"/>
                  <w:szCs w:val="21"/>
                  <w:lang w:val="ru-RU"/>
                </w:rPr>
                <w:t>8</w:t>
              </w:r>
            </w:ins>
            <w:r w:rsidRPr="002A5E52">
              <w:rPr>
                <w:rFonts w:ascii="Arial" w:eastAsia="Malgun Gothic" w:hAnsi="Arial" w:cs="Arial"/>
                <w:sz w:val="21"/>
                <w:szCs w:val="21"/>
                <w:lang w:val="ru-RU"/>
                <w:rPrChange w:id="1050" w:author="Mia Choi" w:date="2021-07-25T18:14:00Z">
                  <w:rPr>
                    <w:rFonts w:ascii="Malgun Gothic" w:eastAsia="Malgun Gothic" w:hAnsi="Malgun Gothic"/>
                    <w:highlight w:val="yellow"/>
                    <w:lang w:val="ru-RU"/>
                  </w:rPr>
                </w:rPrChange>
              </w:rPr>
              <w:t xml:space="preserve">) </w:t>
            </w:r>
            <w:r w:rsidRPr="002A5E52">
              <w:rPr>
                <w:rFonts w:ascii="Arial" w:eastAsia="Malgun Gothic" w:hAnsi="Arial" w:cs="Arial" w:hint="eastAsia"/>
                <w:sz w:val="21"/>
                <w:szCs w:val="21"/>
                <w:rPrChange w:id="1051" w:author="Mia Choi" w:date="2021-07-25T18:14:00Z">
                  <w:rPr>
                    <w:rFonts w:ascii="Malgun Gothic" w:eastAsia="Malgun Gothic" w:hAnsi="Malgun Gothic" w:hint="eastAsia"/>
                    <w:highlight w:val="yellow"/>
                  </w:rPr>
                </w:rPrChange>
              </w:rPr>
              <w:t>외조부모</w:t>
            </w:r>
            <w:r w:rsidRPr="002A5E52">
              <w:rPr>
                <w:rFonts w:ascii="Arial" w:eastAsia="Malgun Gothic" w:hAnsi="Arial" w:cs="Arial"/>
                <w:sz w:val="21"/>
                <w:szCs w:val="21"/>
                <w:lang w:val="ru-RU"/>
                <w:rPrChange w:id="1052" w:author="Mia Choi" w:date="2021-07-25T18:14:00Z">
                  <w:rPr>
                    <w:rFonts w:ascii="Malgun Gothic" w:eastAsia="Malgun Gothic" w:hAnsi="Malgun Gothic"/>
                    <w:highlight w:val="yellow"/>
                    <w:lang w:val="ru-RU"/>
                  </w:rPr>
                </w:rPrChange>
              </w:rPr>
              <w:t xml:space="preserve"> </w:t>
            </w:r>
            <w:proofErr w:type="gramStart"/>
            <w:r w:rsidRPr="002A5E52">
              <w:rPr>
                <w:rFonts w:ascii="Arial" w:eastAsia="Malgun Gothic" w:hAnsi="Arial" w:cs="Arial" w:hint="eastAsia"/>
                <w:sz w:val="21"/>
                <w:szCs w:val="21"/>
                <w:rPrChange w:id="1053" w:author="Mia Choi" w:date="2021-07-25T18:14:00Z">
                  <w:rPr>
                    <w:rFonts w:ascii="Malgun Gothic" w:eastAsia="Malgun Gothic" w:hAnsi="Malgun Gothic" w:hint="eastAsia"/>
                    <w:highlight w:val="yellow"/>
                  </w:rPr>
                </w:rPrChange>
              </w:rPr>
              <w:t>사망</w:t>
            </w:r>
            <w:r w:rsidRPr="002A5E52">
              <w:rPr>
                <w:rFonts w:ascii="Arial" w:eastAsia="Malgun Gothic" w:hAnsi="Arial" w:cs="Arial"/>
                <w:sz w:val="21"/>
                <w:szCs w:val="21"/>
                <w:lang w:val="ru-RU"/>
                <w:rPrChange w:id="1054" w:author="Mia Choi" w:date="2021-07-25T18:14:00Z">
                  <w:rPr>
                    <w:rFonts w:ascii="Malgun Gothic" w:eastAsia="Malgun Gothic" w:hAnsi="Malgun Gothic"/>
                    <w:highlight w:val="yellow"/>
                    <w:lang w:val="ru-RU"/>
                  </w:rPr>
                </w:rPrChange>
              </w:rPr>
              <w:t xml:space="preserve"> :</w:t>
            </w:r>
            <w:proofErr w:type="gramEnd"/>
            <w:r w:rsidRPr="002A5E52">
              <w:rPr>
                <w:rFonts w:ascii="Arial" w:eastAsia="Malgun Gothic" w:hAnsi="Arial" w:cs="Arial"/>
                <w:sz w:val="21"/>
                <w:szCs w:val="21"/>
                <w:lang w:val="ru-RU"/>
                <w:rPrChange w:id="1055" w:author="Mia Choi" w:date="2021-07-25T18:14:00Z">
                  <w:rPr>
                    <w:rFonts w:ascii="Malgun Gothic" w:eastAsia="Malgun Gothic" w:hAnsi="Malgun Gothic"/>
                    <w:highlight w:val="yellow"/>
                    <w:lang w:val="ru-RU"/>
                  </w:rPr>
                </w:rPrChange>
              </w:rPr>
              <w:t xml:space="preserve"> 1</w:t>
            </w:r>
            <w:r w:rsidRPr="002A5E52">
              <w:rPr>
                <w:rFonts w:ascii="Arial" w:eastAsia="Malgun Gothic" w:hAnsi="Arial" w:cs="Arial" w:hint="eastAsia"/>
                <w:sz w:val="21"/>
                <w:szCs w:val="21"/>
                <w:rPrChange w:id="1056" w:author="Mia Choi" w:date="2021-07-25T18:14:00Z">
                  <w:rPr>
                    <w:rFonts w:ascii="Malgun Gothic" w:eastAsia="Malgun Gothic" w:hAnsi="Malgun Gothic" w:hint="eastAsia"/>
                    <w:highlight w:val="yellow"/>
                  </w:rPr>
                </w:rPrChange>
              </w:rPr>
              <w:t>일</w:t>
            </w:r>
          </w:p>
        </w:tc>
        <w:tc>
          <w:tcPr>
            <w:tcW w:w="1667" w:type="pct"/>
            <w:shd w:val="clear" w:color="auto" w:fill="auto"/>
          </w:tcPr>
          <w:p w14:paraId="37AEF47D" w14:textId="5B38B31A" w:rsidR="00F57AD9" w:rsidRPr="002A5E52" w:rsidRDefault="00F57AD9" w:rsidP="00F57AD9">
            <w:pPr>
              <w:rPr>
                <w:rFonts w:ascii="Arial" w:eastAsia="Malgun Gothic" w:hAnsi="Arial" w:cs="Arial"/>
                <w:sz w:val="21"/>
                <w:szCs w:val="21"/>
                <w:lang w:val="ru-RU"/>
              </w:rPr>
            </w:pPr>
            <w:r w:rsidRPr="002A5E52">
              <w:rPr>
                <w:rFonts w:ascii="Arial" w:eastAsia="Malgun Gothic" w:hAnsi="Arial" w:cs="Arial"/>
                <w:color w:val="000000"/>
                <w:sz w:val="21"/>
                <w:szCs w:val="21"/>
                <w:lang w:val="ru-RU"/>
              </w:rPr>
              <w:t>Смерть бабушки и дедушки по материнской линии: 1 день;</w:t>
            </w:r>
          </w:p>
        </w:tc>
        <w:tc>
          <w:tcPr>
            <w:tcW w:w="1667" w:type="pct"/>
            <w:shd w:val="clear" w:color="auto" w:fill="auto"/>
          </w:tcPr>
          <w:p w14:paraId="4DE6204C" w14:textId="7E54B884" w:rsidR="00F57AD9" w:rsidRPr="00E17745" w:rsidRDefault="00F57AD9" w:rsidP="00F57AD9">
            <w:pPr>
              <w:rPr>
                <w:rFonts w:ascii="Arial" w:eastAsia="Malgun Gothic" w:hAnsi="Arial" w:cs="Arial"/>
                <w:color w:val="000000"/>
                <w:sz w:val="21"/>
                <w:szCs w:val="21"/>
              </w:rPr>
            </w:pPr>
            <w:r w:rsidRPr="002A5E52">
              <w:rPr>
                <w:rFonts w:ascii="Arial" w:hAnsi="Arial" w:cs="Arial"/>
                <w:sz w:val="21"/>
                <w:szCs w:val="21"/>
              </w:rPr>
              <w:t>Death of maternal grandparents: 1 day</w:t>
            </w:r>
            <w:r w:rsidR="00DC44DD" w:rsidRPr="002A5E52">
              <w:rPr>
                <w:rFonts w:ascii="Arial" w:hAnsi="Arial" w:cs="Arial"/>
                <w:sz w:val="21"/>
                <w:szCs w:val="21"/>
              </w:rPr>
              <w:t xml:space="preserve"> of leave</w:t>
            </w:r>
            <w:r w:rsidRPr="002A5E52">
              <w:rPr>
                <w:rFonts w:ascii="Arial" w:hAnsi="Arial" w:cs="Arial"/>
                <w:sz w:val="21"/>
                <w:szCs w:val="21"/>
              </w:rPr>
              <w:t>;</w:t>
            </w:r>
          </w:p>
        </w:tc>
      </w:tr>
      <w:tr w:rsidR="00F57AD9" w:rsidRPr="002A5E52" w14:paraId="675AC63F" w14:textId="77777777" w:rsidTr="00487147">
        <w:trPr>
          <w:trHeight w:val="156"/>
        </w:trPr>
        <w:tc>
          <w:tcPr>
            <w:tcW w:w="1666" w:type="pct"/>
          </w:tcPr>
          <w:p w14:paraId="7E49E5F7" w14:textId="2A35ECAF" w:rsidR="00F57AD9" w:rsidRPr="002A5E52" w:rsidRDefault="00F57AD9" w:rsidP="00F57AD9">
            <w:pPr>
              <w:ind w:left="1218" w:hangingChars="580" w:hanging="1218"/>
              <w:rPr>
                <w:rFonts w:ascii="Arial" w:eastAsia="Malgun Gothic" w:hAnsi="Arial" w:cs="Arial"/>
                <w:color w:val="FF0000"/>
                <w:sz w:val="21"/>
                <w:szCs w:val="21"/>
              </w:rPr>
            </w:pPr>
            <w:del w:id="1057" w:author="Mia Choi" w:date="2021-07-26T17:00:00Z">
              <w:r w:rsidRPr="002A5E52" w:rsidDel="002103A2">
                <w:rPr>
                  <w:rFonts w:ascii="Arial" w:eastAsia="Malgun Gothic" w:hAnsi="Arial" w:cs="Arial"/>
                  <w:sz w:val="21"/>
                  <w:szCs w:val="21"/>
                  <w:lang w:val="ru-RU"/>
                  <w:rPrChange w:id="1058" w:author="Mia Choi" w:date="2021-07-25T18:14:00Z">
                    <w:rPr>
                      <w:rFonts w:ascii="Malgun Gothic" w:eastAsia="Malgun Gothic" w:hAnsi="Malgun Gothic"/>
                      <w:highlight w:val="yellow"/>
                      <w:lang w:val="ru-RU"/>
                    </w:rPr>
                  </w:rPrChange>
                </w:rPr>
                <w:delText>10</w:delText>
              </w:r>
            </w:del>
            <w:ins w:id="1059" w:author="Mia Choi" w:date="2021-07-26T17:00:00Z">
              <w:r w:rsidRPr="002A5E52">
                <w:rPr>
                  <w:rFonts w:ascii="Arial" w:eastAsia="Malgun Gothic" w:hAnsi="Arial" w:cs="Arial"/>
                  <w:sz w:val="21"/>
                  <w:szCs w:val="21"/>
                  <w:lang w:val="ru-RU"/>
                </w:rPr>
                <w:t>9</w:t>
              </w:r>
            </w:ins>
            <w:r w:rsidRPr="002A5E52">
              <w:rPr>
                <w:rFonts w:ascii="Arial" w:eastAsia="Malgun Gothic" w:hAnsi="Arial" w:cs="Arial"/>
                <w:sz w:val="21"/>
                <w:szCs w:val="21"/>
                <w:lang w:val="ru-RU"/>
                <w:rPrChange w:id="1060" w:author="Mia Choi" w:date="2021-07-25T18:14:00Z">
                  <w:rPr>
                    <w:rFonts w:ascii="Malgun Gothic" w:eastAsia="Malgun Gothic" w:hAnsi="Malgun Gothic"/>
                    <w:highlight w:val="yellow"/>
                    <w:lang w:val="ru-RU"/>
                  </w:rPr>
                </w:rPrChange>
              </w:rPr>
              <w:t xml:space="preserve">) </w:t>
            </w:r>
            <w:r w:rsidRPr="002A5E52">
              <w:rPr>
                <w:rFonts w:ascii="Arial" w:eastAsia="Malgun Gothic" w:hAnsi="Arial" w:cs="Arial" w:hint="eastAsia"/>
                <w:sz w:val="21"/>
                <w:szCs w:val="21"/>
                <w:rPrChange w:id="1061" w:author="Mia Choi" w:date="2021-07-25T18:14:00Z">
                  <w:rPr>
                    <w:rFonts w:ascii="Malgun Gothic" w:eastAsia="Malgun Gothic" w:hAnsi="Malgun Gothic" w:hint="eastAsia"/>
                    <w:highlight w:val="yellow"/>
                  </w:rPr>
                </w:rPrChange>
              </w:rPr>
              <w:t>배우자</w:t>
            </w:r>
            <w:r w:rsidRPr="002A5E52">
              <w:rPr>
                <w:rFonts w:ascii="Arial" w:eastAsia="Malgun Gothic" w:hAnsi="Arial" w:cs="Arial"/>
                <w:sz w:val="21"/>
                <w:szCs w:val="21"/>
                <w:lang w:val="ru-RU"/>
                <w:rPrChange w:id="1062" w:author="Mia Choi" w:date="2021-07-25T18:14:00Z">
                  <w:rPr>
                    <w:rFonts w:ascii="Malgun Gothic" w:eastAsia="Malgun Gothic" w:hAnsi="Malgun Gothic"/>
                    <w:highlight w:val="yellow"/>
                    <w:lang w:val="ru-RU"/>
                  </w:rPr>
                </w:rPrChange>
              </w:rPr>
              <w:t xml:space="preserve"> </w:t>
            </w:r>
            <w:r w:rsidRPr="002A5E52">
              <w:rPr>
                <w:rFonts w:ascii="Arial" w:eastAsia="Malgun Gothic" w:hAnsi="Arial" w:cs="Arial" w:hint="eastAsia"/>
                <w:sz w:val="21"/>
                <w:szCs w:val="21"/>
                <w:rPrChange w:id="1063" w:author="Mia Choi" w:date="2021-07-25T18:14:00Z">
                  <w:rPr>
                    <w:rFonts w:ascii="Malgun Gothic" w:eastAsia="Malgun Gothic" w:hAnsi="Malgun Gothic" w:hint="eastAsia"/>
                    <w:highlight w:val="yellow"/>
                  </w:rPr>
                </w:rPrChange>
              </w:rPr>
              <w:t>조부모</w:t>
            </w:r>
            <w:r w:rsidRPr="002A5E52">
              <w:rPr>
                <w:rFonts w:ascii="Arial" w:eastAsia="Malgun Gothic" w:hAnsi="Arial" w:cs="Arial"/>
                <w:sz w:val="21"/>
                <w:szCs w:val="21"/>
                <w:lang w:val="ru-RU"/>
                <w:rPrChange w:id="1064" w:author="Mia Choi" w:date="2021-07-25T18:14:00Z">
                  <w:rPr>
                    <w:rFonts w:ascii="Malgun Gothic" w:eastAsia="Malgun Gothic" w:hAnsi="Malgun Gothic"/>
                    <w:highlight w:val="yellow"/>
                    <w:lang w:val="ru-RU"/>
                  </w:rPr>
                </w:rPrChange>
              </w:rPr>
              <w:t xml:space="preserve"> </w:t>
            </w:r>
            <w:proofErr w:type="gramStart"/>
            <w:r w:rsidRPr="002A5E52">
              <w:rPr>
                <w:rFonts w:ascii="Arial" w:eastAsia="Malgun Gothic" w:hAnsi="Arial" w:cs="Arial" w:hint="eastAsia"/>
                <w:sz w:val="21"/>
                <w:szCs w:val="21"/>
                <w:rPrChange w:id="1065" w:author="Mia Choi" w:date="2021-07-25T18:14:00Z">
                  <w:rPr>
                    <w:rFonts w:ascii="Malgun Gothic" w:eastAsia="Malgun Gothic" w:hAnsi="Malgun Gothic" w:hint="eastAsia"/>
                    <w:highlight w:val="yellow"/>
                  </w:rPr>
                </w:rPrChange>
              </w:rPr>
              <w:t>사망</w:t>
            </w:r>
            <w:r w:rsidRPr="002A5E52">
              <w:rPr>
                <w:rFonts w:ascii="Arial" w:eastAsia="Malgun Gothic" w:hAnsi="Arial" w:cs="Arial"/>
                <w:sz w:val="21"/>
                <w:szCs w:val="21"/>
                <w:lang w:val="ru-RU"/>
                <w:rPrChange w:id="1066" w:author="Mia Choi" w:date="2021-07-25T18:14:00Z">
                  <w:rPr>
                    <w:rFonts w:ascii="Malgun Gothic" w:eastAsia="Malgun Gothic" w:hAnsi="Malgun Gothic"/>
                    <w:highlight w:val="yellow"/>
                    <w:lang w:val="ru-RU"/>
                  </w:rPr>
                </w:rPrChange>
              </w:rPr>
              <w:t xml:space="preserve"> :</w:t>
            </w:r>
            <w:proofErr w:type="gramEnd"/>
            <w:r w:rsidRPr="002A5E52">
              <w:rPr>
                <w:rFonts w:ascii="Arial" w:eastAsia="Malgun Gothic" w:hAnsi="Arial" w:cs="Arial"/>
                <w:sz w:val="21"/>
                <w:szCs w:val="21"/>
                <w:lang w:val="ru-RU"/>
                <w:rPrChange w:id="1067" w:author="Mia Choi" w:date="2021-07-25T18:14:00Z">
                  <w:rPr>
                    <w:rFonts w:ascii="Malgun Gothic" w:eastAsia="Malgun Gothic" w:hAnsi="Malgun Gothic"/>
                    <w:highlight w:val="yellow"/>
                    <w:lang w:val="ru-RU"/>
                  </w:rPr>
                </w:rPrChange>
              </w:rPr>
              <w:t xml:space="preserve"> 1</w:t>
            </w:r>
            <w:r w:rsidRPr="002A5E52">
              <w:rPr>
                <w:rFonts w:ascii="Arial" w:eastAsia="Malgun Gothic" w:hAnsi="Arial" w:cs="Arial" w:hint="eastAsia"/>
                <w:sz w:val="21"/>
                <w:szCs w:val="21"/>
                <w:rPrChange w:id="1068" w:author="Mia Choi" w:date="2021-07-25T18:14:00Z">
                  <w:rPr>
                    <w:rFonts w:ascii="Malgun Gothic" w:eastAsia="Malgun Gothic" w:hAnsi="Malgun Gothic" w:hint="eastAsia"/>
                    <w:highlight w:val="yellow"/>
                  </w:rPr>
                </w:rPrChange>
              </w:rPr>
              <w:t>일</w:t>
            </w:r>
            <w:del w:id="1069" w:author="Mia Choi" w:date="2021-07-25T18:14:00Z">
              <w:r w:rsidRPr="002A5E52" w:rsidDel="00270E7C">
                <w:rPr>
                  <w:rFonts w:ascii="Arial" w:eastAsia="Malgun Gothic" w:hAnsi="Arial" w:cs="Arial"/>
                  <w:sz w:val="21"/>
                  <w:szCs w:val="21"/>
                  <w:lang w:val="ru-RU"/>
                </w:rPr>
                <w:delText xml:space="preserve"> </w:delText>
              </w:r>
            </w:del>
          </w:p>
        </w:tc>
        <w:tc>
          <w:tcPr>
            <w:tcW w:w="1667" w:type="pct"/>
            <w:shd w:val="clear" w:color="auto" w:fill="auto"/>
          </w:tcPr>
          <w:p w14:paraId="74084231" w14:textId="2E92C2C3" w:rsidR="00F57AD9" w:rsidRPr="002A5E52" w:rsidRDefault="00F57AD9" w:rsidP="00F57AD9">
            <w:pPr>
              <w:rPr>
                <w:rFonts w:ascii="Arial" w:eastAsia="Malgun Gothic" w:hAnsi="Arial" w:cs="Arial"/>
                <w:sz w:val="21"/>
                <w:szCs w:val="21"/>
                <w:lang w:val="ru-RU"/>
              </w:rPr>
            </w:pPr>
            <w:r w:rsidRPr="002A5E52">
              <w:rPr>
                <w:rFonts w:ascii="Arial" w:eastAsia="Malgun Gothic" w:hAnsi="Arial" w:cs="Arial"/>
                <w:color w:val="000000"/>
                <w:sz w:val="21"/>
                <w:szCs w:val="21"/>
                <w:lang w:val="ru-RU"/>
              </w:rPr>
              <w:t>Смерть дедушки и бабушки супруга: 1 день</w:t>
            </w:r>
          </w:p>
        </w:tc>
        <w:tc>
          <w:tcPr>
            <w:tcW w:w="1667" w:type="pct"/>
            <w:shd w:val="clear" w:color="auto" w:fill="auto"/>
          </w:tcPr>
          <w:p w14:paraId="7BE04F9A" w14:textId="0881CF18" w:rsidR="00F57AD9" w:rsidRPr="00E17745" w:rsidRDefault="00F57AD9" w:rsidP="00F57AD9">
            <w:pPr>
              <w:rPr>
                <w:rFonts w:ascii="Arial" w:eastAsia="Malgun Gothic" w:hAnsi="Arial" w:cs="Arial"/>
                <w:color w:val="000000"/>
                <w:sz w:val="21"/>
                <w:szCs w:val="21"/>
              </w:rPr>
            </w:pPr>
            <w:r w:rsidRPr="002A5E52">
              <w:rPr>
                <w:rFonts w:ascii="Arial" w:hAnsi="Arial" w:cs="Arial"/>
                <w:sz w:val="21"/>
                <w:szCs w:val="21"/>
              </w:rPr>
              <w:t>Death of the spouse's grandparents: 1 day</w:t>
            </w:r>
            <w:r w:rsidR="00DC44DD" w:rsidRPr="002A5E52">
              <w:rPr>
                <w:rFonts w:ascii="Arial" w:hAnsi="Arial" w:cs="Arial"/>
                <w:sz w:val="21"/>
                <w:szCs w:val="21"/>
              </w:rPr>
              <w:t xml:space="preserve"> of leave</w:t>
            </w:r>
          </w:p>
        </w:tc>
      </w:tr>
      <w:tr w:rsidR="00D060BF" w:rsidRPr="002A5E52" w14:paraId="63859347" w14:textId="77777777" w:rsidTr="00487147">
        <w:trPr>
          <w:trHeight w:val="156"/>
        </w:trPr>
        <w:tc>
          <w:tcPr>
            <w:tcW w:w="1666" w:type="pct"/>
          </w:tcPr>
          <w:p w14:paraId="4D922E57" w14:textId="0009E7FE" w:rsidR="00D060BF" w:rsidRPr="002A5E52" w:rsidRDefault="00D060BF" w:rsidP="00D060BF">
            <w:pPr>
              <w:rPr>
                <w:rFonts w:ascii="Arial" w:eastAsia="Malgun Gothic" w:hAnsi="Arial" w:cs="Arial"/>
                <w:b/>
                <w:bCs/>
                <w:color w:val="000000"/>
                <w:sz w:val="21"/>
                <w:szCs w:val="21"/>
                <w:lang w:val="ru-RU"/>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lang w:val="ru-RU"/>
              </w:rPr>
              <w:t xml:space="preserve"> 42</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lang w:val="ru-RU"/>
              </w:rPr>
              <w:t xml:space="preserve"> (</w:t>
            </w:r>
            <w:proofErr w:type="spellStart"/>
            <w:r w:rsidRPr="002A5E52">
              <w:rPr>
                <w:rFonts w:ascii="Arial" w:eastAsia="Malgun Gothic" w:hAnsi="Arial" w:cs="Arial"/>
                <w:b/>
                <w:bCs/>
                <w:color w:val="000000"/>
                <w:sz w:val="21"/>
                <w:szCs w:val="21"/>
              </w:rPr>
              <w:t>리프레쉬</w:t>
            </w:r>
            <w:proofErr w:type="spellEnd"/>
            <w:r w:rsidRPr="002A5E52">
              <w:rPr>
                <w:rFonts w:ascii="Arial" w:eastAsia="Malgun Gothic" w:hAnsi="Arial" w:cs="Arial"/>
                <w:b/>
                <w:bCs/>
                <w:color w:val="000000"/>
                <w:sz w:val="21"/>
                <w:szCs w:val="21"/>
                <w:lang w:val="ru-RU"/>
              </w:rPr>
              <w:t xml:space="preserve"> </w:t>
            </w:r>
            <w:r w:rsidRPr="002A5E52">
              <w:rPr>
                <w:rFonts w:ascii="Arial" w:eastAsia="Malgun Gothic" w:hAnsi="Arial" w:cs="Arial"/>
                <w:b/>
                <w:bCs/>
                <w:color w:val="000000"/>
                <w:sz w:val="21"/>
                <w:szCs w:val="21"/>
              </w:rPr>
              <w:t>휴가</w:t>
            </w:r>
            <w:r w:rsidRPr="002A5E52">
              <w:rPr>
                <w:rFonts w:ascii="Arial" w:eastAsia="Malgun Gothic" w:hAnsi="Arial" w:cs="Arial"/>
                <w:b/>
                <w:bCs/>
                <w:color w:val="000000"/>
                <w:sz w:val="21"/>
                <w:szCs w:val="21"/>
                <w:lang w:val="ru-RU"/>
              </w:rPr>
              <w:t>)</w:t>
            </w:r>
          </w:p>
        </w:tc>
        <w:tc>
          <w:tcPr>
            <w:tcW w:w="1667" w:type="pct"/>
            <w:shd w:val="clear" w:color="auto" w:fill="auto"/>
          </w:tcPr>
          <w:p w14:paraId="7C08983E" w14:textId="65CE7795" w:rsidR="00D060BF" w:rsidRPr="002A5E52" w:rsidRDefault="00D060BF" w:rsidP="00D060BF">
            <w:pPr>
              <w:rPr>
                <w:rFonts w:ascii="Arial" w:eastAsia="Malgun Gothic" w:hAnsi="Arial" w:cs="Arial"/>
                <w:b/>
                <w:bCs/>
                <w:sz w:val="21"/>
                <w:szCs w:val="21"/>
                <w:lang w:val="ru-RU"/>
              </w:rPr>
            </w:pPr>
            <w:r w:rsidRPr="002A5E52">
              <w:rPr>
                <w:rFonts w:ascii="Arial" w:eastAsia="Malgun Gothic" w:hAnsi="Arial" w:cs="Arial"/>
                <w:b/>
                <w:bCs/>
                <w:color w:val="000000"/>
                <w:sz w:val="21"/>
                <w:szCs w:val="21"/>
                <w:lang w:val="ru-RU"/>
              </w:rPr>
              <w:t>Статья 42 (Отпуск для восстановления здоровья)</w:t>
            </w:r>
          </w:p>
        </w:tc>
        <w:tc>
          <w:tcPr>
            <w:tcW w:w="1667" w:type="pct"/>
            <w:shd w:val="clear" w:color="auto" w:fill="auto"/>
          </w:tcPr>
          <w:p w14:paraId="70C57E27" w14:textId="37EA7E4E" w:rsidR="00D060BF" w:rsidRPr="002A5E52" w:rsidRDefault="00D060BF" w:rsidP="00D060BF">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42 (Leave to restore health)</w:t>
            </w:r>
          </w:p>
        </w:tc>
      </w:tr>
      <w:tr w:rsidR="00D060BF" w:rsidRPr="002A5E52" w14:paraId="228A9F07" w14:textId="77777777" w:rsidTr="00487147">
        <w:trPr>
          <w:trHeight w:val="156"/>
        </w:trPr>
        <w:tc>
          <w:tcPr>
            <w:tcW w:w="1666" w:type="pct"/>
          </w:tcPr>
          <w:p w14:paraId="1B41AF0D" w14:textId="77777777" w:rsidR="00D060BF" w:rsidRPr="002A5E52" w:rsidRDefault="00D060BF" w:rsidP="00D060BF">
            <w:pPr>
              <w:outlineLvl w:val="0"/>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 xml:space="preserve">1. </w:t>
            </w:r>
            <w:r w:rsidRPr="002A5E52">
              <w:rPr>
                <w:rFonts w:ascii="Arial" w:eastAsia="Malgun Gothic" w:hAnsi="Arial" w:cs="Arial"/>
                <w:color w:val="000000"/>
                <w:sz w:val="21"/>
                <w:szCs w:val="21"/>
              </w:rPr>
              <w:t>종업원의</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체력단련과</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사기앙양을</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위해</w:t>
            </w:r>
            <w:r w:rsidRPr="002A5E52">
              <w:rPr>
                <w:rFonts w:ascii="Arial" w:eastAsia="Malgun Gothic" w:hAnsi="Arial" w:cs="Arial"/>
                <w:color w:val="000000"/>
                <w:sz w:val="21"/>
                <w:szCs w:val="21"/>
                <w:lang w:val="ru-RU"/>
              </w:rPr>
              <w:t xml:space="preserve"> 5</w:t>
            </w:r>
            <w:r w:rsidRPr="002A5E52">
              <w:rPr>
                <w:rFonts w:ascii="Arial" w:eastAsia="Malgun Gothic" w:hAnsi="Arial" w:cs="Arial"/>
                <w:color w:val="000000"/>
                <w:sz w:val="21"/>
                <w:szCs w:val="21"/>
              </w:rPr>
              <w:t>일의</w:t>
            </w:r>
            <w:r w:rsidRPr="002A5E52">
              <w:rPr>
                <w:rFonts w:ascii="Arial" w:eastAsia="Malgun Gothic" w:hAnsi="Arial" w:cs="Arial"/>
                <w:color w:val="000000"/>
                <w:sz w:val="21"/>
                <w:szCs w:val="21"/>
                <w:lang w:val="ru-RU"/>
              </w:rPr>
              <w:t xml:space="preserve"> </w:t>
            </w:r>
            <w:del w:id="1070" w:author="Mia Choi" w:date="2021-07-25T18:16:00Z">
              <w:r w:rsidRPr="002A5E52" w:rsidDel="00270E7C">
                <w:rPr>
                  <w:rFonts w:ascii="Arial" w:eastAsia="Malgun Gothic" w:hAnsi="Arial" w:cs="Arial"/>
                  <w:color w:val="000000"/>
                  <w:sz w:val="21"/>
                  <w:szCs w:val="21"/>
                </w:rPr>
                <w:delText>리프레쉬</w:delText>
              </w:r>
              <w:r w:rsidRPr="002A5E52" w:rsidDel="00270E7C">
                <w:rPr>
                  <w:rFonts w:ascii="Arial" w:eastAsia="Malgun Gothic" w:hAnsi="Arial" w:cs="Arial"/>
                  <w:color w:val="000000"/>
                  <w:sz w:val="21"/>
                  <w:szCs w:val="21"/>
                  <w:lang w:val="ru-RU"/>
                </w:rPr>
                <w:delText xml:space="preserve"> </w:delText>
              </w:r>
            </w:del>
            <w:ins w:id="1071" w:author="Mia Choi" w:date="2021-07-25T18:16:00Z">
              <w:r w:rsidRPr="002A5E52">
                <w:rPr>
                  <w:rFonts w:ascii="Arial" w:eastAsia="Malgun Gothic" w:hAnsi="Arial" w:cs="Arial"/>
                  <w:color w:val="000000"/>
                  <w:sz w:val="21"/>
                  <w:szCs w:val="21"/>
                </w:rPr>
                <w:t>추가</w:t>
              </w:r>
              <w:r w:rsidRPr="002A5E52">
                <w:rPr>
                  <w:rFonts w:ascii="Arial" w:eastAsia="Malgun Gothic" w:hAnsi="Arial" w:cs="Arial"/>
                  <w:color w:val="000000"/>
                  <w:sz w:val="21"/>
                  <w:szCs w:val="21"/>
                  <w:lang w:val="ru-RU"/>
                </w:rPr>
                <w:t xml:space="preserve"> </w:t>
              </w:r>
            </w:ins>
            <w:r w:rsidRPr="002A5E52">
              <w:rPr>
                <w:rFonts w:ascii="Arial" w:eastAsia="Malgun Gothic" w:hAnsi="Arial" w:cs="Arial"/>
                <w:color w:val="000000"/>
                <w:sz w:val="21"/>
                <w:szCs w:val="21"/>
              </w:rPr>
              <w:t>유급휴가를</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실시한다</w:t>
            </w:r>
            <w:r w:rsidRPr="002A5E52">
              <w:rPr>
                <w:rFonts w:ascii="Arial" w:eastAsia="Malgun Gothic" w:hAnsi="Arial" w:cs="Arial"/>
                <w:color w:val="000000"/>
                <w:sz w:val="21"/>
                <w:szCs w:val="21"/>
                <w:lang w:val="ru-RU"/>
              </w:rPr>
              <w:t xml:space="preserve">. </w:t>
            </w:r>
          </w:p>
          <w:p w14:paraId="3DD350CF" w14:textId="41E53A8C" w:rsidR="00D060BF" w:rsidRPr="002A5E52" w:rsidRDefault="00D060BF" w:rsidP="00D060BF">
            <w:pPr>
              <w:rPr>
                <w:rFonts w:ascii="Arial" w:eastAsia="Malgun Gothic" w:hAnsi="Arial" w:cs="Arial"/>
                <w:color w:val="000000"/>
                <w:sz w:val="21"/>
                <w:szCs w:val="21"/>
              </w:rPr>
            </w:pPr>
            <w:r w:rsidRPr="002A5E52">
              <w:rPr>
                <w:rFonts w:ascii="Arial" w:eastAsia="Malgun Gothic" w:hAnsi="Arial" w:cs="Arial"/>
                <w:color w:val="000000"/>
                <w:sz w:val="21"/>
                <w:szCs w:val="21"/>
              </w:rPr>
              <w:t>단</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공휴일은</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휴가일수에서</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제외한다</w:t>
            </w:r>
            <w:r w:rsidRPr="002A5E52">
              <w:rPr>
                <w:rFonts w:ascii="Arial" w:eastAsia="Malgun Gothic" w:hAnsi="Arial" w:cs="Arial"/>
                <w:color w:val="000000"/>
                <w:sz w:val="21"/>
                <w:szCs w:val="21"/>
                <w:lang w:val="ru-RU"/>
              </w:rPr>
              <w:t>.</w:t>
            </w:r>
          </w:p>
        </w:tc>
        <w:tc>
          <w:tcPr>
            <w:tcW w:w="1667" w:type="pct"/>
            <w:shd w:val="clear" w:color="auto" w:fill="auto"/>
          </w:tcPr>
          <w:p w14:paraId="6ECFDC61" w14:textId="170845A6" w:rsidR="00D060BF" w:rsidRPr="002A5E52" w:rsidRDefault="00D060BF" w:rsidP="00D060BF">
            <w:pPr>
              <w:rPr>
                <w:rFonts w:ascii="Arial" w:eastAsia="Malgun Gothic" w:hAnsi="Arial" w:cs="Arial"/>
                <w:sz w:val="21"/>
                <w:szCs w:val="21"/>
                <w:lang w:val="ru-RU"/>
              </w:rPr>
            </w:pPr>
            <w:r w:rsidRPr="002A5E52">
              <w:rPr>
                <w:rFonts w:ascii="Arial" w:eastAsia="Malgun Gothic" w:hAnsi="Arial" w:cs="Arial"/>
                <w:color w:val="000000"/>
                <w:sz w:val="21"/>
                <w:szCs w:val="21"/>
                <w:lang w:val="ru-RU"/>
              </w:rPr>
              <w:t>Работник может получить пятидневный дополнительный оплачиваемый отпуск в связи с физической и психологической усталостью</w:t>
            </w:r>
          </w:p>
        </w:tc>
        <w:tc>
          <w:tcPr>
            <w:tcW w:w="1667" w:type="pct"/>
            <w:shd w:val="clear" w:color="auto" w:fill="auto"/>
          </w:tcPr>
          <w:p w14:paraId="37466482" w14:textId="3B7615AC" w:rsidR="00D060BF" w:rsidRPr="002A5E52" w:rsidRDefault="00D060BF" w:rsidP="00D060BF">
            <w:pPr>
              <w:rPr>
                <w:rFonts w:ascii="Arial" w:eastAsia="Malgun Gothic" w:hAnsi="Arial" w:cs="Arial"/>
                <w:color w:val="000000"/>
                <w:sz w:val="21"/>
                <w:szCs w:val="21"/>
              </w:rPr>
            </w:pPr>
            <w:r w:rsidRPr="002A5E52">
              <w:rPr>
                <w:rFonts w:ascii="Arial" w:eastAsia="Malgun Gothic" w:hAnsi="Arial" w:cs="Arial"/>
                <w:color w:val="000000"/>
                <w:sz w:val="21"/>
                <w:szCs w:val="21"/>
              </w:rPr>
              <w:t>The Employee may receive additional five days of paid leave due to physical and psychological fatigue.</w:t>
            </w:r>
          </w:p>
        </w:tc>
      </w:tr>
      <w:tr w:rsidR="00D060BF" w:rsidRPr="002A5E52" w14:paraId="4466C179" w14:textId="77777777" w:rsidTr="00487147">
        <w:trPr>
          <w:trHeight w:val="156"/>
        </w:trPr>
        <w:tc>
          <w:tcPr>
            <w:tcW w:w="1666" w:type="pct"/>
          </w:tcPr>
          <w:p w14:paraId="69503FE3" w14:textId="7B2B9272" w:rsidR="00D060BF" w:rsidRPr="002A5E52" w:rsidRDefault="00D060BF" w:rsidP="00D060BF">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lastRenderedPageBreak/>
              <w:t>제</w:t>
            </w:r>
            <w:r w:rsidRPr="002A5E52">
              <w:rPr>
                <w:rFonts w:ascii="Arial" w:eastAsia="Malgun Gothic" w:hAnsi="Arial" w:cs="Arial"/>
                <w:b/>
                <w:bCs/>
                <w:color w:val="000000"/>
                <w:sz w:val="21"/>
                <w:szCs w:val="21"/>
              </w:rPr>
              <w:t xml:space="preserve"> 43</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휴가의</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허가</w:t>
            </w:r>
            <w:r w:rsidRPr="002A5E52">
              <w:rPr>
                <w:rFonts w:ascii="Arial" w:eastAsia="Malgun Gothic" w:hAnsi="Arial" w:cs="Arial"/>
                <w:b/>
                <w:bCs/>
                <w:color w:val="000000"/>
                <w:sz w:val="21"/>
                <w:szCs w:val="21"/>
              </w:rPr>
              <w:t>)</w:t>
            </w:r>
          </w:p>
        </w:tc>
        <w:tc>
          <w:tcPr>
            <w:tcW w:w="1667" w:type="pct"/>
            <w:shd w:val="clear" w:color="auto" w:fill="auto"/>
          </w:tcPr>
          <w:p w14:paraId="46AFD9BB" w14:textId="34300DCC" w:rsidR="00D060BF" w:rsidRPr="002A5E52" w:rsidRDefault="00436168" w:rsidP="00D060BF">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43 (Согласование ухода в отпуск)</w:t>
            </w:r>
          </w:p>
        </w:tc>
        <w:tc>
          <w:tcPr>
            <w:tcW w:w="1667" w:type="pct"/>
            <w:shd w:val="clear" w:color="auto" w:fill="auto"/>
          </w:tcPr>
          <w:p w14:paraId="6340B4D9" w14:textId="1784CD6D" w:rsidR="00D060BF" w:rsidRPr="002A5E52" w:rsidRDefault="00436168" w:rsidP="00D060BF">
            <w:pPr>
              <w:rPr>
                <w:rFonts w:ascii="Arial" w:eastAsia="Malgun Gothic" w:hAnsi="Arial" w:cs="Arial"/>
                <w:b/>
                <w:bCs/>
                <w:color w:val="000000"/>
                <w:sz w:val="21"/>
                <w:szCs w:val="21"/>
              </w:rPr>
            </w:pPr>
            <w:r w:rsidRPr="002A5E52">
              <w:rPr>
                <w:rFonts w:ascii="Arial" w:eastAsia="Malgun Gothic" w:hAnsi="Arial" w:cs="Arial"/>
                <w:b/>
                <w:bCs/>
                <w:color w:val="000000"/>
                <w:sz w:val="21"/>
                <w:szCs w:val="21"/>
                <w:lang w:val="en-GB"/>
              </w:rPr>
              <w:t>Article 43 (Permission to leave)</w:t>
            </w:r>
          </w:p>
        </w:tc>
      </w:tr>
      <w:tr w:rsidR="00436168" w:rsidRPr="002A5E52" w14:paraId="2C3E40BD" w14:textId="77777777" w:rsidTr="00487147">
        <w:trPr>
          <w:trHeight w:val="156"/>
        </w:trPr>
        <w:tc>
          <w:tcPr>
            <w:tcW w:w="1666" w:type="pct"/>
          </w:tcPr>
          <w:p w14:paraId="64EC1E57" w14:textId="4945D030" w:rsidR="00436168" w:rsidRPr="002A5E52" w:rsidRDefault="00436168" w:rsidP="00436168">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1. </w:t>
            </w:r>
            <w:ins w:id="1072" w:author="Mia Choi" w:date="2021-07-26T12:22:00Z">
              <w:r w:rsidRPr="002A5E52">
                <w:rPr>
                  <w:rFonts w:ascii="Arial" w:eastAsia="Malgun Gothic" w:hAnsi="Arial" w:cs="Arial"/>
                  <w:color w:val="000000"/>
                  <w:sz w:val="21"/>
                  <w:szCs w:val="21"/>
                </w:rPr>
                <w:t>종업</w:t>
              </w:r>
            </w:ins>
            <w:ins w:id="1073" w:author="Mia Choi" w:date="2021-07-26T12:21:00Z">
              <w:r w:rsidRPr="002A5E52">
                <w:rPr>
                  <w:rFonts w:ascii="Arial" w:eastAsia="Malgun Gothic" w:hAnsi="Arial" w:cs="Arial"/>
                  <w:color w:val="000000"/>
                  <w:sz w:val="21"/>
                  <w:szCs w:val="21"/>
                </w:rPr>
                <w:t>원은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부여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명령을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내려</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시작</w:t>
              </w:r>
              <w:r w:rsidRPr="002A5E52">
                <w:rPr>
                  <w:rFonts w:ascii="Arial" w:eastAsia="Malgun Gothic" w:hAnsi="Arial" w:cs="Arial"/>
                  <w:color w:val="000000"/>
                  <w:sz w:val="21"/>
                  <w:szCs w:val="21"/>
                </w:rPr>
                <w:t xml:space="preserve"> 2 </w:t>
              </w:r>
              <w:r w:rsidRPr="002A5E52">
                <w:rPr>
                  <w:rFonts w:ascii="Arial" w:eastAsia="Malgun Gothic" w:hAnsi="Arial" w:cs="Arial"/>
                  <w:color w:val="000000"/>
                  <w:sz w:val="21"/>
                  <w:szCs w:val="21"/>
                </w:rPr>
                <w:t>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전까지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시작</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시간을</w:t>
              </w:r>
              <w:r w:rsidRPr="002A5E52">
                <w:rPr>
                  <w:rFonts w:ascii="Arial" w:eastAsia="Malgun Gothic" w:hAnsi="Arial" w:cs="Arial"/>
                  <w:color w:val="000000"/>
                  <w:sz w:val="21"/>
                  <w:szCs w:val="21"/>
                </w:rPr>
                <w:t xml:space="preserve"> </w:t>
              </w:r>
              <w:proofErr w:type="spellStart"/>
              <w:r w:rsidRPr="002A5E52">
                <w:rPr>
                  <w:rFonts w:ascii="Arial" w:eastAsia="Malgun Gothic" w:hAnsi="Arial" w:cs="Arial"/>
                  <w:color w:val="000000"/>
                  <w:sz w:val="21"/>
                  <w:szCs w:val="21"/>
                </w:rPr>
                <w:t>통보해야합니다</w:t>
              </w:r>
              <w:proofErr w:type="spellEnd"/>
              <w:r w:rsidRPr="002A5E52">
                <w:rPr>
                  <w:rFonts w:ascii="Arial" w:eastAsia="Malgun Gothic" w:hAnsi="Arial" w:cs="Arial"/>
                  <w:color w:val="000000"/>
                  <w:sz w:val="21"/>
                  <w:szCs w:val="21"/>
                </w:rPr>
                <w:t>.</w:t>
              </w:r>
            </w:ins>
            <w:del w:id="1074" w:author="Mia Choi" w:date="2021-07-26T12:21:00Z">
              <w:r w:rsidRPr="002A5E52" w:rsidDel="00292ABB">
                <w:rPr>
                  <w:rFonts w:ascii="Arial" w:eastAsia="Malgun Gothic" w:hAnsi="Arial" w:cs="Arial"/>
                  <w:color w:val="000000"/>
                  <w:sz w:val="21"/>
                  <w:szCs w:val="21"/>
                </w:rPr>
                <w:delText>종업원이</w:delText>
              </w:r>
              <w:r w:rsidRPr="002A5E52" w:rsidDel="00292ABB">
                <w:rPr>
                  <w:rFonts w:ascii="Arial" w:eastAsia="Malgun Gothic" w:hAnsi="Arial" w:cs="Arial"/>
                  <w:color w:val="000000"/>
                  <w:sz w:val="21"/>
                  <w:szCs w:val="21"/>
                </w:rPr>
                <w:delText xml:space="preserve"> </w:delText>
              </w:r>
              <w:r w:rsidRPr="002A5E52" w:rsidDel="00292ABB">
                <w:rPr>
                  <w:rFonts w:ascii="Arial" w:eastAsia="Malgun Gothic" w:hAnsi="Arial" w:cs="Arial"/>
                  <w:color w:val="000000"/>
                  <w:sz w:val="21"/>
                  <w:szCs w:val="21"/>
                </w:rPr>
                <w:delText>이</w:delText>
              </w:r>
              <w:r w:rsidRPr="002A5E52" w:rsidDel="00292ABB">
                <w:rPr>
                  <w:rFonts w:ascii="Arial" w:eastAsia="Malgun Gothic" w:hAnsi="Arial" w:cs="Arial"/>
                  <w:color w:val="000000"/>
                  <w:sz w:val="21"/>
                  <w:szCs w:val="21"/>
                </w:rPr>
                <w:delText xml:space="preserve"> </w:delText>
              </w:r>
              <w:r w:rsidRPr="002A5E52" w:rsidDel="00292ABB">
                <w:rPr>
                  <w:rFonts w:ascii="Arial" w:eastAsia="Malgun Gothic" w:hAnsi="Arial" w:cs="Arial"/>
                  <w:color w:val="000000"/>
                  <w:sz w:val="21"/>
                  <w:szCs w:val="21"/>
                </w:rPr>
                <w:delText>규칙에</w:delText>
              </w:r>
              <w:r w:rsidRPr="002A5E52" w:rsidDel="00292ABB">
                <w:rPr>
                  <w:rFonts w:ascii="Arial" w:eastAsia="Malgun Gothic" w:hAnsi="Arial" w:cs="Arial"/>
                  <w:color w:val="000000"/>
                  <w:sz w:val="21"/>
                  <w:szCs w:val="21"/>
                </w:rPr>
                <w:delText xml:space="preserve"> </w:delText>
              </w:r>
              <w:r w:rsidRPr="002A5E52" w:rsidDel="00292ABB">
                <w:rPr>
                  <w:rFonts w:ascii="Arial" w:eastAsia="Malgun Gothic" w:hAnsi="Arial" w:cs="Arial"/>
                  <w:color w:val="000000"/>
                  <w:sz w:val="21"/>
                  <w:szCs w:val="21"/>
                </w:rPr>
                <w:delText>정한</w:delText>
              </w:r>
              <w:r w:rsidRPr="002A5E52" w:rsidDel="00292ABB">
                <w:rPr>
                  <w:rFonts w:ascii="Arial" w:eastAsia="Malgun Gothic" w:hAnsi="Arial" w:cs="Arial"/>
                  <w:color w:val="000000"/>
                  <w:sz w:val="21"/>
                  <w:szCs w:val="21"/>
                </w:rPr>
                <w:delText xml:space="preserve"> </w:delText>
              </w:r>
              <w:r w:rsidRPr="002A5E52" w:rsidDel="00292ABB">
                <w:rPr>
                  <w:rFonts w:ascii="Arial" w:eastAsia="Malgun Gothic" w:hAnsi="Arial" w:cs="Arial"/>
                  <w:color w:val="000000"/>
                  <w:sz w:val="21"/>
                  <w:szCs w:val="21"/>
                </w:rPr>
                <w:delText>휴가를</w:delText>
              </w:r>
              <w:r w:rsidRPr="002A5E52" w:rsidDel="00292ABB">
                <w:rPr>
                  <w:rFonts w:ascii="Arial" w:eastAsia="Malgun Gothic" w:hAnsi="Arial" w:cs="Arial"/>
                  <w:color w:val="000000"/>
                  <w:sz w:val="21"/>
                  <w:szCs w:val="21"/>
                </w:rPr>
                <w:delText xml:space="preserve"> </w:delText>
              </w:r>
              <w:r w:rsidRPr="002A5E52" w:rsidDel="00292ABB">
                <w:rPr>
                  <w:rFonts w:ascii="Arial" w:eastAsia="Malgun Gothic" w:hAnsi="Arial" w:cs="Arial"/>
                  <w:color w:val="000000"/>
                  <w:sz w:val="21"/>
                  <w:szCs w:val="21"/>
                </w:rPr>
                <w:delText>얻고자</w:delText>
              </w:r>
              <w:r w:rsidRPr="002A5E52" w:rsidDel="00292ABB">
                <w:rPr>
                  <w:rFonts w:ascii="Arial" w:eastAsia="Malgun Gothic" w:hAnsi="Arial" w:cs="Arial"/>
                  <w:color w:val="000000"/>
                  <w:sz w:val="21"/>
                  <w:szCs w:val="21"/>
                </w:rPr>
                <w:delText xml:space="preserve"> </w:delText>
              </w:r>
              <w:r w:rsidRPr="002A5E52" w:rsidDel="00292ABB">
                <w:rPr>
                  <w:rFonts w:ascii="Arial" w:eastAsia="Malgun Gothic" w:hAnsi="Arial" w:cs="Arial"/>
                  <w:color w:val="000000"/>
                  <w:sz w:val="21"/>
                  <w:szCs w:val="21"/>
                </w:rPr>
                <w:delText>할</w:delText>
              </w:r>
              <w:r w:rsidRPr="002A5E52" w:rsidDel="00292ABB">
                <w:rPr>
                  <w:rFonts w:ascii="Arial" w:eastAsia="Malgun Gothic" w:hAnsi="Arial" w:cs="Arial"/>
                  <w:color w:val="000000"/>
                  <w:sz w:val="21"/>
                  <w:szCs w:val="21"/>
                </w:rPr>
                <w:delText xml:space="preserve"> </w:delText>
              </w:r>
              <w:r w:rsidRPr="002A5E52" w:rsidDel="00292ABB">
                <w:rPr>
                  <w:rFonts w:ascii="Arial" w:eastAsia="Malgun Gothic" w:hAnsi="Arial" w:cs="Arial"/>
                  <w:color w:val="000000"/>
                  <w:sz w:val="21"/>
                  <w:szCs w:val="21"/>
                </w:rPr>
                <w:delText>때에는</w:delText>
              </w:r>
              <w:r w:rsidRPr="002A5E52" w:rsidDel="00292ABB">
                <w:rPr>
                  <w:rFonts w:ascii="Arial" w:eastAsia="Malgun Gothic" w:hAnsi="Arial" w:cs="Arial"/>
                  <w:color w:val="000000"/>
                  <w:sz w:val="21"/>
                  <w:szCs w:val="21"/>
                </w:rPr>
                <w:delText xml:space="preserve"> </w:delText>
              </w:r>
              <w:r w:rsidRPr="002A5E52" w:rsidDel="00292ABB">
                <w:rPr>
                  <w:rFonts w:ascii="Arial" w:eastAsia="Malgun Gothic" w:hAnsi="Arial" w:cs="Arial"/>
                  <w:color w:val="000000"/>
                  <w:sz w:val="21"/>
                  <w:szCs w:val="21"/>
                </w:rPr>
                <w:delText>팀장</w:delText>
              </w:r>
              <w:r w:rsidRPr="002A5E52" w:rsidDel="00292ABB">
                <w:rPr>
                  <w:rFonts w:ascii="Arial" w:eastAsia="Malgun Gothic" w:hAnsi="Arial" w:cs="Arial"/>
                  <w:color w:val="000000"/>
                  <w:sz w:val="21"/>
                  <w:szCs w:val="21"/>
                </w:rPr>
                <w:delText xml:space="preserve"> </w:delText>
              </w:r>
              <w:r w:rsidRPr="002A5E52" w:rsidDel="00292ABB">
                <w:rPr>
                  <w:rFonts w:ascii="Arial" w:eastAsia="Malgun Gothic" w:hAnsi="Arial" w:cs="Arial"/>
                  <w:color w:val="000000"/>
                  <w:sz w:val="21"/>
                  <w:szCs w:val="21"/>
                </w:rPr>
                <w:delText>또는</w:delText>
              </w:r>
              <w:r w:rsidRPr="002A5E52" w:rsidDel="00292ABB">
                <w:rPr>
                  <w:rFonts w:ascii="Arial" w:eastAsia="Malgun Gothic" w:hAnsi="Arial" w:cs="Arial"/>
                  <w:color w:val="000000"/>
                  <w:sz w:val="21"/>
                  <w:szCs w:val="21"/>
                </w:rPr>
                <w:delText xml:space="preserve"> </w:delText>
              </w:r>
              <w:r w:rsidRPr="002A5E52" w:rsidDel="00292ABB">
                <w:rPr>
                  <w:rFonts w:ascii="Arial" w:eastAsia="Malgun Gothic" w:hAnsi="Arial" w:cs="Arial"/>
                  <w:color w:val="000000"/>
                  <w:sz w:val="21"/>
                  <w:szCs w:val="21"/>
                </w:rPr>
                <w:delText>본부장에게</w:delText>
              </w:r>
              <w:r w:rsidRPr="002A5E52" w:rsidDel="00292ABB">
                <w:rPr>
                  <w:rFonts w:ascii="Arial" w:eastAsia="Malgun Gothic" w:hAnsi="Arial" w:cs="Arial"/>
                  <w:color w:val="000000"/>
                  <w:sz w:val="21"/>
                  <w:szCs w:val="21"/>
                </w:rPr>
                <w:delText xml:space="preserve"> </w:delText>
              </w:r>
              <w:r w:rsidRPr="002A5E52" w:rsidDel="00292ABB">
                <w:rPr>
                  <w:rFonts w:ascii="Arial" w:eastAsia="Malgun Gothic" w:hAnsi="Arial" w:cs="Arial"/>
                  <w:color w:val="000000"/>
                  <w:sz w:val="21"/>
                  <w:szCs w:val="21"/>
                </w:rPr>
                <w:delText>휴가원을</w:delText>
              </w:r>
              <w:r w:rsidRPr="002A5E52" w:rsidDel="00292ABB">
                <w:rPr>
                  <w:rFonts w:ascii="Arial" w:eastAsia="Malgun Gothic" w:hAnsi="Arial" w:cs="Arial"/>
                  <w:color w:val="000000"/>
                  <w:sz w:val="21"/>
                  <w:szCs w:val="21"/>
                </w:rPr>
                <w:delText xml:space="preserve"> </w:delText>
              </w:r>
              <w:r w:rsidRPr="002A5E52" w:rsidDel="00292ABB">
                <w:rPr>
                  <w:rFonts w:ascii="Arial" w:eastAsia="Malgun Gothic" w:hAnsi="Arial" w:cs="Arial"/>
                  <w:color w:val="000000"/>
                  <w:sz w:val="21"/>
                  <w:szCs w:val="21"/>
                </w:rPr>
                <w:delText>신청하여</w:delText>
              </w:r>
              <w:r w:rsidRPr="002A5E52" w:rsidDel="00292ABB">
                <w:rPr>
                  <w:rFonts w:ascii="Arial" w:eastAsia="Malgun Gothic" w:hAnsi="Arial" w:cs="Arial"/>
                  <w:color w:val="000000"/>
                  <w:sz w:val="21"/>
                  <w:szCs w:val="21"/>
                </w:rPr>
                <w:delText xml:space="preserve"> </w:delText>
              </w:r>
              <w:r w:rsidRPr="002A5E52" w:rsidDel="00292ABB">
                <w:rPr>
                  <w:rFonts w:ascii="Arial" w:eastAsia="Malgun Gothic" w:hAnsi="Arial" w:cs="Arial"/>
                  <w:color w:val="000000"/>
                  <w:sz w:val="21"/>
                  <w:szCs w:val="21"/>
                </w:rPr>
                <w:delText>회사의</w:delText>
              </w:r>
              <w:r w:rsidRPr="002A5E52" w:rsidDel="00292ABB">
                <w:rPr>
                  <w:rFonts w:ascii="Arial" w:eastAsia="Malgun Gothic" w:hAnsi="Arial" w:cs="Arial"/>
                  <w:color w:val="000000"/>
                  <w:sz w:val="21"/>
                  <w:szCs w:val="21"/>
                </w:rPr>
                <w:delText xml:space="preserve"> </w:delText>
              </w:r>
              <w:r w:rsidRPr="002A5E52" w:rsidDel="00292ABB">
                <w:rPr>
                  <w:rFonts w:ascii="Arial" w:eastAsia="Malgun Gothic" w:hAnsi="Arial" w:cs="Arial"/>
                  <w:color w:val="000000"/>
                  <w:sz w:val="21"/>
                  <w:szCs w:val="21"/>
                </w:rPr>
                <w:delText>허가를</w:delText>
              </w:r>
              <w:r w:rsidRPr="002A5E52" w:rsidDel="00292ABB">
                <w:rPr>
                  <w:rFonts w:ascii="Arial" w:eastAsia="Malgun Gothic" w:hAnsi="Arial" w:cs="Arial"/>
                  <w:color w:val="000000"/>
                  <w:sz w:val="21"/>
                  <w:szCs w:val="21"/>
                </w:rPr>
                <w:delText xml:space="preserve"> </w:delText>
              </w:r>
              <w:r w:rsidRPr="002A5E52" w:rsidDel="00292ABB">
                <w:rPr>
                  <w:rFonts w:ascii="Arial" w:eastAsia="Malgun Gothic" w:hAnsi="Arial" w:cs="Arial"/>
                  <w:color w:val="000000"/>
                  <w:sz w:val="21"/>
                  <w:szCs w:val="21"/>
                </w:rPr>
                <w:delText>받아야</w:delText>
              </w:r>
              <w:r w:rsidRPr="002A5E52" w:rsidDel="00292ABB">
                <w:rPr>
                  <w:rFonts w:ascii="Arial" w:eastAsia="Malgun Gothic" w:hAnsi="Arial" w:cs="Arial"/>
                  <w:color w:val="000000"/>
                  <w:sz w:val="21"/>
                  <w:szCs w:val="21"/>
                </w:rPr>
                <w:delText xml:space="preserve"> </w:delText>
              </w:r>
              <w:r w:rsidRPr="002A5E52" w:rsidDel="00292ABB">
                <w:rPr>
                  <w:rFonts w:ascii="Arial" w:eastAsia="Malgun Gothic" w:hAnsi="Arial" w:cs="Arial"/>
                  <w:color w:val="000000"/>
                  <w:sz w:val="21"/>
                  <w:szCs w:val="21"/>
                </w:rPr>
                <w:delText>한다</w:delText>
              </w:r>
              <w:r w:rsidRPr="002A5E52" w:rsidDel="00292ABB">
                <w:rPr>
                  <w:rFonts w:ascii="Arial" w:eastAsia="Malgun Gothic" w:hAnsi="Arial" w:cs="Arial"/>
                  <w:color w:val="000000"/>
                  <w:sz w:val="21"/>
                  <w:szCs w:val="21"/>
                </w:rPr>
                <w:delText>.</w:delText>
              </w:r>
            </w:del>
            <w:ins w:id="1075" w:author="Mia Choi" w:date="2021-07-26T14:40:00Z">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휴가일</w:t>
              </w:r>
            </w:ins>
            <w:ins w:id="1076" w:author="Mia Choi" w:date="2021-07-26T14:41:00Z">
              <w:r w:rsidRPr="002A5E52">
                <w:rPr>
                  <w:rFonts w:ascii="Arial" w:eastAsia="Malgun Gothic" w:hAnsi="Arial" w:cs="Arial"/>
                  <w:color w:val="000000"/>
                  <w:sz w:val="21"/>
                  <w:szCs w:val="21"/>
                </w:rPr>
                <w:t>정과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상이한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기간에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휴가를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사용하기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위해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종업원은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부서장</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법인장에게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휴가원을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제출한다</w:t>
              </w:r>
              <w:r w:rsidRPr="002A5E52">
                <w:rPr>
                  <w:rFonts w:ascii="Arial" w:eastAsia="Malgun Gothic" w:hAnsi="Arial" w:cs="Arial"/>
                  <w:color w:val="000000"/>
                  <w:sz w:val="21"/>
                  <w:szCs w:val="21"/>
                </w:rPr>
                <w:t xml:space="preserve">. </w:t>
              </w:r>
            </w:ins>
          </w:p>
        </w:tc>
        <w:tc>
          <w:tcPr>
            <w:tcW w:w="1667" w:type="pct"/>
            <w:shd w:val="clear" w:color="auto" w:fill="auto"/>
          </w:tcPr>
          <w:p w14:paraId="5154DD13" w14:textId="01C52F5A" w:rsidR="00436168" w:rsidRPr="002A5E52" w:rsidRDefault="00436168" w:rsidP="00436168">
            <w:pPr>
              <w:pStyle w:val="af"/>
              <w:numPr>
                <w:ilvl w:val="0"/>
                <w:numId w:val="143"/>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Change w:id="1077" w:author="Гурьянов" w:date="2021-07-23T14:09:00Z">
                  <w:rPr>
                    <w:rFonts w:ascii="Arial" w:hAnsi="Arial" w:cs="Arial"/>
                    <w:color w:val="000000"/>
                    <w:u w:val="single"/>
                    <w:lang w:eastAsia="en-US"/>
                  </w:rPr>
                </w:rPrChange>
              </w:rPr>
              <w:t>О времени начала отпуска Работник должен быть извещен не позднее чем за две недели до его начала путем издания приказа о предоставлении отпуска</w:t>
            </w:r>
            <w:r w:rsidRPr="002A5E52">
              <w:rPr>
                <w:rFonts w:ascii="Arial" w:eastAsia="Malgun Gothic" w:hAnsi="Arial" w:cs="Arial"/>
                <w:color w:val="000000"/>
                <w:sz w:val="21"/>
                <w:szCs w:val="21"/>
                <w:lang w:val="ru-RU"/>
              </w:rPr>
              <w:t>; для предоставления отпуска Работнику без учета графика отпусков Работник предоставляет заявление Главе отдела или Генеральному директору;</w:t>
            </w:r>
          </w:p>
        </w:tc>
        <w:tc>
          <w:tcPr>
            <w:tcW w:w="1667" w:type="pct"/>
            <w:shd w:val="clear" w:color="auto" w:fill="auto"/>
          </w:tcPr>
          <w:p w14:paraId="3FB20A34" w14:textId="1DD11883" w:rsidR="00436168" w:rsidRPr="002A5E52" w:rsidRDefault="00191727" w:rsidP="00436168">
            <w:pPr>
              <w:pStyle w:val="af"/>
              <w:numPr>
                <w:ilvl w:val="0"/>
                <w:numId w:val="144"/>
              </w:numPr>
              <w:rPr>
                <w:rFonts w:ascii="Arial" w:eastAsia="Malgun Gothic" w:hAnsi="Arial" w:cs="Arial"/>
                <w:color w:val="000000"/>
                <w:sz w:val="21"/>
                <w:szCs w:val="21"/>
              </w:rPr>
            </w:pPr>
            <w:r w:rsidRPr="002A5E52">
              <w:rPr>
                <w:rFonts w:ascii="Arial" w:eastAsia="Malgun Gothic" w:hAnsi="Arial" w:cs="Arial"/>
                <w:color w:val="000000"/>
                <w:sz w:val="21"/>
                <w:szCs w:val="21"/>
              </w:rPr>
              <w:t xml:space="preserve">The </w:t>
            </w:r>
            <w:r w:rsidRPr="002A5E52">
              <w:rPr>
                <w:rFonts w:ascii="Arial" w:eastAsia="Malgun Gothic" w:hAnsi="Arial" w:cs="Arial"/>
                <w:color w:val="000000"/>
                <w:sz w:val="21"/>
                <w:szCs w:val="21"/>
                <w:lang w:val="en-GB"/>
              </w:rPr>
              <w:t>E</w:t>
            </w:r>
            <w:proofErr w:type="spellStart"/>
            <w:r w:rsidRPr="002A5E52">
              <w:rPr>
                <w:rFonts w:ascii="Arial" w:eastAsia="Malgun Gothic" w:hAnsi="Arial" w:cs="Arial"/>
                <w:color w:val="000000"/>
                <w:sz w:val="21"/>
                <w:szCs w:val="21"/>
              </w:rPr>
              <w:t>mployee</w:t>
            </w:r>
            <w:proofErr w:type="spellEnd"/>
            <w:r w:rsidRPr="002A5E52">
              <w:rPr>
                <w:rFonts w:ascii="Arial" w:eastAsia="Malgun Gothic" w:hAnsi="Arial" w:cs="Arial"/>
                <w:color w:val="000000"/>
                <w:sz w:val="21"/>
                <w:szCs w:val="21"/>
              </w:rPr>
              <w:t xml:space="preserve"> shall be notified of the start time of the vacation no later than two weeks before its start by issuing an order on granting vacation; to grant leave to the Employee without </w:t>
            </w:r>
            <w:proofErr w:type="gramStart"/>
            <w:r w:rsidRPr="002A5E52">
              <w:rPr>
                <w:rFonts w:ascii="Arial" w:eastAsia="Malgun Gothic" w:hAnsi="Arial" w:cs="Arial"/>
                <w:color w:val="000000"/>
                <w:sz w:val="21"/>
                <w:szCs w:val="21"/>
              </w:rPr>
              <w:t>taking into account</w:t>
            </w:r>
            <w:proofErr w:type="gramEnd"/>
            <w:r w:rsidRPr="002A5E52">
              <w:rPr>
                <w:rFonts w:ascii="Arial" w:eastAsia="Malgun Gothic" w:hAnsi="Arial" w:cs="Arial"/>
                <w:color w:val="000000"/>
                <w:sz w:val="21"/>
                <w:szCs w:val="21"/>
              </w:rPr>
              <w:t xml:space="preserve"> the vacation schedule, the Employee submits an application to the Head of the Department or the General Director</w:t>
            </w:r>
            <w:r w:rsidR="00436168" w:rsidRPr="002A5E52">
              <w:rPr>
                <w:rFonts w:ascii="Arial" w:eastAsia="Malgun Gothic" w:hAnsi="Arial" w:cs="Arial"/>
                <w:color w:val="000000"/>
                <w:sz w:val="21"/>
                <w:szCs w:val="21"/>
              </w:rPr>
              <w:t>;</w:t>
            </w:r>
          </w:p>
        </w:tc>
      </w:tr>
      <w:tr w:rsidR="00436168" w:rsidRPr="002A5E52" w14:paraId="452613A4" w14:textId="77777777" w:rsidTr="00487147">
        <w:trPr>
          <w:trHeight w:val="156"/>
        </w:trPr>
        <w:tc>
          <w:tcPr>
            <w:tcW w:w="1666" w:type="pct"/>
          </w:tcPr>
          <w:p w14:paraId="2BD139B2" w14:textId="71BD3E55" w:rsidR="00436168" w:rsidRPr="002A5E52" w:rsidRDefault="00436168" w:rsidP="00436168">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2. </w:t>
            </w:r>
            <w:r w:rsidRPr="002A5E52">
              <w:rPr>
                <w:rFonts w:ascii="Arial" w:eastAsia="Malgun Gothic" w:hAnsi="Arial" w:cs="Arial"/>
                <w:color w:val="000000"/>
                <w:sz w:val="21"/>
                <w:szCs w:val="21"/>
              </w:rPr>
              <w:t>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항의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휴가원은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반드시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휴가일</w:t>
            </w:r>
            <w:r w:rsidRPr="002A5E52">
              <w:rPr>
                <w:rFonts w:ascii="Arial" w:eastAsia="Malgun Gothic" w:hAnsi="Arial" w:cs="Arial"/>
                <w:color w:val="000000"/>
                <w:sz w:val="21"/>
                <w:szCs w:val="21"/>
              </w:rPr>
              <w:t xml:space="preserve"> 24</w:t>
            </w:r>
            <w:r w:rsidRPr="002A5E52">
              <w:rPr>
                <w:rFonts w:ascii="Arial" w:eastAsia="Malgun Gothic" w:hAnsi="Arial" w:cs="Arial"/>
                <w:color w:val="000000"/>
                <w:sz w:val="21"/>
                <w:szCs w:val="21"/>
              </w:rPr>
              <w:t>시간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전에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허가를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득해야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단</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긴급</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불가항력적인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사항</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발생시는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당일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오전</w:t>
            </w:r>
            <w:r w:rsidRPr="002A5E52">
              <w:rPr>
                <w:rFonts w:ascii="Arial" w:eastAsia="Malgun Gothic" w:hAnsi="Arial" w:cs="Arial"/>
                <w:color w:val="000000"/>
                <w:sz w:val="21"/>
                <w:szCs w:val="21"/>
              </w:rPr>
              <w:t xml:space="preserve"> 9</w:t>
            </w:r>
            <w:r w:rsidRPr="002A5E52">
              <w:rPr>
                <w:rFonts w:ascii="Arial" w:eastAsia="Malgun Gothic" w:hAnsi="Arial" w:cs="Arial"/>
                <w:color w:val="000000"/>
                <w:sz w:val="21"/>
                <w:szCs w:val="21"/>
              </w:rPr>
              <w:t>시</w:t>
            </w:r>
            <w:r w:rsidRPr="002A5E52">
              <w:rPr>
                <w:rFonts w:ascii="Arial" w:eastAsia="Malgun Gothic" w:hAnsi="Arial" w:cs="Arial"/>
                <w:color w:val="000000"/>
                <w:sz w:val="21"/>
                <w:szCs w:val="21"/>
              </w:rPr>
              <w:t xml:space="preserve"> 30</w:t>
            </w:r>
            <w:r w:rsidRPr="002A5E52">
              <w:rPr>
                <w:rFonts w:ascii="Arial" w:eastAsia="Malgun Gothic" w:hAnsi="Arial" w:cs="Arial"/>
                <w:color w:val="000000"/>
                <w:sz w:val="21"/>
                <w:szCs w:val="21"/>
              </w:rPr>
              <w:t>분전까지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유선통보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관계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증빙서류를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제출하여야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shd w:val="clear" w:color="auto" w:fill="auto"/>
          </w:tcPr>
          <w:p w14:paraId="149F33A3" w14:textId="04B6390F" w:rsidR="00436168" w:rsidRPr="002A5E52" w:rsidRDefault="00436168" w:rsidP="00436168">
            <w:pPr>
              <w:pStyle w:val="af"/>
              <w:numPr>
                <w:ilvl w:val="0"/>
                <w:numId w:val="143"/>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Работник должен получить указанное в п. 1 согласование Компании за 24 часа до начала отпуска.  Однако в случае чрезвычайной ситуации или форс-мажорных обстоятельств до 9: 30 утра в тот же день после уведомления Компании должны быть предоставлены соответствующие документы, подтверждающие необходимость отпуска.</w:t>
            </w:r>
          </w:p>
        </w:tc>
        <w:tc>
          <w:tcPr>
            <w:tcW w:w="1667" w:type="pct"/>
            <w:shd w:val="clear" w:color="auto" w:fill="auto"/>
          </w:tcPr>
          <w:p w14:paraId="3A8CC31D" w14:textId="04270B52" w:rsidR="00436168" w:rsidRPr="002A5E52" w:rsidRDefault="00191727" w:rsidP="00436168">
            <w:pPr>
              <w:pStyle w:val="af"/>
              <w:numPr>
                <w:ilvl w:val="0"/>
                <w:numId w:val="144"/>
              </w:numPr>
              <w:rPr>
                <w:rFonts w:ascii="Arial" w:eastAsia="Malgun Gothic" w:hAnsi="Arial" w:cs="Arial"/>
                <w:color w:val="000000"/>
                <w:sz w:val="21"/>
                <w:szCs w:val="21"/>
              </w:rPr>
            </w:pPr>
            <w:r w:rsidRPr="002A5E52">
              <w:rPr>
                <w:rFonts w:ascii="Arial" w:eastAsia="Malgun Gothic" w:hAnsi="Arial" w:cs="Arial"/>
                <w:color w:val="000000"/>
                <w:sz w:val="21"/>
                <w:szCs w:val="21"/>
              </w:rPr>
              <w:t xml:space="preserve">The Employee shall receive the Company’s approval specified in clause 1 in 24 hours before the start of the leave. However, in </w:t>
            </w:r>
            <w:proofErr w:type="spellStart"/>
            <w:r w:rsidRPr="002A5E52">
              <w:rPr>
                <w:rFonts w:ascii="Arial" w:eastAsia="Malgun Gothic" w:hAnsi="Arial" w:cs="Arial"/>
                <w:color w:val="000000"/>
                <w:sz w:val="21"/>
                <w:szCs w:val="21"/>
              </w:rPr>
              <w:t>caes</w:t>
            </w:r>
            <w:proofErr w:type="spellEnd"/>
            <w:r w:rsidRPr="002A5E52">
              <w:rPr>
                <w:rFonts w:ascii="Arial" w:eastAsia="Malgun Gothic" w:hAnsi="Arial" w:cs="Arial"/>
                <w:color w:val="000000"/>
                <w:sz w:val="21"/>
                <w:szCs w:val="21"/>
              </w:rPr>
              <w:t xml:space="preserve"> of </w:t>
            </w:r>
            <w:proofErr w:type="gramStart"/>
            <w:r w:rsidRPr="002A5E52">
              <w:rPr>
                <w:rFonts w:ascii="Arial" w:eastAsia="Malgun Gothic" w:hAnsi="Arial" w:cs="Arial"/>
                <w:color w:val="000000"/>
                <w:sz w:val="21"/>
                <w:szCs w:val="21"/>
              </w:rPr>
              <w:t>an emergency situation</w:t>
            </w:r>
            <w:proofErr w:type="gramEnd"/>
            <w:r w:rsidRPr="002A5E52">
              <w:rPr>
                <w:rFonts w:ascii="Arial" w:eastAsia="Malgun Gothic" w:hAnsi="Arial" w:cs="Arial"/>
                <w:color w:val="000000"/>
                <w:sz w:val="21"/>
                <w:szCs w:val="21"/>
              </w:rPr>
              <w:t>, the Company shall be provided with the relevant documents confirming the need for leave</w:t>
            </w:r>
            <w:r w:rsidRPr="002A5E52">
              <w:rPr>
                <w:rFonts w:ascii="Arial" w:eastAsia="Malgun Gothic" w:hAnsi="Arial" w:cs="Arial"/>
                <w:color w:val="000000"/>
                <w:sz w:val="21"/>
                <w:szCs w:val="21"/>
                <w:lang w:val="en-GB"/>
              </w:rPr>
              <w:t xml:space="preserve"> </w:t>
            </w:r>
            <w:r w:rsidRPr="002A5E52">
              <w:rPr>
                <w:rFonts w:ascii="Arial" w:eastAsia="Malgun Gothic" w:hAnsi="Arial" w:cs="Arial"/>
                <w:color w:val="000000"/>
                <w:sz w:val="21"/>
                <w:szCs w:val="21"/>
              </w:rPr>
              <w:t>by 9:30 am on the same day, after notification.</w:t>
            </w:r>
          </w:p>
        </w:tc>
      </w:tr>
      <w:tr w:rsidR="006F04AE" w:rsidRPr="002A5E52" w14:paraId="5877169F" w14:textId="77777777" w:rsidTr="00487147">
        <w:trPr>
          <w:trHeight w:val="156"/>
        </w:trPr>
        <w:tc>
          <w:tcPr>
            <w:tcW w:w="1666" w:type="pct"/>
          </w:tcPr>
          <w:p w14:paraId="50B8A121" w14:textId="4D1813C7" w:rsidR="006F04AE" w:rsidRPr="002A5E52" w:rsidRDefault="006F04AE" w:rsidP="006F04AE">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5</w:t>
            </w:r>
            <w:proofErr w:type="gramEnd"/>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절</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휴직</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및</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복직</w:t>
            </w:r>
          </w:p>
        </w:tc>
        <w:tc>
          <w:tcPr>
            <w:tcW w:w="1667" w:type="pct"/>
            <w:shd w:val="clear" w:color="auto" w:fill="auto"/>
          </w:tcPr>
          <w:p w14:paraId="560A4275" w14:textId="677505CD" w:rsidR="006F04AE" w:rsidRPr="002A5E52" w:rsidRDefault="006F04AE" w:rsidP="006F04AE">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Глава</w:t>
            </w:r>
            <w:r w:rsidRPr="002A5E52">
              <w:rPr>
                <w:rFonts w:ascii="Arial" w:eastAsia="Malgun Gothic" w:hAnsi="Arial" w:cs="Arial"/>
                <w:b/>
                <w:bCs/>
                <w:color w:val="000000"/>
                <w:sz w:val="21"/>
                <w:szCs w:val="21"/>
                <w:lang w:val="ru-RU"/>
                <w:rPrChange w:id="1078" w:author="Гурьянов" w:date="2021-07-23T14:25:00Z">
                  <w:rPr>
                    <w:rFonts w:eastAsia="Malgun Gothic"/>
                    <w:color w:val="000000"/>
                  </w:rPr>
                </w:rPrChange>
              </w:rPr>
              <w:t xml:space="preserve"> 5. </w:t>
            </w:r>
            <w:r w:rsidR="00782CD8" w:rsidRPr="002A5E52">
              <w:rPr>
                <w:rFonts w:ascii="Arial" w:eastAsia="Malgun Gothic" w:hAnsi="Arial" w:cs="Arial"/>
                <w:b/>
                <w:bCs/>
                <w:color w:val="000000"/>
                <w:sz w:val="21"/>
                <w:szCs w:val="21"/>
                <w:lang w:val="ru-RU"/>
              </w:rPr>
              <w:t>ОТПУСК И ВОССТАНОВЛЕНИЕ ПОСЛЕ ОТПУСКА</w:t>
            </w:r>
          </w:p>
        </w:tc>
        <w:tc>
          <w:tcPr>
            <w:tcW w:w="1667" w:type="pct"/>
            <w:shd w:val="clear" w:color="auto" w:fill="auto"/>
          </w:tcPr>
          <w:p w14:paraId="62A469AE" w14:textId="4D1C3ADF" w:rsidR="006F04AE" w:rsidRPr="002A5E52" w:rsidRDefault="00782CD8" w:rsidP="006F04AE">
            <w:pPr>
              <w:rPr>
                <w:rFonts w:ascii="Arial" w:eastAsia="Malgun Gothic" w:hAnsi="Arial" w:cs="Arial"/>
                <w:b/>
                <w:bCs/>
                <w:color w:val="000000"/>
                <w:sz w:val="21"/>
                <w:szCs w:val="21"/>
              </w:rPr>
            </w:pPr>
            <w:r w:rsidRPr="002A5E52">
              <w:rPr>
                <w:rFonts w:ascii="Arial" w:eastAsia="Malgun Gothic" w:hAnsi="Arial" w:cs="Arial"/>
                <w:b/>
                <w:bCs/>
                <w:color w:val="000000"/>
                <w:sz w:val="21"/>
                <w:szCs w:val="21"/>
                <w:lang w:val="en-GB"/>
              </w:rPr>
              <w:t xml:space="preserve">CHAPTER </w:t>
            </w:r>
            <w:r w:rsidR="006F04AE" w:rsidRPr="002A5E52">
              <w:rPr>
                <w:rFonts w:ascii="Arial" w:eastAsia="Malgun Gothic" w:hAnsi="Arial" w:cs="Arial"/>
                <w:b/>
                <w:bCs/>
                <w:color w:val="000000"/>
                <w:sz w:val="21"/>
                <w:szCs w:val="21"/>
              </w:rPr>
              <w:t xml:space="preserve">5. </w:t>
            </w:r>
            <w:r w:rsidRPr="002A5E52">
              <w:rPr>
                <w:rFonts w:ascii="Arial" w:eastAsia="Malgun Gothic" w:hAnsi="Arial" w:cs="Arial"/>
                <w:b/>
                <w:bCs/>
                <w:color w:val="000000"/>
                <w:sz w:val="21"/>
                <w:szCs w:val="21"/>
              </w:rPr>
              <w:t>VACATION AND RECOVERY AFTER VACATION</w:t>
            </w:r>
          </w:p>
        </w:tc>
      </w:tr>
      <w:tr w:rsidR="006F04AE" w:rsidRPr="002A5E52" w14:paraId="65E2B25C" w14:textId="77777777" w:rsidTr="00487147">
        <w:trPr>
          <w:trHeight w:val="156"/>
        </w:trPr>
        <w:tc>
          <w:tcPr>
            <w:tcW w:w="1666" w:type="pct"/>
          </w:tcPr>
          <w:p w14:paraId="3C40D5C4" w14:textId="56CF1396" w:rsidR="006F04AE" w:rsidRPr="002A5E52" w:rsidRDefault="006F04AE" w:rsidP="006F04AE">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44</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휴직사유</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및</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기간</w:t>
            </w:r>
            <w:r w:rsidRPr="002A5E52">
              <w:rPr>
                <w:rFonts w:ascii="Arial" w:eastAsia="Malgun Gothic" w:hAnsi="Arial" w:cs="Arial"/>
                <w:b/>
                <w:bCs/>
                <w:color w:val="000000"/>
                <w:sz w:val="21"/>
                <w:szCs w:val="21"/>
              </w:rPr>
              <w:t>)</w:t>
            </w:r>
          </w:p>
        </w:tc>
        <w:tc>
          <w:tcPr>
            <w:tcW w:w="1667" w:type="pct"/>
            <w:shd w:val="clear" w:color="auto" w:fill="auto"/>
          </w:tcPr>
          <w:p w14:paraId="1E558597" w14:textId="6BF0DCDD" w:rsidR="006F04AE" w:rsidRPr="002A5E52" w:rsidRDefault="006F04AE" w:rsidP="006F04AE">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44 (Причины и продолжительность отпуска)</w:t>
            </w:r>
          </w:p>
        </w:tc>
        <w:tc>
          <w:tcPr>
            <w:tcW w:w="1667" w:type="pct"/>
            <w:shd w:val="clear" w:color="auto" w:fill="auto"/>
          </w:tcPr>
          <w:p w14:paraId="51F2ACF9" w14:textId="0539B287" w:rsidR="006F04AE" w:rsidRPr="002A5E52" w:rsidRDefault="006F04AE" w:rsidP="006F04AE">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44 (Reasons and duration of leave)</w:t>
            </w:r>
          </w:p>
        </w:tc>
      </w:tr>
      <w:tr w:rsidR="00436168" w:rsidRPr="002A5E52" w14:paraId="5B96930E" w14:textId="77777777" w:rsidTr="00487147">
        <w:trPr>
          <w:trHeight w:val="156"/>
        </w:trPr>
        <w:tc>
          <w:tcPr>
            <w:tcW w:w="1666" w:type="pct"/>
          </w:tcPr>
          <w:p w14:paraId="2F849E63" w14:textId="0AE0EA21" w:rsidR="00436168" w:rsidRPr="002A5E52" w:rsidDel="00DA5DF7" w:rsidRDefault="00DA33E2" w:rsidP="00436168">
            <w:pPr>
              <w:outlineLvl w:val="0"/>
              <w:rPr>
                <w:rFonts w:ascii="Arial" w:eastAsia="Malgun Gothic" w:hAnsi="Arial" w:cs="Arial"/>
                <w:color w:val="000000"/>
                <w:sz w:val="21"/>
                <w:szCs w:val="21"/>
              </w:rPr>
            </w:pPr>
            <w:del w:id="1079" w:author="Mia Choi" w:date="2021-07-25T15:40:00Z">
              <w:r w:rsidRPr="002A5E52" w:rsidDel="00DA5DF7">
                <w:rPr>
                  <w:rFonts w:ascii="Arial" w:eastAsia="Malgun Gothic" w:hAnsi="Arial" w:cs="Arial"/>
                  <w:color w:val="000000"/>
                  <w:sz w:val="21"/>
                  <w:szCs w:val="21"/>
                </w:rPr>
                <w:delText xml:space="preserve">        </w:delText>
              </w:r>
            </w:del>
            <w:del w:id="1080" w:author="Mia Choi" w:date="2021-07-26T15:45:00Z">
              <w:r w:rsidRPr="002A5E52" w:rsidDel="00901D8B">
                <w:rPr>
                  <w:rFonts w:ascii="Arial" w:eastAsia="Malgun Gothic" w:hAnsi="Arial" w:cs="Arial"/>
                  <w:color w:val="000000"/>
                  <w:sz w:val="21"/>
                  <w:szCs w:val="21"/>
                </w:rPr>
                <w:delText>회사는</w:delText>
              </w:r>
              <w:r w:rsidRPr="002A5E52" w:rsidDel="00901D8B">
                <w:rPr>
                  <w:rFonts w:ascii="Arial" w:eastAsia="Malgun Gothic" w:hAnsi="Arial" w:cs="Arial"/>
                  <w:color w:val="000000"/>
                  <w:sz w:val="21"/>
                  <w:szCs w:val="21"/>
                </w:rPr>
                <w:delText xml:space="preserve"> </w:delText>
              </w:r>
              <w:r w:rsidRPr="002A5E52" w:rsidDel="00901D8B">
                <w:rPr>
                  <w:rFonts w:ascii="Arial" w:eastAsia="Malgun Gothic" w:hAnsi="Arial" w:cs="Arial"/>
                  <w:color w:val="000000"/>
                  <w:sz w:val="21"/>
                  <w:szCs w:val="21"/>
                </w:rPr>
                <w:delText>종업원이</w:delText>
              </w:r>
              <w:r w:rsidRPr="002A5E52" w:rsidDel="00901D8B">
                <w:rPr>
                  <w:rFonts w:ascii="Arial" w:eastAsia="Malgun Gothic" w:hAnsi="Arial" w:cs="Arial"/>
                  <w:color w:val="000000"/>
                  <w:sz w:val="21"/>
                  <w:szCs w:val="21"/>
                </w:rPr>
                <w:delText xml:space="preserve"> </w:delText>
              </w:r>
              <w:r w:rsidRPr="002A5E52" w:rsidDel="00901D8B">
                <w:rPr>
                  <w:rFonts w:ascii="Arial" w:eastAsia="Malgun Gothic" w:hAnsi="Arial" w:cs="Arial"/>
                  <w:color w:val="000000"/>
                  <w:sz w:val="21"/>
                  <w:szCs w:val="21"/>
                </w:rPr>
                <w:delText>다음</w:delText>
              </w:r>
              <w:r w:rsidRPr="002A5E52" w:rsidDel="00901D8B">
                <w:rPr>
                  <w:rFonts w:ascii="Arial" w:eastAsia="Malgun Gothic" w:hAnsi="Arial" w:cs="Arial"/>
                  <w:color w:val="000000"/>
                  <w:sz w:val="21"/>
                  <w:szCs w:val="21"/>
                </w:rPr>
                <w:delText xml:space="preserve"> </w:delText>
              </w:r>
              <w:r w:rsidRPr="002A5E52" w:rsidDel="00901D8B">
                <w:rPr>
                  <w:rFonts w:ascii="Arial" w:eastAsia="Malgun Gothic" w:hAnsi="Arial" w:cs="Arial"/>
                  <w:color w:val="000000"/>
                  <w:sz w:val="21"/>
                  <w:szCs w:val="21"/>
                </w:rPr>
                <w:delText>각</w:delText>
              </w:r>
              <w:r w:rsidRPr="002A5E52" w:rsidDel="00901D8B">
                <w:rPr>
                  <w:rFonts w:ascii="Arial" w:eastAsia="Malgun Gothic" w:hAnsi="Arial" w:cs="Arial"/>
                  <w:color w:val="000000"/>
                  <w:sz w:val="21"/>
                  <w:szCs w:val="21"/>
                </w:rPr>
                <w:delText xml:space="preserve"> </w:delText>
              </w:r>
              <w:r w:rsidRPr="002A5E52" w:rsidDel="00901D8B">
                <w:rPr>
                  <w:rFonts w:ascii="Arial" w:eastAsia="Malgun Gothic" w:hAnsi="Arial" w:cs="Arial"/>
                  <w:color w:val="000000"/>
                  <w:sz w:val="21"/>
                  <w:szCs w:val="21"/>
                </w:rPr>
                <w:delText>호의</w:delText>
              </w:r>
              <w:r w:rsidRPr="002A5E52" w:rsidDel="00901D8B">
                <w:rPr>
                  <w:rFonts w:ascii="Arial" w:eastAsia="Malgun Gothic" w:hAnsi="Arial" w:cs="Arial"/>
                  <w:color w:val="000000"/>
                  <w:sz w:val="21"/>
                  <w:szCs w:val="21"/>
                </w:rPr>
                <w:delText xml:space="preserve"> 1</w:delText>
              </w:r>
              <w:r w:rsidRPr="002A5E52" w:rsidDel="00901D8B">
                <w:rPr>
                  <w:rFonts w:ascii="Arial" w:eastAsia="Malgun Gothic" w:hAnsi="Arial" w:cs="Arial"/>
                  <w:color w:val="000000"/>
                  <w:sz w:val="21"/>
                  <w:szCs w:val="21"/>
                </w:rPr>
                <w:delText>에</w:delText>
              </w:r>
              <w:r w:rsidRPr="002A5E52" w:rsidDel="00901D8B">
                <w:rPr>
                  <w:rFonts w:ascii="Arial" w:eastAsia="Malgun Gothic" w:hAnsi="Arial" w:cs="Arial"/>
                  <w:color w:val="000000"/>
                  <w:sz w:val="21"/>
                  <w:szCs w:val="21"/>
                </w:rPr>
                <w:delText xml:space="preserve"> </w:delText>
              </w:r>
              <w:r w:rsidRPr="002A5E52" w:rsidDel="00901D8B">
                <w:rPr>
                  <w:rFonts w:ascii="Arial" w:eastAsia="Malgun Gothic" w:hAnsi="Arial" w:cs="Arial"/>
                  <w:color w:val="000000"/>
                  <w:sz w:val="21"/>
                  <w:szCs w:val="21"/>
                </w:rPr>
                <w:delText>해당하는</w:delText>
              </w:r>
              <w:r w:rsidRPr="002A5E52" w:rsidDel="00901D8B">
                <w:rPr>
                  <w:rFonts w:ascii="Arial" w:eastAsia="Malgun Gothic" w:hAnsi="Arial" w:cs="Arial"/>
                  <w:color w:val="000000"/>
                  <w:sz w:val="21"/>
                  <w:szCs w:val="21"/>
                </w:rPr>
                <w:delText xml:space="preserve"> </w:delText>
              </w:r>
              <w:r w:rsidRPr="002A5E52" w:rsidDel="00901D8B">
                <w:rPr>
                  <w:rFonts w:ascii="Arial" w:eastAsia="Malgun Gothic" w:hAnsi="Arial" w:cs="Arial"/>
                  <w:color w:val="000000"/>
                  <w:sz w:val="21"/>
                  <w:szCs w:val="21"/>
                </w:rPr>
                <w:delText>경우</w:delText>
              </w:r>
              <w:r w:rsidRPr="002A5E52" w:rsidDel="00901D8B">
                <w:rPr>
                  <w:rFonts w:ascii="Arial" w:eastAsia="Malgun Gothic" w:hAnsi="Arial" w:cs="Arial"/>
                  <w:color w:val="000000"/>
                  <w:sz w:val="21"/>
                  <w:szCs w:val="21"/>
                </w:rPr>
                <w:delText xml:space="preserve"> </w:delText>
              </w:r>
              <w:r w:rsidRPr="002A5E52" w:rsidDel="00901D8B">
                <w:rPr>
                  <w:rFonts w:ascii="Arial" w:eastAsia="Malgun Gothic" w:hAnsi="Arial" w:cs="Arial"/>
                  <w:color w:val="000000"/>
                  <w:sz w:val="21"/>
                  <w:szCs w:val="21"/>
                </w:rPr>
                <w:delText>경우</w:delText>
              </w:r>
              <w:r w:rsidRPr="002A5E52" w:rsidDel="00901D8B">
                <w:rPr>
                  <w:rFonts w:ascii="Arial" w:eastAsia="Malgun Gothic" w:hAnsi="Arial" w:cs="Arial"/>
                  <w:color w:val="000000"/>
                  <w:sz w:val="21"/>
                  <w:szCs w:val="21"/>
                </w:rPr>
                <w:delText xml:space="preserve"> </w:delText>
              </w:r>
              <w:r w:rsidRPr="002A5E52" w:rsidDel="00901D8B">
                <w:rPr>
                  <w:rFonts w:ascii="Arial" w:eastAsia="Malgun Gothic" w:hAnsi="Arial" w:cs="Arial"/>
                  <w:color w:val="000000"/>
                  <w:sz w:val="21"/>
                  <w:szCs w:val="21"/>
                </w:rPr>
                <w:delText>휴직을</w:delText>
              </w:r>
              <w:r w:rsidRPr="002A5E52" w:rsidDel="00901D8B">
                <w:rPr>
                  <w:rFonts w:ascii="Arial" w:eastAsia="Malgun Gothic" w:hAnsi="Arial" w:cs="Arial"/>
                  <w:color w:val="000000"/>
                  <w:sz w:val="21"/>
                  <w:szCs w:val="21"/>
                </w:rPr>
                <w:delText xml:space="preserve"> </w:delText>
              </w:r>
              <w:r w:rsidRPr="002A5E52" w:rsidDel="00901D8B">
                <w:rPr>
                  <w:rFonts w:ascii="Arial" w:eastAsia="Malgun Gothic" w:hAnsi="Arial" w:cs="Arial"/>
                  <w:color w:val="000000"/>
                  <w:sz w:val="21"/>
                  <w:szCs w:val="21"/>
                </w:rPr>
                <w:delText>명할</w:delText>
              </w:r>
              <w:r w:rsidRPr="002A5E52" w:rsidDel="00901D8B">
                <w:rPr>
                  <w:rFonts w:ascii="Arial" w:eastAsia="Malgun Gothic" w:hAnsi="Arial" w:cs="Arial"/>
                  <w:color w:val="000000"/>
                  <w:sz w:val="21"/>
                  <w:szCs w:val="21"/>
                </w:rPr>
                <w:delText xml:space="preserve"> </w:delText>
              </w:r>
              <w:r w:rsidRPr="002A5E52" w:rsidDel="00901D8B">
                <w:rPr>
                  <w:rFonts w:ascii="Arial" w:eastAsia="Malgun Gothic" w:hAnsi="Arial" w:cs="Arial"/>
                  <w:color w:val="000000"/>
                  <w:sz w:val="21"/>
                  <w:szCs w:val="21"/>
                </w:rPr>
                <w:delText>수</w:delText>
              </w:r>
              <w:r w:rsidRPr="002A5E52" w:rsidDel="00901D8B">
                <w:rPr>
                  <w:rFonts w:ascii="Arial" w:eastAsia="Malgun Gothic" w:hAnsi="Arial" w:cs="Arial"/>
                  <w:color w:val="000000"/>
                  <w:sz w:val="21"/>
                  <w:szCs w:val="21"/>
                </w:rPr>
                <w:delText xml:space="preserve"> </w:delText>
              </w:r>
              <w:r w:rsidRPr="002A5E52" w:rsidDel="00901D8B">
                <w:rPr>
                  <w:rFonts w:ascii="Arial" w:eastAsia="Malgun Gothic" w:hAnsi="Arial" w:cs="Arial"/>
                  <w:color w:val="000000"/>
                  <w:sz w:val="21"/>
                  <w:szCs w:val="21"/>
                </w:rPr>
                <w:delText>있다</w:delText>
              </w:r>
              <w:r w:rsidRPr="002A5E52" w:rsidDel="00901D8B">
                <w:rPr>
                  <w:rFonts w:ascii="Arial" w:eastAsia="Malgun Gothic" w:hAnsi="Arial" w:cs="Arial"/>
                  <w:color w:val="000000"/>
                  <w:sz w:val="21"/>
                  <w:szCs w:val="21"/>
                </w:rPr>
                <w:delText>.</w:delText>
              </w:r>
              <w:r w:rsidR="00436168" w:rsidRPr="002A5E52" w:rsidDel="00901D8B">
                <w:rPr>
                  <w:rFonts w:ascii="Arial" w:eastAsia="Malgun Gothic" w:hAnsi="Arial" w:cs="Arial"/>
                  <w:color w:val="000000"/>
                  <w:sz w:val="21"/>
                  <w:szCs w:val="21"/>
                </w:rPr>
                <w:delText xml:space="preserve">1. </w:delText>
              </w:r>
            </w:del>
            <w:del w:id="1081" w:author="Mia Choi" w:date="2021-07-26T15:00:00Z">
              <w:r w:rsidR="00436168" w:rsidRPr="002A5E52" w:rsidDel="0012246E">
                <w:rPr>
                  <w:rFonts w:ascii="Arial" w:eastAsia="Malgun Gothic" w:hAnsi="Arial" w:cs="Arial"/>
                  <w:color w:val="000000"/>
                  <w:sz w:val="21"/>
                  <w:szCs w:val="21"/>
                </w:rPr>
                <w:delText>징집</w:delText>
              </w:r>
              <w:r w:rsidR="00436168" w:rsidRPr="002A5E52" w:rsidDel="0012246E">
                <w:rPr>
                  <w:rFonts w:ascii="Arial" w:eastAsia="Malgun Gothic" w:hAnsi="Arial" w:cs="Arial"/>
                  <w:color w:val="000000"/>
                  <w:sz w:val="21"/>
                  <w:szCs w:val="21"/>
                </w:rPr>
                <w:delText xml:space="preserve"> </w:delText>
              </w:r>
              <w:r w:rsidR="00436168" w:rsidRPr="002A5E52" w:rsidDel="0012246E">
                <w:rPr>
                  <w:rFonts w:ascii="Arial" w:eastAsia="Malgun Gothic" w:hAnsi="Arial" w:cs="Arial"/>
                  <w:color w:val="000000"/>
                  <w:sz w:val="21"/>
                  <w:szCs w:val="21"/>
                </w:rPr>
                <w:delText>또는</w:delText>
              </w:r>
              <w:r w:rsidR="00436168" w:rsidRPr="002A5E52" w:rsidDel="0012246E">
                <w:rPr>
                  <w:rFonts w:ascii="Arial" w:eastAsia="Malgun Gothic" w:hAnsi="Arial" w:cs="Arial"/>
                  <w:color w:val="000000"/>
                  <w:sz w:val="21"/>
                  <w:szCs w:val="21"/>
                </w:rPr>
                <w:delText xml:space="preserve"> </w:delText>
              </w:r>
              <w:r w:rsidR="00436168" w:rsidRPr="002A5E52" w:rsidDel="0012246E">
                <w:rPr>
                  <w:rFonts w:ascii="Arial" w:eastAsia="Malgun Gothic" w:hAnsi="Arial" w:cs="Arial"/>
                  <w:color w:val="000000"/>
                  <w:sz w:val="21"/>
                  <w:szCs w:val="21"/>
                </w:rPr>
                <w:delText>소집에</w:delText>
              </w:r>
              <w:r w:rsidR="00436168" w:rsidRPr="002A5E52" w:rsidDel="0012246E">
                <w:rPr>
                  <w:rFonts w:ascii="Arial" w:eastAsia="Malgun Gothic" w:hAnsi="Arial" w:cs="Arial"/>
                  <w:color w:val="000000"/>
                  <w:sz w:val="21"/>
                  <w:szCs w:val="21"/>
                </w:rPr>
                <w:delText xml:space="preserve"> </w:delText>
              </w:r>
              <w:r w:rsidR="00436168" w:rsidRPr="002A5E52" w:rsidDel="0012246E">
                <w:rPr>
                  <w:rFonts w:ascii="Arial" w:eastAsia="Malgun Gothic" w:hAnsi="Arial" w:cs="Arial"/>
                  <w:color w:val="000000"/>
                  <w:sz w:val="21"/>
                  <w:szCs w:val="21"/>
                </w:rPr>
                <w:delText>응하게</w:delText>
              </w:r>
              <w:r w:rsidR="00436168" w:rsidRPr="002A5E52" w:rsidDel="0012246E">
                <w:rPr>
                  <w:rFonts w:ascii="Arial" w:eastAsia="Malgun Gothic" w:hAnsi="Arial" w:cs="Arial"/>
                  <w:color w:val="000000"/>
                  <w:sz w:val="21"/>
                  <w:szCs w:val="21"/>
                </w:rPr>
                <w:delText xml:space="preserve"> </w:delText>
              </w:r>
              <w:r w:rsidR="00436168" w:rsidRPr="002A5E52" w:rsidDel="0012246E">
                <w:rPr>
                  <w:rFonts w:ascii="Arial" w:eastAsia="Malgun Gothic" w:hAnsi="Arial" w:cs="Arial"/>
                  <w:color w:val="000000"/>
                  <w:sz w:val="21"/>
                  <w:szCs w:val="21"/>
                </w:rPr>
                <w:delText>된</w:delText>
              </w:r>
              <w:r w:rsidR="00436168" w:rsidRPr="002A5E52" w:rsidDel="0012246E">
                <w:rPr>
                  <w:rFonts w:ascii="Arial" w:eastAsia="Malgun Gothic" w:hAnsi="Arial" w:cs="Arial"/>
                  <w:color w:val="000000"/>
                  <w:sz w:val="21"/>
                  <w:szCs w:val="21"/>
                </w:rPr>
                <w:delText xml:space="preserve"> </w:delText>
              </w:r>
              <w:r w:rsidR="00436168" w:rsidRPr="002A5E52" w:rsidDel="0012246E">
                <w:rPr>
                  <w:rFonts w:ascii="Arial" w:eastAsia="Malgun Gothic" w:hAnsi="Arial" w:cs="Arial"/>
                  <w:color w:val="000000"/>
                  <w:sz w:val="21"/>
                  <w:szCs w:val="21"/>
                </w:rPr>
                <w:delText>때</w:delText>
              </w:r>
              <w:r w:rsidR="00436168" w:rsidRPr="002A5E52" w:rsidDel="0012246E">
                <w:rPr>
                  <w:rFonts w:ascii="Arial" w:eastAsia="Malgun Gothic" w:hAnsi="Arial" w:cs="Arial"/>
                  <w:color w:val="000000"/>
                  <w:sz w:val="21"/>
                  <w:szCs w:val="21"/>
                </w:rPr>
                <w:delText>(</w:delText>
              </w:r>
              <w:r w:rsidR="00436168" w:rsidRPr="002A5E52" w:rsidDel="0012246E">
                <w:rPr>
                  <w:rFonts w:ascii="Arial" w:eastAsia="Malgun Gothic" w:hAnsi="Arial" w:cs="Arial"/>
                  <w:color w:val="000000"/>
                  <w:sz w:val="21"/>
                  <w:szCs w:val="21"/>
                </w:rPr>
                <w:delText>의무기간</w:delText>
              </w:r>
              <w:r w:rsidR="00436168" w:rsidRPr="002A5E52" w:rsidDel="0012246E">
                <w:rPr>
                  <w:rFonts w:ascii="Arial" w:eastAsia="Malgun Gothic" w:hAnsi="Arial" w:cs="Arial"/>
                  <w:color w:val="000000"/>
                  <w:sz w:val="21"/>
                  <w:szCs w:val="21"/>
                </w:rPr>
                <w:delText>)</w:delText>
              </w:r>
              <w:r w:rsidR="00436168" w:rsidRPr="002A5E52" w:rsidDel="0012246E">
                <w:rPr>
                  <w:rFonts w:ascii="Arial" w:eastAsia="Malgun Gothic" w:hAnsi="Arial" w:cs="Arial"/>
                  <w:color w:val="000000"/>
                  <w:sz w:val="21"/>
                  <w:szCs w:val="21"/>
                </w:rPr>
                <w:delText>로써</w:delText>
              </w:r>
              <w:r w:rsidR="00436168" w:rsidRPr="002A5E52" w:rsidDel="0012246E">
                <w:rPr>
                  <w:rFonts w:ascii="Arial" w:eastAsia="Malgun Gothic" w:hAnsi="Arial" w:cs="Arial"/>
                  <w:color w:val="000000"/>
                  <w:sz w:val="21"/>
                  <w:szCs w:val="21"/>
                </w:rPr>
                <w:delText xml:space="preserve"> </w:delText>
              </w:r>
              <w:r w:rsidR="00436168" w:rsidRPr="002A5E52" w:rsidDel="0012246E">
                <w:rPr>
                  <w:rFonts w:ascii="Arial" w:eastAsia="Malgun Gothic" w:hAnsi="Arial" w:cs="Arial"/>
                  <w:color w:val="000000"/>
                  <w:sz w:val="21"/>
                  <w:szCs w:val="21"/>
                </w:rPr>
                <w:delText>병역미필자의</w:delText>
              </w:r>
              <w:r w:rsidR="00436168" w:rsidRPr="002A5E52" w:rsidDel="0012246E">
                <w:rPr>
                  <w:rFonts w:ascii="Arial" w:eastAsia="Malgun Gothic" w:hAnsi="Arial" w:cs="Arial"/>
                  <w:color w:val="000000"/>
                  <w:sz w:val="21"/>
                  <w:szCs w:val="21"/>
                </w:rPr>
                <w:delText xml:space="preserve"> </w:delText>
              </w:r>
              <w:r w:rsidR="00436168" w:rsidRPr="002A5E52" w:rsidDel="0012246E">
                <w:rPr>
                  <w:rFonts w:ascii="Arial" w:eastAsia="Malgun Gothic" w:hAnsi="Arial" w:cs="Arial"/>
                  <w:color w:val="000000"/>
                  <w:sz w:val="21"/>
                  <w:szCs w:val="21"/>
                </w:rPr>
                <w:delText>주</w:delText>
              </w:r>
              <w:r w:rsidR="00436168" w:rsidRPr="002A5E52" w:rsidDel="0012246E">
                <w:rPr>
                  <w:rFonts w:ascii="Arial" w:eastAsia="Malgun Gothic" w:hAnsi="Arial" w:cs="Arial"/>
                  <w:color w:val="000000"/>
                  <w:sz w:val="21"/>
                  <w:szCs w:val="21"/>
                </w:rPr>
                <w:delText xml:space="preserve"> </w:delText>
              </w:r>
              <w:r w:rsidR="00436168" w:rsidRPr="002A5E52" w:rsidDel="0012246E">
                <w:rPr>
                  <w:rFonts w:ascii="Arial" w:eastAsia="Malgun Gothic" w:hAnsi="Arial" w:cs="Arial"/>
                  <w:color w:val="000000"/>
                  <w:sz w:val="21"/>
                  <w:szCs w:val="21"/>
                </w:rPr>
                <w:delText>소집에</w:delText>
              </w:r>
              <w:r w:rsidR="00436168" w:rsidRPr="002A5E52" w:rsidDel="0012246E">
                <w:rPr>
                  <w:rFonts w:ascii="Arial" w:eastAsia="Malgun Gothic" w:hAnsi="Arial" w:cs="Arial"/>
                  <w:color w:val="000000"/>
                  <w:sz w:val="21"/>
                  <w:szCs w:val="21"/>
                </w:rPr>
                <w:delText xml:space="preserve"> </w:delText>
              </w:r>
              <w:r w:rsidR="00436168" w:rsidRPr="002A5E52" w:rsidDel="0012246E">
                <w:rPr>
                  <w:rFonts w:ascii="Arial" w:eastAsia="Malgun Gothic" w:hAnsi="Arial" w:cs="Arial"/>
                  <w:color w:val="000000"/>
                  <w:sz w:val="21"/>
                  <w:szCs w:val="21"/>
                </w:rPr>
                <w:lastRenderedPageBreak/>
                <w:delText>동원될</w:delText>
              </w:r>
              <w:r w:rsidR="00436168" w:rsidRPr="002A5E52" w:rsidDel="0012246E">
                <w:rPr>
                  <w:rFonts w:ascii="Arial" w:eastAsia="Malgun Gothic" w:hAnsi="Arial" w:cs="Arial"/>
                  <w:color w:val="000000"/>
                  <w:sz w:val="21"/>
                  <w:szCs w:val="21"/>
                </w:rPr>
                <w:delText xml:space="preserve"> </w:delText>
              </w:r>
              <w:r w:rsidR="00436168" w:rsidRPr="002A5E52" w:rsidDel="0012246E">
                <w:rPr>
                  <w:rFonts w:ascii="Arial" w:eastAsia="Malgun Gothic" w:hAnsi="Arial" w:cs="Arial"/>
                  <w:color w:val="000000"/>
                  <w:sz w:val="21"/>
                  <w:szCs w:val="21"/>
                </w:rPr>
                <w:delText>때도</w:delText>
              </w:r>
              <w:r w:rsidR="00436168" w:rsidRPr="002A5E52" w:rsidDel="0012246E">
                <w:rPr>
                  <w:rFonts w:ascii="Arial" w:eastAsia="Malgun Gothic" w:hAnsi="Arial" w:cs="Arial"/>
                  <w:color w:val="000000"/>
                  <w:sz w:val="21"/>
                  <w:szCs w:val="21"/>
                </w:rPr>
                <w:delText xml:space="preserve"> </w:delText>
              </w:r>
              <w:r w:rsidR="00436168" w:rsidRPr="002A5E52" w:rsidDel="0012246E">
                <w:rPr>
                  <w:rFonts w:ascii="Arial" w:eastAsia="Malgun Gothic" w:hAnsi="Arial" w:cs="Arial"/>
                  <w:color w:val="000000"/>
                  <w:sz w:val="21"/>
                  <w:szCs w:val="21"/>
                </w:rPr>
                <w:delText>포함된다</w:delText>
              </w:r>
            </w:del>
            <w:ins w:id="1082" w:author="Mia Choi" w:date="2021-07-26T15:44:00Z">
              <w:r w:rsidR="00436168" w:rsidRPr="002A5E52">
                <w:rPr>
                  <w:rFonts w:ascii="Arial" w:eastAsia="Malgun Gothic" w:hAnsi="Arial" w:cs="Arial"/>
                  <w:color w:val="000000"/>
                  <w:sz w:val="21"/>
                  <w:szCs w:val="21"/>
                </w:rPr>
                <w:t>회사는</w:t>
              </w:r>
              <w:r w:rsidR="00436168" w:rsidRPr="002A5E52">
                <w:rPr>
                  <w:rFonts w:ascii="Arial" w:eastAsia="Malgun Gothic" w:hAnsi="Arial" w:cs="Arial"/>
                  <w:color w:val="000000"/>
                  <w:sz w:val="21"/>
                  <w:szCs w:val="21"/>
                </w:rPr>
                <w:t xml:space="preserve"> </w:t>
              </w:r>
              <w:r w:rsidR="00436168" w:rsidRPr="002A5E52">
                <w:rPr>
                  <w:rFonts w:ascii="Arial" w:eastAsia="Malgun Gothic" w:hAnsi="Arial" w:cs="Arial"/>
                  <w:color w:val="000000"/>
                  <w:sz w:val="21"/>
                  <w:szCs w:val="21"/>
                </w:rPr>
                <w:t>법령에</w:t>
              </w:r>
              <w:r w:rsidR="00436168" w:rsidRPr="002A5E52">
                <w:rPr>
                  <w:rFonts w:ascii="Arial" w:eastAsia="Malgun Gothic" w:hAnsi="Arial" w:cs="Arial"/>
                  <w:color w:val="000000"/>
                  <w:sz w:val="21"/>
                  <w:szCs w:val="21"/>
                </w:rPr>
                <w:t xml:space="preserve"> </w:t>
              </w:r>
              <w:r w:rsidR="00436168" w:rsidRPr="002A5E52">
                <w:rPr>
                  <w:rFonts w:ascii="Arial" w:eastAsia="Malgun Gothic" w:hAnsi="Arial" w:cs="Arial"/>
                  <w:color w:val="000000"/>
                  <w:sz w:val="21"/>
                  <w:szCs w:val="21"/>
                </w:rPr>
                <w:t>의한</w:t>
              </w:r>
              <w:r w:rsidR="00436168" w:rsidRPr="002A5E52">
                <w:rPr>
                  <w:rFonts w:ascii="Arial" w:eastAsia="Malgun Gothic" w:hAnsi="Arial" w:cs="Arial"/>
                  <w:color w:val="000000"/>
                  <w:sz w:val="21"/>
                  <w:szCs w:val="21"/>
                </w:rPr>
                <w:t xml:space="preserve"> </w:t>
              </w:r>
              <w:r w:rsidR="00436168" w:rsidRPr="002A5E52">
                <w:rPr>
                  <w:rFonts w:ascii="Arial" w:eastAsia="Malgun Gothic" w:hAnsi="Arial" w:cs="Arial"/>
                  <w:color w:val="000000"/>
                  <w:sz w:val="21"/>
                  <w:szCs w:val="21"/>
                </w:rPr>
                <w:t>경우</w:t>
              </w:r>
              <w:r w:rsidR="00436168" w:rsidRPr="002A5E52">
                <w:rPr>
                  <w:rFonts w:ascii="Arial" w:eastAsia="Malgun Gothic" w:hAnsi="Arial" w:cs="Arial"/>
                  <w:color w:val="000000"/>
                  <w:sz w:val="21"/>
                  <w:szCs w:val="21"/>
                </w:rPr>
                <w:t xml:space="preserve"> </w:t>
              </w:r>
              <w:r w:rsidR="00436168" w:rsidRPr="002A5E52">
                <w:rPr>
                  <w:rFonts w:ascii="Arial" w:eastAsia="Malgun Gothic" w:hAnsi="Arial" w:cs="Arial"/>
                  <w:color w:val="000000"/>
                  <w:sz w:val="21"/>
                  <w:szCs w:val="21"/>
                </w:rPr>
                <w:t>외에</w:t>
              </w:r>
              <w:r w:rsidR="00436168" w:rsidRPr="002A5E52">
                <w:rPr>
                  <w:rFonts w:ascii="Arial" w:eastAsia="Malgun Gothic" w:hAnsi="Arial" w:cs="Arial"/>
                  <w:color w:val="000000"/>
                  <w:sz w:val="21"/>
                  <w:szCs w:val="21"/>
                </w:rPr>
                <w:t xml:space="preserve"> </w:t>
              </w:r>
              <w:r w:rsidR="00436168" w:rsidRPr="002A5E52">
                <w:rPr>
                  <w:rFonts w:ascii="Arial" w:eastAsia="Malgun Gothic" w:hAnsi="Arial" w:cs="Arial"/>
                  <w:color w:val="000000"/>
                  <w:sz w:val="21"/>
                  <w:szCs w:val="21"/>
                </w:rPr>
                <w:t>다음</w:t>
              </w:r>
              <w:r w:rsidR="00436168" w:rsidRPr="002A5E52">
                <w:rPr>
                  <w:rFonts w:ascii="Arial" w:eastAsia="Malgun Gothic" w:hAnsi="Arial" w:cs="Arial"/>
                  <w:color w:val="000000"/>
                  <w:sz w:val="21"/>
                  <w:szCs w:val="21"/>
                </w:rPr>
                <w:t xml:space="preserve"> </w:t>
              </w:r>
              <w:r w:rsidR="00436168" w:rsidRPr="002A5E52">
                <w:rPr>
                  <w:rFonts w:ascii="Arial" w:eastAsia="Malgun Gothic" w:hAnsi="Arial" w:cs="Arial"/>
                  <w:color w:val="000000"/>
                  <w:sz w:val="21"/>
                  <w:szCs w:val="21"/>
                </w:rPr>
                <w:t>각</w:t>
              </w:r>
              <w:r w:rsidR="00436168" w:rsidRPr="002A5E52">
                <w:rPr>
                  <w:rFonts w:ascii="Arial" w:eastAsia="Malgun Gothic" w:hAnsi="Arial" w:cs="Arial"/>
                  <w:color w:val="000000"/>
                  <w:sz w:val="21"/>
                  <w:szCs w:val="21"/>
                </w:rPr>
                <w:t xml:space="preserve"> </w:t>
              </w:r>
              <w:r w:rsidR="00436168" w:rsidRPr="002A5E52">
                <w:rPr>
                  <w:rFonts w:ascii="Arial" w:eastAsia="Malgun Gothic" w:hAnsi="Arial" w:cs="Arial"/>
                  <w:color w:val="000000"/>
                  <w:sz w:val="21"/>
                  <w:szCs w:val="21"/>
                </w:rPr>
                <w:t>호의</w:t>
              </w:r>
              <w:r w:rsidR="00436168" w:rsidRPr="002A5E52">
                <w:rPr>
                  <w:rFonts w:ascii="Arial" w:eastAsia="Malgun Gothic" w:hAnsi="Arial" w:cs="Arial"/>
                  <w:color w:val="000000"/>
                  <w:sz w:val="21"/>
                  <w:szCs w:val="21"/>
                </w:rPr>
                <w:t xml:space="preserve"> </w:t>
              </w:r>
              <w:r w:rsidR="00436168" w:rsidRPr="002A5E52">
                <w:rPr>
                  <w:rFonts w:ascii="Arial" w:eastAsia="Malgun Gothic" w:hAnsi="Arial" w:cs="Arial"/>
                  <w:color w:val="000000"/>
                  <w:sz w:val="21"/>
                  <w:szCs w:val="21"/>
                </w:rPr>
                <w:t>어느</w:t>
              </w:r>
              <w:r w:rsidR="00436168" w:rsidRPr="002A5E52">
                <w:rPr>
                  <w:rFonts w:ascii="Arial" w:eastAsia="Malgun Gothic" w:hAnsi="Arial" w:cs="Arial"/>
                  <w:color w:val="000000"/>
                  <w:sz w:val="21"/>
                  <w:szCs w:val="21"/>
                </w:rPr>
                <w:t xml:space="preserve"> </w:t>
              </w:r>
              <w:r w:rsidR="00436168" w:rsidRPr="002A5E52">
                <w:rPr>
                  <w:rFonts w:ascii="Arial" w:eastAsia="Malgun Gothic" w:hAnsi="Arial" w:cs="Arial"/>
                  <w:color w:val="000000"/>
                  <w:sz w:val="21"/>
                  <w:szCs w:val="21"/>
                </w:rPr>
                <w:t>하나에</w:t>
              </w:r>
              <w:r w:rsidR="00436168" w:rsidRPr="002A5E52">
                <w:rPr>
                  <w:rFonts w:ascii="Arial" w:eastAsia="Malgun Gothic" w:hAnsi="Arial" w:cs="Arial"/>
                  <w:color w:val="000000"/>
                  <w:sz w:val="21"/>
                  <w:szCs w:val="21"/>
                </w:rPr>
                <w:t xml:space="preserve"> </w:t>
              </w:r>
              <w:r w:rsidR="00436168" w:rsidRPr="002A5E52">
                <w:rPr>
                  <w:rFonts w:ascii="Arial" w:eastAsia="Malgun Gothic" w:hAnsi="Arial" w:cs="Arial"/>
                  <w:color w:val="000000"/>
                  <w:sz w:val="21"/>
                  <w:szCs w:val="21"/>
                </w:rPr>
                <w:t>해당하는</w:t>
              </w:r>
              <w:r w:rsidR="00436168" w:rsidRPr="002A5E52">
                <w:rPr>
                  <w:rFonts w:ascii="Arial" w:eastAsia="Malgun Gothic" w:hAnsi="Arial" w:cs="Arial"/>
                  <w:color w:val="000000"/>
                  <w:sz w:val="21"/>
                  <w:szCs w:val="21"/>
                </w:rPr>
                <w:t xml:space="preserve"> </w:t>
              </w:r>
              <w:r w:rsidR="00436168" w:rsidRPr="002A5E52">
                <w:rPr>
                  <w:rFonts w:ascii="Arial" w:eastAsia="Malgun Gothic" w:hAnsi="Arial" w:cs="Arial"/>
                  <w:color w:val="000000"/>
                  <w:sz w:val="21"/>
                  <w:szCs w:val="21"/>
                </w:rPr>
                <w:t>경우에는</w:t>
              </w:r>
              <w:r w:rsidR="00436168" w:rsidRPr="002A5E52">
                <w:rPr>
                  <w:rFonts w:ascii="Arial" w:eastAsia="Malgun Gothic" w:hAnsi="Arial" w:cs="Arial"/>
                  <w:color w:val="000000"/>
                  <w:sz w:val="21"/>
                  <w:szCs w:val="21"/>
                </w:rPr>
                <w:t xml:space="preserve"> </w:t>
              </w:r>
            </w:ins>
            <w:ins w:id="1083" w:author="Mia Choi" w:date="2021-07-26T15:45:00Z">
              <w:r w:rsidR="00436168" w:rsidRPr="002A5E52">
                <w:rPr>
                  <w:rFonts w:ascii="Arial" w:eastAsia="Malgun Gothic" w:hAnsi="Arial" w:cs="Arial"/>
                  <w:color w:val="000000"/>
                  <w:sz w:val="21"/>
                  <w:szCs w:val="21"/>
                </w:rPr>
                <w:t>종업원에게</w:t>
              </w:r>
              <w:r w:rsidR="00436168" w:rsidRPr="002A5E52">
                <w:rPr>
                  <w:rFonts w:ascii="Arial" w:eastAsia="Malgun Gothic" w:hAnsi="Arial" w:cs="Arial"/>
                  <w:color w:val="000000"/>
                  <w:sz w:val="21"/>
                  <w:szCs w:val="21"/>
                </w:rPr>
                <w:t xml:space="preserve"> </w:t>
              </w:r>
            </w:ins>
            <w:ins w:id="1084" w:author="Mia Choi" w:date="2021-07-26T15:44:00Z">
              <w:r w:rsidR="00436168" w:rsidRPr="002A5E52">
                <w:rPr>
                  <w:rFonts w:ascii="Arial" w:eastAsia="Malgun Gothic" w:hAnsi="Arial" w:cs="Arial"/>
                  <w:color w:val="000000"/>
                  <w:sz w:val="21"/>
                  <w:szCs w:val="21"/>
                </w:rPr>
                <w:t>휴</w:t>
              </w:r>
            </w:ins>
            <w:ins w:id="1085" w:author="Mia Choi" w:date="2021-07-26T15:45:00Z">
              <w:r w:rsidR="00436168" w:rsidRPr="002A5E52">
                <w:rPr>
                  <w:rFonts w:ascii="Arial" w:eastAsia="Malgun Gothic" w:hAnsi="Arial" w:cs="Arial"/>
                  <w:color w:val="000000"/>
                  <w:sz w:val="21"/>
                  <w:szCs w:val="21"/>
                </w:rPr>
                <w:t>직을</w:t>
              </w:r>
            </w:ins>
            <w:ins w:id="1086" w:author="Mia Choi" w:date="2021-07-26T15:44:00Z">
              <w:r w:rsidR="00436168" w:rsidRPr="002A5E52">
                <w:rPr>
                  <w:rFonts w:ascii="Arial" w:eastAsia="Malgun Gothic" w:hAnsi="Arial" w:cs="Arial"/>
                  <w:color w:val="000000"/>
                  <w:sz w:val="21"/>
                  <w:szCs w:val="21"/>
                </w:rPr>
                <w:t xml:space="preserve"> </w:t>
              </w:r>
              <w:r w:rsidR="00436168" w:rsidRPr="002A5E52">
                <w:rPr>
                  <w:rFonts w:ascii="Arial" w:eastAsia="Malgun Gothic" w:hAnsi="Arial" w:cs="Arial"/>
                  <w:color w:val="000000"/>
                  <w:sz w:val="21"/>
                  <w:szCs w:val="21"/>
                </w:rPr>
                <w:t>제공할</w:t>
              </w:r>
              <w:r w:rsidR="00436168" w:rsidRPr="002A5E52">
                <w:rPr>
                  <w:rFonts w:ascii="Arial" w:eastAsia="Malgun Gothic" w:hAnsi="Arial" w:cs="Arial"/>
                  <w:color w:val="000000"/>
                  <w:sz w:val="21"/>
                  <w:szCs w:val="21"/>
                </w:rPr>
                <w:t xml:space="preserve"> </w:t>
              </w:r>
              <w:r w:rsidR="00436168" w:rsidRPr="002A5E52">
                <w:rPr>
                  <w:rFonts w:ascii="Arial" w:eastAsia="Malgun Gothic" w:hAnsi="Arial" w:cs="Arial"/>
                  <w:color w:val="000000"/>
                  <w:sz w:val="21"/>
                  <w:szCs w:val="21"/>
                </w:rPr>
                <w:t>수</w:t>
              </w:r>
              <w:r w:rsidR="00436168" w:rsidRPr="002A5E52">
                <w:rPr>
                  <w:rFonts w:ascii="Arial" w:eastAsia="Malgun Gothic" w:hAnsi="Arial" w:cs="Arial"/>
                  <w:color w:val="000000"/>
                  <w:sz w:val="21"/>
                  <w:szCs w:val="21"/>
                </w:rPr>
                <w:t xml:space="preserve"> </w:t>
              </w:r>
              <w:r w:rsidR="00436168" w:rsidRPr="002A5E52">
                <w:rPr>
                  <w:rFonts w:ascii="Arial" w:eastAsia="Malgun Gothic" w:hAnsi="Arial" w:cs="Arial"/>
                  <w:color w:val="000000"/>
                  <w:sz w:val="21"/>
                  <w:szCs w:val="21"/>
                </w:rPr>
                <w:t>있습니다</w:t>
              </w:r>
              <w:r w:rsidR="00436168" w:rsidRPr="002A5E52">
                <w:rPr>
                  <w:rFonts w:ascii="Arial" w:eastAsia="Malgun Gothic" w:hAnsi="Arial" w:cs="Arial"/>
                  <w:color w:val="000000"/>
                  <w:sz w:val="21"/>
                  <w:szCs w:val="21"/>
                </w:rPr>
                <w:t>.</w:t>
              </w:r>
            </w:ins>
          </w:p>
        </w:tc>
        <w:tc>
          <w:tcPr>
            <w:tcW w:w="1667" w:type="pct"/>
            <w:shd w:val="clear" w:color="auto" w:fill="auto"/>
          </w:tcPr>
          <w:p w14:paraId="0DBD1A4E" w14:textId="1E7B5B8F" w:rsidR="00436168" w:rsidRPr="002A5E52" w:rsidRDefault="006F04AE" w:rsidP="00436168">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lastRenderedPageBreak/>
              <w:t>Компания может предоставить Работнику отпуск в одном из следующих случаев, помимо установленных в законодательстве:</w:t>
            </w:r>
          </w:p>
        </w:tc>
        <w:tc>
          <w:tcPr>
            <w:tcW w:w="1667" w:type="pct"/>
            <w:shd w:val="clear" w:color="auto" w:fill="auto"/>
          </w:tcPr>
          <w:p w14:paraId="2AA6C9C0" w14:textId="22B14D21" w:rsidR="00436168" w:rsidRPr="002A5E52" w:rsidRDefault="00DA33E2" w:rsidP="00436168">
            <w:pPr>
              <w:rPr>
                <w:rFonts w:ascii="Arial" w:eastAsia="Malgun Gothic" w:hAnsi="Arial" w:cs="Arial"/>
                <w:color w:val="000000"/>
                <w:sz w:val="21"/>
                <w:szCs w:val="21"/>
              </w:rPr>
            </w:pPr>
            <w:r w:rsidRPr="002A5E52">
              <w:rPr>
                <w:rFonts w:ascii="Arial" w:eastAsia="Malgun Gothic" w:hAnsi="Arial" w:cs="Arial"/>
                <w:color w:val="000000"/>
                <w:sz w:val="21"/>
                <w:szCs w:val="21"/>
              </w:rPr>
              <w:t>The Company may issue a leave to the Employee in one of the following cases:</w:t>
            </w:r>
          </w:p>
        </w:tc>
      </w:tr>
      <w:tr w:rsidR="00191727" w:rsidRPr="002A5E52" w14:paraId="78FAD2DD" w14:textId="77777777" w:rsidTr="00487147">
        <w:trPr>
          <w:trHeight w:val="156"/>
        </w:trPr>
        <w:tc>
          <w:tcPr>
            <w:tcW w:w="1666" w:type="pct"/>
          </w:tcPr>
          <w:p w14:paraId="2497C5A2" w14:textId="3B809DBC" w:rsidR="00191727" w:rsidRPr="002A5E52" w:rsidDel="00901D8B" w:rsidRDefault="00191727" w:rsidP="00191727">
            <w:pPr>
              <w:outlineLvl w:val="0"/>
              <w:rPr>
                <w:rFonts w:ascii="Arial" w:eastAsia="Malgun Gothic" w:hAnsi="Arial" w:cs="Arial"/>
                <w:color w:val="000000"/>
                <w:sz w:val="21"/>
                <w:szCs w:val="21"/>
              </w:rPr>
            </w:pPr>
            <w:ins w:id="1087" w:author="Mia Choi" w:date="2021-07-26T15:45:00Z">
              <w:r w:rsidRPr="002A5E52">
                <w:rPr>
                  <w:rFonts w:ascii="Arial" w:eastAsia="Malgun Gothic" w:hAnsi="Arial" w:cs="Arial"/>
                  <w:color w:val="000000"/>
                  <w:sz w:val="21"/>
                  <w:szCs w:val="21"/>
                  <w:lang w:val="ru-RU"/>
                </w:rPr>
                <w:t>1</w:t>
              </w:r>
            </w:ins>
            <w:ins w:id="1088" w:author="Mia Choi" w:date="2021-07-26T15:44:00Z">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직원의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요청에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따른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예기치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못한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사정으로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인한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r w:rsidRPr="002A5E52">
                <w:rPr>
                  <w:rFonts w:ascii="Arial" w:eastAsia="Malgun Gothic" w:hAnsi="Arial" w:cs="Arial"/>
                  <w:color w:val="000000"/>
                  <w:sz w:val="21"/>
                  <w:szCs w:val="21"/>
                </w:rPr>
                <w:t>(</w:t>
              </w:r>
              <w:r w:rsidRPr="002A5E52">
                <w:rPr>
                  <w:rFonts w:ascii="Arial" w:eastAsia="Malgun Gothic" w:hAnsi="Arial" w:cs="Arial"/>
                  <w:color w:val="000000"/>
                  <w:sz w:val="21"/>
                  <w:szCs w:val="21"/>
                </w:rPr>
                <w:t>약정</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동안</w:t>
              </w:r>
              <w:r w:rsidRPr="002A5E52">
                <w:rPr>
                  <w:rFonts w:ascii="Arial" w:eastAsia="Malgun Gothic" w:hAnsi="Arial" w:cs="Arial"/>
                  <w:color w:val="000000"/>
                  <w:sz w:val="21"/>
                  <w:szCs w:val="21"/>
                </w:rPr>
                <w:t>)</w:t>
              </w:r>
            </w:ins>
          </w:p>
        </w:tc>
        <w:tc>
          <w:tcPr>
            <w:tcW w:w="1667" w:type="pct"/>
            <w:shd w:val="clear" w:color="auto" w:fill="auto"/>
          </w:tcPr>
          <w:p w14:paraId="6D859B0F" w14:textId="3C596871" w:rsidR="00191727" w:rsidRPr="002A5E52" w:rsidRDefault="00191727" w:rsidP="00191727">
            <w:pPr>
              <w:pStyle w:val="af"/>
              <w:numPr>
                <w:ilvl w:val="0"/>
                <w:numId w:val="145"/>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В связи с непредвиденными обстоятельствами по заявлению Работника (на согласованный срок);</w:t>
            </w:r>
          </w:p>
        </w:tc>
        <w:tc>
          <w:tcPr>
            <w:tcW w:w="1667" w:type="pct"/>
            <w:shd w:val="clear" w:color="auto" w:fill="auto"/>
          </w:tcPr>
          <w:p w14:paraId="399A8C08" w14:textId="36D01CD5" w:rsidR="00191727" w:rsidRPr="00E17745" w:rsidRDefault="00191727" w:rsidP="00191727">
            <w:pPr>
              <w:pStyle w:val="af"/>
              <w:numPr>
                <w:ilvl w:val="0"/>
                <w:numId w:val="172"/>
              </w:numPr>
              <w:rPr>
                <w:rFonts w:ascii="Arial" w:eastAsia="Malgun Gothic" w:hAnsi="Arial" w:cs="Arial"/>
                <w:color w:val="000000"/>
                <w:sz w:val="21"/>
                <w:szCs w:val="21"/>
              </w:rPr>
            </w:pPr>
            <w:r w:rsidRPr="00E17745">
              <w:rPr>
                <w:rFonts w:ascii="Arial" w:eastAsia="Malgun Gothic" w:hAnsi="Arial" w:cs="Arial"/>
                <w:color w:val="000000"/>
                <w:sz w:val="21"/>
                <w:szCs w:val="21"/>
              </w:rPr>
              <w:t>Due to unforeseen circumstances at the request of the Employee (for an agreed period);</w:t>
            </w:r>
          </w:p>
        </w:tc>
      </w:tr>
      <w:tr w:rsidR="00191727" w:rsidRPr="002A5E52" w14:paraId="4CC6E60E" w14:textId="77777777" w:rsidTr="00487147">
        <w:trPr>
          <w:trHeight w:val="156"/>
        </w:trPr>
        <w:tc>
          <w:tcPr>
            <w:tcW w:w="1666" w:type="pct"/>
          </w:tcPr>
          <w:p w14:paraId="4E3CC4AC" w14:textId="503016A1" w:rsidR="00191727" w:rsidRPr="002A5E52" w:rsidDel="00901D8B" w:rsidRDefault="00191727" w:rsidP="00191727">
            <w:pPr>
              <w:outlineLvl w:val="0"/>
              <w:rPr>
                <w:rFonts w:ascii="Arial" w:eastAsia="Malgun Gothic" w:hAnsi="Arial" w:cs="Arial"/>
                <w:color w:val="000000"/>
                <w:sz w:val="21"/>
                <w:szCs w:val="21"/>
              </w:rPr>
            </w:pPr>
            <w:ins w:id="1089" w:author="Mia Choi" w:date="2021-07-26T15:45:00Z">
              <w:r w:rsidRPr="002A5E52">
                <w:rPr>
                  <w:rFonts w:ascii="Arial" w:eastAsia="Malgun Gothic" w:hAnsi="Arial" w:cs="Arial"/>
                  <w:color w:val="000000"/>
                  <w:sz w:val="21"/>
                  <w:szCs w:val="21"/>
                  <w:lang w:val="ru-RU"/>
                </w:rPr>
                <w:t>2</w:t>
              </w:r>
            </w:ins>
            <w:ins w:id="1090" w:author="Mia Choi" w:date="2021-07-26T15:44:00Z">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휴직</w:t>
              </w:r>
              <w:r w:rsidRPr="002A5E52">
                <w:rPr>
                  <w:rFonts w:ascii="Arial" w:eastAsia="Malgun Gothic" w:hAnsi="Arial" w:cs="Arial"/>
                  <w:color w:val="000000"/>
                  <w:sz w:val="21"/>
                  <w:szCs w:val="21"/>
                </w:rPr>
                <w:t>(</w:t>
              </w:r>
              <w:r w:rsidRPr="002A5E52">
                <w:rPr>
                  <w:rFonts w:ascii="Arial" w:eastAsia="Malgun Gothic" w:hAnsi="Arial" w:cs="Arial"/>
                  <w:color w:val="000000"/>
                  <w:sz w:val="21"/>
                  <w:szCs w:val="21"/>
                </w:rPr>
                <w:t>해당</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기간</w:t>
              </w:r>
              <w:r w:rsidRPr="002A5E52">
                <w:rPr>
                  <w:rFonts w:ascii="Arial" w:eastAsia="Malgun Gothic" w:hAnsi="Arial" w:cs="Arial"/>
                  <w:color w:val="000000"/>
                  <w:sz w:val="21"/>
                  <w:szCs w:val="21"/>
                </w:rPr>
                <w:t>)</w:t>
              </w:r>
              <w:r w:rsidRPr="002A5E52">
                <w:rPr>
                  <w:rFonts w:ascii="Arial" w:eastAsia="Malgun Gothic" w:hAnsi="Arial" w:cs="Arial"/>
                  <w:color w:val="000000"/>
                  <w:sz w:val="21"/>
                  <w:szCs w:val="21"/>
                </w:rPr>
                <w:t>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부여하는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사유가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ins>
          </w:p>
        </w:tc>
        <w:tc>
          <w:tcPr>
            <w:tcW w:w="1667" w:type="pct"/>
            <w:shd w:val="clear" w:color="auto" w:fill="auto"/>
          </w:tcPr>
          <w:p w14:paraId="0C51EC4E" w14:textId="4D0896D9" w:rsidR="00191727" w:rsidRPr="002A5E52" w:rsidRDefault="00191727" w:rsidP="00191727">
            <w:pPr>
              <w:pStyle w:val="af"/>
              <w:numPr>
                <w:ilvl w:val="0"/>
                <w:numId w:val="172"/>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При наличии у Компании иных причин для предоставления отпуска (на соответствующий период);</w:t>
            </w:r>
          </w:p>
        </w:tc>
        <w:tc>
          <w:tcPr>
            <w:tcW w:w="1667" w:type="pct"/>
            <w:shd w:val="clear" w:color="auto" w:fill="auto"/>
          </w:tcPr>
          <w:p w14:paraId="3DE31C71" w14:textId="4BCAE125" w:rsidR="00191727" w:rsidRPr="00E17745" w:rsidRDefault="00191727" w:rsidP="00191727">
            <w:pPr>
              <w:rPr>
                <w:rFonts w:ascii="Arial" w:eastAsia="Malgun Gothic" w:hAnsi="Arial" w:cs="Arial"/>
                <w:color w:val="000000"/>
                <w:sz w:val="21"/>
                <w:szCs w:val="21"/>
              </w:rPr>
            </w:pPr>
            <w:r w:rsidRPr="002A5E52">
              <w:rPr>
                <w:rFonts w:ascii="Arial" w:eastAsia="Malgun Gothic" w:hAnsi="Arial" w:cs="Arial"/>
                <w:color w:val="000000"/>
                <w:sz w:val="21"/>
                <w:szCs w:val="21"/>
                <w:lang w:val="en-GB"/>
              </w:rPr>
              <w:t xml:space="preserve">2.  </w:t>
            </w:r>
            <w:r w:rsidRPr="00E17745">
              <w:rPr>
                <w:rFonts w:ascii="Arial" w:eastAsia="Malgun Gothic" w:hAnsi="Arial" w:cs="Arial"/>
                <w:color w:val="000000"/>
                <w:sz w:val="21"/>
                <w:szCs w:val="21"/>
              </w:rPr>
              <w:t>If the Company has other reasons for granting leave (for the corresponding period);</w:t>
            </w:r>
          </w:p>
        </w:tc>
      </w:tr>
      <w:tr w:rsidR="00191727" w:rsidRPr="002A5E52" w14:paraId="10507C7C" w14:textId="77777777" w:rsidTr="00487147">
        <w:trPr>
          <w:trHeight w:val="156"/>
        </w:trPr>
        <w:tc>
          <w:tcPr>
            <w:tcW w:w="1666" w:type="pct"/>
          </w:tcPr>
          <w:p w14:paraId="7D5A5974" w14:textId="5FE0F674" w:rsidR="00191727" w:rsidRPr="002A5E52" w:rsidDel="00901D8B" w:rsidRDefault="00191727" w:rsidP="00191727">
            <w:pPr>
              <w:outlineLvl w:val="0"/>
              <w:rPr>
                <w:rFonts w:ascii="Arial" w:eastAsia="Malgun Gothic" w:hAnsi="Arial" w:cs="Arial"/>
                <w:color w:val="000000"/>
                <w:sz w:val="21"/>
                <w:szCs w:val="21"/>
              </w:rPr>
            </w:pPr>
            <w:ins w:id="1091" w:author="Mia Choi" w:date="2021-07-26T15:44:00Z">
              <w:r w:rsidRPr="002A5E52">
                <w:rPr>
                  <w:rFonts w:ascii="Arial" w:eastAsia="Malgun Gothic" w:hAnsi="Arial" w:cs="Arial"/>
                  <w:color w:val="000000"/>
                  <w:sz w:val="21"/>
                  <w:szCs w:val="21"/>
                </w:rPr>
                <w:t xml:space="preserve">3. </w:t>
              </w:r>
              <w:r w:rsidRPr="002A5E52">
                <w:rPr>
                  <w:rFonts w:ascii="Arial" w:eastAsia="Malgun Gothic" w:hAnsi="Arial" w:cs="Arial"/>
                  <w:color w:val="000000"/>
                  <w:sz w:val="21"/>
                  <w:szCs w:val="21"/>
                </w:rPr>
                <w:t>만</w:t>
              </w:r>
              <w:r w:rsidRPr="002A5E52">
                <w:rPr>
                  <w:rFonts w:ascii="Arial" w:eastAsia="Malgun Gothic" w:hAnsi="Arial" w:cs="Arial"/>
                  <w:color w:val="000000"/>
                  <w:sz w:val="21"/>
                  <w:szCs w:val="21"/>
                </w:rPr>
                <w:t xml:space="preserve"> 3</w:t>
              </w:r>
              <w:r w:rsidRPr="002A5E52">
                <w:rPr>
                  <w:rFonts w:ascii="Arial" w:eastAsia="Malgun Gothic" w:hAnsi="Arial" w:cs="Arial"/>
                  <w:color w:val="000000"/>
                  <w:sz w:val="21"/>
                  <w:szCs w:val="21"/>
                </w:rPr>
                <w:t>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이상부터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만</w:t>
              </w:r>
              <w:r w:rsidRPr="002A5E52">
                <w:rPr>
                  <w:rFonts w:ascii="Arial" w:eastAsia="Malgun Gothic" w:hAnsi="Arial" w:cs="Arial"/>
                  <w:color w:val="000000"/>
                  <w:sz w:val="21"/>
                  <w:szCs w:val="21"/>
                </w:rPr>
                <w:t xml:space="preserve"> 8</w:t>
              </w:r>
              <w:r w:rsidRPr="002A5E52">
                <w:rPr>
                  <w:rFonts w:ascii="Arial" w:eastAsia="Malgun Gothic" w:hAnsi="Arial" w:cs="Arial"/>
                  <w:color w:val="000000"/>
                  <w:sz w:val="21"/>
                  <w:szCs w:val="21"/>
                </w:rPr>
                <w:t>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미만까지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육아휴직</w:t>
              </w:r>
            </w:ins>
          </w:p>
        </w:tc>
        <w:tc>
          <w:tcPr>
            <w:tcW w:w="1667" w:type="pct"/>
            <w:shd w:val="clear" w:color="auto" w:fill="auto"/>
          </w:tcPr>
          <w:p w14:paraId="0E26B0D4" w14:textId="5D8FD241" w:rsidR="00191727" w:rsidRPr="002A5E52" w:rsidRDefault="00191727" w:rsidP="00191727">
            <w:pPr>
              <w:pStyle w:val="af"/>
              <w:numPr>
                <w:ilvl w:val="0"/>
                <w:numId w:val="172"/>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Отпуск по уходу за ребенком с 3 до 8 лет</w:t>
            </w:r>
          </w:p>
        </w:tc>
        <w:tc>
          <w:tcPr>
            <w:tcW w:w="1667" w:type="pct"/>
            <w:shd w:val="clear" w:color="auto" w:fill="auto"/>
          </w:tcPr>
          <w:p w14:paraId="7D5A67E3" w14:textId="412C22F4" w:rsidR="00191727" w:rsidRPr="00E17745" w:rsidRDefault="00191727" w:rsidP="00191727">
            <w:pPr>
              <w:rPr>
                <w:rFonts w:ascii="Arial" w:eastAsia="Malgun Gothic" w:hAnsi="Arial" w:cs="Arial"/>
                <w:color w:val="000000"/>
                <w:sz w:val="21"/>
                <w:szCs w:val="21"/>
              </w:rPr>
            </w:pPr>
            <w:r w:rsidRPr="002A5E52">
              <w:rPr>
                <w:rFonts w:ascii="Arial" w:eastAsia="Malgun Gothic" w:hAnsi="Arial" w:cs="Arial"/>
                <w:color w:val="000000"/>
                <w:sz w:val="21"/>
                <w:szCs w:val="21"/>
                <w:lang w:val="en-GB"/>
              </w:rPr>
              <w:t xml:space="preserve">3.  </w:t>
            </w:r>
            <w:r w:rsidRPr="00E17745">
              <w:rPr>
                <w:rFonts w:ascii="Arial" w:eastAsia="Malgun Gothic" w:hAnsi="Arial" w:cs="Arial"/>
                <w:color w:val="000000"/>
                <w:sz w:val="21"/>
                <w:szCs w:val="21"/>
              </w:rPr>
              <w:t>Parental leave from 3 to 8 years old</w:t>
            </w:r>
          </w:p>
        </w:tc>
      </w:tr>
      <w:tr w:rsidR="00436168" w:rsidRPr="002A5E52" w14:paraId="2D3AB878" w14:textId="77777777" w:rsidTr="00487147">
        <w:trPr>
          <w:trHeight w:val="156"/>
        </w:trPr>
        <w:tc>
          <w:tcPr>
            <w:tcW w:w="1666" w:type="pct"/>
          </w:tcPr>
          <w:p w14:paraId="0178508B" w14:textId="77777777" w:rsidR="00436168" w:rsidRPr="00E17745" w:rsidDel="003133CD" w:rsidRDefault="00436168" w:rsidP="00436168">
            <w:pPr>
              <w:rPr>
                <w:del w:id="1092" w:author="Mia Choi" w:date="2021-07-26T16:01:00Z"/>
                <w:rFonts w:ascii="Arial" w:eastAsia="Malgun Gothic" w:hAnsi="Arial" w:cs="Arial"/>
                <w:color w:val="000000"/>
                <w:sz w:val="21"/>
                <w:szCs w:val="21"/>
              </w:rPr>
            </w:pPr>
            <w:del w:id="1093" w:author="Mia Choi" w:date="2021-07-26T16:01:00Z">
              <w:r w:rsidRPr="00E17745" w:rsidDel="003133CD">
                <w:rPr>
                  <w:rFonts w:ascii="Arial" w:eastAsia="Malgun Gothic" w:hAnsi="Arial" w:cs="Arial"/>
                  <w:color w:val="000000"/>
                  <w:sz w:val="21"/>
                  <w:szCs w:val="21"/>
                </w:rPr>
                <w:delText xml:space="preserve">        2. </w:delText>
              </w:r>
              <w:r w:rsidRPr="002A5E52" w:rsidDel="003133CD">
                <w:rPr>
                  <w:rFonts w:ascii="Arial" w:eastAsia="Malgun Gothic" w:hAnsi="Arial" w:cs="Arial"/>
                  <w:color w:val="000000"/>
                  <w:sz w:val="21"/>
                  <w:szCs w:val="21"/>
                </w:rPr>
                <w:delText>근로동원에</w:delText>
              </w:r>
              <w:r w:rsidRPr="00E17745" w:rsidDel="003133CD">
                <w:rPr>
                  <w:rFonts w:ascii="Arial" w:eastAsia="Malgun Gothic" w:hAnsi="Arial" w:cs="Arial"/>
                  <w:color w:val="000000"/>
                  <w:sz w:val="21"/>
                  <w:szCs w:val="21"/>
                </w:rPr>
                <w:delText xml:space="preserve"> </w:delText>
              </w:r>
              <w:r w:rsidRPr="002A5E52" w:rsidDel="003133CD">
                <w:rPr>
                  <w:rFonts w:ascii="Arial" w:eastAsia="Malgun Gothic" w:hAnsi="Arial" w:cs="Arial"/>
                  <w:color w:val="000000"/>
                  <w:sz w:val="21"/>
                  <w:szCs w:val="21"/>
                </w:rPr>
                <w:delText>응하게</w:delText>
              </w:r>
              <w:r w:rsidRPr="00E17745" w:rsidDel="003133CD">
                <w:rPr>
                  <w:rFonts w:ascii="Arial" w:eastAsia="Malgun Gothic" w:hAnsi="Arial" w:cs="Arial"/>
                  <w:color w:val="000000"/>
                  <w:sz w:val="21"/>
                  <w:szCs w:val="21"/>
                </w:rPr>
                <w:delText xml:space="preserve"> </w:delText>
              </w:r>
              <w:r w:rsidRPr="002A5E52" w:rsidDel="003133CD">
                <w:rPr>
                  <w:rFonts w:ascii="Arial" w:eastAsia="Malgun Gothic" w:hAnsi="Arial" w:cs="Arial"/>
                  <w:color w:val="000000"/>
                  <w:sz w:val="21"/>
                  <w:szCs w:val="21"/>
                </w:rPr>
                <w:delText>된</w:delText>
              </w:r>
              <w:r w:rsidRPr="00E17745" w:rsidDel="003133CD">
                <w:rPr>
                  <w:rFonts w:ascii="Arial" w:eastAsia="Malgun Gothic" w:hAnsi="Arial" w:cs="Arial"/>
                  <w:color w:val="000000"/>
                  <w:sz w:val="21"/>
                  <w:szCs w:val="21"/>
                </w:rPr>
                <w:delText xml:space="preserve"> </w:delText>
              </w:r>
              <w:r w:rsidRPr="002A5E52" w:rsidDel="003133CD">
                <w:rPr>
                  <w:rFonts w:ascii="Arial" w:eastAsia="Malgun Gothic" w:hAnsi="Arial" w:cs="Arial"/>
                  <w:color w:val="000000"/>
                  <w:sz w:val="21"/>
                  <w:szCs w:val="21"/>
                </w:rPr>
                <w:delText>때</w:delText>
              </w:r>
              <w:r w:rsidRPr="00E17745" w:rsidDel="003133CD">
                <w:rPr>
                  <w:rFonts w:ascii="Arial" w:eastAsia="Malgun Gothic" w:hAnsi="Arial" w:cs="Arial"/>
                  <w:color w:val="000000"/>
                  <w:sz w:val="21"/>
                  <w:szCs w:val="21"/>
                </w:rPr>
                <w:delText xml:space="preserve"> (</w:delText>
              </w:r>
              <w:r w:rsidRPr="002A5E52" w:rsidDel="003133CD">
                <w:rPr>
                  <w:rFonts w:ascii="Arial" w:eastAsia="Malgun Gothic" w:hAnsi="Arial" w:cs="Arial"/>
                  <w:color w:val="000000"/>
                  <w:sz w:val="21"/>
                  <w:szCs w:val="21"/>
                </w:rPr>
                <w:delText>소집기간</w:delText>
              </w:r>
              <w:r w:rsidRPr="00E17745" w:rsidDel="003133CD">
                <w:rPr>
                  <w:rFonts w:ascii="Arial" w:eastAsia="Malgun Gothic" w:hAnsi="Arial" w:cs="Arial"/>
                  <w:color w:val="000000"/>
                  <w:sz w:val="21"/>
                  <w:szCs w:val="21"/>
                </w:rPr>
                <w:delText>)</w:delText>
              </w:r>
            </w:del>
          </w:p>
          <w:p w14:paraId="7FB69293" w14:textId="77777777" w:rsidR="00436168" w:rsidRPr="00E17745" w:rsidDel="003133CD" w:rsidRDefault="00436168" w:rsidP="00436168">
            <w:pPr>
              <w:rPr>
                <w:del w:id="1094" w:author="Mia Choi" w:date="2021-07-26T16:01:00Z"/>
                <w:rFonts w:ascii="Arial" w:eastAsia="Malgun Gothic" w:hAnsi="Arial" w:cs="Arial"/>
                <w:color w:val="000000"/>
                <w:sz w:val="21"/>
                <w:szCs w:val="21"/>
              </w:rPr>
            </w:pPr>
            <w:del w:id="1095" w:author="Mia Choi" w:date="2021-07-26T16:01:00Z">
              <w:r w:rsidRPr="00E17745" w:rsidDel="003133CD">
                <w:rPr>
                  <w:rFonts w:ascii="Arial" w:eastAsia="Malgun Gothic" w:hAnsi="Arial" w:cs="Arial"/>
                  <w:color w:val="000000"/>
                  <w:sz w:val="21"/>
                  <w:szCs w:val="21"/>
                </w:rPr>
                <w:delText xml:space="preserve">        3. </w:delText>
              </w:r>
              <w:r w:rsidRPr="002A5E52" w:rsidDel="003133CD">
                <w:rPr>
                  <w:rFonts w:ascii="Arial" w:eastAsia="Malgun Gothic" w:hAnsi="Arial" w:cs="Arial"/>
                  <w:color w:val="000000"/>
                  <w:sz w:val="21"/>
                  <w:szCs w:val="21"/>
                </w:rPr>
                <w:delText>업무상</w:delText>
              </w:r>
              <w:r w:rsidRPr="00E17745" w:rsidDel="003133CD">
                <w:rPr>
                  <w:rFonts w:ascii="Arial" w:eastAsia="Malgun Gothic" w:hAnsi="Arial" w:cs="Arial"/>
                  <w:color w:val="000000"/>
                  <w:sz w:val="21"/>
                  <w:szCs w:val="21"/>
                </w:rPr>
                <w:delText xml:space="preserve"> </w:delText>
              </w:r>
              <w:r w:rsidRPr="002A5E52" w:rsidDel="003133CD">
                <w:rPr>
                  <w:rFonts w:ascii="Arial" w:eastAsia="Malgun Gothic" w:hAnsi="Arial" w:cs="Arial"/>
                  <w:color w:val="000000"/>
                  <w:sz w:val="21"/>
                  <w:szCs w:val="21"/>
                </w:rPr>
                <w:delText>부상</w:delText>
              </w:r>
              <w:r w:rsidRPr="00E17745" w:rsidDel="003133CD">
                <w:rPr>
                  <w:rFonts w:ascii="Arial" w:eastAsia="Malgun Gothic" w:hAnsi="Arial" w:cs="Arial"/>
                  <w:color w:val="000000"/>
                  <w:sz w:val="21"/>
                  <w:szCs w:val="21"/>
                </w:rPr>
                <w:delText xml:space="preserve"> </w:delText>
              </w:r>
              <w:r w:rsidRPr="002A5E52" w:rsidDel="003133CD">
                <w:rPr>
                  <w:rFonts w:ascii="Arial" w:eastAsia="Malgun Gothic" w:hAnsi="Arial" w:cs="Arial"/>
                  <w:color w:val="000000"/>
                  <w:sz w:val="21"/>
                  <w:szCs w:val="21"/>
                </w:rPr>
                <w:delText>또는</w:delText>
              </w:r>
              <w:r w:rsidRPr="00E17745" w:rsidDel="003133CD">
                <w:rPr>
                  <w:rFonts w:ascii="Arial" w:eastAsia="Malgun Gothic" w:hAnsi="Arial" w:cs="Arial"/>
                  <w:color w:val="000000"/>
                  <w:sz w:val="21"/>
                  <w:szCs w:val="21"/>
                </w:rPr>
                <w:delText xml:space="preserve"> </w:delText>
              </w:r>
              <w:r w:rsidRPr="002A5E52" w:rsidDel="003133CD">
                <w:rPr>
                  <w:rFonts w:ascii="Arial" w:eastAsia="Malgun Gothic" w:hAnsi="Arial" w:cs="Arial"/>
                  <w:color w:val="000000"/>
                  <w:sz w:val="21"/>
                  <w:szCs w:val="21"/>
                </w:rPr>
                <w:delText>질병으로</w:delText>
              </w:r>
              <w:r w:rsidRPr="00E17745" w:rsidDel="003133CD">
                <w:rPr>
                  <w:rFonts w:ascii="Arial" w:eastAsia="Malgun Gothic" w:hAnsi="Arial" w:cs="Arial"/>
                  <w:color w:val="000000"/>
                  <w:sz w:val="21"/>
                  <w:szCs w:val="21"/>
                </w:rPr>
                <w:delText xml:space="preserve"> </w:delText>
              </w:r>
              <w:r w:rsidRPr="002A5E52" w:rsidDel="003133CD">
                <w:rPr>
                  <w:rFonts w:ascii="Arial" w:eastAsia="Malgun Gothic" w:hAnsi="Arial" w:cs="Arial"/>
                  <w:color w:val="000000"/>
                  <w:sz w:val="21"/>
                  <w:szCs w:val="21"/>
                </w:rPr>
                <w:delText>요양이</w:delText>
              </w:r>
              <w:r w:rsidRPr="00E17745" w:rsidDel="003133CD">
                <w:rPr>
                  <w:rFonts w:ascii="Arial" w:eastAsia="Malgun Gothic" w:hAnsi="Arial" w:cs="Arial"/>
                  <w:color w:val="000000"/>
                  <w:sz w:val="21"/>
                  <w:szCs w:val="21"/>
                </w:rPr>
                <w:delText xml:space="preserve"> </w:delText>
              </w:r>
              <w:r w:rsidRPr="002A5E52" w:rsidDel="003133CD">
                <w:rPr>
                  <w:rFonts w:ascii="Arial" w:eastAsia="Malgun Gothic" w:hAnsi="Arial" w:cs="Arial"/>
                  <w:color w:val="000000"/>
                  <w:sz w:val="21"/>
                  <w:szCs w:val="21"/>
                </w:rPr>
                <w:delText>필요한</w:delText>
              </w:r>
              <w:r w:rsidRPr="00E17745" w:rsidDel="003133CD">
                <w:rPr>
                  <w:rFonts w:ascii="Arial" w:eastAsia="Malgun Gothic" w:hAnsi="Arial" w:cs="Arial"/>
                  <w:color w:val="000000"/>
                  <w:sz w:val="21"/>
                  <w:szCs w:val="21"/>
                </w:rPr>
                <w:delText xml:space="preserve"> </w:delText>
              </w:r>
              <w:r w:rsidRPr="002A5E52" w:rsidDel="003133CD">
                <w:rPr>
                  <w:rFonts w:ascii="Arial" w:eastAsia="Malgun Gothic" w:hAnsi="Arial" w:cs="Arial"/>
                  <w:color w:val="000000"/>
                  <w:sz w:val="21"/>
                  <w:szCs w:val="21"/>
                </w:rPr>
                <w:delText>때</w:delText>
              </w:r>
              <w:r w:rsidRPr="00E17745" w:rsidDel="003133CD">
                <w:rPr>
                  <w:rFonts w:ascii="Arial" w:eastAsia="Malgun Gothic" w:hAnsi="Arial" w:cs="Arial"/>
                  <w:color w:val="000000"/>
                  <w:sz w:val="21"/>
                  <w:szCs w:val="21"/>
                </w:rPr>
                <w:delText xml:space="preserve"> (</w:delText>
              </w:r>
              <w:r w:rsidRPr="002A5E52" w:rsidDel="003133CD">
                <w:rPr>
                  <w:rFonts w:ascii="Arial" w:eastAsia="Malgun Gothic" w:hAnsi="Arial" w:cs="Arial"/>
                  <w:color w:val="000000"/>
                  <w:sz w:val="21"/>
                  <w:szCs w:val="21"/>
                </w:rPr>
                <w:delText>산재요양기간</w:delText>
              </w:r>
              <w:r w:rsidRPr="00E17745" w:rsidDel="003133CD">
                <w:rPr>
                  <w:rFonts w:ascii="Arial" w:eastAsia="Malgun Gothic" w:hAnsi="Arial" w:cs="Arial"/>
                  <w:color w:val="000000"/>
                  <w:sz w:val="21"/>
                  <w:szCs w:val="21"/>
                </w:rPr>
                <w:delText>)</w:delText>
              </w:r>
            </w:del>
          </w:p>
          <w:p w14:paraId="1A220672" w14:textId="77777777" w:rsidR="00436168" w:rsidRPr="00E17745" w:rsidDel="003133CD" w:rsidRDefault="00436168" w:rsidP="00436168">
            <w:pPr>
              <w:rPr>
                <w:del w:id="1096" w:author="Mia Choi" w:date="2021-07-26T16:01:00Z"/>
                <w:rFonts w:ascii="Arial" w:eastAsia="Malgun Gothic" w:hAnsi="Arial" w:cs="Arial"/>
                <w:color w:val="000000"/>
                <w:sz w:val="21"/>
                <w:szCs w:val="21"/>
              </w:rPr>
            </w:pPr>
            <w:del w:id="1097" w:author="Mia Choi" w:date="2021-07-26T16:01:00Z">
              <w:r w:rsidRPr="00E17745" w:rsidDel="003133CD">
                <w:rPr>
                  <w:rFonts w:ascii="Arial" w:eastAsia="Malgun Gothic" w:hAnsi="Arial" w:cs="Arial"/>
                  <w:color w:val="000000"/>
                  <w:sz w:val="21"/>
                  <w:szCs w:val="21"/>
                </w:rPr>
                <w:delText xml:space="preserve">        4. </w:delText>
              </w:r>
              <w:r w:rsidRPr="002A5E52" w:rsidDel="003133CD">
                <w:rPr>
                  <w:rFonts w:ascii="Arial" w:eastAsia="Malgun Gothic" w:hAnsi="Arial" w:cs="Arial"/>
                  <w:color w:val="000000"/>
                  <w:sz w:val="21"/>
                  <w:szCs w:val="21"/>
                </w:rPr>
                <w:delText>업무</w:delText>
              </w:r>
              <w:r w:rsidRPr="00E17745" w:rsidDel="003133CD">
                <w:rPr>
                  <w:rFonts w:ascii="Arial" w:eastAsia="Malgun Gothic" w:hAnsi="Arial" w:cs="Arial"/>
                  <w:color w:val="000000"/>
                  <w:sz w:val="21"/>
                  <w:szCs w:val="21"/>
                </w:rPr>
                <w:delText xml:space="preserve"> </w:delText>
              </w:r>
              <w:r w:rsidRPr="002A5E52" w:rsidDel="003133CD">
                <w:rPr>
                  <w:rFonts w:ascii="Arial" w:eastAsia="Malgun Gothic" w:hAnsi="Arial" w:cs="Arial"/>
                  <w:color w:val="000000"/>
                  <w:sz w:val="21"/>
                  <w:szCs w:val="21"/>
                </w:rPr>
                <w:delText>외의</w:delText>
              </w:r>
              <w:r w:rsidRPr="00E17745" w:rsidDel="003133CD">
                <w:rPr>
                  <w:rFonts w:ascii="Arial" w:eastAsia="Malgun Gothic" w:hAnsi="Arial" w:cs="Arial"/>
                  <w:color w:val="000000"/>
                  <w:sz w:val="21"/>
                  <w:szCs w:val="21"/>
                </w:rPr>
                <w:delText xml:space="preserve"> </w:delText>
              </w:r>
              <w:r w:rsidRPr="002A5E52" w:rsidDel="003133CD">
                <w:rPr>
                  <w:rFonts w:ascii="Arial" w:eastAsia="Malgun Gothic" w:hAnsi="Arial" w:cs="Arial"/>
                  <w:color w:val="000000"/>
                  <w:sz w:val="21"/>
                  <w:szCs w:val="21"/>
                </w:rPr>
                <w:delText>질병</w:delText>
              </w:r>
              <w:r w:rsidRPr="00E17745" w:rsidDel="003133CD">
                <w:rPr>
                  <w:rFonts w:ascii="Arial" w:eastAsia="Malgun Gothic" w:hAnsi="Arial" w:cs="Arial"/>
                  <w:color w:val="000000"/>
                  <w:sz w:val="21"/>
                  <w:szCs w:val="21"/>
                </w:rPr>
                <w:delText xml:space="preserve"> </w:delText>
              </w:r>
              <w:r w:rsidRPr="002A5E52" w:rsidDel="003133CD">
                <w:rPr>
                  <w:rFonts w:ascii="Arial" w:eastAsia="Malgun Gothic" w:hAnsi="Arial" w:cs="Arial"/>
                  <w:color w:val="000000"/>
                  <w:sz w:val="21"/>
                  <w:szCs w:val="21"/>
                </w:rPr>
                <w:delText>또는</w:delText>
              </w:r>
              <w:r w:rsidRPr="00E17745" w:rsidDel="003133CD">
                <w:rPr>
                  <w:rFonts w:ascii="Arial" w:eastAsia="Malgun Gothic" w:hAnsi="Arial" w:cs="Arial"/>
                  <w:color w:val="000000"/>
                  <w:sz w:val="21"/>
                  <w:szCs w:val="21"/>
                </w:rPr>
                <w:delText xml:space="preserve"> </w:delText>
              </w:r>
              <w:r w:rsidRPr="002A5E52" w:rsidDel="003133CD">
                <w:rPr>
                  <w:rFonts w:ascii="Arial" w:eastAsia="Malgun Gothic" w:hAnsi="Arial" w:cs="Arial"/>
                  <w:color w:val="000000"/>
                  <w:sz w:val="21"/>
                  <w:szCs w:val="21"/>
                </w:rPr>
                <w:delText>부상으로</w:delText>
              </w:r>
              <w:r w:rsidRPr="00E17745" w:rsidDel="003133CD">
                <w:rPr>
                  <w:rFonts w:ascii="Arial" w:eastAsia="Malgun Gothic" w:hAnsi="Arial" w:cs="Arial"/>
                  <w:color w:val="000000"/>
                  <w:sz w:val="21"/>
                  <w:szCs w:val="21"/>
                </w:rPr>
                <w:delText xml:space="preserve"> </w:delText>
              </w:r>
              <w:r w:rsidRPr="002A5E52" w:rsidDel="003133CD">
                <w:rPr>
                  <w:rFonts w:ascii="Arial" w:eastAsia="Malgun Gothic" w:hAnsi="Arial" w:cs="Arial"/>
                  <w:color w:val="000000"/>
                  <w:sz w:val="21"/>
                  <w:szCs w:val="21"/>
                </w:rPr>
                <w:delText>근무가</w:delText>
              </w:r>
              <w:r w:rsidRPr="00E17745" w:rsidDel="003133CD">
                <w:rPr>
                  <w:rFonts w:ascii="Arial" w:eastAsia="Malgun Gothic" w:hAnsi="Arial" w:cs="Arial"/>
                  <w:color w:val="000000"/>
                  <w:sz w:val="21"/>
                  <w:szCs w:val="21"/>
                </w:rPr>
                <w:delText xml:space="preserve"> </w:delText>
              </w:r>
              <w:r w:rsidRPr="002A5E52" w:rsidDel="003133CD">
                <w:rPr>
                  <w:rFonts w:ascii="Arial" w:eastAsia="Malgun Gothic" w:hAnsi="Arial" w:cs="Arial"/>
                  <w:color w:val="000000"/>
                  <w:sz w:val="21"/>
                  <w:szCs w:val="21"/>
                </w:rPr>
                <w:delText>불가능</w:delText>
              </w:r>
              <w:r w:rsidRPr="00E17745" w:rsidDel="003133CD">
                <w:rPr>
                  <w:rFonts w:ascii="Arial" w:eastAsia="Malgun Gothic" w:hAnsi="Arial" w:cs="Arial"/>
                  <w:color w:val="000000"/>
                  <w:sz w:val="21"/>
                  <w:szCs w:val="21"/>
                </w:rPr>
                <w:delText xml:space="preserve"> </w:delText>
              </w:r>
              <w:r w:rsidRPr="002A5E52" w:rsidDel="003133CD">
                <w:rPr>
                  <w:rFonts w:ascii="Arial" w:eastAsia="Malgun Gothic" w:hAnsi="Arial" w:cs="Arial"/>
                  <w:color w:val="000000"/>
                  <w:sz w:val="21"/>
                  <w:szCs w:val="21"/>
                </w:rPr>
                <w:delText>할</w:delText>
              </w:r>
              <w:r w:rsidRPr="00E17745" w:rsidDel="003133CD">
                <w:rPr>
                  <w:rFonts w:ascii="Arial" w:eastAsia="Malgun Gothic" w:hAnsi="Arial" w:cs="Arial"/>
                  <w:color w:val="000000"/>
                  <w:sz w:val="21"/>
                  <w:szCs w:val="21"/>
                </w:rPr>
                <w:delText xml:space="preserve"> </w:delText>
              </w:r>
              <w:r w:rsidRPr="002A5E52" w:rsidDel="003133CD">
                <w:rPr>
                  <w:rFonts w:ascii="Arial" w:eastAsia="Malgun Gothic" w:hAnsi="Arial" w:cs="Arial"/>
                  <w:color w:val="000000"/>
                  <w:sz w:val="21"/>
                  <w:szCs w:val="21"/>
                </w:rPr>
                <w:delText>때</w:delText>
              </w:r>
              <w:r w:rsidRPr="00E17745" w:rsidDel="003133CD">
                <w:rPr>
                  <w:rFonts w:ascii="Arial" w:eastAsia="Malgun Gothic" w:hAnsi="Arial" w:cs="Arial"/>
                  <w:color w:val="000000"/>
                  <w:sz w:val="21"/>
                  <w:szCs w:val="21"/>
                </w:rPr>
                <w:delText xml:space="preserve"> (1</w:delText>
              </w:r>
              <w:r w:rsidRPr="002A5E52" w:rsidDel="003133CD">
                <w:rPr>
                  <w:rFonts w:ascii="Arial" w:eastAsia="Malgun Gothic" w:hAnsi="Arial" w:cs="Arial"/>
                  <w:color w:val="000000"/>
                  <w:sz w:val="21"/>
                  <w:szCs w:val="21"/>
                </w:rPr>
                <w:delText>년</w:delText>
              </w:r>
              <w:r w:rsidRPr="00E17745" w:rsidDel="003133CD">
                <w:rPr>
                  <w:rFonts w:ascii="Arial" w:eastAsia="Malgun Gothic" w:hAnsi="Arial" w:cs="Arial"/>
                  <w:color w:val="000000"/>
                  <w:sz w:val="21"/>
                  <w:szCs w:val="21"/>
                </w:rPr>
                <w:delText xml:space="preserve"> </w:delText>
              </w:r>
              <w:r w:rsidRPr="002A5E52" w:rsidDel="003133CD">
                <w:rPr>
                  <w:rFonts w:ascii="Arial" w:eastAsia="Malgun Gothic" w:hAnsi="Arial" w:cs="Arial"/>
                  <w:color w:val="000000"/>
                  <w:sz w:val="21"/>
                  <w:szCs w:val="21"/>
                </w:rPr>
                <w:delText>이내</w:delText>
              </w:r>
              <w:r w:rsidRPr="00E17745" w:rsidDel="003133CD">
                <w:rPr>
                  <w:rFonts w:ascii="Arial" w:eastAsia="Malgun Gothic" w:hAnsi="Arial" w:cs="Arial"/>
                  <w:color w:val="000000"/>
                  <w:sz w:val="21"/>
                  <w:szCs w:val="21"/>
                </w:rPr>
                <w:delText>)</w:delText>
              </w:r>
            </w:del>
          </w:p>
          <w:p w14:paraId="265DF7CA" w14:textId="77777777" w:rsidR="00436168" w:rsidRPr="00E17745" w:rsidDel="008E5375" w:rsidRDefault="00436168" w:rsidP="00436168">
            <w:pPr>
              <w:rPr>
                <w:del w:id="1098" w:author="Mia Choi" w:date="2021-07-26T16:08:00Z"/>
                <w:rFonts w:ascii="Arial" w:eastAsia="Malgun Gothic" w:hAnsi="Arial" w:cs="Arial"/>
                <w:color w:val="000000"/>
                <w:sz w:val="21"/>
                <w:szCs w:val="21"/>
              </w:rPr>
            </w:pPr>
            <w:del w:id="1099" w:author="Mia Choi" w:date="2021-07-26T16:08:00Z">
              <w:r w:rsidRPr="00E17745" w:rsidDel="008E5375">
                <w:rPr>
                  <w:rFonts w:ascii="Arial" w:eastAsia="Malgun Gothic" w:hAnsi="Arial" w:cs="Arial"/>
                  <w:color w:val="000000"/>
                  <w:sz w:val="21"/>
                  <w:szCs w:val="21"/>
                </w:rPr>
                <w:delText xml:space="preserve">        5. </w:delText>
              </w:r>
              <w:r w:rsidRPr="002A5E52" w:rsidDel="008E5375">
                <w:rPr>
                  <w:rFonts w:ascii="Arial" w:eastAsia="Malgun Gothic" w:hAnsi="Arial" w:cs="Arial"/>
                  <w:color w:val="000000"/>
                  <w:sz w:val="21"/>
                  <w:szCs w:val="21"/>
                </w:rPr>
                <w:delText>일신상</w:delText>
              </w:r>
              <w:r w:rsidRPr="00E17745" w:rsidDel="008E5375">
                <w:rPr>
                  <w:rFonts w:ascii="Arial" w:eastAsia="Malgun Gothic" w:hAnsi="Arial" w:cs="Arial"/>
                  <w:color w:val="000000"/>
                  <w:sz w:val="21"/>
                  <w:szCs w:val="21"/>
                </w:rPr>
                <w:delText xml:space="preserve"> </w:delText>
              </w:r>
              <w:r w:rsidRPr="002A5E52" w:rsidDel="008E5375">
                <w:rPr>
                  <w:rFonts w:ascii="Arial" w:eastAsia="Malgun Gothic" w:hAnsi="Arial" w:cs="Arial"/>
                  <w:color w:val="000000"/>
                  <w:sz w:val="21"/>
                  <w:szCs w:val="21"/>
                </w:rPr>
                <w:delText>불가피한</w:delText>
              </w:r>
              <w:r w:rsidRPr="00E17745" w:rsidDel="008E5375">
                <w:rPr>
                  <w:rFonts w:ascii="Arial" w:eastAsia="Malgun Gothic" w:hAnsi="Arial" w:cs="Arial"/>
                  <w:color w:val="000000"/>
                  <w:sz w:val="21"/>
                  <w:szCs w:val="21"/>
                </w:rPr>
                <w:delText xml:space="preserve"> </w:delText>
              </w:r>
              <w:r w:rsidRPr="002A5E52" w:rsidDel="008E5375">
                <w:rPr>
                  <w:rFonts w:ascii="Arial" w:eastAsia="Malgun Gothic" w:hAnsi="Arial" w:cs="Arial"/>
                  <w:color w:val="000000"/>
                  <w:sz w:val="21"/>
                  <w:szCs w:val="21"/>
                </w:rPr>
                <w:delText>사정으로</w:delText>
              </w:r>
              <w:r w:rsidRPr="00E17745" w:rsidDel="008E5375">
                <w:rPr>
                  <w:rFonts w:ascii="Arial" w:eastAsia="Malgun Gothic" w:hAnsi="Arial" w:cs="Arial"/>
                  <w:color w:val="000000"/>
                  <w:sz w:val="21"/>
                  <w:szCs w:val="21"/>
                </w:rPr>
                <w:delText xml:space="preserve"> </w:delText>
              </w:r>
              <w:r w:rsidRPr="002A5E52" w:rsidDel="008E5375">
                <w:rPr>
                  <w:rFonts w:ascii="Arial" w:eastAsia="Malgun Gothic" w:hAnsi="Arial" w:cs="Arial"/>
                  <w:color w:val="000000"/>
                  <w:sz w:val="21"/>
                  <w:szCs w:val="21"/>
                </w:rPr>
                <w:delText>휴직원을</w:delText>
              </w:r>
              <w:r w:rsidRPr="00E17745" w:rsidDel="008E5375">
                <w:rPr>
                  <w:rFonts w:ascii="Arial" w:eastAsia="Malgun Gothic" w:hAnsi="Arial" w:cs="Arial"/>
                  <w:color w:val="000000"/>
                  <w:sz w:val="21"/>
                  <w:szCs w:val="21"/>
                </w:rPr>
                <w:delText xml:space="preserve"> </w:delText>
              </w:r>
              <w:r w:rsidRPr="002A5E52" w:rsidDel="008E5375">
                <w:rPr>
                  <w:rFonts w:ascii="Arial" w:eastAsia="Malgun Gothic" w:hAnsi="Arial" w:cs="Arial"/>
                  <w:color w:val="000000"/>
                  <w:sz w:val="21"/>
                  <w:szCs w:val="21"/>
                </w:rPr>
                <w:delText>제출하여</w:delText>
              </w:r>
              <w:r w:rsidRPr="00E17745" w:rsidDel="008E5375">
                <w:rPr>
                  <w:rFonts w:ascii="Arial" w:eastAsia="Malgun Gothic" w:hAnsi="Arial" w:cs="Arial"/>
                  <w:color w:val="000000"/>
                  <w:sz w:val="21"/>
                  <w:szCs w:val="21"/>
                </w:rPr>
                <w:delText xml:space="preserve"> </w:delText>
              </w:r>
              <w:r w:rsidRPr="002A5E52" w:rsidDel="008E5375">
                <w:rPr>
                  <w:rFonts w:ascii="Arial" w:eastAsia="Malgun Gothic" w:hAnsi="Arial" w:cs="Arial"/>
                  <w:color w:val="000000"/>
                  <w:sz w:val="21"/>
                  <w:szCs w:val="21"/>
                </w:rPr>
                <w:delText>수리되었을</w:delText>
              </w:r>
              <w:r w:rsidRPr="00E17745" w:rsidDel="008E5375">
                <w:rPr>
                  <w:rFonts w:ascii="Arial" w:eastAsia="Malgun Gothic" w:hAnsi="Arial" w:cs="Arial"/>
                  <w:color w:val="000000"/>
                  <w:sz w:val="21"/>
                  <w:szCs w:val="21"/>
                </w:rPr>
                <w:delText xml:space="preserve"> </w:delText>
              </w:r>
              <w:r w:rsidRPr="002A5E52" w:rsidDel="008E5375">
                <w:rPr>
                  <w:rFonts w:ascii="Arial" w:eastAsia="Malgun Gothic" w:hAnsi="Arial" w:cs="Arial"/>
                  <w:color w:val="000000"/>
                  <w:sz w:val="21"/>
                  <w:szCs w:val="21"/>
                </w:rPr>
                <w:delText>경우</w:delText>
              </w:r>
              <w:r w:rsidRPr="00E17745" w:rsidDel="008E5375">
                <w:rPr>
                  <w:rFonts w:ascii="Arial" w:eastAsia="Malgun Gothic" w:hAnsi="Arial" w:cs="Arial"/>
                  <w:color w:val="000000"/>
                  <w:sz w:val="21"/>
                  <w:szCs w:val="21"/>
                </w:rPr>
                <w:delText xml:space="preserve"> (</w:delText>
              </w:r>
              <w:r w:rsidRPr="002A5E52" w:rsidDel="008E5375">
                <w:rPr>
                  <w:rFonts w:ascii="Arial" w:eastAsia="Malgun Gothic" w:hAnsi="Arial" w:cs="Arial"/>
                  <w:color w:val="000000"/>
                  <w:sz w:val="21"/>
                  <w:szCs w:val="21"/>
                </w:rPr>
                <w:delText>인정기간</w:delText>
              </w:r>
              <w:r w:rsidRPr="00E17745" w:rsidDel="008E5375">
                <w:rPr>
                  <w:rFonts w:ascii="Arial" w:eastAsia="Malgun Gothic" w:hAnsi="Arial" w:cs="Arial"/>
                  <w:color w:val="000000"/>
                  <w:sz w:val="21"/>
                  <w:szCs w:val="21"/>
                </w:rPr>
                <w:delText>)</w:delText>
              </w:r>
            </w:del>
          </w:p>
          <w:p w14:paraId="7DF7D8F2" w14:textId="77777777" w:rsidR="00436168" w:rsidRPr="00E17745" w:rsidDel="008E5375" w:rsidRDefault="00436168" w:rsidP="00436168">
            <w:pPr>
              <w:rPr>
                <w:del w:id="1100" w:author="Mia Choi" w:date="2021-07-26T16:08:00Z"/>
                <w:rFonts w:ascii="Arial" w:eastAsia="Malgun Gothic" w:hAnsi="Arial" w:cs="Arial"/>
                <w:color w:val="000000"/>
                <w:sz w:val="21"/>
                <w:szCs w:val="21"/>
              </w:rPr>
            </w:pPr>
            <w:del w:id="1101" w:author="Mia Choi" w:date="2021-07-26T16:08:00Z">
              <w:r w:rsidRPr="00E17745" w:rsidDel="008E5375">
                <w:rPr>
                  <w:rFonts w:ascii="Arial" w:eastAsia="Malgun Gothic" w:hAnsi="Arial" w:cs="Arial"/>
                  <w:color w:val="000000"/>
                  <w:sz w:val="21"/>
                  <w:szCs w:val="21"/>
                </w:rPr>
                <w:delText xml:space="preserve">        6. </w:delText>
              </w:r>
              <w:r w:rsidRPr="002A5E52" w:rsidDel="008E5375">
                <w:rPr>
                  <w:rFonts w:ascii="Arial" w:eastAsia="Malgun Gothic" w:hAnsi="Arial" w:cs="Arial"/>
                  <w:color w:val="000000"/>
                  <w:sz w:val="21"/>
                  <w:szCs w:val="21"/>
                </w:rPr>
                <w:delText>기타</w:delText>
              </w:r>
              <w:r w:rsidRPr="00E17745" w:rsidDel="008E5375">
                <w:rPr>
                  <w:rFonts w:ascii="Arial" w:eastAsia="Malgun Gothic" w:hAnsi="Arial" w:cs="Arial"/>
                  <w:color w:val="000000"/>
                  <w:sz w:val="21"/>
                  <w:szCs w:val="21"/>
                </w:rPr>
                <w:delText xml:space="preserve"> </w:delText>
              </w:r>
              <w:r w:rsidRPr="002A5E52" w:rsidDel="008E5375">
                <w:rPr>
                  <w:rFonts w:ascii="Arial" w:eastAsia="Malgun Gothic" w:hAnsi="Arial" w:cs="Arial"/>
                  <w:color w:val="000000"/>
                  <w:sz w:val="21"/>
                  <w:szCs w:val="21"/>
                </w:rPr>
                <w:delText>회사가</w:delText>
              </w:r>
              <w:r w:rsidRPr="00E17745" w:rsidDel="008E5375">
                <w:rPr>
                  <w:rFonts w:ascii="Arial" w:eastAsia="Malgun Gothic" w:hAnsi="Arial" w:cs="Arial"/>
                  <w:color w:val="000000"/>
                  <w:sz w:val="21"/>
                  <w:szCs w:val="21"/>
                </w:rPr>
                <w:delText xml:space="preserve"> </w:delText>
              </w:r>
              <w:r w:rsidRPr="002A5E52" w:rsidDel="008E5375">
                <w:rPr>
                  <w:rFonts w:ascii="Arial" w:eastAsia="Malgun Gothic" w:hAnsi="Arial" w:cs="Arial"/>
                  <w:color w:val="000000"/>
                  <w:sz w:val="21"/>
                  <w:szCs w:val="21"/>
                </w:rPr>
                <w:delText>휴직을</w:delText>
              </w:r>
              <w:r w:rsidRPr="00E17745" w:rsidDel="008E5375">
                <w:rPr>
                  <w:rFonts w:ascii="Arial" w:eastAsia="Malgun Gothic" w:hAnsi="Arial" w:cs="Arial"/>
                  <w:color w:val="000000"/>
                  <w:sz w:val="21"/>
                  <w:szCs w:val="21"/>
                </w:rPr>
                <w:delText xml:space="preserve"> </w:delText>
              </w:r>
              <w:r w:rsidRPr="002A5E52" w:rsidDel="008E5375">
                <w:rPr>
                  <w:rFonts w:ascii="Arial" w:eastAsia="Malgun Gothic" w:hAnsi="Arial" w:cs="Arial"/>
                  <w:color w:val="000000"/>
                  <w:sz w:val="21"/>
                  <w:szCs w:val="21"/>
                </w:rPr>
                <w:delText>명하여야</w:delText>
              </w:r>
              <w:r w:rsidRPr="00E17745" w:rsidDel="008E5375">
                <w:rPr>
                  <w:rFonts w:ascii="Arial" w:eastAsia="Malgun Gothic" w:hAnsi="Arial" w:cs="Arial"/>
                  <w:color w:val="000000"/>
                  <w:sz w:val="21"/>
                  <w:szCs w:val="21"/>
                </w:rPr>
                <w:delText xml:space="preserve"> </w:delText>
              </w:r>
              <w:r w:rsidRPr="002A5E52" w:rsidDel="008E5375">
                <w:rPr>
                  <w:rFonts w:ascii="Arial" w:eastAsia="Malgun Gothic" w:hAnsi="Arial" w:cs="Arial"/>
                  <w:color w:val="000000"/>
                  <w:sz w:val="21"/>
                  <w:szCs w:val="21"/>
                </w:rPr>
                <w:delText>할</w:delText>
              </w:r>
              <w:r w:rsidRPr="00E17745" w:rsidDel="008E5375">
                <w:rPr>
                  <w:rFonts w:ascii="Arial" w:eastAsia="Malgun Gothic" w:hAnsi="Arial" w:cs="Arial"/>
                  <w:color w:val="000000"/>
                  <w:sz w:val="21"/>
                  <w:szCs w:val="21"/>
                </w:rPr>
                <w:delText xml:space="preserve"> </w:delText>
              </w:r>
              <w:r w:rsidRPr="002A5E52" w:rsidDel="008E5375">
                <w:rPr>
                  <w:rFonts w:ascii="Arial" w:eastAsia="Malgun Gothic" w:hAnsi="Arial" w:cs="Arial"/>
                  <w:color w:val="000000"/>
                  <w:sz w:val="21"/>
                  <w:szCs w:val="21"/>
                </w:rPr>
                <w:delText>정당한</w:delText>
              </w:r>
              <w:r w:rsidRPr="00E17745" w:rsidDel="008E5375">
                <w:rPr>
                  <w:rFonts w:ascii="Arial" w:eastAsia="Malgun Gothic" w:hAnsi="Arial" w:cs="Arial"/>
                  <w:color w:val="000000"/>
                  <w:sz w:val="21"/>
                  <w:szCs w:val="21"/>
                </w:rPr>
                <w:delText xml:space="preserve"> </w:delText>
              </w:r>
              <w:r w:rsidRPr="002A5E52" w:rsidDel="008E5375">
                <w:rPr>
                  <w:rFonts w:ascii="Arial" w:eastAsia="Malgun Gothic" w:hAnsi="Arial" w:cs="Arial"/>
                  <w:color w:val="000000"/>
                  <w:sz w:val="21"/>
                  <w:szCs w:val="21"/>
                </w:rPr>
                <w:delText>사유가</w:delText>
              </w:r>
              <w:r w:rsidRPr="00E17745" w:rsidDel="008E5375">
                <w:rPr>
                  <w:rFonts w:ascii="Arial" w:eastAsia="Malgun Gothic" w:hAnsi="Arial" w:cs="Arial"/>
                  <w:color w:val="000000"/>
                  <w:sz w:val="21"/>
                  <w:szCs w:val="21"/>
                </w:rPr>
                <w:delText xml:space="preserve"> </w:delText>
              </w:r>
              <w:r w:rsidRPr="002A5E52" w:rsidDel="008E5375">
                <w:rPr>
                  <w:rFonts w:ascii="Arial" w:eastAsia="Malgun Gothic" w:hAnsi="Arial" w:cs="Arial"/>
                  <w:color w:val="000000"/>
                  <w:sz w:val="21"/>
                  <w:szCs w:val="21"/>
                </w:rPr>
                <w:delText>발생되었을</w:delText>
              </w:r>
              <w:r w:rsidRPr="00E17745" w:rsidDel="008E5375">
                <w:rPr>
                  <w:rFonts w:ascii="Arial" w:eastAsia="Malgun Gothic" w:hAnsi="Arial" w:cs="Arial"/>
                  <w:color w:val="000000"/>
                  <w:sz w:val="21"/>
                  <w:szCs w:val="21"/>
                </w:rPr>
                <w:delText xml:space="preserve"> </w:delText>
              </w:r>
              <w:r w:rsidRPr="002A5E52" w:rsidDel="008E5375">
                <w:rPr>
                  <w:rFonts w:ascii="Arial" w:eastAsia="Malgun Gothic" w:hAnsi="Arial" w:cs="Arial"/>
                  <w:color w:val="000000"/>
                  <w:sz w:val="21"/>
                  <w:szCs w:val="21"/>
                </w:rPr>
                <w:delText>때</w:delText>
              </w:r>
              <w:r w:rsidRPr="00E17745" w:rsidDel="008E5375">
                <w:rPr>
                  <w:rFonts w:ascii="Arial" w:eastAsia="Malgun Gothic" w:hAnsi="Arial" w:cs="Arial"/>
                  <w:color w:val="000000"/>
                  <w:sz w:val="21"/>
                  <w:szCs w:val="21"/>
                </w:rPr>
                <w:delText xml:space="preserve"> (</w:delText>
              </w:r>
              <w:r w:rsidRPr="002A5E52" w:rsidDel="008E5375">
                <w:rPr>
                  <w:rFonts w:ascii="Arial" w:eastAsia="Malgun Gothic" w:hAnsi="Arial" w:cs="Arial"/>
                  <w:color w:val="000000"/>
                  <w:sz w:val="21"/>
                  <w:szCs w:val="21"/>
                </w:rPr>
                <w:delText>해당기간</w:delText>
              </w:r>
              <w:r w:rsidRPr="00E17745" w:rsidDel="008E5375">
                <w:rPr>
                  <w:rFonts w:ascii="Arial" w:eastAsia="Malgun Gothic" w:hAnsi="Arial" w:cs="Arial"/>
                  <w:color w:val="000000"/>
                  <w:sz w:val="21"/>
                  <w:szCs w:val="21"/>
                </w:rPr>
                <w:delText>)</w:delText>
              </w:r>
            </w:del>
          </w:p>
          <w:p w14:paraId="77F5CE54" w14:textId="2E2502FE" w:rsidR="00436168" w:rsidRPr="00E17745" w:rsidDel="00901D8B" w:rsidRDefault="00436168" w:rsidP="00436168">
            <w:pPr>
              <w:rPr>
                <w:rFonts w:ascii="Arial" w:eastAsia="Malgun Gothic" w:hAnsi="Arial" w:cs="Arial"/>
                <w:color w:val="000000"/>
                <w:sz w:val="21"/>
                <w:szCs w:val="21"/>
                <w:highlight w:val="yellow"/>
              </w:rPr>
            </w:pPr>
            <w:del w:id="1102" w:author="Mia Choi" w:date="2021-07-26T16:08:00Z">
              <w:r w:rsidRPr="00E17745" w:rsidDel="008E5375">
                <w:rPr>
                  <w:rFonts w:ascii="Arial" w:eastAsia="Malgun Gothic" w:hAnsi="Arial" w:cs="Arial"/>
                  <w:color w:val="000000"/>
                  <w:sz w:val="21"/>
                  <w:szCs w:val="21"/>
                </w:rPr>
                <w:delText xml:space="preserve">        </w:delText>
              </w:r>
              <w:r w:rsidRPr="00E17745" w:rsidDel="008E5375">
                <w:rPr>
                  <w:rFonts w:ascii="Arial" w:eastAsia="Malgun Gothic" w:hAnsi="Arial" w:cs="Arial"/>
                  <w:color w:val="000000"/>
                  <w:sz w:val="21"/>
                  <w:szCs w:val="21"/>
                  <w:highlight w:val="yellow"/>
                </w:rPr>
                <w:delText xml:space="preserve">7. </w:delText>
              </w:r>
              <w:r w:rsidRPr="002A5E52" w:rsidDel="008E5375">
                <w:rPr>
                  <w:rFonts w:ascii="Arial" w:eastAsia="Malgun Gothic" w:hAnsi="Arial" w:cs="Arial"/>
                  <w:color w:val="000000"/>
                  <w:sz w:val="21"/>
                  <w:szCs w:val="21"/>
                  <w:highlight w:val="yellow"/>
                </w:rPr>
                <w:delText>육아휴직</w:delText>
              </w:r>
              <w:r w:rsidRPr="00E17745" w:rsidDel="008E5375">
                <w:rPr>
                  <w:rFonts w:ascii="Arial" w:eastAsia="Malgun Gothic" w:hAnsi="Arial" w:cs="Arial"/>
                  <w:color w:val="000000"/>
                  <w:sz w:val="21"/>
                  <w:szCs w:val="21"/>
                  <w:highlight w:val="yellow"/>
                </w:rPr>
                <w:delText xml:space="preserve"> </w:delText>
              </w:r>
              <w:r w:rsidRPr="002A5E52" w:rsidDel="008E5375">
                <w:rPr>
                  <w:rFonts w:ascii="Arial" w:eastAsia="Malgun Gothic" w:hAnsi="Arial" w:cs="Arial"/>
                  <w:b/>
                  <w:bCs/>
                  <w:color w:val="FF0000"/>
                  <w:sz w:val="21"/>
                  <w:szCs w:val="21"/>
                  <w:highlight w:val="yellow"/>
                </w:rPr>
                <w:sym w:font="Wingdings" w:char="F0E0"/>
              </w:r>
              <w:r w:rsidRPr="00E17745" w:rsidDel="008E5375">
                <w:rPr>
                  <w:rFonts w:ascii="Arial" w:eastAsia="Malgun Gothic" w:hAnsi="Arial" w:cs="Arial"/>
                  <w:b/>
                  <w:bCs/>
                  <w:color w:val="FF0000"/>
                  <w:sz w:val="21"/>
                  <w:szCs w:val="21"/>
                  <w:highlight w:val="yellow"/>
                </w:rPr>
                <w:delText xml:space="preserve"> </w:delText>
              </w:r>
              <w:r w:rsidRPr="002A5E52" w:rsidDel="008E5375">
                <w:rPr>
                  <w:rFonts w:ascii="Arial" w:eastAsia="Malgun Gothic" w:hAnsi="Arial" w:cs="Arial"/>
                  <w:b/>
                  <w:bCs/>
                  <w:color w:val="FF0000"/>
                  <w:sz w:val="21"/>
                  <w:szCs w:val="21"/>
                  <w:highlight w:val="yellow"/>
                </w:rPr>
                <w:delText>러시아</w:delText>
              </w:r>
              <w:r w:rsidRPr="00E17745" w:rsidDel="008E5375">
                <w:rPr>
                  <w:rFonts w:ascii="Arial" w:eastAsia="Malgun Gothic" w:hAnsi="Arial" w:cs="Arial"/>
                  <w:b/>
                  <w:bCs/>
                  <w:color w:val="FF0000"/>
                  <w:sz w:val="21"/>
                  <w:szCs w:val="21"/>
                  <w:highlight w:val="yellow"/>
                </w:rPr>
                <w:delText xml:space="preserve"> </w:delText>
              </w:r>
              <w:r w:rsidRPr="002A5E52" w:rsidDel="008E5375">
                <w:rPr>
                  <w:rFonts w:ascii="Arial" w:eastAsia="Malgun Gothic" w:hAnsi="Arial" w:cs="Arial"/>
                  <w:b/>
                  <w:bCs/>
                  <w:color w:val="FF0000"/>
                  <w:sz w:val="21"/>
                  <w:szCs w:val="21"/>
                  <w:highlight w:val="yellow"/>
                </w:rPr>
                <w:delText>육아휴직</w:delText>
              </w:r>
              <w:r w:rsidRPr="00E17745" w:rsidDel="008E5375">
                <w:rPr>
                  <w:rFonts w:ascii="Arial" w:eastAsia="Malgun Gothic" w:hAnsi="Arial" w:cs="Arial"/>
                  <w:b/>
                  <w:bCs/>
                  <w:color w:val="FF0000"/>
                  <w:sz w:val="21"/>
                  <w:szCs w:val="21"/>
                  <w:highlight w:val="yellow"/>
                </w:rPr>
                <w:delText xml:space="preserve"> </w:delText>
              </w:r>
              <w:r w:rsidRPr="002A5E52" w:rsidDel="008E5375">
                <w:rPr>
                  <w:rFonts w:ascii="Arial" w:eastAsia="Malgun Gothic" w:hAnsi="Arial" w:cs="Arial"/>
                  <w:b/>
                  <w:bCs/>
                  <w:color w:val="FF0000"/>
                  <w:sz w:val="21"/>
                  <w:szCs w:val="21"/>
                  <w:highlight w:val="yellow"/>
                </w:rPr>
                <w:delText>규정에</w:delText>
              </w:r>
              <w:r w:rsidRPr="00E17745" w:rsidDel="008E5375">
                <w:rPr>
                  <w:rFonts w:ascii="Arial" w:eastAsia="Malgun Gothic" w:hAnsi="Arial" w:cs="Arial"/>
                  <w:b/>
                  <w:bCs/>
                  <w:color w:val="FF0000"/>
                  <w:sz w:val="21"/>
                  <w:szCs w:val="21"/>
                  <w:highlight w:val="yellow"/>
                </w:rPr>
                <w:delText xml:space="preserve"> </w:delText>
              </w:r>
              <w:r w:rsidRPr="002A5E52" w:rsidDel="008E5375">
                <w:rPr>
                  <w:rFonts w:ascii="Arial" w:eastAsia="Malgun Gothic" w:hAnsi="Arial" w:cs="Arial"/>
                  <w:b/>
                  <w:bCs/>
                  <w:color w:val="FF0000"/>
                  <w:sz w:val="21"/>
                  <w:szCs w:val="21"/>
                  <w:highlight w:val="yellow"/>
                </w:rPr>
                <w:delText>의거</w:delText>
              </w:r>
              <w:r w:rsidRPr="00E17745" w:rsidDel="008E5375">
                <w:rPr>
                  <w:rFonts w:ascii="Arial" w:eastAsia="Malgun Gothic" w:hAnsi="Arial" w:cs="Arial"/>
                  <w:b/>
                  <w:bCs/>
                  <w:color w:val="FF0000"/>
                  <w:sz w:val="21"/>
                  <w:szCs w:val="21"/>
                  <w:highlight w:val="yellow"/>
                </w:rPr>
                <w:delText xml:space="preserve"> </w:delText>
              </w:r>
              <w:r w:rsidRPr="002A5E52" w:rsidDel="008E5375">
                <w:rPr>
                  <w:rFonts w:ascii="Arial" w:eastAsia="Malgun Gothic" w:hAnsi="Arial" w:cs="Arial"/>
                  <w:b/>
                  <w:bCs/>
                  <w:color w:val="FF0000"/>
                  <w:sz w:val="21"/>
                  <w:szCs w:val="21"/>
                  <w:highlight w:val="yellow"/>
                </w:rPr>
                <w:delText>작성</w:delText>
              </w:r>
              <w:r w:rsidRPr="00E17745" w:rsidDel="008E5375">
                <w:rPr>
                  <w:rFonts w:ascii="Arial" w:eastAsia="Malgun Gothic" w:hAnsi="Arial" w:cs="Arial"/>
                  <w:b/>
                  <w:bCs/>
                  <w:color w:val="FF0000"/>
                  <w:sz w:val="21"/>
                  <w:szCs w:val="21"/>
                  <w:highlight w:val="yellow"/>
                </w:rPr>
                <w:delText xml:space="preserve"> </w:delText>
              </w:r>
              <w:r w:rsidRPr="002A5E52" w:rsidDel="008E5375">
                <w:rPr>
                  <w:rFonts w:ascii="Arial" w:eastAsia="Malgun Gothic" w:hAnsi="Arial" w:cs="Arial"/>
                  <w:b/>
                  <w:bCs/>
                  <w:color w:val="FF0000"/>
                  <w:sz w:val="21"/>
                  <w:szCs w:val="21"/>
                  <w:highlight w:val="yellow"/>
                </w:rPr>
                <w:delText>요망</w:delText>
              </w:r>
            </w:del>
          </w:p>
        </w:tc>
        <w:tc>
          <w:tcPr>
            <w:tcW w:w="1667" w:type="pct"/>
            <w:shd w:val="clear" w:color="auto" w:fill="auto"/>
          </w:tcPr>
          <w:p w14:paraId="2BF972B7" w14:textId="77777777" w:rsidR="00436168" w:rsidRPr="00E17745" w:rsidRDefault="00436168" w:rsidP="00436168">
            <w:pPr>
              <w:rPr>
                <w:rFonts w:ascii="Arial" w:eastAsia="Malgun Gothic" w:hAnsi="Arial" w:cs="Arial"/>
                <w:color w:val="000000"/>
                <w:sz w:val="21"/>
                <w:szCs w:val="21"/>
              </w:rPr>
            </w:pPr>
          </w:p>
        </w:tc>
        <w:tc>
          <w:tcPr>
            <w:tcW w:w="1667" w:type="pct"/>
            <w:shd w:val="clear" w:color="auto" w:fill="auto"/>
          </w:tcPr>
          <w:p w14:paraId="1BB2963F" w14:textId="77777777" w:rsidR="00436168" w:rsidRPr="00E17745" w:rsidRDefault="00436168" w:rsidP="00436168">
            <w:pPr>
              <w:rPr>
                <w:rFonts w:ascii="Arial" w:eastAsia="Malgun Gothic" w:hAnsi="Arial" w:cs="Arial"/>
                <w:color w:val="000000"/>
                <w:sz w:val="21"/>
                <w:szCs w:val="21"/>
              </w:rPr>
            </w:pPr>
          </w:p>
        </w:tc>
      </w:tr>
      <w:tr w:rsidR="00191727" w:rsidRPr="002A5E52" w14:paraId="6BA0CBFF" w14:textId="77777777" w:rsidTr="00487147">
        <w:trPr>
          <w:trHeight w:val="156"/>
        </w:trPr>
        <w:tc>
          <w:tcPr>
            <w:tcW w:w="1666" w:type="pct"/>
          </w:tcPr>
          <w:p w14:paraId="6709D878" w14:textId="75848D63" w:rsidR="00191727" w:rsidRPr="00454CB9" w:rsidDel="003133CD" w:rsidRDefault="00191727" w:rsidP="00191727">
            <w:pPr>
              <w:rPr>
                <w:rFonts w:ascii="Arial" w:eastAsia="Malgun Gothic" w:hAnsi="Arial" w:cs="Arial"/>
                <w:sz w:val="21"/>
                <w:szCs w:val="21"/>
              </w:rPr>
            </w:pPr>
            <w:r w:rsidRPr="00454CB9">
              <w:rPr>
                <w:rFonts w:ascii="Arial" w:eastAsia="Malgun Gothic" w:hAnsi="Arial" w:cs="Arial"/>
                <w:color w:val="000000"/>
                <w:sz w:val="21"/>
                <w:szCs w:val="21"/>
              </w:rPr>
              <w:t xml:space="preserve">1) </w:t>
            </w:r>
            <w:r w:rsidRPr="00454CB9">
              <w:rPr>
                <w:rFonts w:ascii="Arial" w:eastAsia="Malgun Gothic" w:hAnsi="Arial" w:cs="Arial"/>
                <w:color w:val="000000"/>
                <w:sz w:val="21"/>
                <w:szCs w:val="21"/>
              </w:rPr>
              <w:t>만</w:t>
            </w:r>
            <w:r w:rsidRPr="00454CB9">
              <w:rPr>
                <w:rFonts w:ascii="Arial" w:eastAsia="Malgun Gothic" w:hAnsi="Arial" w:cs="Arial"/>
                <w:color w:val="000000"/>
                <w:sz w:val="21"/>
                <w:szCs w:val="21"/>
              </w:rPr>
              <w:t xml:space="preserve"> </w:t>
            </w:r>
            <w:ins w:id="1103" w:author="Mia Choi" w:date="2021-07-26T16:02:00Z">
              <w:r w:rsidRPr="00454CB9">
                <w:rPr>
                  <w:rFonts w:ascii="Arial" w:eastAsia="Malgun Gothic" w:hAnsi="Arial" w:cs="Arial"/>
                  <w:color w:val="000000"/>
                  <w:sz w:val="21"/>
                  <w:szCs w:val="21"/>
                </w:rPr>
                <w:t>3</w:t>
              </w:r>
              <w:r w:rsidRPr="00454CB9">
                <w:rPr>
                  <w:rFonts w:ascii="Arial" w:eastAsia="Malgun Gothic" w:hAnsi="Arial" w:cs="Arial"/>
                  <w:color w:val="000000"/>
                  <w:sz w:val="21"/>
                  <w:szCs w:val="21"/>
                </w:rPr>
                <w:t>세</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이상</w:t>
              </w:r>
              <w:r w:rsidRPr="00454CB9">
                <w:rPr>
                  <w:rFonts w:ascii="Arial" w:eastAsia="Malgun Gothic" w:hAnsi="Arial" w:cs="Arial"/>
                  <w:color w:val="000000"/>
                  <w:sz w:val="21"/>
                  <w:szCs w:val="21"/>
                </w:rPr>
                <w:t xml:space="preserve"> </w:t>
              </w:r>
            </w:ins>
            <w:r w:rsidRPr="00454CB9">
              <w:rPr>
                <w:rFonts w:ascii="Arial" w:eastAsia="Malgun Gothic" w:hAnsi="Arial" w:cs="Arial"/>
                <w:color w:val="000000"/>
                <w:sz w:val="21"/>
                <w:szCs w:val="21"/>
              </w:rPr>
              <w:t>8</w:t>
            </w:r>
            <w:r w:rsidRPr="00454CB9">
              <w:rPr>
                <w:rFonts w:ascii="Arial" w:eastAsia="Malgun Gothic" w:hAnsi="Arial" w:cs="Arial"/>
                <w:color w:val="000000"/>
                <w:sz w:val="21"/>
                <w:szCs w:val="21"/>
              </w:rPr>
              <w:t>세</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이하</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또는</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초등학교</w:t>
            </w:r>
            <w:r w:rsidRPr="00454CB9">
              <w:rPr>
                <w:rFonts w:ascii="Arial" w:eastAsia="Malgun Gothic" w:hAnsi="Arial" w:cs="Arial"/>
                <w:color w:val="000000"/>
                <w:sz w:val="21"/>
                <w:szCs w:val="21"/>
              </w:rPr>
              <w:t xml:space="preserve"> 2</w:t>
            </w:r>
            <w:r w:rsidRPr="00454CB9">
              <w:rPr>
                <w:rFonts w:ascii="Arial" w:eastAsia="Malgun Gothic" w:hAnsi="Arial" w:cs="Arial"/>
                <w:color w:val="000000"/>
                <w:sz w:val="21"/>
                <w:szCs w:val="21"/>
              </w:rPr>
              <w:t>학년</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이하의</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자녀</w:t>
            </w:r>
            <w:r w:rsidRPr="00454CB9">
              <w:rPr>
                <w:rFonts w:ascii="Arial" w:eastAsia="Malgun Gothic" w:hAnsi="Arial" w:cs="Arial"/>
                <w:color w:val="000000"/>
                <w:sz w:val="21"/>
                <w:szCs w:val="21"/>
              </w:rPr>
              <w:t>(</w:t>
            </w:r>
            <w:r w:rsidRPr="00454CB9">
              <w:rPr>
                <w:rFonts w:ascii="Arial" w:eastAsia="Malgun Gothic" w:hAnsi="Arial" w:cs="Arial"/>
                <w:color w:val="000000"/>
                <w:sz w:val="21"/>
                <w:szCs w:val="21"/>
              </w:rPr>
              <w:t>입양한</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자녀</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포함</w:t>
            </w:r>
            <w:r w:rsidRPr="00454CB9">
              <w:rPr>
                <w:rFonts w:ascii="Arial" w:eastAsia="Malgun Gothic" w:hAnsi="Arial" w:cs="Arial"/>
                <w:color w:val="000000"/>
                <w:sz w:val="21"/>
                <w:szCs w:val="21"/>
              </w:rPr>
              <w:t>)</w:t>
            </w:r>
            <w:r w:rsidRPr="00454CB9">
              <w:rPr>
                <w:rFonts w:ascii="Arial" w:eastAsia="Malgun Gothic" w:hAnsi="Arial" w:cs="Arial"/>
                <w:color w:val="000000"/>
                <w:sz w:val="21"/>
                <w:szCs w:val="21"/>
              </w:rPr>
              <w:t>를</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양육하기</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위하여</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휴직</w:t>
            </w:r>
            <w:r w:rsidRPr="00454CB9">
              <w:rPr>
                <w:rFonts w:ascii="Arial" w:eastAsia="Malgun Gothic" w:hAnsi="Arial" w:cs="Arial"/>
                <w:color w:val="000000"/>
                <w:sz w:val="21"/>
                <w:szCs w:val="21"/>
              </w:rPr>
              <w:t>(</w:t>
            </w:r>
            <w:r w:rsidRPr="00454CB9">
              <w:rPr>
                <w:rFonts w:ascii="Arial" w:eastAsia="Malgun Gothic" w:hAnsi="Arial" w:cs="Arial"/>
                <w:color w:val="000000"/>
                <w:sz w:val="21"/>
                <w:szCs w:val="21"/>
              </w:rPr>
              <w:t>이하</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육아휴직</w:t>
            </w:r>
            <w:r w:rsidRPr="00454CB9">
              <w:rPr>
                <w:rFonts w:ascii="Arial" w:eastAsia="Malgun Gothic" w:hAnsi="Arial" w:cs="Arial"/>
                <w:color w:val="000000"/>
                <w:sz w:val="21"/>
                <w:szCs w:val="21"/>
              </w:rPr>
              <w:t>"</w:t>
            </w:r>
            <w:r w:rsidRPr="00454CB9">
              <w:rPr>
                <w:rFonts w:ascii="Arial" w:eastAsia="Malgun Gothic" w:hAnsi="Arial" w:cs="Arial"/>
                <w:color w:val="000000"/>
                <w:sz w:val="21"/>
                <w:szCs w:val="21"/>
              </w:rPr>
              <w:t>이라</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한다</w:t>
            </w:r>
            <w:r w:rsidRPr="00454CB9">
              <w:rPr>
                <w:rFonts w:ascii="Arial" w:eastAsia="Malgun Gothic" w:hAnsi="Arial" w:cs="Arial"/>
                <w:color w:val="000000"/>
                <w:sz w:val="21"/>
                <w:szCs w:val="21"/>
              </w:rPr>
              <w:t>)</w:t>
            </w:r>
            <w:r w:rsidRPr="00454CB9">
              <w:rPr>
                <w:rFonts w:ascii="Arial" w:eastAsia="Malgun Gothic" w:hAnsi="Arial" w:cs="Arial"/>
                <w:color w:val="000000"/>
                <w:sz w:val="21"/>
                <w:szCs w:val="21"/>
              </w:rPr>
              <w:t>을</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신청하는</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경우에</w:t>
            </w:r>
            <w:r w:rsidRPr="00454CB9">
              <w:rPr>
                <w:rFonts w:ascii="Arial" w:eastAsia="Malgun Gothic" w:hAnsi="Arial" w:cs="Arial"/>
                <w:color w:val="000000"/>
                <w:sz w:val="21"/>
                <w:szCs w:val="21"/>
              </w:rPr>
              <w:t xml:space="preserve"> </w:t>
            </w:r>
            <w:r w:rsidRPr="00454CB9">
              <w:rPr>
                <w:rFonts w:ascii="Arial" w:eastAsia="Malgun Gothic" w:hAnsi="Arial" w:cs="Arial"/>
                <w:sz w:val="21"/>
                <w:szCs w:val="21"/>
              </w:rPr>
              <w:t>이를</w:t>
            </w:r>
            <w:r w:rsidRPr="00454CB9">
              <w:rPr>
                <w:rFonts w:ascii="Arial" w:eastAsia="Malgun Gothic" w:hAnsi="Arial" w:cs="Arial"/>
                <w:sz w:val="21"/>
                <w:szCs w:val="21"/>
              </w:rPr>
              <w:t xml:space="preserve"> </w:t>
            </w:r>
            <w:r w:rsidRPr="00454CB9">
              <w:rPr>
                <w:rFonts w:ascii="Arial" w:eastAsia="Malgun Gothic" w:hAnsi="Arial" w:cs="Arial"/>
                <w:sz w:val="21"/>
                <w:szCs w:val="21"/>
              </w:rPr>
              <w:t>허용한다</w:t>
            </w:r>
            <w:r w:rsidRPr="00454CB9">
              <w:rPr>
                <w:rFonts w:ascii="Arial" w:eastAsia="Malgun Gothic" w:hAnsi="Arial" w:cs="Arial"/>
                <w:sz w:val="21"/>
                <w:szCs w:val="21"/>
              </w:rPr>
              <w:t xml:space="preserve">. </w:t>
            </w:r>
            <w:r w:rsidRPr="00454CB9">
              <w:rPr>
                <w:rFonts w:ascii="Arial" w:eastAsia="Malgun Gothic" w:hAnsi="Arial" w:cs="Arial"/>
                <w:sz w:val="21"/>
                <w:szCs w:val="21"/>
              </w:rPr>
              <w:t>다만</w:t>
            </w:r>
            <w:r w:rsidRPr="00454CB9">
              <w:rPr>
                <w:rFonts w:ascii="Arial" w:eastAsia="Malgun Gothic" w:hAnsi="Arial" w:cs="Arial"/>
                <w:sz w:val="21"/>
                <w:szCs w:val="21"/>
              </w:rPr>
              <w:t xml:space="preserve">, </w:t>
            </w:r>
            <w:r w:rsidRPr="00454CB9">
              <w:rPr>
                <w:rFonts w:ascii="Arial" w:eastAsia="Malgun Gothic" w:hAnsi="Arial" w:cs="Arial"/>
                <w:sz w:val="21"/>
                <w:szCs w:val="21"/>
              </w:rPr>
              <w:t>육아휴직을</w:t>
            </w:r>
            <w:r w:rsidRPr="00454CB9">
              <w:rPr>
                <w:rFonts w:ascii="Arial" w:eastAsia="Malgun Gothic" w:hAnsi="Arial" w:cs="Arial"/>
                <w:sz w:val="21"/>
                <w:szCs w:val="21"/>
              </w:rPr>
              <w:t xml:space="preserve"> </w:t>
            </w:r>
            <w:r w:rsidRPr="00454CB9">
              <w:rPr>
                <w:rFonts w:ascii="Arial" w:eastAsia="Malgun Gothic" w:hAnsi="Arial" w:cs="Arial"/>
                <w:sz w:val="21"/>
                <w:szCs w:val="21"/>
              </w:rPr>
              <w:t>개시하고자</w:t>
            </w:r>
            <w:r w:rsidRPr="00454CB9">
              <w:rPr>
                <w:rFonts w:ascii="Arial" w:eastAsia="Malgun Gothic" w:hAnsi="Arial" w:cs="Arial"/>
                <w:sz w:val="21"/>
                <w:szCs w:val="21"/>
              </w:rPr>
              <w:t xml:space="preserve"> </w:t>
            </w:r>
            <w:r w:rsidRPr="00454CB9">
              <w:rPr>
                <w:rFonts w:ascii="Arial" w:eastAsia="Malgun Gothic" w:hAnsi="Arial" w:cs="Arial"/>
                <w:sz w:val="21"/>
                <w:szCs w:val="21"/>
              </w:rPr>
              <w:t>하는</w:t>
            </w:r>
            <w:r w:rsidRPr="00454CB9">
              <w:rPr>
                <w:rFonts w:ascii="Arial" w:eastAsia="Malgun Gothic" w:hAnsi="Arial" w:cs="Arial"/>
                <w:sz w:val="21"/>
                <w:szCs w:val="21"/>
              </w:rPr>
              <w:t xml:space="preserve"> </w:t>
            </w:r>
            <w:r w:rsidRPr="00454CB9">
              <w:rPr>
                <w:rFonts w:ascii="Arial" w:eastAsia="Malgun Gothic" w:hAnsi="Arial" w:cs="Arial"/>
                <w:sz w:val="21"/>
                <w:szCs w:val="21"/>
              </w:rPr>
              <w:t>날</w:t>
            </w:r>
            <w:r w:rsidRPr="00454CB9">
              <w:rPr>
                <w:rFonts w:ascii="Arial" w:eastAsia="Malgun Gothic" w:hAnsi="Arial" w:cs="Arial"/>
                <w:sz w:val="21"/>
                <w:szCs w:val="21"/>
              </w:rPr>
              <w:t xml:space="preserve"> </w:t>
            </w:r>
            <w:r w:rsidRPr="00454CB9">
              <w:rPr>
                <w:rFonts w:ascii="Arial" w:eastAsia="Malgun Gothic" w:hAnsi="Arial" w:cs="Arial"/>
                <w:sz w:val="21"/>
                <w:szCs w:val="21"/>
              </w:rPr>
              <w:t>이</w:t>
            </w:r>
            <w:r w:rsidRPr="00454CB9">
              <w:rPr>
                <w:rFonts w:ascii="Arial" w:eastAsia="Malgun Gothic" w:hAnsi="Arial" w:cs="Arial"/>
                <w:sz w:val="21"/>
                <w:szCs w:val="21"/>
              </w:rPr>
              <w:lastRenderedPageBreak/>
              <w:t>전에</w:t>
            </w:r>
            <w:r w:rsidRPr="00454CB9">
              <w:rPr>
                <w:rFonts w:ascii="Arial" w:eastAsia="Malgun Gothic" w:hAnsi="Arial" w:cs="Arial"/>
                <w:sz w:val="21"/>
                <w:szCs w:val="21"/>
              </w:rPr>
              <w:t xml:space="preserve"> </w:t>
            </w:r>
            <w:r w:rsidRPr="00454CB9">
              <w:rPr>
                <w:rFonts w:ascii="Arial" w:eastAsia="Malgun Gothic" w:hAnsi="Arial" w:cs="Arial"/>
                <w:sz w:val="21"/>
                <w:szCs w:val="21"/>
              </w:rPr>
              <w:t>계속</w:t>
            </w:r>
            <w:r w:rsidRPr="00454CB9">
              <w:rPr>
                <w:rFonts w:ascii="Arial" w:eastAsia="Malgun Gothic" w:hAnsi="Arial" w:cs="Arial"/>
                <w:sz w:val="21"/>
                <w:szCs w:val="21"/>
              </w:rPr>
              <w:t xml:space="preserve"> </w:t>
            </w:r>
            <w:r w:rsidRPr="00454CB9">
              <w:rPr>
                <w:rFonts w:ascii="Arial" w:eastAsia="Malgun Gothic" w:hAnsi="Arial" w:cs="Arial"/>
                <w:sz w:val="21"/>
                <w:szCs w:val="21"/>
              </w:rPr>
              <w:t>근로</w:t>
            </w:r>
            <w:r w:rsidRPr="00454CB9">
              <w:rPr>
                <w:rFonts w:ascii="Arial" w:eastAsia="Malgun Gothic" w:hAnsi="Arial" w:cs="Arial"/>
                <w:sz w:val="21"/>
                <w:szCs w:val="21"/>
              </w:rPr>
              <w:t xml:space="preserve"> </w:t>
            </w:r>
            <w:r w:rsidRPr="00454CB9">
              <w:rPr>
                <w:rFonts w:ascii="Arial" w:eastAsia="Malgun Gothic" w:hAnsi="Arial" w:cs="Arial"/>
                <w:sz w:val="21"/>
                <w:szCs w:val="21"/>
              </w:rPr>
              <w:t>기간이</w:t>
            </w:r>
            <w:r w:rsidRPr="00454CB9">
              <w:rPr>
                <w:rFonts w:ascii="Arial" w:eastAsia="Malgun Gothic" w:hAnsi="Arial" w:cs="Arial"/>
                <w:sz w:val="21"/>
                <w:szCs w:val="21"/>
              </w:rPr>
              <w:t xml:space="preserve"> 6</w:t>
            </w:r>
            <w:r w:rsidRPr="00454CB9">
              <w:rPr>
                <w:rFonts w:ascii="Arial" w:eastAsia="Malgun Gothic" w:hAnsi="Arial" w:cs="Arial"/>
                <w:sz w:val="21"/>
                <w:szCs w:val="21"/>
              </w:rPr>
              <w:t>개월</w:t>
            </w:r>
            <w:r w:rsidRPr="00454CB9">
              <w:rPr>
                <w:rFonts w:ascii="Arial" w:eastAsia="Malgun Gothic" w:hAnsi="Arial" w:cs="Arial"/>
                <w:sz w:val="21"/>
                <w:szCs w:val="21"/>
              </w:rPr>
              <w:t xml:space="preserve"> </w:t>
            </w:r>
            <w:r w:rsidRPr="00454CB9">
              <w:rPr>
                <w:rFonts w:ascii="Arial" w:eastAsia="Malgun Gothic" w:hAnsi="Arial" w:cs="Arial"/>
                <w:sz w:val="21"/>
                <w:szCs w:val="21"/>
              </w:rPr>
              <w:t>미만의</w:t>
            </w:r>
            <w:r w:rsidRPr="00454CB9">
              <w:rPr>
                <w:rFonts w:ascii="Arial" w:eastAsia="Malgun Gothic" w:hAnsi="Arial" w:cs="Arial"/>
                <w:sz w:val="21"/>
                <w:szCs w:val="21"/>
              </w:rPr>
              <w:t xml:space="preserve"> </w:t>
            </w:r>
            <w:r w:rsidRPr="00454CB9">
              <w:rPr>
                <w:rFonts w:ascii="Arial" w:eastAsia="Malgun Gothic" w:hAnsi="Arial" w:cs="Arial"/>
                <w:sz w:val="21"/>
                <w:szCs w:val="21"/>
              </w:rPr>
              <w:t>자</w:t>
            </w:r>
            <w:r w:rsidRPr="00454CB9">
              <w:rPr>
                <w:rFonts w:ascii="Arial" w:eastAsia="Malgun Gothic" w:hAnsi="Arial" w:cs="Arial"/>
                <w:sz w:val="21"/>
                <w:szCs w:val="21"/>
              </w:rPr>
              <w:t xml:space="preserve">, </w:t>
            </w:r>
            <w:r w:rsidRPr="00454CB9">
              <w:rPr>
                <w:rFonts w:ascii="Arial" w:eastAsia="Malgun Gothic" w:hAnsi="Arial" w:cs="Arial"/>
                <w:sz w:val="21"/>
                <w:szCs w:val="21"/>
              </w:rPr>
              <w:t>같은</w:t>
            </w:r>
            <w:r w:rsidRPr="00454CB9">
              <w:rPr>
                <w:rFonts w:ascii="Arial" w:eastAsia="Malgun Gothic" w:hAnsi="Arial" w:cs="Arial"/>
                <w:sz w:val="21"/>
                <w:szCs w:val="21"/>
              </w:rPr>
              <w:t xml:space="preserve"> </w:t>
            </w:r>
            <w:r w:rsidRPr="00454CB9">
              <w:rPr>
                <w:rFonts w:ascii="Arial" w:eastAsia="Malgun Gothic" w:hAnsi="Arial" w:cs="Arial"/>
                <w:sz w:val="21"/>
                <w:szCs w:val="21"/>
              </w:rPr>
              <w:t>영유아에</w:t>
            </w:r>
            <w:r w:rsidRPr="00454CB9">
              <w:rPr>
                <w:rFonts w:ascii="Arial" w:eastAsia="Malgun Gothic" w:hAnsi="Arial" w:cs="Arial"/>
                <w:sz w:val="21"/>
                <w:szCs w:val="21"/>
              </w:rPr>
              <w:t xml:space="preserve"> </w:t>
            </w:r>
            <w:r w:rsidRPr="00454CB9">
              <w:rPr>
                <w:rFonts w:ascii="Arial" w:eastAsia="Malgun Gothic" w:hAnsi="Arial" w:cs="Arial"/>
                <w:sz w:val="21"/>
                <w:szCs w:val="21"/>
              </w:rPr>
              <w:t>대하여</w:t>
            </w:r>
            <w:r w:rsidRPr="00454CB9">
              <w:rPr>
                <w:rFonts w:ascii="Arial" w:eastAsia="Malgun Gothic" w:hAnsi="Arial" w:cs="Arial"/>
                <w:sz w:val="21"/>
                <w:szCs w:val="21"/>
              </w:rPr>
              <w:t xml:space="preserve"> </w:t>
            </w:r>
            <w:r w:rsidRPr="00454CB9">
              <w:rPr>
                <w:rFonts w:ascii="Arial" w:eastAsia="Malgun Gothic" w:hAnsi="Arial" w:cs="Arial"/>
                <w:sz w:val="21"/>
                <w:szCs w:val="21"/>
              </w:rPr>
              <w:t>배우자가</w:t>
            </w:r>
            <w:r w:rsidRPr="00454CB9">
              <w:rPr>
                <w:rFonts w:ascii="Arial" w:eastAsia="Malgun Gothic" w:hAnsi="Arial" w:cs="Arial"/>
                <w:sz w:val="21"/>
                <w:szCs w:val="21"/>
              </w:rPr>
              <w:t xml:space="preserve"> </w:t>
            </w:r>
            <w:r w:rsidRPr="00454CB9">
              <w:rPr>
                <w:rFonts w:ascii="Arial" w:eastAsia="Malgun Gothic" w:hAnsi="Arial" w:cs="Arial"/>
                <w:sz w:val="21"/>
                <w:szCs w:val="21"/>
              </w:rPr>
              <w:t>육아휴직을</w:t>
            </w:r>
            <w:r w:rsidRPr="00454CB9">
              <w:rPr>
                <w:rFonts w:ascii="Arial" w:eastAsia="Malgun Gothic" w:hAnsi="Arial" w:cs="Arial"/>
                <w:sz w:val="21"/>
                <w:szCs w:val="21"/>
              </w:rPr>
              <w:t xml:space="preserve"> </w:t>
            </w:r>
            <w:r w:rsidRPr="00454CB9">
              <w:rPr>
                <w:rFonts w:ascii="Arial" w:eastAsia="Malgun Gothic" w:hAnsi="Arial" w:cs="Arial"/>
                <w:sz w:val="21"/>
                <w:szCs w:val="21"/>
              </w:rPr>
              <w:t>하고</w:t>
            </w:r>
            <w:r w:rsidRPr="00454CB9">
              <w:rPr>
                <w:rFonts w:ascii="Arial" w:eastAsia="Malgun Gothic" w:hAnsi="Arial" w:cs="Arial"/>
                <w:sz w:val="21"/>
                <w:szCs w:val="21"/>
              </w:rPr>
              <w:t xml:space="preserve"> </w:t>
            </w:r>
            <w:r w:rsidRPr="00454CB9">
              <w:rPr>
                <w:rFonts w:ascii="Arial" w:eastAsia="Malgun Gothic" w:hAnsi="Arial" w:cs="Arial"/>
                <w:sz w:val="21"/>
                <w:szCs w:val="21"/>
              </w:rPr>
              <w:t>있는</w:t>
            </w:r>
            <w:r w:rsidRPr="00454CB9">
              <w:rPr>
                <w:rFonts w:ascii="Arial" w:eastAsia="Malgun Gothic" w:hAnsi="Arial" w:cs="Arial"/>
                <w:sz w:val="21"/>
                <w:szCs w:val="21"/>
              </w:rPr>
              <w:t xml:space="preserve"> </w:t>
            </w:r>
            <w:r w:rsidRPr="00454CB9">
              <w:rPr>
                <w:rFonts w:ascii="Arial" w:eastAsia="Malgun Gothic" w:hAnsi="Arial" w:cs="Arial"/>
                <w:sz w:val="21"/>
                <w:szCs w:val="21"/>
              </w:rPr>
              <w:t>종업원에</w:t>
            </w:r>
            <w:r w:rsidRPr="00454CB9">
              <w:rPr>
                <w:rFonts w:ascii="Arial" w:eastAsia="Malgun Gothic" w:hAnsi="Arial" w:cs="Arial"/>
                <w:sz w:val="21"/>
                <w:szCs w:val="21"/>
              </w:rPr>
              <w:t xml:space="preserve"> </w:t>
            </w:r>
            <w:r w:rsidRPr="00454CB9">
              <w:rPr>
                <w:rFonts w:ascii="Arial" w:eastAsia="Malgun Gothic" w:hAnsi="Arial" w:cs="Arial"/>
                <w:sz w:val="21"/>
                <w:szCs w:val="21"/>
              </w:rPr>
              <w:t>대해서는</w:t>
            </w:r>
            <w:r w:rsidRPr="00454CB9">
              <w:rPr>
                <w:rFonts w:ascii="Arial" w:eastAsia="Malgun Gothic" w:hAnsi="Arial" w:cs="Arial"/>
                <w:sz w:val="21"/>
                <w:szCs w:val="21"/>
              </w:rPr>
              <w:t xml:space="preserve"> </w:t>
            </w:r>
            <w:r w:rsidRPr="00454CB9">
              <w:rPr>
                <w:rFonts w:ascii="Arial" w:eastAsia="Malgun Gothic" w:hAnsi="Arial" w:cs="Arial"/>
                <w:sz w:val="21"/>
                <w:szCs w:val="21"/>
              </w:rPr>
              <w:t>그러하지</w:t>
            </w:r>
            <w:r w:rsidRPr="00454CB9">
              <w:rPr>
                <w:rFonts w:ascii="Arial" w:eastAsia="Malgun Gothic" w:hAnsi="Arial" w:cs="Arial"/>
                <w:sz w:val="21"/>
                <w:szCs w:val="21"/>
              </w:rPr>
              <w:t xml:space="preserve"> </w:t>
            </w:r>
            <w:r w:rsidRPr="00454CB9">
              <w:rPr>
                <w:rFonts w:ascii="Arial" w:eastAsia="Malgun Gothic" w:hAnsi="Arial" w:cs="Arial"/>
                <w:sz w:val="21"/>
                <w:szCs w:val="21"/>
              </w:rPr>
              <w:t>아니하다</w:t>
            </w:r>
            <w:r w:rsidRPr="00454CB9">
              <w:rPr>
                <w:rFonts w:ascii="Arial" w:eastAsia="Malgun Gothic" w:hAnsi="Arial" w:cs="Arial"/>
                <w:sz w:val="21"/>
                <w:szCs w:val="21"/>
              </w:rPr>
              <w:t>.</w:t>
            </w:r>
          </w:p>
        </w:tc>
        <w:tc>
          <w:tcPr>
            <w:tcW w:w="1667" w:type="pct"/>
            <w:shd w:val="clear" w:color="auto" w:fill="auto"/>
          </w:tcPr>
          <w:p w14:paraId="7FC255AC" w14:textId="4B39BB4D" w:rsidR="00191727" w:rsidRPr="002A5E52" w:rsidRDefault="00191727" w:rsidP="00191727">
            <w:pPr>
              <w:pStyle w:val="af"/>
              <w:numPr>
                <w:ilvl w:val="0"/>
                <w:numId w:val="146"/>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lastRenderedPageBreak/>
              <w:t xml:space="preserve">Подача заявление на отпуск по уходу за ребенком в возрасте с 3 до 8 лет или до второго класса начальной школы (включая усыновленных детей). </w:t>
            </w:r>
          </w:p>
        </w:tc>
        <w:tc>
          <w:tcPr>
            <w:tcW w:w="1667" w:type="pct"/>
            <w:shd w:val="clear" w:color="auto" w:fill="auto"/>
          </w:tcPr>
          <w:p w14:paraId="5D5D9EC5" w14:textId="0812C857" w:rsidR="00191727" w:rsidRPr="00E17745" w:rsidRDefault="00191727" w:rsidP="00191727">
            <w:pPr>
              <w:pStyle w:val="af"/>
              <w:numPr>
                <w:ilvl w:val="0"/>
                <w:numId w:val="173"/>
              </w:numPr>
              <w:rPr>
                <w:rFonts w:ascii="Arial" w:eastAsia="Malgun Gothic" w:hAnsi="Arial" w:cs="Arial"/>
                <w:color w:val="000000"/>
                <w:sz w:val="21"/>
                <w:szCs w:val="21"/>
              </w:rPr>
            </w:pPr>
            <w:r w:rsidRPr="00E17745">
              <w:rPr>
                <w:rFonts w:ascii="Arial" w:eastAsia="Malgun Gothic" w:hAnsi="Arial" w:cs="Arial"/>
                <w:color w:val="000000"/>
                <w:sz w:val="21"/>
                <w:szCs w:val="21"/>
              </w:rPr>
              <w:t>Applying for parental leave from 3 to 8 years old or up to the second grade of primary school (including adopted children) (hereinafter - Leave).</w:t>
            </w:r>
          </w:p>
        </w:tc>
      </w:tr>
      <w:tr w:rsidR="00191727" w:rsidRPr="002A5E52" w14:paraId="11398E5B" w14:textId="77777777" w:rsidTr="00487147">
        <w:trPr>
          <w:trHeight w:val="156"/>
        </w:trPr>
        <w:tc>
          <w:tcPr>
            <w:tcW w:w="1666" w:type="pct"/>
          </w:tcPr>
          <w:p w14:paraId="63D047D3" w14:textId="273545D8" w:rsidR="00191727" w:rsidRPr="00454CB9" w:rsidDel="003133CD" w:rsidRDefault="00191727" w:rsidP="00191727">
            <w:pPr>
              <w:rPr>
                <w:rFonts w:ascii="Arial" w:eastAsia="Malgun Gothic" w:hAnsi="Arial" w:cs="Arial"/>
                <w:color w:val="000000"/>
                <w:sz w:val="21"/>
                <w:szCs w:val="21"/>
                <w:lang w:val="ru-RU"/>
              </w:rPr>
            </w:pPr>
            <w:r w:rsidRPr="00454CB9">
              <w:rPr>
                <w:rFonts w:ascii="Arial" w:eastAsia="Malgun Gothic" w:hAnsi="Arial" w:cs="Arial"/>
                <w:color w:val="000000"/>
                <w:sz w:val="21"/>
                <w:szCs w:val="21"/>
              </w:rPr>
              <w:t xml:space="preserve">2) </w:t>
            </w:r>
            <w:ins w:id="1104" w:author="Mia Choi" w:date="2021-07-26T16:09:00Z">
              <w:r w:rsidRPr="00454CB9">
                <w:rPr>
                  <w:rFonts w:ascii="Arial" w:eastAsia="Malgun Gothic" w:hAnsi="Arial" w:cs="Arial"/>
                  <w:color w:val="000000"/>
                  <w:sz w:val="21"/>
                  <w:szCs w:val="21"/>
                </w:rPr>
                <w:t>3</w:t>
              </w:r>
              <w:r w:rsidRPr="00454CB9">
                <w:rPr>
                  <w:rFonts w:ascii="Arial" w:eastAsia="Malgun Gothic" w:hAnsi="Arial" w:cs="Arial"/>
                  <w:color w:val="000000"/>
                  <w:sz w:val="21"/>
                  <w:szCs w:val="21"/>
                </w:rPr>
                <w:t>세</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이상</w:t>
              </w:r>
              <w:r w:rsidRPr="00454CB9">
                <w:rPr>
                  <w:rFonts w:ascii="Arial" w:eastAsia="Malgun Gothic" w:hAnsi="Arial" w:cs="Arial"/>
                  <w:color w:val="000000"/>
                  <w:sz w:val="21"/>
                  <w:szCs w:val="21"/>
                </w:rPr>
                <w:t xml:space="preserve"> 8</w:t>
              </w:r>
              <w:r w:rsidRPr="00454CB9">
                <w:rPr>
                  <w:rFonts w:ascii="Arial" w:eastAsia="Malgun Gothic" w:hAnsi="Arial" w:cs="Arial"/>
                  <w:color w:val="000000"/>
                  <w:sz w:val="21"/>
                  <w:szCs w:val="21"/>
                </w:rPr>
                <w:t>세</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이하의</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자녀</w:t>
              </w:r>
              <w:r w:rsidRPr="00454CB9">
                <w:rPr>
                  <w:rFonts w:ascii="Arial" w:eastAsia="Malgun Gothic" w:hAnsi="Arial" w:cs="Arial"/>
                  <w:color w:val="000000"/>
                  <w:sz w:val="21"/>
                  <w:szCs w:val="21"/>
                </w:rPr>
                <w:t xml:space="preserve"> </w:t>
              </w:r>
            </w:ins>
            <w:r w:rsidRPr="00454CB9">
              <w:rPr>
                <w:rFonts w:ascii="Arial" w:eastAsia="Malgun Gothic" w:hAnsi="Arial" w:cs="Arial"/>
                <w:color w:val="000000"/>
                <w:sz w:val="21"/>
                <w:szCs w:val="21"/>
              </w:rPr>
              <w:t>육아휴직의</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기간은</w:t>
            </w:r>
            <w:r w:rsidRPr="00454CB9">
              <w:rPr>
                <w:rFonts w:ascii="Arial" w:eastAsia="Malgun Gothic" w:hAnsi="Arial" w:cs="Arial"/>
                <w:color w:val="000000"/>
                <w:sz w:val="21"/>
                <w:szCs w:val="21"/>
              </w:rPr>
              <w:t xml:space="preserve"> 1</w:t>
            </w:r>
            <w:r w:rsidRPr="00454CB9">
              <w:rPr>
                <w:rFonts w:ascii="Arial" w:eastAsia="Malgun Gothic" w:hAnsi="Arial" w:cs="Arial"/>
                <w:color w:val="000000"/>
                <w:sz w:val="21"/>
                <w:szCs w:val="21"/>
              </w:rPr>
              <w:t>년</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이내로</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한다</w:t>
            </w:r>
            <w:r w:rsidRPr="00454CB9">
              <w:rPr>
                <w:rFonts w:ascii="Arial" w:eastAsia="Malgun Gothic" w:hAnsi="Arial" w:cs="Arial"/>
                <w:color w:val="000000"/>
                <w:sz w:val="21"/>
                <w:szCs w:val="21"/>
              </w:rPr>
              <w:t>.</w:t>
            </w:r>
          </w:p>
        </w:tc>
        <w:tc>
          <w:tcPr>
            <w:tcW w:w="1667" w:type="pct"/>
            <w:shd w:val="clear" w:color="auto" w:fill="auto"/>
          </w:tcPr>
          <w:p w14:paraId="486068CE" w14:textId="00D35643" w:rsidR="00191727" w:rsidRPr="002A5E52" w:rsidRDefault="00191727" w:rsidP="00191727">
            <w:pPr>
              <w:pStyle w:val="af"/>
              <w:numPr>
                <w:ilvl w:val="0"/>
                <w:numId w:val="173"/>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Однако это не относится к работникам, чьи супруги находятся в отпуске по уходу за одним и тем же ребенком или период их работы до предполагаемой даты начала отпуска по уходу за ребенком составляет менее шести месяцев.</w:t>
            </w:r>
          </w:p>
        </w:tc>
        <w:tc>
          <w:tcPr>
            <w:tcW w:w="1667" w:type="pct"/>
            <w:shd w:val="clear" w:color="auto" w:fill="auto"/>
          </w:tcPr>
          <w:p w14:paraId="35A18A0B" w14:textId="7EF7788F" w:rsidR="00191727" w:rsidRPr="00E17745" w:rsidRDefault="00191727" w:rsidP="00782CD8">
            <w:pPr>
              <w:pStyle w:val="af"/>
              <w:numPr>
                <w:ilvl w:val="0"/>
                <w:numId w:val="196"/>
              </w:numPr>
              <w:rPr>
                <w:rFonts w:ascii="Arial" w:eastAsia="Malgun Gothic" w:hAnsi="Arial" w:cs="Arial"/>
                <w:color w:val="000000"/>
                <w:sz w:val="21"/>
                <w:szCs w:val="21"/>
              </w:rPr>
            </w:pPr>
            <w:r w:rsidRPr="00E17745">
              <w:rPr>
                <w:rFonts w:ascii="Arial" w:eastAsia="Malgun Gothic" w:hAnsi="Arial" w:cs="Arial"/>
                <w:color w:val="000000"/>
                <w:sz w:val="21"/>
                <w:szCs w:val="21"/>
              </w:rPr>
              <w:t>However, this does not apply to employees whose spouses are on parental leave or have less than six months of work prior to the expected start date of parental leave.</w:t>
            </w:r>
          </w:p>
        </w:tc>
      </w:tr>
      <w:tr w:rsidR="00191727" w:rsidRPr="002A5E52" w14:paraId="5207495B" w14:textId="77777777" w:rsidTr="00487147">
        <w:trPr>
          <w:trHeight w:val="156"/>
        </w:trPr>
        <w:tc>
          <w:tcPr>
            <w:tcW w:w="1666" w:type="pct"/>
          </w:tcPr>
          <w:p w14:paraId="30B82B00" w14:textId="2EEEACA4" w:rsidR="00191727" w:rsidRPr="00454CB9" w:rsidDel="003133CD" w:rsidRDefault="00191727" w:rsidP="00191727">
            <w:pPr>
              <w:rPr>
                <w:rFonts w:ascii="Arial" w:eastAsia="Malgun Gothic" w:hAnsi="Arial" w:cs="Arial"/>
                <w:color w:val="000000"/>
                <w:sz w:val="21"/>
                <w:szCs w:val="21"/>
              </w:rPr>
            </w:pPr>
            <w:r w:rsidRPr="00454CB9">
              <w:rPr>
                <w:rFonts w:ascii="Arial" w:eastAsia="Malgun Gothic" w:hAnsi="Arial" w:cs="Arial"/>
                <w:color w:val="000000"/>
                <w:sz w:val="21"/>
                <w:szCs w:val="21"/>
              </w:rPr>
              <w:t xml:space="preserve">3) </w:t>
            </w:r>
            <w:r w:rsidRPr="00454CB9">
              <w:rPr>
                <w:rFonts w:ascii="Arial" w:eastAsia="Malgun Gothic" w:hAnsi="Arial" w:cs="Arial"/>
                <w:color w:val="000000"/>
                <w:sz w:val="21"/>
                <w:szCs w:val="21"/>
              </w:rPr>
              <w:t>육아휴직을</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이유로</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해고</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그</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밖의</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불리한</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처우를</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하여서는</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아니</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되며</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육아휴직</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기간</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동안은</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당해</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근로자를</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해고하지</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못한다</w:t>
            </w:r>
            <w:r w:rsidRPr="00454CB9">
              <w:rPr>
                <w:rFonts w:ascii="Arial" w:eastAsia="Malgun Gothic" w:hAnsi="Arial" w:cs="Arial"/>
                <w:color w:val="000000"/>
                <w:sz w:val="21"/>
                <w:szCs w:val="21"/>
              </w:rPr>
              <w:t xml:space="preserve">. </w:t>
            </w:r>
            <w:del w:id="1105" w:author="Mia Choi" w:date="2021-07-26T16:09:00Z">
              <w:r w:rsidRPr="00454CB9" w:rsidDel="008E5375">
                <w:rPr>
                  <w:rFonts w:ascii="Arial" w:eastAsia="Malgun Gothic" w:hAnsi="Arial" w:cs="Arial"/>
                  <w:color w:val="000000"/>
                  <w:sz w:val="21"/>
                  <w:szCs w:val="21"/>
                </w:rPr>
                <w:delText>다만</w:delText>
              </w:r>
              <w:r w:rsidRPr="00454CB9" w:rsidDel="008E5375">
                <w:rPr>
                  <w:rFonts w:ascii="Arial" w:eastAsia="Malgun Gothic" w:hAnsi="Arial" w:cs="Arial"/>
                  <w:color w:val="000000"/>
                  <w:sz w:val="21"/>
                  <w:szCs w:val="21"/>
                </w:rPr>
                <w:delText xml:space="preserve">, </w:delText>
              </w:r>
              <w:r w:rsidRPr="00454CB9" w:rsidDel="008E5375">
                <w:rPr>
                  <w:rFonts w:ascii="Arial" w:eastAsia="Malgun Gothic" w:hAnsi="Arial" w:cs="Arial"/>
                  <w:color w:val="000000"/>
                  <w:sz w:val="21"/>
                  <w:szCs w:val="21"/>
                </w:rPr>
                <w:delText>사업을</w:delText>
              </w:r>
              <w:r w:rsidRPr="00454CB9" w:rsidDel="008E5375">
                <w:rPr>
                  <w:rFonts w:ascii="Arial" w:eastAsia="Malgun Gothic" w:hAnsi="Arial" w:cs="Arial"/>
                  <w:color w:val="000000"/>
                  <w:sz w:val="21"/>
                  <w:szCs w:val="21"/>
                </w:rPr>
                <w:delText xml:space="preserve"> </w:delText>
              </w:r>
              <w:r w:rsidRPr="00454CB9" w:rsidDel="008E5375">
                <w:rPr>
                  <w:rFonts w:ascii="Arial" w:eastAsia="Malgun Gothic" w:hAnsi="Arial" w:cs="Arial"/>
                  <w:color w:val="000000"/>
                  <w:sz w:val="21"/>
                  <w:szCs w:val="21"/>
                </w:rPr>
                <w:delText>계속할</w:delText>
              </w:r>
              <w:r w:rsidRPr="00454CB9" w:rsidDel="008E5375">
                <w:rPr>
                  <w:rFonts w:ascii="Arial" w:eastAsia="Malgun Gothic" w:hAnsi="Arial" w:cs="Arial"/>
                  <w:color w:val="000000"/>
                  <w:sz w:val="21"/>
                  <w:szCs w:val="21"/>
                </w:rPr>
                <w:delText xml:space="preserve"> </w:delText>
              </w:r>
              <w:r w:rsidRPr="00454CB9" w:rsidDel="008E5375">
                <w:rPr>
                  <w:rFonts w:ascii="Arial" w:eastAsia="Malgun Gothic" w:hAnsi="Arial" w:cs="Arial"/>
                  <w:color w:val="000000"/>
                  <w:sz w:val="21"/>
                  <w:szCs w:val="21"/>
                </w:rPr>
                <w:delText>수</w:delText>
              </w:r>
              <w:r w:rsidRPr="00454CB9" w:rsidDel="008E5375">
                <w:rPr>
                  <w:rFonts w:ascii="Arial" w:eastAsia="Malgun Gothic" w:hAnsi="Arial" w:cs="Arial"/>
                  <w:color w:val="000000"/>
                  <w:sz w:val="21"/>
                  <w:szCs w:val="21"/>
                </w:rPr>
                <w:delText xml:space="preserve"> </w:delText>
              </w:r>
              <w:r w:rsidRPr="00454CB9" w:rsidDel="008E5375">
                <w:rPr>
                  <w:rFonts w:ascii="Arial" w:eastAsia="Malgun Gothic" w:hAnsi="Arial" w:cs="Arial"/>
                  <w:color w:val="000000"/>
                  <w:sz w:val="21"/>
                  <w:szCs w:val="21"/>
                </w:rPr>
                <w:delText>없는</w:delText>
              </w:r>
              <w:r w:rsidRPr="00454CB9" w:rsidDel="008E5375">
                <w:rPr>
                  <w:rFonts w:ascii="Arial" w:eastAsia="Malgun Gothic" w:hAnsi="Arial" w:cs="Arial"/>
                  <w:color w:val="000000"/>
                  <w:sz w:val="21"/>
                  <w:szCs w:val="21"/>
                </w:rPr>
                <w:delText xml:space="preserve"> </w:delText>
              </w:r>
              <w:r w:rsidRPr="00454CB9" w:rsidDel="008E5375">
                <w:rPr>
                  <w:rFonts w:ascii="Arial" w:eastAsia="Malgun Gothic" w:hAnsi="Arial" w:cs="Arial"/>
                  <w:color w:val="000000"/>
                  <w:sz w:val="21"/>
                  <w:szCs w:val="21"/>
                </w:rPr>
                <w:delText>경우는</w:delText>
              </w:r>
              <w:r w:rsidRPr="00454CB9" w:rsidDel="008E5375">
                <w:rPr>
                  <w:rFonts w:ascii="Arial" w:eastAsia="Malgun Gothic" w:hAnsi="Arial" w:cs="Arial"/>
                  <w:color w:val="000000"/>
                  <w:sz w:val="21"/>
                  <w:szCs w:val="21"/>
                </w:rPr>
                <w:delText xml:space="preserve"> </w:delText>
              </w:r>
              <w:r w:rsidRPr="00454CB9" w:rsidDel="008E5375">
                <w:rPr>
                  <w:rFonts w:ascii="Arial" w:eastAsia="Malgun Gothic" w:hAnsi="Arial" w:cs="Arial"/>
                  <w:color w:val="000000"/>
                  <w:sz w:val="21"/>
                  <w:szCs w:val="21"/>
                </w:rPr>
                <w:delText>그러하지</w:delText>
              </w:r>
              <w:r w:rsidRPr="00454CB9" w:rsidDel="008E5375">
                <w:rPr>
                  <w:rFonts w:ascii="Arial" w:eastAsia="Malgun Gothic" w:hAnsi="Arial" w:cs="Arial"/>
                  <w:color w:val="000000"/>
                  <w:sz w:val="21"/>
                  <w:szCs w:val="21"/>
                </w:rPr>
                <w:delText xml:space="preserve"> </w:delText>
              </w:r>
              <w:r w:rsidRPr="00454CB9" w:rsidDel="008E5375">
                <w:rPr>
                  <w:rFonts w:ascii="Arial" w:eastAsia="Malgun Gothic" w:hAnsi="Arial" w:cs="Arial"/>
                  <w:color w:val="000000"/>
                  <w:sz w:val="21"/>
                  <w:szCs w:val="21"/>
                </w:rPr>
                <w:delText>아니하다</w:delText>
              </w:r>
              <w:r w:rsidRPr="00454CB9" w:rsidDel="008E5375">
                <w:rPr>
                  <w:rFonts w:ascii="Arial" w:eastAsia="Malgun Gothic" w:hAnsi="Arial" w:cs="Arial"/>
                  <w:color w:val="000000"/>
                  <w:sz w:val="21"/>
                  <w:szCs w:val="21"/>
                </w:rPr>
                <w:delText>.</w:delText>
              </w:r>
            </w:del>
          </w:p>
        </w:tc>
        <w:tc>
          <w:tcPr>
            <w:tcW w:w="1667" w:type="pct"/>
            <w:shd w:val="clear" w:color="auto" w:fill="auto"/>
          </w:tcPr>
          <w:p w14:paraId="24565CF8" w14:textId="46A10149" w:rsidR="00191727" w:rsidRPr="002A5E52" w:rsidRDefault="00191727" w:rsidP="00782CD8">
            <w:pPr>
              <w:pStyle w:val="af"/>
              <w:numPr>
                <w:ilvl w:val="0"/>
                <w:numId w:val="196"/>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Отпуск по уходу за ребенком с 3 до 8 лет длится не более года.</w:t>
            </w:r>
          </w:p>
        </w:tc>
        <w:tc>
          <w:tcPr>
            <w:tcW w:w="1667" w:type="pct"/>
            <w:shd w:val="clear" w:color="auto" w:fill="auto"/>
          </w:tcPr>
          <w:p w14:paraId="203951E4" w14:textId="53A1A923" w:rsidR="00191727" w:rsidRPr="00E17745" w:rsidRDefault="00191727" w:rsidP="00782CD8">
            <w:pPr>
              <w:pStyle w:val="af"/>
              <w:numPr>
                <w:ilvl w:val="0"/>
                <w:numId w:val="197"/>
              </w:numPr>
              <w:rPr>
                <w:rFonts w:ascii="Arial" w:eastAsia="Malgun Gothic" w:hAnsi="Arial" w:cs="Arial"/>
                <w:color w:val="000000"/>
                <w:sz w:val="21"/>
                <w:szCs w:val="21"/>
              </w:rPr>
            </w:pPr>
            <w:r w:rsidRPr="00E17745">
              <w:rPr>
                <w:rFonts w:ascii="Arial" w:eastAsia="Malgun Gothic" w:hAnsi="Arial" w:cs="Arial"/>
                <w:color w:val="000000"/>
                <w:sz w:val="21"/>
                <w:szCs w:val="21"/>
              </w:rPr>
              <w:t>Parental leave from 3 to 8 years old lasts no more than a year.</w:t>
            </w:r>
          </w:p>
        </w:tc>
      </w:tr>
      <w:tr w:rsidR="006F04AE" w:rsidRPr="002A5E52" w14:paraId="2DBC4AE6" w14:textId="77777777" w:rsidTr="00487147">
        <w:trPr>
          <w:trHeight w:val="156"/>
        </w:trPr>
        <w:tc>
          <w:tcPr>
            <w:tcW w:w="1666" w:type="pct"/>
          </w:tcPr>
          <w:p w14:paraId="54A253FE" w14:textId="5941EC78" w:rsidR="006F04AE" w:rsidRPr="00454CB9" w:rsidRDefault="006F04AE" w:rsidP="006F04AE">
            <w:pPr>
              <w:ind w:left="210" w:hangingChars="100" w:hanging="210"/>
              <w:rPr>
                <w:rFonts w:ascii="Arial" w:eastAsia="Malgun Gothic" w:hAnsi="Arial" w:cs="Arial"/>
                <w:color w:val="000000"/>
                <w:sz w:val="21"/>
                <w:szCs w:val="21"/>
              </w:rPr>
            </w:pPr>
            <w:r w:rsidRPr="00454CB9">
              <w:rPr>
                <w:rFonts w:ascii="Arial" w:eastAsia="Malgun Gothic" w:hAnsi="Arial" w:cs="Arial"/>
                <w:color w:val="000000"/>
                <w:sz w:val="21"/>
                <w:szCs w:val="21"/>
              </w:rPr>
              <w:t xml:space="preserve">4) </w:t>
            </w:r>
            <w:ins w:id="1106" w:author="Mia Choi" w:date="2021-07-26T16:09:00Z">
              <w:r w:rsidRPr="00454CB9">
                <w:rPr>
                  <w:rFonts w:ascii="Arial" w:eastAsia="Malgun Gothic" w:hAnsi="Arial" w:cs="Arial"/>
                  <w:color w:val="000000"/>
                  <w:sz w:val="21"/>
                  <w:szCs w:val="21"/>
                </w:rPr>
                <w:t>만</w:t>
              </w:r>
              <w:r w:rsidRPr="00454CB9">
                <w:rPr>
                  <w:rFonts w:ascii="Arial" w:eastAsia="Malgun Gothic" w:hAnsi="Arial" w:cs="Arial"/>
                  <w:color w:val="000000"/>
                  <w:sz w:val="21"/>
                  <w:szCs w:val="21"/>
                </w:rPr>
                <w:t xml:space="preserve"> 3</w:t>
              </w:r>
              <w:r w:rsidRPr="00454CB9">
                <w:rPr>
                  <w:rFonts w:ascii="Arial" w:eastAsia="Malgun Gothic" w:hAnsi="Arial" w:cs="Arial"/>
                  <w:color w:val="000000"/>
                  <w:sz w:val="21"/>
                  <w:szCs w:val="21"/>
                </w:rPr>
                <w:t>세</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이상</w:t>
              </w:r>
              <w:r w:rsidRPr="00454CB9">
                <w:rPr>
                  <w:rFonts w:ascii="Arial" w:eastAsia="Malgun Gothic" w:hAnsi="Arial" w:cs="Arial"/>
                  <w:color w:val="000000"/>
                  <w:sz w:val="21"/>
                  <w:szCs w:val="21"/>
                </w:rPr>
                <w:t xml:space="preserve"> 8</w:t>
              </w:r>
              <w:r w:rsidRPr="00454CB9">
                <w:rPr>
                  <w:rFonts w:ascii="Arial" w:eastAsia="Malgun Gothic" w:hAnsi="Arial" w:cs="Arial"/>
                  <w:color w:val="000000"/>
                  <w:sz w:val="21"/>
                  <w:szCs w:val="21"/>
                </w:rPr>
                <w:t>세</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이하의</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자녀</w:t>
              </w:r>
              <w:r w:rsidRPr="00454CB9">
                <w:rPr>
                  <w:rFonts w:ascii="Arial" w:eastAsia="Malgun Gothic" w:hAnsi="Arial" w:cs="Arial"/>
                  <w:color w:val="000000"/>
                  <w:sz w:val="21"/>
                  <w:szCs w:val="21"/>
                </w:rPr>
                <w:t xml:space="preserve"> </w:t>
              </w:r>
            </w:ins>
            <w:r w:rsidRPr="00454CB9">
              <w:rPr>
                <w:rFonts w:ascii="Arial" w:eastAsia="Malgun Gothic" w:hAnsi="Arial" w:cs="Arial"/>
                <w:color w:val="000000"/>
                <w:sz w:val="21"/>
                <w:szCs w:val="21"/>
              </w:rPr>
              <w:t>육아휴직</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종료</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후에는</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휴직</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전과</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동일한</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업무</w:t>
            </w:r>
            <w:del w:id="1107" w:author="Mia Choi" w:date="2021-07-26T16:11:00Z">
              <w:r w:rsidRPr="00454CB9" w:rsidDel="008E5375">
                <w:rPr>
                  <w:rFonts w:ascii="Arial" w:eastAsia="Malgun Gothic" w:hAnsi="Arial" w:cs="Arial"/>
                  <w:color w:val="000000"/>
                  <w:sz w:val="21"/>
                  <w:szCs w:val="21"/>
                </w:rPr>
                <w:delText xml:space="preserve"> </w:delText>
              </w:r>
              <w:r w:rsidRPr="00454CB9" w:rsidDel="008E5375">
                <w:rPr>
                  <w:rFonts w:ascii="Arial" w:eastAsia="Malgun Gothic" w:hAnsi="Arial" w:cs="Arial"/>
                  <w:color w:val="000000"/>
                  <w:sz w:val="21"/>
                  <w:szCs w:val="21"/>
                </w:rPr>
                <w:delText>또는</w:delText>
              </w:r>
              <w:r w:rsidRPr="00454CB9" w:rsidDel="008E5375">
                <w:rPr>
                  <w:rFonts w:ascii="Arial" w:eastAsia="Malgun Gothic" w:hAnsi="Arial" w:cs="Arial"/>
                  <w:color w:val="000000"/>
                  <w:sz w:val="21"/>
                  <w:szCs w:val="21"/>
                </w:rPr>
                <w:delText xml:space="preserve"> </w:delText>
              </w:r>
              <w:r w:rsidRPr="00454CB9" w:rsidDel="008E5375">
                <w:rPr>
                  <w:rFonts w:ascii="Arial" w:eastAsia="Malgun Gothic" w:hAnsi="Arial" w:cs="Arial"/>
                  <w:color w:val="000000"/>
                  <w:sz w:val="21"/>
                  <w:szCs w:val="21"/>
                </w:rPr>
                <w:delText>동등한</w:delText>
              </w:r>
              <w:r w:rsidRPr="00454CB9" w:rsidDel="008E5375">
                <w:rPr>
                  <w:rFonts w:ascii="Arial" w:eastAsia="Malgun Gothic" w:hAnsi="Arial" w:cs="Arial"/>
                  <w:color w:val="000000"/>
                  <w:sz w:val="21"/>
                  <w:szCs w:val="21"/>
                </w:rPr>
                <w:delText xml:space="preserve"> </w:delText>
              </w:r>
              <w:r w:rsidRPr="00454CB9" w:rsidDel="008E5375">
                <w:rPr>
                  <w:rFonts w:ascii="Arial" w:eastAsia="Malgun Gothic" w:hAnsi="Arial" w:cs="Arial"/>
                  <w:color w:val="000000"/>
                  <w:sz w:val="21"/>
                  <w:szCs w:val="21"/>
                </w:rPr>
                <w:delText>수준의</w:delText>
              </w:r>
              <w:r w:rsidRPr="00454CB9" w:rsidDel="008E5375">
                <w:rPr>
                  <w:rFonts w:ascii="Arial" w:eastAsia="Malgun Gothic" w:hAnsi="Arial" w:cs="Arial"/>
                  <w:color w:val="000000"/>
                  <w:sz w:val="21"/>
                  <w:szCs w:val="21"/>
                </w:rPr>
                <w:delText xml:space="preserve"> </w:delText>
              </w:r>
              <w:r w:rsidRPr="00454CB9" w:rsidDel="008E5375">
                <w:rPr>
                  <w:rFonts w:ascii="Arial" w:eastAsia="Malgun Gothic" w:hAnsi="Arial" w:cs="Arial"/>
                  <w:color w:val="000000"/>
                  <w:sz w:val="21"/>
                  <w:szCs w:val="21"/>
                </w:rPr>
                <w:delText>임금을</w:delText>
              </w:r>
              <w:r w:rsidRPr="00454CB9" w:rsidDel="008E5375">
                <w:rPr>
                  <w:rFonts w:ascii="Arial" w:eastAsia="Malgun Gothic" w:hAnsi="Arial" w:cs="Arial"/>
                  <w:color w:val="000000"/>
                  <w:sz w:val="21"/>
                  <w:szCs w:val="21"/>
                </w:rPr>
                <w:delText xml:space="preserve"> </w:delText>
              </w:r>
              <w:r w:rsidRPr="00454CB9" w:rsidDel="008E5375">
                <w:rPr>
                  <w:rFonts w:ascii="Arial" w:eastAsia="Malgun Gothic" w:hAnsi="Arial" w:cs="Arial"/>
                  <w:color w:val="000000"/>
                  <w:sz w:val="21"/>
                  <w:szCs w:val="21"/>
                </w:rPr>
                <w:delText>지급하는</w:delText>
              </w:r>
              <w:r w:rsidRPr="00454CB9" w:rsidDel="008E5375">
                <w:rPr>
                  <w:rFonts w:ascii="Arial" w:eastAsia="Malgun Gothic" w:hAnsi="Arial" w:cs="Arial"/>
                  <w:color w:val="000000"/>
                  <w:sz w:val="21"/>
                  <w:szCs w:val="21"/>
                </w:rPr>
                <w:delText xml:space="preserve"> </w:delText>
              </w:r>
              <w:r w:rsidRPr="00454CB9" w:rsidDel="008E5375">
                <w:rPr>
                  <w:rFonts w:ascii="Arial" w:eastAsia="Malgun Gothic" w:hAnsi="Arial" w:cs="Arial"/>
                  <w:color w:val="000000"/>
                  <w:sz w:val="21"/>
                  <w:szCs w:val="21"/>
                </w:rPr>
                <w:delText>직무</w:delText>
              </w:r>
            </w:del>
            <w:r w:rsidRPr="00454CB9">
              <w:rPr>
                <w:rFonts w:ascii="Arial" w:eastAsia="Malgun Gothic" w:hAnsi="Arial" w:cs="Arial"/>
                <w:color w:val="000000"/>
                <w:sz w:val="21"/>
                <w:szCs w:val="21"/>
              </w:rPr>
              <w:t>에</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복귀시켜야</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하며</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육아휴직기간은</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근속기간에</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포함한다</w:t>
            </w:r>
            <w:r w:rsidRPr="00454CB9">
              <w:rPr>
                <w:rFonts w:ascii="Arial" w:eastAsia="Malgun Gothic" w:hAnsi="Arial" w:cs="Arial"/>
                <w:color w:val="000000"/>
                <w:sz w:val="21"/>
                <w:szCs w:val="21"/>
              </w:rPr>
              <w:t>.</w:t>
            </w:r>
          </w:p>
        </w:tc>
        <w:tc>
          <w:tcPr>
            <w:tcW w:w="1667" w:type="pct"/>
            <w:shd w:val="clear" w:color="auto" w:fill="auto"/>
          </w:tcPr>
          <w:p w14:paraId="727D221E" w14:textId="29BB2929" w:rsidR="006F04AE" w:rsidRPr="002A5E52" w:rsidRDefault="006F04AE" w:rsidP="00782CD8">
            <w:pPr>
              <w:pStyle w:val="af"/>
              <w:numPr>
                <w:ilvl w:val="0"/>
                <w:numId w:val="197"/>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 xml:space="preserve">В период отпуска по уходу за ребенком с 3 до 8 лет Работник не может быть уволен с работы или подвергнут иным дисциплинарным мерам. </w:t>
            </w:r>
          </w:p>
        </w:tc>
        <w:tc>
          <w:tcPr>
            <w:tcW w:w="1667" w:type="pct"/>
            <w:shd w:val="clear" w:color="auto" w:fill="auto"/>
          </w:tcPr>
          <w:p w14:paraId="5CC6465D" w14:textId="06BDFAE1" w:rsidR="002800CC" w:rsidRPr="00E17745" w:rsidRDefault="002800CC" w:rsidP="00782CD8">
            <w:pPr>
              <w:pStyle w:val="af"/>
              <w:numPr>
                <w:ilvl w:val="0"/>
                <w:numId w:val="198"/>
              </w:numPr>
              <w:rPr>
                <w:rFonts w:ascii="Arial" w:eastAsia="Malgun Gothic" w:hAnsi="Arial" w:cs="Arial"/>
                <w:color w:val="000000"/>
                <w:sz w:val="21"/>
                <w:szCs w:val="21"/>
              </w:rPr>
            </w:pPr>
            <w:r w:rsidRPr="00E17745">
              <w:rPr>
                <w:rFonts w:ascii="Arial" w:eastAsia="Malgun Gothic" w:hAnsi="Arial" w:cs="Arial"/>
                <w:color w:val="000000"/>
                <w:sz w:val="21"/>
                <w:szCs w:val="21"/>
              </w:rPr>
              <w:t>After the end of the parental leave from 3 to 8 years old, the Employee must return to the same position in the Company as before the current vacation, and the period of parental leave is included in the length of service.</w:t>
            </w:r>
          </w:p>
          <w:p w14:paraId="4592D9DA" w14:textId="77777777" w:rsidR="006F04AE" w:rsidRPr="00E17745" w:rsidRDefault="006F04AE" w:rsidP="006F04AE">
            <w:pPr>
              <w:rPr>
                <w:rFonts w:ascii="Arial" w:eastAsia="Malgun Gothic" w:hAnsi="Arial" w:cs="Arial"/>
                <w:color w:val="000000"/>
                <w:sz w:val="21"/>
                <w:szCs w:val="21"/>
              </w:rPr>
            </w:pPr>
          </w:p>
        </w:tc>
      </w:tr>
      <w:tr w:rsidR="00743EF3" w:rsidRPr="002A5E52" w14:paraId="46512317" w14:textId="77777777" w:rsidTr="00487147">
        <w:trPr>
          <w:trHeight w:val="156"/>
        </w:trPr>
        <w:tc>
          <w:tcPr>
            <w:tcW w:w="1666" w:type="pct"/>
          </w:tcPr>
          <w:p w14:paraId="4C40CAB0" w14:textId="62D9172A" w:rsidR="00743EF3" w:rsidRPr="00454CB9" w:rsidRDefault="00743EF3" w:rsidP="00743EF3">
            <w:pPr>
              <w:ind w:left="210" w:hangingChars="100" w:hanging="210"/>
              <w:rPr>
                <w:rFonts w:ascii="Arial" w:eastAsia="Malgun Gothic" w:hAnsi="Arial" w:cs="Arial"/>
                <w:color w:val="000000"/>
                <w:sz w:val="21"/>
                <w:szCs w:val="21"/>
              </w:rPr>
            </w:pPr>
            <w:del w:id="1108" w:author="Mia Choi" w:date="2021-07-26T16:11:00Z">
              <w:r w:rsidRPr="00454CB9" w:rsidDel="008E5375">
                <w:rPr>
                  <w:rFonts w:ascii="Arial" w:eastAsia="Malgun Gothic" w:hAnsi="Arial" w:cs="Arial"/>
                  <w:color w:val="000000"/>
                  <w:sz w:val="21"/>
                  <w:szCs w:val="21"/>
                </w:rPr>
                <w:delText xml:space="preserve">5) </w:delText>
              </w:r>
              <w:r w:rsidRPr="00454CB9" w:rsidDel="008E5375">
                <w:rPr>
                  <w:rFonts w:ascii="Arial" w:eastAsia="Malgun Gothic" w:hAnsi="Arial" w:cs="Arial"/>
                  <w:color w:val="000000"/>
                  <w:sz w:val="21"/>
                  <w:szCs w:val="21"/>
                </w:rPr>
                <w:delText>육아휴직</w:delText>
              </w:r>
              <w:r w:rsidRPr="00454CB9" w:rsidDel="008E5375">
                <w:rPr>
                  <w:rFonts w:ascii="Arial" w:eastAsia="Malgun Gothic" w:hAnsi="Arial" w:cs="Arial"/>
                  <w:color w:val="000000"/>
                  <w:sz w:val="21"/>
                  <w:szCs w:val="21"/>
                </w:rPr>
                <w:delText xml:space="preserve"> </w:delText>
              </w:r>
              <w:r w:rsidRPr="00454CB9" w:rsidDel="008E5375">
                <w:rPr>
                  <w:rFonts w:ascii="Arial" w:eastAsia="Malgun Gothic" w:hAnsi="Arial" w:cs="Arial"/>
                  <w:color w:val="000000"/>
                  <w:sz w:val="21"/>
                  <w:szCs w:val="21"/>
                </w:rPr>
                <w:delText>복직</w:delText>
              </w:r>
              <w:r w:rsidRPr="00454CB9" w:rsidDel="008E5375">
                <w:rPr>
                  <w:rFonts w:ascii="Arial" w:eastAsia="Malgun Gothic" w:hAnsi="Arial" w:cs="Arial"/>
                  <w:color w:val="000000"/>
                  <w:sz w:val="21"/>
                  <w:szCs w:val="21"/>
                </w:rPr>
                <w:delText xml:space="preserve"> </w:delText>
              </w:r>
              <w:r w:rsidRPr="00454CB9" w:rsidDel="008E5375">
                <w:rPr>
                  <w:rFonts w:ascii="Arial" w:eastAsia="Malgun Gothic" w:hAnsi="Arial" w:cs="Arial"/>
                  <w:color w:val="000000"/>
                  <w:sz w:val="21"/>
                  <w:szCs w:val="21"/>
                </w:rPr>
                <w:delText>시</w:delText>
              </w:r>
              <w:r w:rsidRPr="00454CB9" w:rsidDel="008E5375">
                <w:rPr>
                  <w:rFonts w:ascii="Arial" w:eastAsia="Malgun Gothic" w:hAnsi="Arial" w:cs="Arial"/>
                  <w:color w:val="000000"/>
                  <w:sz w:val="21"/>
                  <w:szCs w:val="21"/>
                </w:rPr>
                <w:delText xml:space="preserve"> </w:delText>
              </w:r>
              <w:r w:rsidRPr="00454CB9" w:rsidDel="008E5375">
                <w:rPr>
                  <w:rFonts w:ascii="Arial" w:eastAsia="Malgun Gothic" w:hAnsi="Arial" w:cs="Arial"/>
                  <w:color w:val="000000"/>
                  <w:sz w:val="21"/>
                  <w:szCs w:val="21"/>
                </w:rPr>
                <w:delText>쓸</w:delText>
              </w:r>
              <w:r w:rsidRPr="00454CB9" w:rsidDel="008E5375">
                <w:rPr>
                  <w:rFonts w:ascii="Arial" w:eastAsia="Malgun Gothic" w:hAnsi="Arial" w:cs="Arial"/>
                  <w:color w:val="000000"/>
                  <w:sz w:val="21"/>
                  <w:szCs w:val="21"/>
                </w:rPr>
                <w:delText xml:space="preserve"> </w:delText>
              </w:r>
              <w:r w:rsidRPr="00454CB9" w:rsidDel="008E5375">
                <w:rPr>
                  <w:rFonts w:ascii="Arial" w:eastAsia="Malgun Gothic" w:hAnsi="Arial" w:cs="Arial"/>
                  <w:color w:val="000000"/>
                  <w:sz w:val="21"/>
                  <w:szCs w:val="21"/>
                </w:rPr>
                <w:delText>수</w:delText>
              </w:r>
              <w:r w:rsidRPr="00454CB9" w:rsidDel="008E5375">
                <w:rPr>
                  <w:rFonts w:ascii="Arial" w:eastAsia="Malgun Gothic" w:hAnsi="Arial" w:cs="Arial"/>
                  <w:color w:val="000000"/>
                  <w:sz w:val="21"/>
                  <w:szCs w:val="21"/>
                </w:rPr>
                <w:delText xml:space="preserve"> </w:delText>
              </w:r>
              <w:r w:rsidRPr="00454CB9" w:rsidDel="008E5375">
                <w:rPr>
                  <w:rFonts w:ascii="Arial" w:eastAsia="Malgun Gothic" w:hAnsi="Arial" w:cs="Arial"/>
                  <w:color w:val="000000"/>
                  <w:sz w:val="21"/>
                  <w:szCs w:val="21"/>
                </w:rPr>
                <w:delText>있는</w:delText>
              </w:r>
              <w:r w:rsidRPr="00454CB9" w:rsidDel="008E5375">
                <w:rPr>
                  <w:rFonts w:ascii="Arial" w:eastAsia="Malgun Gothic" w:hAnsi="Arial" w:cs="Arial"/>
                  <w:color w:val="000000"/>
                  <w:sz w:val="21"/>
                  <w:szCs w:val="21"/>
                </w:rPr>
                <w:delText xml:space="preserve"> </w:delText>
              </w:r>
              <w:r w:rsidRPr="00454CB9" w:rsidDel="008E5375">
                <w:rPr>
                  <w:rFonts w:ascii="Arial" w:eastAsia="Malgun Gothic" w:hAnsi="Arial" w:cs="Arial"/>
                  <w:color w:val="000000"/>
                  <w:sz w:val="21"/>
                  <w:szCs w:val="21"/>
                </w:rPr>
                <w:delText>연차유급휴가일수는</w:delText>
              </w:r>
              <w:r w:rsidRPr="00454CB9" w:rsidDel="008E5375">
                <w:rPr>
                  <w:rFonts w:ascii="Arial" w:eastAsia="Malgun Gothic" w:hAnsi="Arial" w:cs="Arial"/>
                  <w:color w:val="000000"/>
                  <w:sz w:val="21"/>
                  <w:szCs w:val="21"/>
                </w:rPr>
                <w:delText xml:space="preserve"> </w:delText>
              </w:r>
              <w:r w:rsidRPr="00454CB9" w:rsidDel="008E5375">
                <w:rPr>
                  <w:rFonts w:ascii="Arial" w:eastAsia="Malgun Gothic" w:hAnsi="Arial" w:cs="Arial"/>
                  <w:color w:val="000000"/>
                  <w:sz w:val="21"/>
                  <w:szCs w:val="21"/>
                </w:rPr>
                <w:delText>휴직</w:delText>
              </w:r>
              <w:r w:rsidRPr="00454CB9" w:rsidDel="008E5375">
                <w:rPr>
                  <w:rFonts w:ascii="Arial" w:eastAsia="Malgun Gothic" w:hAnsi="Arial" w:cs="Arial"/>
                  <w:color w:val="000000"/>
                  <w:sz w:val="21"/>
                  <w:szCs w:val="21"/>
                </w:rPr>
                <w:delText xml:space="preserve"> </w:delText>
              </w:r>
              <w:r w:rsidRPr="00454CB9" w:rsidDel="008E5375">
                <w:rPr>
                  <w:rFonts w:ascii="Arial" w:eastAsia="Malgun Gothic" w:hAnsi="Arial" w:cs="Arial"/>
                  <w:color w:val="000000"/>
                  <w:sz w:val="21"/>
                  <w:szCs w:val="21"/>
                </w:rPr>
                <w:delText>전</w:delText>
              </w:r>
              <w:r w:rsidRPr="00454CB9" w:rsidDel="008E5375">
                <w:rPr>
                  <w:rFonts w:ascii="Arial" w:eastAsia="Malgun Gothic" w:hAnsi="Arial" w:cs="Arial"/>
                  <w:color w:val="000000"/>
                  <w:sz w:val="21"/>
                  <w:szCs w:val="21"/>
                </w:rPr>
                <w:delText xml:space="preserve"> </w:delText>
              </w:r>
              <w:r w:rsidRPr="00454CB9" w:rsidDel="008E5375">
                <w:rPr>
                  <w:rFonts w:ascii="Arial" w:eastAsia="Malgun Gothic" w:hAnsi="Arial" w:cs="Arial"/>
                  <w:color w:val="000000"/>
                  <w:sz w:val="21"/>
                  <w:szCs w:val="21"/>
                </w:rPr>
                <w:delText>출근기간과</w:delText>
              </w:r>
              <w:r w:rsidRPr="00454CB9" w:rsidDel="008E5375">
                <w:rPr>
                  <w:rFonts w:ascii="Arial" w:eastAsia="Malgun Gothic" w:hAnsi="Arial" w:cs="Arial"/>
                  <w:color w:val="000000"/>
                  <w:sz w:val="21"/>
                  <w:szCs w:val="21"/>
                </w:rPr>
                <w:delText xml:space="preserve"> </w:delText>
              </w:r>
              <w:r w:rsidRPr="00454CB9" w:rsidDel="008E5375">
                <w:rPr>
                  <w:rFonts w:ascii="Arial" w:eastAsia="Malgun Gothic" w:hAnsi="Arial" w:cs="Arial"/>
                  <w:color w:val="000000"/>
                  <w:sz w:val="21"/>
                  <w:szCs w:val="21"/>
                </w:rPr>
                <w:delText>휴직기간을</w:delText>
              </w:r>
              <w:r w:rsidRPr="00454CB9" w:rsidDel="008E5375">
                <w:rPr>
                  <w:rFonts w:ascii="Arial" w:eastAsia="Malgun Gothic" w:hAnsi="Arial" w:cs="Arial"/>
                  <w:color w:val="000000"/>
                  <w:sz w:val="21"/>
                  <w:szCs w:val="21"/>
                </w:rPr>
                <w:delText xml:space="preserve"> </w:delText>
              </w:r>
              <w:r w:rsidRPr="00454CB9" w:rsidDel="008E5375">
                <w:rPr>
                  <w:rFonts w:ascii="Arial" w:eastAsia="Malgun Gothic" w:hAnsi="Arial" w:cs="Arial"/>
                  <w:color w:val="000000"/>
                  <w:sz w:val="21"/>
                  <w:szCs w:val="21"/>
                </w:rPr>
                <w:delText>합한</w:delText>
              </w:r>
              <w:r w:rsidRPr="00454CB9" w:rsidDel="008E5375">
                <w:rPr>
                  <w:rFonts w:ascii="Arial" w:eastAsia="Malgun Gothic" w:hAnsi="Arial" w:cs="Arial"/>
                  <w:color w:val="000000"/>
                  <w:sz w:val="21"/>
                  <w:szCs w:val="21"/>
                </w:rPr>
                <w:delText xml:space="preserve"> 1</w:delText>
              </w:r>
              <w:r w:rsidRPr="00454CB9" w:rsidDel="008E5375">
                <w:rPr>
                  <w:rFonts w:ascii="Arial" w:eastAsia="Malgun Gothic" w:hAnsi="Arial" w:cs="Arial"/>
                  <w:color w:val="000000"/>
                  <w:sz w:val="21"/>
                  <w:szCs w:val="21"/>
                </w:rPr>
                <w:delText>년간의</w:delText>
              </w:r>
              <w:r w:rsidRPr="00454CB9" w:rsidDel="008E5375">
                <w:rPr>
                  <w:rFonts w:ascii="Arial" w:eastAsia="Malgun Gothic" w:hAnsi="Arial" w:cs="Arial"/>
                  <w:color w:val="000000"/>
                  <w:sz w:val="21"/>
                  <w:szCs w:val="21"/>
                </w:rPr>
                <w:delText xml:space="preserve"> </w:delText>
              </w:r>
              <w:r w:rsidRPr="00454CB9" w:rsidDel="008E5375">
                <w:rPr>
                  <w:rFonts w:ascii="Arial" w:eastAsia="Malgun Gothic" w:hAnsi="Arial" w:cs="Arial"/>
                  <w:color w:val="000000"/>
                  <w:sz w:val="21"/>
                  <w:szCs w:val="21"/>
                </w:rPr>
                <w:delText>출근율에</w:delText>
              </w:r>
              <w:r w:rsidRPr="00454CB9" w:rsidDel="008E5375">
                <w:rPr>
                  <w:rFonts w:ascii="Arial" w:eastAsia="Malgun Gothic" w:hAnsi="Arial" w:cs="Arial"/>
                  <w:color w:val="000000"/>
                  <w:sz w:val="21"/>
                  <w:szCs w:val="21"/>
                </w:rPr>
                <w:delText xml:space="preserve"> </w:delText>
              </w:r>
              <w:r w:rsidRPr="00454CB9" w:rsidDel="008E5375">
                <w:rPr>
                  <w:rFonts w:ascii="Arial" w:eastAsia="Malgun Gothic" w:hAnsi="Arial" w:cs="Arial"/>
                  <w:color w:val="000000"/>
                  <w:sz w:val="21"/>
                  <w:szCs w:val="21"/>
                </w:rPr>
                <w:delText>따라</w:delText>
              </w:r>
              <w:r w:rsidRPr="00454CB9" w:rsidDel="008E5375">
                <w:rPr>
                  <w:rFonts w:ascii="Arial" w:eastAsia="Malgun Gothic" w:hAnsi="Arial" w:cs="Arial"/>
                  <w:color w:val="000000"/>
                  <w:sz w:val="21"/>
                  <w:szCs w:val="21"/>
                </w:rPr>
                <w:delText xml:space="preserve"> </w:delText>
              </w:r>
              <w:r w:rsidRPr="00454CB9" w:rsidDel="008E5375">
                <w:rPr>
                  <w:rFonts w:ascii="Arial" w:eastAsia="Malgun Gothic" w:hAnsi="Arial" w:cs="Arial"/>
                  <w:color w:val="000000"/>
                  <w:sz w:val="21"/>
                  <w:szCs w:val="21"/>
                </w:rPr>
                <w:delText>산정한다</w:delText>
              </w:r>
              <w:r w:rsidRPr="00454CB9" w:rsidDel="008E5375">
                <w:rPr>
                  <w:rFonts w:ascii="Arial" w:eastAsia="Malgun Gothic" w:hAnsi="Arial" w:cs="Arial"/>
                  <w:color w:val="000000"/>
                  <w:sz w:val="21"/>
                  <w:szCs w:val="21"/>
                </w:rPr>
                <w:delText>.</w:delText>
              </w:r>
            </w:del>
          </w:p>
        </w:tc>
        <w:tc>
          <w:tcPr>
            <w:tcW w:w="1667" w:type="pct"/>
            <w:shd w:val="clear" w:color="auto" w:fill="auto"/>
          </w:tcPr>
          <w:p w14:paraId="6CACA571" w14:textId="77777777" w:rsidR="00743EF3" w:rsidRPr="00E17745" w:rsidRDefault="00743EF3" w:rsidP="00436168">
            <w:pPr>
              <w:rPr>
                <w:rFonts w:ascii="Arial" w:eastAsia="Malgun Gothic" w:hAnsi="Arial" w:cs="Arial"/>
                <w:color w:val="000000"/>
                <w:sz w:val="21"/>
                <w:szCs w:val="21"/>
              </w:rPr>
            </w:pPr>
          </w:p>
        </w:tc>
        <w:tc>
          <w:tcPr>
            <w:tcW w:w="1667" w:type="pct"/>
            <w:shd w:val="clear" w:color="auto" w:fill="auto"/>
          </w:tcPr>
          <w:p w14:paraId="3653C248" w14:textId="77777777" w:rsidR="00743EF3" w:rsidRPr="00E17745" w:rsidRDefault="00743EF3" w:rsidP="00436168">
            <w:pPr>
              <w:rPr>
                <w:rFonts w:ascii="Arial" w:eastAsia="Malgun Gothic" w:hAnsi="Arial" w:cs="Arial"/>
                <w:color w:val="000000"/>
                <w:sz w:val="21"/>
                <w:szCs w:val="21"/>
              </w:rPr>
            </w:pPr>
          </w:p>
        </w:tc>
      </w:tr>
      <w:tr w:rsidR="006F04AE" w:rsidRPr="002A5E52" w14:paraId="2DC6734F" w14:textId="77777777" w:rsidTr="00487147">
        <w:trPr>
          <w:trHeight w:val="156"/>
        </w:trPr>
        <w:tc>
          <w:tcPr>
            <w:tcW w:w="1666" w:type="pct"/>
          </w:tcPr>
          <w:p w14:paraId="14BE3705" w14:textId="57EC6B77" w:rsidR="006F04AE" w:rsidRPr="00454CB9" w:rsidDel="008E5375" w:rsidRDefault="006F04AE" w:rsidP="006F04AE">
            <w:pPr>
              <w:ind w:left="136" w:hangingChars="65" w:hanging="136"/>
              <w:rPr>
                <w:rFonts w:ascii="Arial" w:eastAsia="Malgun Gothic" w:hAnsi="Arial" w:cs="Arial"/>
                <w:color w:val="000000"/>
                <w:sz w:val="21"/>
                <w:szCs w:val="21"/>
              </w:rPr>
            </w:pPr>
            <w:r w:rsidRPr="00454CB9">
              <w:rPr>
                <w:rFonts w:ascii="Arial" w:eastAsia="Malgun Gothic" w:hAnsi="Arial" w:cs="Arial"/>
                <w:color w:val="000000"/>
                <w:sz w:val="21"/>
                <w:szCs w:val="21"/>
                <w:lang w:val="ru-RU"/>
              </w:rPr>
              <w:t>4</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가족</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돌봄</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휴직</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등</w:t>
            </w:r>
          </w:p>
        </w:tc>
        <w:tc>
          <w:tcPr>
            <w:tcW w:w="1667" w:type="pct"/>
            <w:shd w:val="clear" w:color="auto" w:fill="auto"/>
          </w:tcPr>
          <w:p w14:paraId="60516DEA" w14:textId="777B2E2E" w:rsidR="006F04AE" w:rsidRPr="002A5E52" w:rsidRDefault="006F04AE" w:rsidP="00191727">
            <w:pPr>
              <w:pStyle w:val="af"/>
              <w:numPr>
                <w:ilvl w:val="0"/>
                <w:numId w:val="172"/>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Отпуск по уходу за семьей</w:t>
            </w:r>
          </w:p>
        </w:tc>
        <w:tc>
          <w:tcPr>
            <w:tcW w:w="1667" w:type="pct"/>
            <w:shd w:val="clear" w:color="auto" w:fill="auto"/>
          </w:tcPr>
          <w:p w14:paraId="2EF2A591" w14:textId="3DBCDB0D" w:rsidR="006F04AE" w:rsidRPr="002A5E52" w:rsidRDefault="002800CC" w:rsidP="00181E81">
            <w:pPr>
              <w:pStyle w:val="af"/>
              <w:numPr>
                <w:ilvl w:val="0"/>
                <w:numId w:val="199"/>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Family care leave</w:t>
            </w:r>
          </w:p>
        </w:tc>
      </w:tr>
      <w:tr w:rsidR="006F04AE" w:rsidRPr="002A5E52" w14:paraId="77C4B486" w14:textId="77777777" w:rsidTr="00487147">
        <w:trPr>
          <w:trHeight w:val="156"/>
        </w:trPr>
        <w:tc>
          <w:tcPr>
            <w:tcW w:w="1666" w:type="pct"/>
          </w:tcPr>
          <w:p w14:paraId="2FE91DA4" w14:textId="714FD0D6" w:rsidR="006F04AE" w:rsidRPr="00454CB9" w:rsidRDefault="006F04AE" w:rsidP="006F04AE">
            <w:pPr>
              <w:ind w:left="136" w:hangingChars="65" w:hanging="136"/>
              <w:rPr>
                <w:rFonts w:ascii="Arial" w:eastAsia="Malgun Gothic" w:hAnsi="Arial" w:cs="Arial"/>
                <w:sz w:val="21"/>
                <w:szCs w:val="21"/>
              </w:rPr>
            </w:pPr>
            <w:r w:rsidRPr="00454CB9">
              <w:rPr>
                <w:rFonts w:ascii="Arial" w:eastAsia="Malgun Gothic" w:hAnsi="Arial" w:cs="Arial"/>
                <w:sz w:val="21"/>
                <w:szCs w:val="21"/>
              </w:rPr>
              <w:t xml:space="preserve">1) </w:t>
            </w:r>
            <w:r w:rsidRPr="00454CB9">
              <w:rPr>
                <w:rFonts w:ascii="Arial" w:eastAsia="Malgun Gothic" w:hAnsi="Arial" w:cs="Arial"/>
                <w:sz w:val="21"/>
                <w:szCs w:val="21"/>
              </w:rPr>
              <w:t>회사는</w:t>
            </w:r>
            <w:r w:rsidRPr="00454CB9">
              <w:rPr>
                <w:rFonts w:ascii="Arial" w:eastAsia="Malgun Gothic" w:hAnsi="Arial" w:cs="Arial"/>
                <w:sz w:val="21"/>
                <w:szCs w:val="21"/>
              </w:rPr>
              <w:t xml:space="preserve"> </w:t>
            </w:r>
            <w:r w:rsidRPr="00454CB9">
              <w:rPr>
                <w:rFonts w:ascii="Arial" w:eastAsia="Malgun Gothic" w:hAnsi="Arial" w:cs="Arial"/>
                <w:sz w:val="21"/>
                <w:szCs w:val="21"/>
              </w:rPr>
              <w:t>사원이</w:t>
            </w:r>
            <w:r w:rsidRPr="00454CB9">
              <w:rPr>
                <w:rFonts w:ascii="Arial" w:eastAsia="Malgun Gothic" w:hAnsi="Arial" w:cs="Arial"/>
                <w:sz w:val="21"/>
                <w:szCs w:val="21"/>
              </w:rPr>
              <w:t xml:space="preserve"> </w:t>
            </w:r>
            <w:r w:rsidRPr="00454CB9">
              <w:rPr>
                <w:rFonts w:ascii="Arial" w:eastAsia="Malgun Gothic" w:hAnsi="Arial" w:cs="Arial"/>
                <w:sz w:val="21"/>
                <w:szCs w:val="21"/>
              </w:rPr>
              <w:t>조부모</w:t>
            </w:r>
            <w:r w:rsidRPr="00454CB9">
              <w:rPr>
                <w:rFonts w:ascii="Arial" w:eastAsia="Malgun Gothic" w:hAnsi="Arial" w:cs="Arial"/>
                <w:sz w:val="21"/>
                <w:szCs w:val="21"/>
              </w:rPr>
              <w:t xml:space="preserve">, </w:t>
            </w:r>
            <w:r w:rsidRPr="00454CB9">
              <w:rPr>
                <w:rFonts w:ascii="Arial" w:eastAsia="Malgun Gothic" w:hAnsi="Arial" w:cs="Arial"/>
                <w:sz w:val="21"/>
                <w:szCs w:val="21"/>
              </w:rPr>
              <w:t>부모</w:t>
            </w:r>
            <w:r w:rsidRPr="00454CB9">
              <w:rPr>
                <w:rFonts w:ascii="Arial" w:eastAsia="Malgun Gothic" w:hAnsi="Arial" w:cs="Arial"/>
                <w:sz w:val="21"/>
                <w:szCs w:val="21"/>
              </w:rPr>
              <w:t xml:space="preserve">, </w:t>
            </w:r>
            <w:r w:rsidRPr="00454CB9">
              <w:rPr>
                <w:rFonts w:ascii="Arial" w:eastAsia="Malgun Gothic" w:hAnsi="Arial" w:cs="Arial"/>
                <w:sz w:val="21"/>
                <w:szCs w:val="21"/>
              </w:rPr>
              <w:t>배우자</w:t>
            </w:r>
            <w:r w:rsidRPr="00454CB9">
              <w:rPr>
                <w:rFonts w:ascii="Arial" w:eastAsia="Malgun Gothic" w:hAnsi="Arial" w:cs="Arial"/>
                <w:sz w:val="21"/>
                <w:szCs w:val="21"/>
              </w:rPr>
              <w:t xml:space="preserve">, </w:t>
            </w:r>
            <w:r w:rsidRPr="00454CB9">
              <w:rPr>
                <w:rFonts w:ascii="Arial" w:eastAsia="Malgun Gothic" w:hAnsi="Arial" w:cs="Arial"/>
                <w:sz w:val="21"/>
                <w:szCs w:val="21"/>
              </w:rPr>
              <w:t>자녀</w:t>
            </w:r>
            <w:r w:rsidRPr="00454CB9">
              <w:rPr>
                <w:rFonts w:ascii="Arial" w:eastAsia="Malgun Gothic" w:hAnsi="Arial" w:cs="Arial"/>
                <w:sz w:val="21"/>
                <w:szCs w:val="21"/>
              </w:rPr>
              <w:t xml:space="preserve"> </w:t>
            </w:r>
            <w:r w:rsidRPr="00454CB9">
              <w:rPr>
                <w:rFonts w:ascii="Arial" w:eastAsia="Malgun Gothic" w:hAnsi="Arial" w:cs="Arial"/>
                <w:sz w:val="21"/>
                <w:szCs w:val="21"/>
              </w:rPr>
              <w:t>또는</w:t>
            </w:r>
            <w:r w:rsidRPr="00454CB9">
              <w:rPr>
                <w:rFonts w:ascii="Arial" w:eastAsia="Malgun Gothic" w:hAnsi="Arial" w:cs="Arial"/>
                <w:sz w:val="21"/>
                <w:szCs w:val="21"/>
              </w:rPr>
              <w:t xml:space="preserve"> </w:t>
            </w:r>
            <w:r w:rsidRPr="00454CB9">
              <w:rPr>
                <w:rFonts w:ascii="Arial" w:eastAsia="Malgun Gothic" w:hAnsi="Arial" w:cs="Arial"/>
                <w:sz w:val="21"/>
                <w:szCs w:val="21"/>
              </w:rPr>
              <w:t>배우자의</w:t>
            </w:r>
            <w:r w:rsidRPr="00454CB9">
              <w:rPr>
                <w:rFonts w:ascii="Arial" w:eastAsia="Malgun Gothic" w:hAnsi="Arial" w:cs="Arial"/>
                <w:sz w:val="21"/>
                <w:szCs w:val="21"/>
              </w:rPr>
              <w:t xml:space="preserve"> </w:t>
            </w:r>
            <w:r w:rsidRPr="00454CB9">
              <w:rPr>
                <w:rFonts w:ascii="Arial" w:eastAsia="Malgun Gothic" w:hAnsi="Arial" w:cs="Arial"/>
                <w:sz w:val="21"/>
                <w:szCs w:val="21"/>
              </w:rPr>
              <w:t>부모</w:t>
            </w:r>
            <w:r w:rsidRPr="00454CB9">
              <w:rPr>
                <w:rFonts w:ascii="Arial" w:eastAsia="Malgun Gothic" w:hAnsi="Arial" w:cs="Arial"/>
                <w:sz w:val="21"/>
                <w:szCs w:val="21"/>
              </w:rPr>
              <w:t>(</w:t>
            </w:r>
            <w:r w:rsidRPr="00454CB9">
              <w:rPr>
                <w:rFonts w:ascii="Arial" w:eastAsia="Malgun Gothic" w:hAnsi="Arial" w:cs="Arial"/>
                <w:sz w:val="21"/>
                <w:szCs w:val="21"/>
              </w:rPr>
              <w:t>이하</w:t>
            </w:r>
            <w:r w:rsidRPr="00454CB9">
              <w:rPr>
                <w:rFonts w:ascii="Arial" w:eastAsia="Malgun Gothic" w:hAnsi="Arial" w:cs="Arial"/>
                <w:sz w:val="21"/>
                <w:szCs w:val="21"/>
              </w:rPr>
              <w:t xml:space="preserve"> "</w:t>
            </w:r>
            <w:r w:rsidRPr="00454CB9">
              <w:rPr>
                <w:rFonts w:ascii="Arial" w:eastAsia="Malgun Gothic" w:hAnsi="Arial" w:cs="Arial"/>
                <w:sz w:val="21"/>
                <w:szCs w:val="21"/>
              </w:rPr>
              <w:t>가족</w:t>
            </w:r>
            <w:r w:rsidRPr="00454CB9">
              <w:rPr>
                <w:rFonts w:ascii="Arial" w:eastAsia="Malgun Gothic" w:hAnsi="Arial" w:cs="Arial"/>
                <w:sz w:val="21"/>
                <w:szCs w:val="21"/>
              </w:rPr>
              <w:t>"</w:t>
            </w:r>
            <w:r w:rsidRPr="00454CB9">
              <w:rPr>
                <w:rFonts w:ascii="Arial" w:eastAsia="Malgun Gothic" w:hAnsi="Arial" w:cs="Arial"/>
                <w:sz w:val="21"/>
                <w:szCs w:val="21"/>
              </w:rPr>
              <w:t>이라</w:t>
            </w:r>
            <w:r w:rsidRPr="00454CB9">
              <w:rPr>
                <w:rFonts w:ascii="Arial" w:eastAsia="Malgun Gothic" w:hAnsi="Arial" w:cs="Arial"/>
                <w:sz w:val="21"/>
                <w:szCs w:val="21"/>
              </w:rPr>
              <w:t xml:space="preserve"> </w:t>
            </w:r>
            <w:r w:rsidRPr="00454CB9">
              <w:rPr>
                <w:rFonts w:ascii="Arial" w:eastAsia="Malgun Gothic" w:hAnsi="Arial" w:cs="Arial"/>
                <w:sz w:val="21"/>
                <w:szCs w:val="21"/>
              </w:rPr>
              <w:t>한다</w:t>
            </w:r>
            <w:r w:rsidRPr="00454CB9">
              <w:rPr>
                <w:rFonts w:ascii="Arial" w:eastAsia="Malgun Gothic" w:hAnsi="Arial" w:cs="Arial"/>
                <w:sz w:val="21"/>
                <w:szCs w:val="21"/>
              </w:rPr>
              <w:t>)</w:t>
            </w:r>
            <w:r w:rsidRPr="00454CB9">
              <w:rPr>
                <w:rFonts w:ascii="Arial" w:eastAsia="Malgun Gothic" w:hAnsi="Arial" w:cs="Arial"/>
                <w:sz w:val="21"/>
                <w:szCs w:val="21"/>
              </w:rPr>
              <w:t>의</w:t>
            </w:r>
            <w:r w:rsidRPr="00454CB9">
              <w:rPr>
                <w:rFonts w:ascii="Arial" w:eastAsia="Malgun Gothic" w:hAnsi="Arial" w:cs="Arial"/>
                <w:sz w:val="21"/>
                <w:szCs w:val="21"/>
              </w:rPr>
              <w:t xml:space="preserve"> </w:t>
            </w:r>
            <w:r w:rsidRPr="00454CB9">
              <w:rPr>
                <w:rFonts w:ascii="Arial" w:eastAsia="Malgun Gothic" w:hAnsi="Arial" w:cs="Arial"/>
                <w:sz w:val="21"/>
                <w:szCs w:val="21"/>
              </w:rPr>
              <w:t>질병</w:t>
            </w:r>
            <w:r w:rsidRPr="00454CB9">
              <w:rPr>
                <w:rFonts w:ascii="Arial" w:eastAsia="Malgun Gothic" w:hAnsi="Arial" w:cs="Arial"/>
                <w:sz w:val="21"/>
                <w:szCs w:val="21"/>
              </w:rPr>
              <w:t xml:space="preserve">, </w:t>
            </w:r>
            <w:r w:rsidRPr="00454CB9">
              <w:rPr>
                <w:rFonts w:ascii="Arial" w:eastAsia="Malgun Gothic" w:hAnsi="Arial" w:cs="Arial"/>
                <w:sz w:val="21"/>
                <w:szCs w:val="21"/>
              </w:rPr>
              <w:t>사고</w:t>
            </w:r>
            <w:r w:rsidRPr="00454CB9">
              <w:rPr>
                <w:rFonts w:ascii="Arial" w:eastAsia="Malgun Gothic" w:hAnsi="Arial" w:cs="Arial"/>
                <w:sz w:val="21"/>
                <w:szCs w:val="21"/>
              </w:rPr>
              <w:t xml:space="preserve">, </w:t>
            </w:r>
            <w:r w:rsidRPr="00454CB9">
              <w:rPr>
                <w:rFonts w:ascii="Arial" w:eastAsia="Malgun Gothic" w:hAnsi="Arial" w:cs="Arial"/>
                <w:sz w:val="21"/>
                <w:szCs w:val="21"/>
              </w:rPr>
              <w:t>노</w:t>
            </w:r>
            <w:r w:rsidRPr="00454CB9">
              <w:rPr>
                <w:rFonts w:ascii="Arial" w:eastAsia="Malgun Gothic" w:hAnsi="Arial" w:cs="Arial"/>
                <w:sz w:val="21"/>
                <w:szCs w:val="21"/>
              </w:rPr>
              <w:lastRenderedPageBreak/>
              <w:t>령으로</w:t>
            </w:r>
            <w:r w:rsidRPr="00454CB9">
              <w:rPr>
                <w:rFonts w:ascii="Arial" w:eastAsia="Malgun Gothic" w:hAnsi="Arial" w:cs="Arial"/>
                <w:sz w:val="21"/>
                <w:szCs w:val="21"/>
              </w:rPr>
              <w:t xml:space="preserve"> </w:t>
            </w:r>
            <w:r w:rsidRPr="00454CB9">
              <w:rPr>
                <w:rFonts w:ascii="Arial" w:eastAsia="Malgun Gothic" w:hAnsi="Arial" w:cs="Arial"/>
                <w:sz w:val="21"/>
                <w:szCs w:val="21"/>
              </w:rPr>
              <w:t>인하여</w:t>
            </w:r>
            <w:r w:rsidRPr="00454CB9">
              <w:rPr>
                <w:rFonts w:ascii="Arial" w:eastAsia="Malgun Gothic" w:hAnsi="Arial" w:cs="Arial"/>
                <w:sz w:val="21"/>
                <w:szCs w:val="21"/>
              </w:rPr>
              <w:t xml:space="preserve"> </w:t>
            </w:r>
            <w:r w:rsidRPr="00454CB9">
              <w:rPr>
                <w:rFonts w:ascii="Arial" w:eastAsia="Malgun Gothic" w:hAnsi="Arial" w:cs="Arial"/>
                <w:sz w:val="21"/>
                <w:szCs w:val="21"/>
              </w:rPr>
              <w:t>그</w:t>
            </w:r>
            <w:r w:rsidRPr="00454CB9">
              <w:rPr>
                <w:rFonts w:ascii="Arial" w:eastAsia="Malgun Gothic" w:hAnsi="Arial" w:cs="Arial"/>
                <w:sz w:val="21"/>
                <w:szCs w:val="21"/>
              </w:rPr>
              <w:t xml:space="preserve"> </w:t>
            </w:r>
            <w:r w:rsidRPr="00454CB9">
              <w:rPr>
                <w:rFonts w:ascii="Arial" w:eastAsia="Malgun Gothic" w:hAnsi="Arial" w:cs="Arial"/>
                <w:sz w:val="21"/>
                <w:szCs w:val="21"/>
              </w:rPr>
              <w:t>가족을</w:t>
            </w:r>
            <w:r w:rsidRPr="00454CB9">
              <w:rPr>
                <w:rFonts w:ascii="Arial" w:eastAsia="Malgun Gothic" w:hAnsi="Arial" w:cs="Arial"/>
                <w:sz w:val="21"/>
                <w:szCs w:val="21"/>
              </w:rPr>
              <w:t xml:space="preserve"> </w:t>
            </w:r>
            <w:r w:rsidRPr="00454CB9">
              <w:rPr>
                <w:rFonts w:ascii="Arial" w:eastAsia="Malgun Gothic" w:hAnsi="Arial" w:cs="Arial"/>
                <w:sz w:val="21"/>
                <w:szCs w:val="21"/>
              </w:rPr>
              <w:t>돌보기</w:t>
            </w:r>
            <w:r w:rsidRPr="00454CB9">
              <w:rPr>
                <w:rFonts w:ascii="Arial" w:eastAsia="Malgun Gothic" w:hAnsi="Arial" w:cs="Arial"/>
                <w:sz w:val="21"/>
                <w:szCs w:val="21"/>
              </w:rPr>
              <w:t xml:space="preserve"> </w:t>
            </w:r>
            <w:r w:rsidRPr="00454CB9">
              <w:rPr>
                <w:rFonts w:ascii="Arial" w:eastAsia="Malgun Gothic" w:hAnsi="Arial" w:cs="Arial"/>
                <w:sz w:val="21"/>
                <w:szCs w:val="21"/>
              </w:rPr>
              <w:t>위한</w:t>
            </w:r>
            <w:r w:rsidRPr="00454CB9">
              <w:rPr>
                <w:rFonts w:ascii="Arial" w:eastAsia="Malgun Gothic" w:hAnsi="Arial" w:cs="Arial"/>
                <w:sz w:val="21"/>
                <w:szCs w:val="21"/>
              </w:rPr>
              <w:t xml:space="preserve"> </w:t>
            </w:r>
            <w:r w:rsidRPr="00454CB9">
              <w:rPr>
                <w:rFonts w:ascii="Arial" w:eastAsia="Malgun Gothic" w:hAnsi="Arial" w:cs="Arial"/>
                <w:sz w:val="21"/>
                <w:szCs w:val="21"/>
              </w:rPr>
              <w:t>휴직</w:t>
            </w:r>
            <w:r w:rsidRPr="00454CB9">
              <w:rPr>
                <w:rFonts w:ascii="Arial" w:eastAsia="Malgun Gothic" w:hAnsi="Arial" w:cs="Arial"/>
                <w:sz w:val="21"/>
                <w:szCs w:val="21"/>
              </w:rPr>
              <w:t>(</w:t>
            </w:r>
            <w:r w:rsidRPr="00454CB9">
              <w:rPr>
                <w:rFonts w:ascii="Arial" w:eastAsia="Malgun Gothic" w:hAnsi="Arial" w:cs="Arial"/>
                <w:sz w:val="21"/>
                <w:szCs w:val="21"/>
              </w:rPr>
              <w:t>이하</w:t>
            </w:r>
            <w:r w:rsidRPr="00454CB9">
              <w:rPr>
                <w:rFonts w:ascii="Arial" w:eastAsia="Malgun Gothic" w:hAnsi="Arial" w:cs="Arial"/>
                <w:sz w:val="21"/>
                <w:szCs w:val="21"/>
              </w:rPr>
              <w:t xml:space="preserve"> "</w:t>
            </w:r>
            <w:r w:rsidRPr="00454CB9">
              <w:rPr>
                <w:rFonts w:ascii="Arial" w:eastAsia="Malgun Gothic" w:hAnsi="Arial" w:cs="Arial"/>
                <w:sz w:val="21"/>
                <w:szCs w:val="21"/>
              </w:rPr>
              <w:t>가족돌봄휴직</w:t>
            </w:r>
            <w:r w:rsidRPr="00454CB9">
              <w:rPr>
                <w:rFonts w:ascii="Arial" w:eastAsia="Malgun Gothic" w:hAnsi="Arial" w:cs="Arial"/>
                <w:sz w:val="21"/>
                <w:szCs w:val="21"/>
              </w:rPr>
              <w:t>"</w:t>
            </w:r>
            <w:r w:rsidRPr="00454CB9">
              <w:rPr>
                <w:rFonts w:ascii="Arial" w:eastAsia="Malgun Gothic" w:hAnsi="Arial" w:cs="Arial"/>
                <w:sz w:val="21"/>
                <w:szCs w:val="21"/>
              </w:rPr>
              <w:t>이라</w:t>
            </w:r>
            <w:r w:rsidRPr="00454CB9">
              <w:rPr>
                <w:rFonts w:ascii="Arial" w:eastAsia="Malgun Gothic" w:hAnsi="Arial" w:cs="Arial"/>
                <w:sz w:val="21"/>
                <w:szCs w:val="21"/>
              </w:rPr>
              <w:t xml:space="preserve"> </w:t>
            </w:r>
            <w:r w:rsidRPr="00454CB9">
              <w:rPr>
                <w:rFonts w:ascii="Arial" w:eastAsia="Malgun Gothic" w:hAnsi="Arial" w:cs="Arial"/>
                <w:sz w:val="21"/>
                <w:szCs w:val="21"/>
              </w:rPr>
              <w:t>한다</w:t>
            </w:r>
            <w:r w:rsidRPr="00454CB9">
              <w:rPr>
                <w:rFonts w:ascii="Arial" w:eastAsia="Malgun Gothic" w:hAnsi="Arial" w:cs="Arial"/>
                <w:sz w:val="21"/>
                <w:szCs w:val="21"/>
              </w:rPr>
              <w:t>)</w:t>
            </w:r>
            <w:r w:rsidRPr="00454CB9">
              <w:rPr>
                <w:rFonts w:ascii="Arial" w:eastAsia="Malgun Gothic" w:hAnsi="Arial" w:cs="Arial"/>
                <w:sz w:val="21"/>
                <w:szCs w:val="21"/>
              </w:rPr>
              <w:t>을</w:t>
            </w:r>
            <w:r w:rsidRPr="00454CB9">
              <w:rPr>
                <w:rFonts w:ascii="Arial" w:eastAsia="Malgun Gothic" w:hAnsi="Arial" w:cs="Arial"/>
                <w:sz w:val="21"/>
                <w:szCs w:val="21"/>
              </w:rPr>
              <w:t xml:space="preserve"> </w:t>
            </w:r>
            <w:r w:rsidRPr="00454CB9">
              <w:rPr>
                <w:rFonts w:ascii="Arial" w:eastAsia="Malgun Gothic" w:hAnsi="Arial" w:cs="Arial"/>
                <w:sz w:val="21"/>
                <w:szCs w:val="21"/>
              </w:rPr>
              <w:t>신청하는</w:t>
            </w:r>
            <w:r w:rsidRPr="00454CB9">
              <w:rPr>
                <w:rFonts w:ascii="Arial" w:eastAsia="Malgun Gothic" w:hAnsi="Arial" w:cs="Arial"/>
                <w:sz w:val="21"/>
                <w:szCs w:val="21"/>
              </w:rPr>
              <w:t xml:space="preserve"> </w:t>
            </w:r>
            <w:r w:rsidRPr="00454CB9">
              <w:rPr>
                <w:rFonts w:ascii="Arial" w:eastAsia="Malgun Gothic" w:hAnsi="Arial" w:cs="Arial"/>
                <w:sz w:val="21"/>
                <w:szCs w:val="21"/>
              </w:rPr>
              <w:t>경우</w:t>
            </w:r>
            <w:r w:rsidRPr="00454CB9">
              <w:rPr>
                <w:rFonts w:ascii="Arial" w:eastAsia="Malgun Gothic" w:hAnsi="Arial" w:cs="Arial"/>
                <w:sz w:val="21"/>
                <w:szCs w:val="21"/>
              </w:rPr>
              <w:t xml:space="preserve"> </w:t>
            </w:r>
            <w:r w:rsidRPr="00454CB9">
              <w:rPr>
                <w:rFonts w:ascii="Arial" w:eastAsia="Malgun Gothic" w:hAnsi="Arial" w:cs="Arial"/>
                <w:sz w:val="21"/>
                <w:szCs w:val="21"/>
              </w:rPr>
              <w:t>이를</w:t>
            </w:r>
            <w:r w:rsidRPr="00454CB9">
              <w:rPr>
                <w:rFonts w:ascii="Arial" w:eastAsia="Malgun Gothic" w:hAnsi="Arial" w:cs="Arial"/>
                <w:sz w:val="21"/>
                <w:szCs w:val="21"/>
              </w:rPr>
              <w:t xml:space="preserve"> </w:t>
            </w:r>
            <w:r w:rsidRPr="00454CB9">
              <w:rPr>
                <w:rFonts w:ascii="Arial" w:eastAsia="Malgun Gothic" w:hAnsi="Arial" w:cs="Arial"/>
                <w:sz w:val="21"/>
                <w:szCs w:val="21"/>
              </w:rPr>
              <w:t>허용하여야</w:t>
            </w:r>
            <w:r w:rsidRPr="00454CB9">
              <w:rPr>
                <w:rFonts w:ascii="Arial" w:eastAsia="Malgun Gothic" w:hAnsi="Arial" w:cs="Arial"/>
                <w:sz w:val="21"/>
                <w:szCs w:val="21"/>
              </w:rPr>
              <w:t xml:space="preserve"> </w:t>
            </w:r>
            <w:r w:rsidRPr="00454CB9">
              <w:rPr>
                <w:rFonts w:ascii="Arial" w:eastAsia="Malgun Gothic" w:hAnsi="Arial" w:cs="Arial"/>
                <w:sz w:val="21"/>
                <w:szCs w:val="21"/>
              </w:rPr>
              <w:t>한다</w:t>
            </w:r>
            <w:r w:rsidRPr="00454CB9">
              <w:rPr>
                <w:rFonts w:ascii="Arial" w:eastAsia="Malgun Gothic" w:hAnsi="Arial" w:cs="Arial"/>
                <w:sz w:val="21"/>
                <w:szCs w:val="21"/>
              </w:rPr>
              <w:t xml:space="preserve">.  </w:t>
            </w:r>
            <w:r w:rsidRPr="00454CB9">
              <w:rPr>
                <w:rFonts w:ascii="Arial" w:eastAsia="Malgun Gothic" w:hAnsi="Arial" w:cs="Arial"/>
                <w:sz w:val="21"/>
                <w:szCs w:val="21"/>
              </w:rPr>
              <w:t>다만</w:t>
            </w:r>
            <w:r w:rsidRPr="00454CB9">
              <w:rPr>
                <w:rFonts w:ascii="Arial" w:eastAsia="Malgun Gothic" w:hAnsi="Arial" w:cs="Arial"/>
                <w:sz w:val="21"/>
                <w:szCs w:val="21"/>
              </w:rPr>
              <w:t xml:space="preserve">, </w:t>
            </w:r>
            <w:r w:rsidRPr="00454CB9">
              <w:rPr>
                <w:rFonts w:ascii="Arial" w:eastAsia="Malgun Gothic" w:hAnsi="Arial" w:cs="Arial"/>
                <w:sz w:val="21"/>
                <w:szCs w:val="21"/>
              </w:rPr>
              <w:t>대체인력</w:t>
            </w:r>
            <w:r w:rsidRPr="00454CB9">
              <w:rPr>
                <w:rFonts w:ascii="Arial" w:eastAsia="Malgun Gothic" w:hAnsi="Arial" w:cs="Arial"/>
                <w:sz w:val="21"/>
                <w:szCs w:val="21"/>
              </w:rPr>
              <w:t xml:space="preserve"> </w:t>
            </w:r>
            <w:r w:rsidRPr="00454CB9">
              <w:rPr>
                <w:rFonts w:ascii="Arial" w:eastAsia="Malgun Gothic" w:hAnsi="Arial" w:cs="Arial"/>
                <w:sz w:val="21"/>
                <w:szCs w:val="21"/>
              </w:rPr>
              <w:t>채용이</w:t>
            </w:r>
            <w:r w:rsidRPr="00454CB9">
              <w:rPr>
                <w:rFonts w:ascii="Arial" w:eastAsia="Malgun Gothic" w:hAnsi="Arial" w:cs="Arial"/>
                <w:sz w:val="21"/>
                <w:szCs w:val="21"/>
              </w:rPr>
              <w:t xml:space="preserve"> </w:t>
            </w:r>
            <w:r w:rsidRPr="00454CB9">
              <w:rPr>
                <w:rFonts w:ascii="Arial" w:eastAsia="Malgun Gothic" w:hAnsi="Arial" w:cs="Arial"/>
                <w:sz w:val="21"/>
                <w:szCs w:val="21"/>
              </w:rPr>
              <w:t>불가능한</w:t>
            </w:r>
            <w:r w:rsidRPr="00454CB9">
              <w:rPr>
                <w:rFonts w:ascii="Arial" w:eastAsia="Malgun Gothic" w:hAnsi="Arial" w:cs="Arial"/>
                <w:sz w:val="21"/>
                <w:szCs w:val="21"/>
              </w:rPr>
              <w:t xml:space="preserve"> </w:t>
            </w:r>
            <w:r w:rsidRPr="00454CB9">
              <w:rPr>
                <w:rFonts w:ascii="Arial" w:eastAsia="Malgun Gothic" w:hAnsi="Arial" w:cs="Arial"/>
                <w:sz w:val="21"/>
                <w:szCs w:val="21"/>
              </w:rPr>
              <w:t>경우</w:t>
            </w:r>
            <w:r w:rsidRPr="00454CB9">
              <w:rPr>
                <w:rFonts w:ascii="Arial" w:eastAsia="Malgun Gothic" w:hAnsi="Arial" w:cs="Arial"/>
                <w:sz w:val="21"/>
                <w:szCs w:val="21"/>
              </w:rPr>
              <w:t xml:space="preserve">, </w:t>
            </w:r>
            <w:r w:rsidRPr="00454CB9">
              <w:rPr>
                <w:rFonts w:ascii="Arial" w:eastAsia="Malgun Gothic" w:hAnsi="Arial" w:cs="Arial"/>
                <w:sz w:val="21"/>
                <w:szCs w:val="21"/>
              </w:rPr>
              <w:t>정상적인</w:t>
            </w:r>
            <w:r w:rsidRPr="00454CB9">
              <w:rPr>
                <w:rFonts w:ascii="Arial" w:eastAsia="Malgun Gothic" w:hAnsi="Arial" w:cs="Arial"/>
                <w:sz w:val="21"/>
                <w:szCs w:val="21"/>
              </w:rPr>
              <w:t xml:space="preserve"> </w:t>
            </w:r>
            <w:r w:rsidRPr="00454CB9">
              <w:rPr>
                <w:rFonts w:ascii="Arial" w:eastAsia="Malgun Gothic" w:hAnsi="Arial" w:cs="Arial"/>
                <w:sz w:val="21"/>
                <w:szCs w:val="21"/>
              </w:rPr>
              <w:t>사업</w:t>
            </w:r>
            <w:r w:rsidRPr="00454CB9">
              <w:rPr>
                <w:rFonts w:ascii="Arial" w:eastAsia="Malgun Gothic" w:hAnsi="Arial" w:cs="Arial"/>
                <w:sz w:val="21"/>
                <w:szCs w:val="21"/>
              </w:rPr>
              <w:t xml:space="preserve"> </w:t>
            </w:r>
            <w:r w:rsidRPr="00454CB9">
              <w:rPr>
                <w:rFonts w:ascii="Arial" w:eastAsia="Malgun Gothic" w:hAnsi="Arial" w:cs="Arial"/>
                <w:sz w:val="21"/>
                <w:szCs w:val="21"/>
              </w:rPr>
              <w:t>운영에</w:t>
            </w:r>
            <w:r w:rsidRPr="00454CB9">
              <w:rPr>
                <w:rFonts w:ascii="Arial" w:eastAsia="Malgun Gothic" w:hAnsi="Arial" w:cs="Arial"/>
                <w:sz w:val="21"/>
                <w:szCs w:val="21"/>
              </w:rPr>
              <w:t xml:space="preserve"> </w:t>
            </w:r>
            <w:r w:rsidRPr="00454CB9">
              <w:rPr>
                <w:rFonts w:ascii="Arial" w:eastAsia="Malgun Gothic" w:hAnsi="Arial" w:cs="Arial"/>
                <w:sz w:val="21"/>
                <w:szCs w:val="21"/>
              </w:rPr>
              <w:t>중대한</w:t>
            </w:r>
            <w:r w:rsidRPr="00454CB9">
              <w:rPr>
                <w:rFonts w:ascii="Arial" w:eastAsia="Malgun Gothic" w:hAnsi="Arial" w:cs="Arial"/>
                <w:sz w:val="21"/>
                <w:szCs w:val="21"/>
              </w:rPr>
              <w:t xml:space="preserve"> </w:t>
            </w:r>
            <w:r w:rsidRPr="00454CB9">
              <w:rPr>
                <w:rFonts w:ascii="Arial" w:eastAsia="Malgun Gothic" w:hAnsi="Arial" w:cs="Arial"/>
                <w:sz w:val="21"/>
                <w:szCs w:val="21"/>
              </w:rPr>
              <w:t>지장을</w:t>
            </w:r>
            <w:r w:rsidRPr="00454CB9">
              <w:rPr>
                <w:rFonts w:ascii="Arial" w:eastAsia="Malgun Gothic" w:hAnsi="Arial" w:cs="Arial"/>
                <w:sz w:val="21"/>
                <w:szCs w:val="21"/>
              </w:rPr>
              <w:t xml:space="preserve"> </w:t>
            </w:r>
            <w:r w:rsidRPr="00454CB9">
              <w:rPr>
                <w:rFonts w:ascii="Arial" w:eastAsia="Malgun Gothic" w:hAnsi="Arial" w:cs="Arial"/>
                <w:sz w:val="21"/>
                <w:szCs w:val="21"/>
              </w:rPr>
              <w:t>초래하는</w:t>
            </w:r>
            <w:r w:rsidRPr="00454CB9">
              <w:rPr>
                <w:rFonts w:ascii="Arial" w:eastAsia="Malgun Gothic" w:hAnsi="Arial" w:cs="Arial"/>
                <w:sz w:val="21"/>
                <w:szCs w:val="21"/>
              </w:rPr>
              <w:t xml:space="preserve"> </w:t>
            </w:r>
            <w:r w:rsidRPr="00454CB9">
              <w:rPr>
                <w:rFonts w:ascii="Arial" w:eastAsia="Malgun Gothic" w:hAnsi="Arial" w:cs="Arial"/>
                <w:sz w:val="21"/>
                <w:szCs w:val="21"/>
              </w:rPr>
              <w:t>경우</w:t>
            </w:r>
            <w:r w:rsidRPr="00454CB9">
              <w:rPr>
                <w:rFonts w:ascii="Arial" w:eastAsia="Malgun Gothic" w:hAnsi="Arial" w:cs="Arial"/>
                <w:sz w:val="21"/>
                <w:szCs w:val="21"/>
              </w:rPr>
              <w:t xml:space="preserve">, </w:t>
            </w:r>
            <w:r w:rsidRPr="00454CB9">
              <w:rPr>
                <w:rFonts w:ascii="Arial" w:eastAsia="Malgun Gothic" w:hAnsi="Arial" w:cs="Arial"/>
                <w:sz w:val="21"/>
                <w:szCs w:val="21"/>
              </w:rPr>
              <w:t>본인</w:t>
            </w:r>
            <w:r w:rsidRPr="00454CB9">
              <w:rPr>
                <w:rFonts w:ascii="Arial" w:eastAsia="Malgun Gothic" w:hAnsi="Arial" w:cs="Arial"/>
                <w:sz w:val="21"/>
                <w:szCs w:val="21"/>
              </w:rPr>
              <w:t xml:space="preserve"> </w:t>
            </w:r>
            <w:r w:rsidRPr="00454CB9">
              <w:rPr>
                <w:rFonts w:ascii="Arial" w:eastAsia="Malgun Gothic" w:hAnsi="Arial" w:cs="Arial"/>
                <w:sz w:val="21"/>
                <w:szCs w:val="21"/>
              </w:rPr>
              <w:t>외에도</w:t>
            </w:r>
            <w:r w:rsidRPr="00454CB9">
              <w:rPr>
                <w:rFonts w:ascii="Arial" w:eastAsia="Malgun Gothic" w:hAnsi="Arial" w:cs="Arial"/>
                <w:sz w:val="21"/>
                <w:szCs w:val="21"/>
              </w:rPr>
              <w:t xml:space="preserve"> </w:t>
            </w:r>
            <w:r w:rsidRPr="00454CB9">
              <w:rPr>
                <w:rFonts w:ascii="Arial" w:eastAsia="Malgun Gothic" w:hAnsi="Arial" w:cs="Arial"/>
                <w:sz w:val="21"/>
                <w:szCs w:val="21"/>
              </w:rPr>
              <w:t>조부모의</w:t>
            </w:r>
            <w:r w:rsidRPr="00454CB9">
              <w:rPr>
                <w:rFonts w:ascii="Arial" w:eastAsia="Malgun Gothic" w:hAnsi="Arial" w:cs="Arial"/>
                <w:sz w:val="21"/>
                <w:szCs w:val="21"/>
              </w:rPr>
              <w:t xml:space="preserve"> </w:t>
            </w:r>
            <w:r w:rsidRPr="00454CB9">
              <w:rPr>
                <w:rFonts w:ascii="Arial" w:eastAsia="Malgun Gothic" w:hAnsi="Arial" w:cs="Arial"/>
                <w:sz w:val="21"/>
                <w:szCs w:val="21"/>
              </w:rPr>
              <w:t>직계비속</w:t>
            </w:r>
            <w:r w:rsidRPr="00454CB9">
              <w:rPr>
                <w:rFonts w:ascii="Arial" w:eastAsia="Malgun Gothic" w:hAnsi="Arial" w:cs="Arial"/>
                <w:sz w:val="21"/>
                <w:szCs w:val="21"/>
              </w:rPr>
              <w:t xml:space="preserve"> </w:t>
            </w:r>
            <w:r w:rsidRPr="00454CB9">
              <w:rPr>
                <w:rFonts w:ascii="Arial" w:eastAsia="Malgun Gothic" w:hAnsi="Arial" w:cs="Arial"/>
                <w:sz w:val="21"/>
                <w:szCs w:val="21"/>
              </w:rPr>
              <w:t>또는</w:t>
            </w:r>
            <w:r w:rsidRPr="00454CB9">
              <w:rPr>
                <w:rFonts w:ascii="Arial" w:eastAsia="Malgun Gothic" w:hAnsi="Arial" w:cs="Arial"/>
                <w:sz w:val="21"/>
                <w:szCs w:val="21"/>
              </w:rPr>
              <w:t xml:space="preserve"> </w:t>
            </w:r>
            <w:r w:rsidRPr="00454CB9">
              <w:rPr>
                <w:rFonts w:ascii="Arial" w:eastAsia="Malgun Gothic" w:hAnsi="Arial" w:cs="Arial"/>
                <w:sz w:val="21"/>
                <w:szCs w:val="21"/>
              </w:rPr>
              <w:t>손자녀의</w:t>
            </w:r>
            <w:r w:rsidRPr="00454CB9">
              <w:rPr>
                <w:rFonts w:ascii="Arial" w:eastAsia="Malgun Gothic" w:hAnsi="Arial" w:cs="Arial"/>
                <w:sz w:val="21"/>
                <w:szCs w:val="21"/>
              </w:rPr>
              <w:t xml:space="preserve"> </w:t>
            </w:r>
            <w:r w:rsidRPr="00454CB9">
              <w:rPr>
                <w:rFonts w:ascii="Arial" w:eastAsia="Malgun Gothic" w:hAnsi="Arial" w:cs="Arial"/>
                <w:sz w:val="21"/>
                <w:szCs w:val="21"/>
              </w:rPr>
              <w:t>직계존속이</w:t>
            </w:r>
            <w:r w:rsidRPr="00454CB9">
              <w:rPr>
                <w:rFonts w:ascii="Arial" w:eastAsia="Malgun Gothic" w:hAnsi="Arial" w:cs="Arial"/>
                <w:sz w:val="21"/>
                <w:szCs w:val="21"/>
              </w:rPr>
              <w:t xml:space="preserve"> </w:t>
            </w:r>
            <w:r w:rsidRPr="00454CB9">
              <w:rPr>
                <w:rFonts w:ascii="Arial" w:eastAsia="Malgun Gothic" w:hAnsi="Arial" w:cs="Arial"/>
                <w:sz w:val="21"/>
                <w:szCs w:val="21"/>
              </w:rPr>
              <w:t>있는</w:t>
            </w:r>
            <w:del w:id="1109" w:author="Mia Choi" w:date="2021-07-26T16:11:00Z">
              <w:r w:rsidRPr="00454CB9" w:rsidDel="008E5375">
                <w:rPr>
                  <w:rFonts w:ascii="Arial" w:eastAsia="Malgun Gothic" w:hAnsi="Arial" w:cs="Arial"/>
                  <w:sz w:val="21"/>
                  <w:szCs w:val="21"/>
                </w:rPr>
                <w:delText xml:space="preserve"> </w:delText>
              </w:r>
              <w:r w:rsidRPr="00454CB9" w:rsidDel="008E5375">
                <w:rPr>
                  <w:rFonts w:ascii="Arial" w:eastAsia="Malgun Gothic" w:hAnsi="Arial" w:cs="Arial"/>
                  <w:sz w:val="21"/>
                  <w:szCs w:val="21"/>
                </w:rPr>
                <w:delText>경우</w:delText>
              </w:r>
              <w:r w:rsidRPr="00454CB9" w:rsidDel="008E5375">
                <w:rPr>
                  <w:rFonts w:ascii="Arial" w:eastAsia="Malgun Gothic" w:hAnsi="Arial" w:cs="Arial"/>
                  <w:sz w:val="21"/>
                  <w:szCs w:val="21"/>
                </w:rPr>
                <w:delText xml:space="preserve"> </w:delText>
              </w:r>
              <w:r w:rsidRPr="00454CB9" w:rsidDel="008E5375">
                <w:rPr>
                  <w:rFonts w:ascii="Arial" w:eastAsia="Malgun Gothic" w:hAnsi="Arial" w:cs="Arial"/>
                  <w:sz w:val="21"/>
                  <w:szCs w:val="21"/>
                </w:rPr>
                <w:delText>등</w:delText>
              </w:r>
              <w:r w:rsidRPr="00454CB9" w:rsidDel="008E5375">
                <w:rPr>
                  <w:rFonts w:ascii="Arial" w:eastAsia="Malgun Gothic" w:hAnsi="Arial" w:cs="Arial"/>
                  <w:sz w:val="21"/>
                  <w:szCs w:val="21"/>
                </w:rPr>
                <w:delText xml:space="preserve"> </w:delText>
              </w:r>
              <w:r w:rsidRPr="00454CB9" w:rsidDel="008E5375">
                <w:rPr>
                  <w:rFonts w:ascii="Arial" w:eastAsia="Malgun Gothic" w:hAnsi="Arial" w:cs="Arial"/>
                  <w:sz w:val="21"/>
                  <w:szCs w:val="21"/>
                </w:rPr>
                <w:delText>남녀고용평등법</w:delText>
              </w:r>
              <w:r w:rsidRPr="00454CB9" w:rsidDel="008E5375">
                <w:rPr>
                  <w:rFonts w:ascii="Arial" w:eastAsia="Malgun Gothic" w:hAnsi="Arial" w:cs="Arial"/>
                  <w:sz w:val="21"/>
                  <w:szCs w:val="21"/>
                </w:rPr>
                <w:delText xml:space="preserve"> </w:delText>
              </w:r>
              <w:r w:rsidRPr="00454CB9" w:rsidDel="008E5375">
                <w:rPr>
                  <w:rFonts w:ascii="Arial" w:eastAsia="Malgun Gothic" w:hAnsi="Arial" w:cs="Arial"/>
                  <w:sz w:val="21"/>
                  <w:szCs w:val="21"/>
                </w:rPr>
                <w:delText>시행령으로</w:delText>
              </w:r>
              <w:r w:rsidRPr="00454CB9" w:rsidDel="008E5375">
                <w:rPr>
                  <w:rFonts w:ascii="Arial" w:eastAsia="Malgun Gothic" w:hAnsi="Arial" w:cs="Arial"/>
                  <w:sz w:val="21"/>
                  <w:szCs w:val="21"/>
                </w:rPr>
                <w:delText xml:space="preserve"> </w:delText>
              </w:r>
              <w:r w:rsidRPr="00454CB9" w:rsidDel="008E5375">
                <w:rPr>
                  <w:rFonts w:ascii="Arial" w:eastAsia="Malgun Gothic" w:hAnsi="Arial" w:cs="Arial"/>
                  <w:sz w:val="21"/>
                  <w:szCs w:val="21"/>
                </w:rPr>
                <w:delText>정하는</w:delText>
              </w:r>
              <w:r w:rsidRPr="00454CB9" w:rsidDel="008E5375">
                <w:rPr>
                  <w:rFonts w:ascii="Arial" w:eastAsia="Malgun Gothic" w:hAnsi="Arial" w:cs="Arial"/>
                  <w:sz w:val="21"/>
                  <w:szCs w:val="21"/>
                </w:rPr>
                <w:delText xml:space="preserve"> </w:delText>
              </w:r>
            </w:del>
            <w:ins w:id="1110" w:author="Mia Choi" w:date="2021-07-26T16:11:00Z">
              <w:r w:rsidRPr="00454CB9">
                <w:rPr>
                  <w:rFonts w:ascii="Arial" w:eastAsia="Malgun Gothic" w:hAnsi="Arial" w:cs="Arial"/>
                  <w:sz w:val="21"/>
                  <w:szCs w:val="21"/>
                </w:rPr>
                <w:t xml:space="preserve"> </w:t>
              </w:r>
            </w:ins>
            <w:r w:rsidRPr="00454CB9">
              <w:rPr>
                <w:rFonts w:ascii="Arial" w:eastAsia="Malgun Gothic" w:hAnsi="Arial" w:cs="Arial"/>
                <w:sz w:val="21"/>
                <w:szCs w:val="21"/>
              </w:rPr>
              <w:t>경우에는</w:t>
            </w:r>
            <w:r w:rsidRPr="00454CB9">
              <w:rPr>
                <w:rFonts w:ascii="Arial" w:eastAsia="Malgun Gothic" w:hAnsi="Arial" w:cs="Arial"/>
                <w:sz w:val="21"/>
                <w:szCs w:val="21"/>
              </w:rPr>
              <w:t xml:space="preserve"> </w:t>
            </w:r>
            <w:r w:rsidRPr="00454CB9">
              <w:rPr>
                <w:rFonts w:ascii="Arial" w:eastAsia="Malgun Gothic" w:hAnsi="Arial" w:cs="Arial"/>
                <w:sz w:val="21"/>
                <w:szCs w:val="21"/>
              </w:rPr>
              <w:t>그러하지</w:t>
            </w:r>
            <w:r w:rsidRPr="00454CB9">
              <w:rPr>
                <w:rFonts w:ascii="Arial" w:eastAsia="Malgun Gothic" w:hAnsi="Arial" w:cs="Arial"/>
                <w:sz w:val="21"/>
                <w:szCs w:val="21"/>
              </w:rPr>
              <w:t xml:space="preserve"> </w:t>
            </w:r>
            <w:r w:rsidRPr="00454CB9">
              <w:rPr>
                <w:rFonts w:ascii="Arial" w:eastAsia="Malgun Gothic" w:hAnsi="Arial" w:cs="Arial"/>
                <w:sz w:val="21"/>
                <w:szCs w:val="21"/>
              </w:rPr>
              <w:t>아니하다</w:t>
            </w:r>
            <w:r w:rsidRPr="00454CB9">
              <w:rPr>
                <w:rFonts w:ascii="Arial" w:eastAsia="Malgun Gothic" w:hAnsi="Arial" w:cs="Arial"/>
                <w:sz w:val="21"/>
                <w:szCs w:val="21"/>
              </w:rPr>
              <w:t>.</w:t>
            </w:r>
          </w:p>
        </w:tc>
        <w:tc>
          <w:tcPr>
            <w:tcW w:w="1667" w:type="pct"/>
            <w:shd w:val="clear" w:color="auto" w:fill="auto"/>
          </w:tcPr>
          <w:p w14:paraId="1D22D933" w14:textId="4BA7979E" w:rsidR="006F04AE" w:rsidRPr="002A5E52" w:rsidRDefault="006F04AE" w:rsidP="006F04AE">
            <w:pPr>
              <w:pStyle w:val="af"/>
              <w:numPr>
                <w:ilvl w:val="0"/>
                <w:numId w:val="147"/>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lastRenderedPageBreak/>
              <w:t xml:space="preserve">Отпуск по уходу за семьей предоставляется, когда Работник подает </w:t>
            </w:r>
            <w:r w:rsidRPr="002A5E52">
              <w:rPr>
                <w:rFonts w:ascii="Arial" w:eastAsia="Malgun Gothic" w:hAnsi="Arial" w:cs="Arial"/>
                <w:color w:val="000000"/>
                <w:sz w:val="21"/>
                <w:szCs w:val="21"/>
                <w:lang w:val="ru-RU"/>
              </w:rPr>
              <w:lastRenderedPageBreak/>
              <w:t xml:space="preserve">заявление на отпуск по уходу за его / ее дедушкой и бабушкой, родителями, супругами, детьми или родителями супругов (далее - Семья) в связи с болезнью, несчастным случаем или старостью (далее - Отпуск по уходу за семьей), за исключением случаев, когда невозможно нанять замену Работнику или это препятствует обычной работе Компании, а также когда есть иные прямые близкие родственники, способные оказать необходимую помощь, помимо самого Работника. </w:t>
            </w:r>
          </w:p>
        </w:tc>
        <w:tc>
          <w:tcPr>
            <w:tcW w:w="1667" w:type="pct"/>
            <w:shd w:val="clear" w:color="auto" w:fill="auto"/>
          </w:tcPr>
          <w:p w14:paraId="6A7B4CF8" w14:textId="678776AF" w:rsidR="002800CC" w:rsidRPr="00E17745" w:rsidRDefault="002800CC" w:rsidP="00181E81">
            <w:pPr>
              <w:pStyle w:val="af"/>
              <w:numPr>
                <w:ilvl w:val="0"/>
                <w:numId w:val="201"/>
              </w:numPr>
              <w:rPr>
                <w:rFonts w:ascii="Arial" w:eastAsia="Malgun Gothic" w:hAnsi="Arial" w:cs="Arial"/>
                <w:color w:val="000000"/>
                <w:sz w:val="21"/>
                <w:szCs w:val="21"/>
              </w:rPr>
            </w:pPr>
            <w:r w:rsidRPr="00E17745">
              <w:rPr>
                <w:rFonts w:ascii="Arial" w:eastAsia="Malgun Gothic" w:hAnsi="Arial" w:cs="Arial"/>
                <w:color w:val="000000"/>
                <w:sz w:val="21"/>
                <w:szCs w:val="21"/>
              </w:rPr>
              <w:lastRenderedPageBreak/>
              <w:t xml:space="preserve">Parental leave is granted when an Employee applies for parental leave to look after his / her </w:t>
            </w:r>
            <w:r w:rsidRPr="00E17745">
              <w:rPr>
                <w:rFonts w:ascii="Arial" w:eastAsia="Malgun Gothic" w:hAnsi="Arial" w:cs="Arial"/>
                <w:color w:val="000000"/>
                <w:sz w:val="21"/>
                <w:szCs w:val="21"/>
              </w:rPr>
              <w:lastRenderedPageBreak/>
              <w:t>grandparents, parents, spouses, children or parents of spouses (hereinafter - Family) due to illness, accident or old age (hereinafter - Parental leave), except in cases where it is impossible to hire a replacement for the Employee or this interferes with the normal work of the Company, as well as when there are other direct close relatives who are able to provide the necessary assistance, in addition to the Employee.</w:t>
            </w:r>
          </w:p>
          <w:p w14:paraId="5CF32AFB" w14:textId="77777777" w:rsidR="006F04AE" w:rsidRPr="00E17745" w:rsidRDefault="006F04AE" w:rsidP="006F04AE">
            <w:pPr>
              <w:rPr>
                <w:rFonts w:ascii="Arial" w:eastAsia="Malgun Gothic" w:hAnsi="Arial" w:cs="Arial"/>
                <w:color w:val="000000"/>
                <w:sz w:val="21"/>
                <w:szCs w:val="21"/>
              </w:rPr>
            </w:pPr>
          </w:p>
        </w:tc>
      </w:tr>
      <w:tr w:rsidR="002800CC" w:rsidRPr="002A5E52" w14:paraId="01A90CA4" w14:textId="77777777" w:rsidTr="00487147">
        <w:trPr>
          <w:trHeight w:val="156"/>
        </w:trPr>
        <w:tc>
          <w:tcPr>
            <w:tcW w:w="1666" w:type="pct"/>
          </w:tcPr>
          <w:p w14:paraId="40B2D61B" w14:textId="1F04CBBE" w:rsidR="002800CC" w:rsidRPr="00454CB9" w:rsidRDefault="002800CC" w:rsidP="002800CC">
            <w:pPr>
              <w:ind w:left="136" w:hangingChars="65" w:hanging="136"/>
              <w:rPr>
                <w:rFonts w:ascii="Arial" w:eastAsia="Malgun Gothic" w:hAnsi="Arial" w:cs="Arial"/>
                <w:sz w:val="21"/>
                <w:szCs w:val="21"/>
              </w:rPr>
            </w:pPr>
            <w:r w:rsidRPr="00454CB9">
              <w:rPr>
                <w:rFonts w:ascii="Arial" w:eastAsia="Malgun Gothic" w:hAnsi="Arial" w:cs="Arial"/>
                <w:sz w:val="21"/>
                <w:szCs w:val="21"/>
              </w:rPr>
              <w:lastRenderedPageBreak/>
              <w:t xml:space="preserve">2) </w:t>
            </w:r>
            <w:r w:rsidRPr="00454CB9">
              <w:rPr>
                <w:rFonts w:ascii="Arial" w:eastAsia="Malgun Gothic" w:hAnsi="Arial" w:cs="Arial"/>
                <w:sz w:val="21"/>
                <w:szCs w:val="21"/>
              </w:rPr>
              <w:t>회사는</w:t>
            </w:r>
            <w:r w:rsidRPr="00454CB9">
              <w:rPr>
                <w:rFonts w:ascii="Arial" w:eastAsia="Malgun Gothic" w:hAnsi="Arial" w:cs="Arial"/>
                <w:sz w:val="21"/>
                <w:szCs w:val="21"/>
              </w:rPr>
              <w:t xml:space="preserve"> </w:t>
            </w:r>
            <w:r w:rsidRPr="00454CB9">
              <w:rPr>
                <w:rFonts w:ascii="Arial" w:eastAsia="Malgun Gothic" w:hAnsi="Arial" w:cs="Arial"/>
                <w:sz w:val="21"/>
                <w:szCs w:val="21"/>
              </w:rPr>
              <w:t>직원이</w:t>
            </w:r>
            <w:r w:rsidRPr="00454CB9">
              <w:rPr>
                <w:rFonts w:ascii="Arial" w:eastAsia="Malgun Gothic" w:hAnsi="Arial" w:cs="Arial"/>
                <w:sz w:val="21"/>
                <w:szCs w:val="21"/>
              </w:rPr>
              <w:t xml:space="preserve"> </w:t>
            </w:r>
            <w:r w:rsidRPr="00454CB9">
              <w:rPr>
                <w:rFonts w:ascii="Arial" w:eastAsia="Malgun Gothic" w:hAnsi="Arial" w:cs="Arial"/>
                <w:sz w:val="21"/>
                <w:szCs w:val="21"/>
              </w:rPr>
              <w:t>가족</w:t>
            </w:r>
            <w:r w:rsidRPr="00454CB9">
              <w:rPr>
                <w:rFonts w:ascii="Arial" w:eastAsia="Malgun Gothic" w:hAnsi="Arial" w:cs="Arial"/>
                <w:sz w:val="21"/>
                <w:szCs w:val="21"/>
              </w:rPr>
              <w:t>(</w:t>
            </w:r>
            <w:r w:rsidRPr="00454CB9">
              <w:rPr>
                <w:rFonts w:ascii="Arial" w:eastAsia="Malgun Gothic" w:hAnsi="Arial" w:cs="Arial"/>
                <w:sz w:val="21"/>
                <w:szCs w:val="21"/>
              </w:rPr>
              <w:t>조부모</w:t>
            </w:r>
            <w:r w:rsidRPr="00454CB9">
              <w:rPr>
                <w:rFonts w:ascii="Arial" w:eastAsia="Malgun Gothic" w:hAnsi="Arial" w:cs="Arial"/>
                <w:sz w:val="21"/>
                <w:szCs w:val="21"/>
              </w:rPr>
              <w:t xml:space="preserve"> </w:t>
            </w:r>
            <w:r w:rsidRPr="00454CB9">
              <w:rPr>
                <w:rFonts w:ascii="Arial" w:eastAsia="Malgun Gothic" w:hAnsi="Arial" w:cs="Arial"/>
                <w:sz w:val="21"/>
                <w:szCs w:val="21"/>
              </w:rPr>
              <w:t>또는</w:t>
            </w:r>
            <w:r w:rsidRPr="00454CB9">
              <w:rPr>
                <w:rFonts w:ascii="Arial" w:eastAsia="Malgun Gothic" w:hAnsi="Arial" w:cs="Arial"/>
                <w:sz w:val="21"/>
                <w:szCs w:val="21"/>
              </w:rPr>
              <w:t xml:space="preserve"> </w:t>
            </w:r>
            <w:r w:rsidRPr="00454CB9">
              <w:rPr>
                <w:rFonts w:ascii="Arial" w:eastAsia="Malgun Gothic" w:hAnsi="Arial" w:cs="Arial"/>
                <w:sz w:val="21"/>
                <w:szCs w:val="21"/>
              </w:rPr>
              <w:t>손자녀의</w:t>
            </w:r>
            <w:r w:rsidRPr="00454CB9">
              <w:rPr>
                <w:rFonts w:ascii="Arial" w:eastAsia="Malgun Gothic" w:hAnsi="Arial" w:cs="Arial"/>
                <w:sz w:val="21"/>
                <w:szCs w:val="21"/>
              </w:rPr>
              <w:t xml:space="preserve"> </w:t>
            </w:r>
            <w:r w:rsidRPr="00454CB9">
              <w:rPr>
                <w:rFonts w:ascii="Arial" w:eastAsia="Malgun Gothic" w:hAnsi="Arial" w:cs="Arial"/>
                <w:sz w:val="21"/>
                <w:szCs w:val="21"/>
              </w:rPr>
              <w:t>경우</w:t>
            </w:r>
            <w:r w:rsidRPr="00454CB9">
              <w:rPr>
                <w:rFonts w:ascii="Arial" w:eastAsia="Malgun Gothic" w:hAnsi="Arial" w:cs="Arial"/>
                <w:sz w:val="21"/>
                <w:szCs w:val="21"/>
              </w:rPr>
              <w:t xml:space="preserve"> </w:t>
            </w:r>
            <w:r w:rsidRPr="00454CB9">
              <w:rPr>
                <w:rFonts w:ascii="Arial" w:eastAsia="Malgun Gothic" w:hAnsi="Arial" w:cs="Arial"/>
                <w:sz w:val="21"/>
                <w:szCs w:val="21"/>
              </w:rPr>
              <w:t>근로자</w:t>
            </w:r>
            <w:r w:rsidRPr="00454CB9">
              <w:rPr>
                <w:rFonts w:ascii="Arial" w:eastAsia="Malgun Gothic" w:hAnsi="Arial" w:cs="Arial"/>
                <w:sz w:val="21"/>
                <w:szCs w:val="21"/>
              </w:rPr>
              <w:t xml:space="preserve"> </w:t>
            </w:r>
            <w:r w:rsidRPr="00454CB9">
              <w:rPr>
                <w:rFonts w:ascii="Arial" w:eastAsia="Malgun Gothic" w:hAnsi="Arial" w:cs="Arial"/>
                <w:sz w:val="21"/>
                <w:szCs w:val="21"/>
              </w:rPr>
              <w:t>본인</w:t>
            </w:r>
            <w:r w:rsidRPr="00454CB9">
              <w:rPr>
                <w:rFonts w:ascii="Arial" w:eastAsia="Malgun Gothic" w:hAnsi="Arial" w:cs="Arial"/>
                <w:sz w:val="21"/>
                <w:szCs w:val="21"/>
              </w:rPr>
              <w:t xml:space="preserve"> </w:t>
            </w:r>
            <w:r w:rsidRPr="00454CB9">
              <w:rPr>
                <w:rFonts w:ascii="Arial" w:eastAsia="Malgun Gothic" w:hAnsi="Arial" w:cs="Arial"/>
                <w:sz w:val="21"/>
                <w:szCs w:val="21"/>
              </w:rPr>
              <w:t>외에도</w:t>
            </w:r>
            <w:r w:rsidRPr="00454CB9">
              <w:rPr>
                <w:rFonts w:ascii="Arial" w:eastAsia="Malgun Gothic" w:hAnsi="Arial" w:cs="Arial"/>
                <w:sz w:val="21"/>
                <w:szCs w:val="21"/>
              </w:rPr>
              <w:t xml:space="preserve"> </w:t>
            </w:r>
            <w:r w:rsidRPr="00454CB9">
              <w:rPr>
                <w:rFonts w:ascii="Arial" w:eastAsia="Malgun Gothic" w:hAnsi="Arial" w:cs="Arial"/>
                <w:sz w:val="21"/>
                <w:szCs w:val="21"/>
              </w:rPr>
              <w:t>직계비속</w:t>
            </w:r>
            <w:r w:rsidRPr="00454CB9">
              <w:rPr>
                <w:rFonts w:ascii="Arial" w:eastAsia="Malgun Gothic" w:hAnsi="Arial" w:cs="Arial"/>
                <w:sz w:val="21"/>
                <w:szCs w:val="21"/>
              </w:rPr>
              <w:t xml:space="preserve"> </w:t>
            </w:r>
            <w:r w:rsidRPr="00454CB9">
              <w:rPr>
                <w:rFonts w:ascii="Arial" w:eastAsia="Malgun Gothic" w:hAnsi="Arial" w:cs="Arial"/>
                <w:sz w:val="21"/>
                <w:szCs w:val="21"/>
              </w:rPr>
              <w:t>또는</w:t>
            </w:r>
            <w:r w:rsidRPr="00454CB9">
              <w:rPr>
                <w:rFonts w:ascii="Arial" w:eastAsia="Malgun Gothic" w:hAnsi="Arial" w:cs="Arial"/>
                <w:sz w:val="21"/>
                <w:szCs w:val="21"/>
              </w:rPr>
              <w:t xml:space="preserve"> </w:t>
            </w:r>
            <w:r w:rsidRPr="00454CB9">
              <w:rPr>
                <w:rFonts w:ascii="Arial" w:eastAsia="Malgun Gothic" w:hAnsi="Arial" w:cs="Arial"/>
                <w:sz w:val="21"/>
                <w:szCs w:val="21"/>
              </w:rPr>
              <w:t>직계존속이</w:t>
            </w:r>
            <w:r w:rsidRPr="00454CB9">
              <w:rPr>
                <w:rFonts w:ascii="Arial" w:eastAsia="Malgun Gothic" w:hAnsi="Arial" w:cs="Arial"/>
                <w:sz w:val="21"/>
                <w:szCs w:val="21"/>
              </w:rPr>
              <w:t xml:space="preserve"> </w:t>
            </w:r>
            <w:r w:rsidRPr="00454CB9">
              <w:rPr>
                <w:rFonts w:ascii="Arial" w:eastAsia="Malgun Gothic" w:hAnsi="Arial" w:cs="Arial"/>
                <w:sz w:val="21"/>
                <w:szCs w:val="21"/>
              </w:rPr>
              <w:t>있는</w:t>
            </w:r>
            <w:del w:id="1111" w:author="Mia Choi" w:date="2021-07-26T16:12:00Z">
              <w:r w:rsidRPr="00454CB9" w:rsidDel="008E5375">
                <w:rPr>
                  <w:rFonts w:ascii="Arial" w:eastAsia="Malgun Gothic" w:hAnsi="Arial" w:cs="Arial"/>
                  <w:sz w:val="21"/>
                  <w:szCs w:val="21"/>
                </w:rPr>
                <w:delText xml:space="preserve"> </w:delText>
              </w:r>
              <w:r w:rsidRPr="00454CB9" w:rsidDel="008E5375">
                <w:rPr>
                  <w:rFonts w:ascii="Arial" w:eastAsia="Malgun Gothic" w:hAnsi="Arial" w:cs="Arial"/>
                  <w:sz w:val="21"/>
                  <w:szCs w:val="21"/>
                </w:rPr>
                <w:delText>등</w:delText>
              </w:r>
              <w:r w:rsidRPr="00454CB9" w:rsidDel="008E5375">
                <w:rPr>
                  <w:rFonts w:ascii="Arial" w:eastAsia="Malgun Gothic" w:hAnsi="Arial" w:cs="Arial"/>
                  <w:sz w:val="21"/>
                  <w:szCs w:val="21"/>
                </w:rPr>
                <w:delText xml:space="preserve"> </w:delText>
              </w:r>
              <w:r w:rsidRPr="00454CB9" w:rsidDel="008E5375">
                <w:rPr>
                  <w:rFonts w:ascii="Arial" w:eastAsia="Malgun Gothic" w:hAnsi="Arial" w:cs="Arial"/>
                  <w:sz w:val="21"/>
                  <w:szCs w:val="21"/>
                </w:rPr>
                <w:delText>대통령령으로</w:delText>
              </w:r>
              <w:r w:rsidRPr="00454CB9" w:rsidDel="008E5375">
                <w:rPr>
                  <w:rFonts w:ascii="Arial" w:eastAsia="Malgun Gothic" w:hAnsi="Arial" w:cs="Arial"/>
                  <w:sz w:val="21"/>
                  <w:szCs w:val="21"/>
                </w:rPr>
                <w:delText xml:space="preserve"> </w:delText>
              </w:r>
              <w:r w:rsidRPr="00454CB9" w:rsidDel="008E5375">
                <w:rPr>
                  <w:rFonts w:ascii="Arial" w:eastAsia="Malgun Gothic" w:hAnsi="Arial" w:cs="Arial"/>
                  <w:sz w:val="21"/>
                  <w:szCs w:val="21"/>
                </w:rPr>
                <w:delText>정하는</w:delText>
              </w:r>
              <w:r w:rsidRPr="00454CB9" w:rsidDel="008E5375">
                <w:rPr>
                  <w:rFonts w:ascii="Arial" w:eastAsia="Malgun Gothic" w:hAnsi="Arial" w:cs="Arial"/>
                  <w:sz w:val="21"/>
                  <w:szCs w:val="21"/>
                </w:rPr>
                <w:delText xml:space="preserve"> </w:delText>
              </w:r>
            </w:del>
            <w:ins w:id="1112" w:author="Mia Choi" w:date="2021-07-26T16:12:00Z">
              <w:r w:rsidRPr="00454CB9">
                <w:rPr>
                  <w:rFonts w:ascii="Arial" w:eastAsia="Malgun Gothic" w:hAnsi="Arial" w:cs="Arial"/>
                  <w:sz w:val="21"/>
                  <w:szCs w:val="21"/>
                </w:rPr>
                <w:t xml:space="preserve"> </w:t>
              </w:r>
            </w:ins>
            <w:r w:rsidRPr="00454CB9">
              <w:rPr>
                <w:rFonts w:ascii="Arial" w:eastAsia="Malgun Gothic" w:hAnsi="Arial" w:cs="Arial"/>
                <w:sz w:val="21"/>
                <w:szCs w:val="21"/>
              </w:rPr>
              <w:t>경우는</w:t>
            </w:r>
            <w:r w:rsidRPr="00454CB9">
              <w:rPr>
                <w:rFonts w:ascii="Arial" w:eastAsia="Malgun Gothic" w:hAnsi="Arial" w:cs="Arial"/>
                <w:sz w:val="21"/>
                <w:szCs w:val="21"/>
              </w:rPr>
              <w:t xml:space="preserve"> </w:t>
            </w:r>
            <w:r w:rsidRPr="00454CB9">
              <w:rPr>
                <w:rFonts w:ascii="Arial" w:eastAsia="Malgun Gothic" w:hAnsi="Arial" w:cs="Arial"/>
                <w:sz w:val="21"/>
                <w:szCs w:val="21"/>
              </w:rPr>
              <w:t>제외한다</w:t>
            </w:r>
            <w:r w:rsidRPr="00454CB9">
              <w:rPr>
                <w:rFonts w:ascii="Arial" w:eastAsia="Malgun Gothic" w:hAnsi="Arial" w:cs="Arial"/>
                <w:sz w:val="21"/>
                <w:szCs w:val="21"/>
              </w:rPr>
              <w:t>)</w:t>
            </w:r>
            <w:r w:rsidRPr="00454CB9">
              <w:rPr>
                <w:rFonts w:ascii="Arial" w:eastAsia="Malgun Gothic" w:hAnsi="Arial" w:cs="Arial"/>
                <w:sz w:val="21"/>
                <w:szCs w:val="21"/>
              </w:rPr>
              <w:t>의</w:t>
            </w:r>
            <w:r w:rsidRPr="00454CB9">
              <w:rPr>
                <w:rFonts w:ascii="Arial" w:eastAsia="Malgun Gothic" w:hAnsi="Arial" w:cs="Arial"/>
                <w:sz w:val="21"/>
                <w:szCs w:val="21"/>
              </w:rPr>
              <w:t xml:space="preserve"> </w:t>
            </w:r>
            <w:r w:rsidRPr="00454CB9">
              <w:rPr>
                <w:rFonts w:ascii="Arial" w:eastAsia="Malgun Gothic" w:hAnsi="Arial" w:cs="Arial"/>
                <w:sz w:val="21"/>
                <w:szCs w:val="21"/>
              </w:rPr>
              <w:t>질병</w:t>
            </w:r>
            <w:r w:rsidRPr="00454CB9">
              <w:rPr>
                <w:rFonts w:ascii="Arial" w:eastAsia="Malgun Gothic" w:hAnsi="Arial" w:cs="Arial"/>
                <w:sz w:val="21"/>
                <w:szCs w:val="21"/>
              </w:rPr>
              <w:t xml:space="preserve">, </w:t>
            </w:r>
            <w:r w:rsidRPr="00454CB9">
              <w:rPr>
                <w:rFonts w:ascii="Arial" w:eastAsia="Malgun Gothic" w:hAnsi="Arial" w:cs="Arial"/>
                <w:sz w:val="21"/>
                <w:szCs w:val="21"/>
              </w:rPr>
              <w:t>사고</w:t>
            </w:r>
            <w:r w:rsidRPr="00454CB9">
              <w:rPr>
                <w:rFonts w:ascii="Arial" w:eastAsia="Malgun Gothic" w:hAnsi="Arial" w:cs="Arial"/>
                <w:sz w:val="21"/>
                <w:szCs w:val="21"/>
              </w:rPr>
              <w:t xml:space="preserve">, </w:t>
            </w:r>
            <w:r w:rsidRPr="00454CB9">
              <w:rPr>
                <w:rFonts w:ascii="Arial" w:eastAsia="Malgun Gothic" w:hAnsi="Arial" w:cs="Arial"/>
                <w:sz w:val="21"/>
                <w:szCs w:val="21"/>
              </w:rPr>
              <w:t>노령</w:t>
            </w:r>
            <w:r w:rsidRPr="00454CB9">
              <w:rPr>
                <w:rFonts w:ascii="Arial" w:eastAsia="Malgun Gothic" w:hAnsi="Arial" w:cs="Arial"/>
                <w:sz w:val="21"/>
                <w:szCs w:val="21"/>
              </w:rPr>
              <w:t xml:space="preserve"> </w:t>
            </w:r>
            <w:r w:rsidRPr="00454CB9">
              <w:rPr>
                <w:rFonts w:ascii="Arial" w:eastAsia="Malgun Gothic" w:hAnsi="Arial" w:cs="Arial"/>
                <w:sz w:val="21"/>
                <w:szCs w:val="21"/>
              </w:rPr>
              <w:t>또는</w:t>
            </w:r>
            <w:r w:rsidRPr="00454CB9">
              <w:rPr>
                <w:rFonts w:ascii="Arial" w:eastAsia="Malgun Gothic" w:hAnsi="Arial" w:cs="Arial"/>
                <w:sz w:val="21"/>
                <w:szCs w:val="21"/>
              </w:rPr>
              <w:t xml:space="preserve"> </w:t>
            </w:r>
            <w:r w:rsidRPr="00454CB9">
              <w:rPr>
                <w:rFonts w:ascii="Arial" w:eastAsia="Malgun Gothic" w:hAnsi="Arial" w:cs="Arial"/>
                <w:sz w:val="21"/>
                <w:szCs w:val="21"/>
              </w:rPr>
              <w:t>자녀의</w:t>
            </w:r>
            <w:r w:rsidRPr="00454CB9">
              <w:rPr>
                <w:rFonts w:ascii="Arial" w:eastAsia="Malgun Gothic" w:hAnsi="Arial" w:cs="Arial"/>
                <w:sz w:val="21"/>
                <w:szCs w:val="21"/>
              </w:rPr>
              <w:t xml:space="preserve"> </w:t>
            </w:r>
            <w:r w:rsidRPr="00454CB9">
              <w:rPr>
                <w:rFonts w:ascii="Arial" w:eastAsia="Malgun Gothic" w:hAnsi="Arial" w:cs="Arial"/>
                <w:sz w:val="21"/>
                <w:szCs w:val="21"/>
              </w:rPr>
              <w:t>양육으로</w:t>
            </w:r>
            <w:r w:rsidRPr="00454CB9">
              <w:rPr>
                <w:rFonts w:ascii="Arial" w:eastAsia="Malgun Gothic" w:hAnsi="Arial" w:cs="Arial"/>
                <w:sz w:val="21"/>
                <w:szCs w:val="21"/>
              </w:rPr>
              <w:t xml:space="preserve"> </w:t>
            </w:r>
            <w:r w:rsidRPr="00454CB9">
              <w:rPr>
                <w:rFonts w:ascii="Arial" w:eastAsia="Malgun Gothic" w:hAnsi="Arial" w:cs="Arial"/>
                <w:sz w:val="21"/>
                <w:szCs w:val="21"/>
              </w:rPr>
              <w:t>인하여</w:t>
            </w:r>
            <w:r w:rsidRPr="00454CB9">
              <w:rPr>
                <w:rFonts w:ascii="Arial" w:eastAsia="Malgun Gothic" w:hAnsi="Arial" w:cs="Arial"/>
                <w:sz w:val="21"/>
                <w:szCs w:val="21"/>
              </w:rPr>
              <w:t xml:space="preserve"> </w:t>
            </w:r>
            <w:r w:rsidRPr="00454CB9">
              <w:rPr>
                <w:rFonts w:ascii="Arial" w:eastAsia="Malgun Gothic" w:hAnsi="Arial" w:cs="Arial"/>
                <w:sz w:val="21"/>
                <w:szCs w:val="21"/>
              </w:rPr>
              <w:t>긴급하게</w:t>
            </w:r>
            <w:r w:rsidRPr="00454CB9">
              <w:rPr>
                <w:rFonts w:ascii="Arial" w:eastAsia="Malgun Gothic" w:hAnsi="Arial" w:cs="Arial"/>
                <w:sz w:val="21"/>
                <w:szCs w:val="21"/>
              </w:rPr>
              <w:t xml:space="preserve"> </w:t>
            </w:r>
            <w:r w:rsidRPr="00454CB9">
              <w:rPr>
                <w:rFonts w:ascii="Arial" w:eastAsia="Malgun Gothic" w:hAnsi="Arial" w:cs="Arial"/>
                <w:sz w:val="21"/>
                <w:szCs w:val="21"/>
              </w:rPr>
              <w:t>그</w:t>
            </w:r>
            <w:r w:rsidRPr="00454CB9">
              <w:rPr>
                <w:rFonts w:ascii="Arial" w:eastAsia="Malgun Gothic" w:hAnsi="Arial" w:cs="Arial"/>
                <w:sz w:val="21"/>
                <w:szCs w:val="21"/>
              </w:rPr>
              <w:t xml:space="preserve"> </w:t>
            </w:r>
            <w:r w:rsidRPr="00454CB9">
              <w:rPr>
                <w:rFonts w:ascii="Arial" w:eastAsia="Malgun Gothic" w:hAnsi="Arial" w:cs="Arial"/>
                <w:sz w:val="21"/>
                <w:szCs w:val="21"/>
              </w:rPr>
              <w:t>가족을</w:t>
            </w:r>
            <w:r w:rsidRPr="00454CB9">
              <w:rPr>
                <w:rFonts w:ascii="Arial" w:eastAsia="Malgun Gothic" w:hAnsi="Arial" w:cs="Arial"/>
                <w:sz w:val="21"/>
                <w:szCs w:val="21"/>
              </w:rPr>
              <w:t xml:space="preserve"> </w:t>
            </w:r>
            <w:r w:rsidRPr="00454CB9">
              <w:rPr>
                <w:rFonts w:ascii="Arial" w:eastAsia="Malgun Gothic" w:hAnsi="Arial" w:cs="Arial"/>
                <w:sz w:val="21"/>
                <w:szCs w:val="21"/>
              </w:rPr>
              <w:t>돌보기</w:t>
            </w:r>
            <w:r w:rsidRPr="00454CB9">
              <w:rPr>
                <w:rFonts w:ascii="Arial" w:eastAsia="Malgun Gothic" w:hAnsi="Arial" w:cs="Arial"/>
                <w:sz w:val="21"/>
                <w:szCs w:val="21"/>
              </w:rPr>
              <w:t xml:space="preserve"> </w:t>
            </w:r>
            <w:r w:rsidRPr="00454CB9">
              <w:rPr>
                <w:rFonts w:ascii="Arial" w:eastAsia="Malgun Gothic" w:hAnsi="Arial" w:cs="Arial"/>
                <w:sz w:val="21"/>
                <w:szCs w:val="21"/>
              </w:rPr>
              <w:t>위한</w:t>
            </w:r>
            <w:r w:rsidRPr="00454CB9">
              <w:rPr>
                <w:rFonts w:ascii="Arial" w:eastAsia="Malgun Gothic" w:hAnsi="Arial" w:cs="Arial"/>
                <w:sz w:val="21"/>
                <w:szCs w:val="21"/>
              </w:rPr>
              <w:t xml:space="preserve"> </w:t>
            </w:r>
            <w:r w:rsidRPr="00454CB9">
              <w:rPr>
                <w:rFonts w:ascii="Arial" w:eastAsia="Malgun Gothic" w:hAnsi="Arial" w:cs="Arial"/>
                <w:sz w:val="21"/>
                <w:szCs w:val="21"/>
              </w:rPr>
              <w:t>휴가</w:t>
            </w:r>
            <w:r w:rsidRPr="00454CB9">
              <w:rPr>
                <w:rFonts w:ascii="Arial" w:eastAsia="Malgun Gothic" w:hAnsi="Arial" w:cs="Arial"/>
                <w:sz w:val="21"/>
                <w:szCs w:val="21"/>
              </w:rPr>
              <w:t>(</w:t>
            </w:r>
            <w:r w:rsidRPr="00454CB9">
              <w:rPr>
                <w:rFonts w:ascii="Arial" w:eastAsia="Malgun Gothic" w:hAnsi="Arial" w:cs="Arial"/>
                <w:sz w:val="21"/>
                <w:szCs w:val="21"/>
              </w:rPr>
              <w:t>이하</w:t>
            </w:r>
            <w:r w:rsidRPr="00454CB9">
              <w:rPr>
                <w:rFonts w:ascii="Arial" w:eastAsia="Malgun Gothic" w:hAnsi="Arial" w:cs="Arial"/>
                <w:sz w:val="21"/>
                <w:szCs w:val="21"/>
              </w:rPr>
              <w:t xml:space="preserve"> </w:t>
            </w:r>
            <w:r w:rsidRPr="00454CB9">
              <w:rPr>
                <w:rFonts w:ascii="Arial" w:eastAsia="Malgun Gothic" w:hAnsi="Arial" w:cs="Arial"/>
                <w:sz w:val="21"/>
                <w:szCs w:val="21"/>
              </w:rPr>
              <w:t>＂</w:t>
            </w:r>
            <w:proofErr w:type="spellStart"/>
            <w:r w:rsidRPr="00454CB9">
              <w:rPr>
                <w:rFonts w:ascii="Arial" w:eastAsia="Malgun Gothic" w:hAnsi="Arial" w:cs="Arial"/>
                <w:sz w:val="21"/>
                <w:szCs w:val="21"/>
              </w:rPr>
              <w:t>가족돌봄휴가</w:t>
            </w:r>
            <w:proofErr w:type="spellEnd"/>
            <w:r w:rsidRPr="00454CB9">
              <w:rPr>
                <w:rFonts w:ascii="Arial" w:eastAsia="Malgun Gothic" w:hAnsi="Arial" w:cs="Arial"/>
                <w:sz w:val="21"/>
                <w:szCs w:val="21"/>
              </w:rPr>
              <w:t>＂라</w:t>
            </w:r>
            <w:r w:rsidRPr="00454CB9">
              <w:rPr>
                <w:rFonts w:ascii="Arial" w:eastAsia="Malgun Gothic" w:hAnsi="Arial" w:cs="Arial"/>
                <w:sz w:val="21"/>
                <w:szCs w:val="21"/>
              </w:rPr>
              <w:t xml:space="preserve"> </w:t>
            </w:r>
            <w:r w:rsidRPr="00454CB9">
              <w:rPr>
                <w:rFonts w:ascii="Arial" w:eastAsia="Malgun Gothic" w:hAnsi="Arial" w:cs="Arial"/>
                <w:sz w:val="21"/>
                <w:szCs w:val="21"/>
              </w:rPr>
              <w:t>한다</w:t>
            </w:r>
            <w:r w:rsidRPr="00454CB9">
              <w:rPr>
                <w:rFonts w:ascii="Arial" w:eastAsia="Malgun Gothic" w:hAnsi="Arial" w:cs="Arial"/>
                <w:sz w:val="21"/>
                <w:szCs w:val="21"/>
              </w:rPr>
              <w:t>)</w:t>
            </w:r>
            <w:r w:rsidRPr="00454CB9">
              <w:rPr>
                <w:rFonts w:ascii="Arial" w:eastAsia="Malgun Gothic" w:hAnsi="Arial" w:cs="Arial"/>
                <w:sz w:val="21"/>
                <w:szCs w:val="21"/>
              </w:rPr>
              <w:t>를</w:t>
            </w:r>
            <w:r w:rsidRPr="00454CB9">
              <w:rPr>
                <w:rFonts w:ascii="Arial" w:eastAsia="Malgun Gothic" w:hAnsi="Arial" w:cs="Arial"/>
                <w:sz w:val="21"/>
                <w:szCs w:val="21"/>
              </w:rPr>
              <w:t xml:space="preserve"> </w:t>
            </w:r>
            <w:r w:rsidRPr="00454CB9">
              <w:rPr>
                <w:rFonts w:ascii="Arial" w:eastAsia="Malgun Gothic" w:hAnsi="Arial" w:cs="Arial"/>
                <w:sz w:val="21"/>
                <w:szCs w:val="21"/>
              </w:rPr>
              <w:t>신청하는</w:t>
            </w:r>
            <w:r w:rsidRPr="00454CB9">
              <w:rPr>
                <w:rFonts w:ascii="Arial" w:eastAsia="Malgun Gothic" w:hAnsi="Arial" w:cs="Arial"/>
                <w:sz w:val="21"/>
                <w:szCs w:val="21"/>
              </w:rPr>
              <w:t xml:space="preserve"> </w:t>
            </w:r>
            <w:r w:rsidRPr="00454CB9">
              <w:rPr>
                <w:rFonts w:ascii="Arial" w:eastAsia="Malgun Gothic" w:hAnsi="Arial" w:cs="Arial"/>
                <w:sz w:val="21"/>
                <w:szCs w:val="21"/>
              </w:rPr>
              <w:t>경우</w:t>
            </w:r>
            <w:r w:rsidRPr="00454CB9">
              <w:rPr>
                <w:rFonts w:ascii="Arial" w:eastAsia="Malgun Gothic" w:hAnsi="Arial" w:cs="Arial"/>
                <w:sz w:val="21"/>
                <w:szCs w:val="21"/>
              </w:rPr>
              <w:t xml:space="preserve"> </w:t>
            </w:r>
            <w:r w:rsidRPr="00454CB9">
              <w:rPr>
                <w:rFonts w:ascii="Arial" w:eastAsia="Malgun Gothic" w:hAnsi="Arial" w:cs="Arial"/>
                <w:sz w:val="21"/>
                <w:szCs w:val="21"/>
              </w:rPr>
              <w:t>이를</w:t>
            </w:r>
            <w:r w:rsidRPr="00454CB9">
              <w:rPr>
                <w:rFonts w:ascii="Arial" w:eastAsia="Malgun Gothic" w:hAnsi="Arial" w:cs="Arial"/>
                <w:sz w:val="21"/>
                <w:szCs w:val="21"/>
              </w:rPr>
              <w:t xml:space="preserve"> </w:t>
            </w:r>
            <w:r w:rsidRPr="00454CB9">
              <w:rPr>
                <w:rFonts w:ascii="Arial" w:eastAsia="Malgun Gothic" w:hAnsi="Arial" w:cs="Arial"/>
                <w:sz w:val="21"/>
                <w:szCs w:val="21"/>
              </w:rPr>
              <w:t>허용하여야</w:t>
            </w:r>
            <w:r w:rsidRPr="00454CB9">
              <w:rPr>
                <w:rFonts w:ascii="Arial" w:eastAsia="Malgun Gothic" w:hAnsi="Arial" w:cs="Arial"/>
                <w:sz w:val="21"/>
                <w:szCs w:val="21"/>
              </w:rPr>
              <w:t xml:space="preserve"> </w:t>
            </w:r>
            <w:r w:rsidRPr="00454CB9">
              <w:rPr>
                <w:rFonts w:ascii="Arial" w:eastAsia="Malgun Gothic" w:hAnsi="Arial" w:cs="Arial"/>
                <w:sz w:val="21"/>
                <w:szCs w:val="21"/>
              </w:rPr>
              <w:t>한다</w:t>
            </w:r>
            <w:r w:rsidRPr="00454CB9">
              <w:rPr>
                <w:rFonts w:ascii="Arial" w:eastAsia="Malgun Gothic" w:hAnsi="Arial" w:cs="Arial"/>
                <w:sz w:val="21"/>
                <w:szCs w:val="21"/>
              </w:rPr>
              <w:t xml:space="preserve">. </w:t>
            </w:r>
            <w:r w:rsidRPr="00454CB9">
              <w:rPr>
                <w:rFonts w:ascii="Arial" w:eastAsia="Malgun Gothic" w:hAnsi="Arial" w:cs="Arial"/>
                <w:sz w:val="21"/>
                <w:szCs w:val="21"/>
              </w:rPr>
              <w:t>다만</w:t>
            </w:r>
            <w:r w:rsidRPr="00454CB9">
              <w:rPr>
                <w:rFonts w:ascii="Arial" w:eastAsia="Malgun Gothic" w:hAnsi="Arial" w:cs="Arial"/>
                <w:sz w:val="21"/>
                <w:szCs w:val="21"/>
              </w:rPr>
              <w:t xml:space="preserve">, </w:t>
            </w:r>
            <w:r w:rsidRPr="00454CB9">
              <w:rPr>
                <w:rFonts w:ascii="Arial" w:eastAsia="Malgun Gothic" w:hAnsi="Arial" w:cs="Arial"/>
                <w:sz w:val="21"/>
                <w:szCs w:val="21"/>
              </w:rPr>
              <w:t>직원이</w:t>
            </w:r>
            <w:r w:rsidRPr="00454CB9">
              <w:rPr>
                <w:rFonts w:ascii="Arial" w:eastAsia="Malgun Gothic" w:hAnsi="Arial" w:cs="Arial"/>
                <w:sz w:val="21"/>
                <w:szCs w:val="21"/>
              </w:rPr>
              <w:t xml:space="preserve"> </w:t>
            </w:r>
            <w:r w:rsidRPr="00454CB9">
              <w:rPr>
                <w:rFonts w:ascii="Arial" w:eastAsia="Malgun Gothic" w:hAnsi="Arial" w:cs="Arial"/>
                <w:sz w:val="21"/>
                <w:szCs w:val="21"/>
              </w:rPr>
              <w:t>청구한</w:t>
            </w:r>
            <w:r w:rsidRPr="00454CB9">
              <w:rPr>
                <w:rFonts w:ascii="Arial" w:eastAsia="Malgun Gothic" w:hAnsi="Arial" w:cs="Arial"/>
                <w:sz w:val="21"/>
                <w:szCs w:val="21"/>
              </w:rPr>
              <w:t xml:space="preserve"> </w:t>
            </w:r>
            <w:r w:rsidRPr="00454CB9">
              <w:rPr>
                <w:rFonts w:ascii="Arial" w:eastAsia="Malgun Gothic" w:hAnsi="Arial" w:cs="Arial"/>
                <w:sz w:val="21"/>
                <w:szCs w:val="21"/>
              </w:rPr>
              <w:t>시기에</w:t>
            </w:r>
            <w:r w:rsidRPr="00454CB9">
              <w:rPr>
                <w:rFonts w:ascii="Arial" w:eastAsia="Malgun Gothic" w:hAnsi="Arial" w:cs="Arial"/>
                <w:sz w:val="21"/>
                <w:szCs w:val="21"/>
              </w:rPr>
              <w:t xml:space="preserve"> </w:t>
            </w:r>
            <w:proofErr w:type="spellStart"/>
            <w:r w:rsidRPr="00454CB9">
              <w:rPr>
                <w:rFonts w:ascii="Arial" w:eastAsia="Malgun Gothic" w:hAnsi="Arial" w:cs="Arial"/>
                <w:sz w:val="21"/>
                <w:szCs w:val="21"/>
              </w:rPr>
              <w:t>가족돌봄휴가를</w:t>
            </w:r>
            <w:proofErr w:type="spellEnd"/>
            <w:r w:rsidRPr="00454CB9">
              <w:rPr>
                <w:rFonts w:ascii="Arial" w:eastAsia="Malgun Gothic" w:hAnsi="Arial" w:cs="Arial"/>
                <w:sz w:val="21"/>
                <w:szCs w:val="21"/>
              </w:rPr>
              <w:t xml:space="preserve"> </w:t>
            </w:r>
            <w:r w:rsidRPr="00454CB9">
              <w:rPr>
                <w:rFonts w:ascii="Arial" w:eastAsia="Malgun Gothic" w:hAnsi="Arial" w:cs="Arial"/>
                <w:sz w:val="21"/>
                <w:szCs w:val="21"/>
              </w:rPr>
              <w:t>주는</w:t>
            </w:r>
            <w:r w:rsidRPr="00454CB9">
              <w:rPr>
                <w:rFonts w:ascii="Arial" w:eastAsia="Malgun Gothic" w:hAnsi="Arial" w:cs="Arial"/>
                <w:sz w:val="21"/>
                <w:szCs w:val="21"/>
              </w:rPr>
              <w:t xml:space="preserve"> </w:t>
            </w:r>
            <w:r w:rsidRPr="00454CB9">
              <w:rPr>
                <w:rFonts w:ascii="Arial" w:eastAsia="Malgun Gothic" w:hAnsi="Arial" w:cs="Arial"/>
                <w:sz w:val="21"/>
                <w:szCs w:val="21"/>
              </w:rPr>
              <w:t>것이</w:t>
            </w:r>
            <w:r w:rsidRPr="00454CB9">
              <w:rPr>
                <w:rFonts w:ascii="Arial" w:eastAsia="Malgun Gothic" w:hAnsi="Arial" w:cs="Arial"/>
                <w:sz w:val="21"/>
                <w:szCs w:val="21"/>
              </w:rPr>
              <w:t xml:space="preserve"> </w:t>
            </w:r>
            <w:r w:rsidRPr="00454CB9">
              <w:rPr>
                <w:rFonts w:ascii="Arial" w:eastAsia="Malgun Gothic" w:hAnsi="Arial" w:cs="Arial"/>
                <w:sz w:val="21"/>
                <w:szCs w:val="21"/>
              </w:rPr>
              <w:t>정상적인</w:t>
            </w:r>
            <w:r w:rsidRPr="00454CB9">
              <w:rPr>
                <w:rFonts w:ascii="Arial" w:eastAsia="Malgun Gothic" w:hAnsi="Arial" w:cs="Arial"/>
                <w:sz w:val="21"/>
                <w:szCs w:val="21"/>
              </w:rPr>
              <w:t xml:space="preserve"> </w:t>
            </w:r>
            <w:r w:rsidRPr="00454CB9">
              <w:rPr>
                <w:rFonts w:ascii="Arial" w:eastAsia="Malgun Gothic" w:hAnsi="Arial" w:cs="Arial"/>
                <w:sz w:val="21"/>
                <w:szCs w:val="21"/>
              </w:rPr>
              <w:t>사업</w:t>
            </w:r>
            <w:r w:rsidRPr="00454CB9">
              <w:rPr>
                <w:rFonts w:ascii="Arial" w:eastAsia="Malgun Gothic" w:hAnsi="Arial" w:cs="Arial"/>
                <w:sz w:val="21"/>
                <w:szCs w:val="21"/>
              </w:rPr>
              <w:t xml:space="preserve"> </w:t>
            </w:r>
            <w:r w:rsidRPr="00454CB9">
              <w:rPr>
                <w:rFonts w:ascii="Arial" w:eastAsia="Malgun Gothic" w:hAnsi="Arial" w:cs="Arial"/>
                <w:sz w:val="21"/>
                <w:szCs w:val="21"/>
              </w:rPr>
              <w:t>운영에</w:t>
            </w:r>
            <w:r w:rsidRPr="00454CB9">
              <w:rPr>
                <w:rFonts w:ascii="Arial" w:eastAsia="Malgun Gothic" w:hAnsi="Arial" w:cs="Arial"/>
                <w:sz w:val="21"/>
                <w:szCs w:val="21"/>
              </w:rPr>
              <w:t xml:space="preserve"> </w:t>
            </w:r>
            <w:r w:rsidRPr="00454CB9">
              <w:rPr>
                <w:rFonts w:ascii="Arial" w:eastAsia="Malgun Gothic" w:hAnsi="Arial" w:cs="Arial"/>
                <w:sz w:val="21"/>
                <w:szCs w:val="21"/>
              </w:rPr>
              <w:t>중대한</w:t>
            </w:r>
            <w:r w:rsidRPr="00454CB9">
              <w:rPr>
                <w:rFonts w:ascii="Arial" w:eastAsia="Malgun Gothic" w:hAnsi="Arial" w:cs="Arial"/>
                <w:sz w:val="21"/>
                <w:szCs w:val="21"/>
              </w:rPr>
              <w:t xml:space="preserve"> </w:t>
            </w:r>
            <w:r w:rsidRPr="00454CB9">
              <w:rPr>
                <w:rFonts w:ascii="Arial" w:eastAsia="Malgun Gothic" w:hAnsi="Arial" w:cs="Arial"/>
                <w:sz w:val="21"/>
                <w:szCs w:val="21"/>
              </w:rPr>
              <w:t>지장을</w:t>
            </w:r>
            <w:r w:rsidRPr="00454CB9">
              <w:rPr>
                <w:rFonts w:ascii="Arial" w:eastAsia="Malgun Gothic" w:hAnsi="Arial" w:cs="Arial"/>
                <w:sz w:val="21"/>
                <w:szCs w:val="21"/>
              </w:rPr>
              <w:t xml:space="preserve"> </w:t>
            </w:r>
            <w:r w:rsidRPr="00454CB9">
              <w:rPr>
                <w:rFonts w:ascii="Arial" w:eastAsia="Malgun Gothic" w:hAnsi="Arial" w:cs="Arial"/>
                <w:sz w:val="21"/>
                <w:szCs w:val="21"/>
              </w:rPr>
              <w:t>초래하는</w:t>
            </w:r>
            <w:r w:rsidRPr="00454CB9">
              <w:rPr>
                <w:rFonts w:ascii="Arial" w:eastAsia="Malgun Gothic" w:hAnsi="Arial" w:cs="Arial"/>
                <w:sz w:val="21"/>
                <w:szCs w:val="21"/>
              </w:rPr>
              <w:t xml:space="preserve"> </w:t>
            </w:r>
            <w:r w:rsidRPr="00454CB9">
              <w:rPr>
                <w:rFonts w:ascii="Arial" w:eastAsia="Malgun Gothic" w:hAnsi="Arial" w:cs="Arial"/>
                <w:sz w:val="21"/>
                <w:szCs w:val="21"/>
              </w:rPr>
              <w:t>경우에는</w:t>
            </w:r>
            <w:r w:rsidRPr="00454CB9">
              <w:rPr>
                <w:rFonts w:ascii="Arial" w:eastAsia="Malgun Gothic" w:hAnsi="Arial" w:cs="Arial"/>
                <w:sz w:val="21"/>
                <w:szCs w:val="21"/>
              </w:rPr>
              <w:t xml:space="preserve"> </w:t>
            </w:r>
            <w:r w:rsidRPr="00454CB9">
              <w:rPr>
                <w:rFonts w:ascii="Arial" w:eastAsia="Malgun Gothic" w:hAnsi="Arial" w:cs="Arial"/>
                <w:sz w:val="21"/>
                <w:szCs w:val="21"/>
              </w:rPr>
              <w:t>직원과</w:t>
            </w:r>
            <w:r w:rsidRPr="00454CB9">
              <w:rPr>
                <w:rFonts w:ascii="Arial" w:eastAsia="Malgun Gothic" w:hAnsi="Arial" w:cs="Arial"/>
                <w:sz w:val="21"/>
                <w:szCs w:val="21"/>
              </w:rPr>
              <w:t xml:space="preserve"> </w:t>
            </w:r>
            <w:r w:rsidRPr="00454CB9">
              <w:rPr>
                <w:rFonts w:ascii="Arial" w:eastAsia="Malgun Gothic" w:hAnsi="Arial" w:cs="Arial"/>
                <w:sz w:val="21"/>
                <w:szCs w:val="21"/>
              </w:rPr>
              <w:t>협의하여</w:t>
            </w:r>
            <w:r w:rsidRPr="00454CB9">
              <w:rPr>
                <w:rFonts w:ascii="Arial" w:eastAsia="Malgun Gothic" w:hAnsi="Arial" w:cs="Arial"/>
                <w:sz w:val="21"/>
                <w:szCs w:val="21"/>
              </w:rPr>
              <w:t xml:space="preserve"> </w:t>
            </w:r>
            <w:r w:rsidRPr="00454CB9">
              <w:rPr>
                <w:rFonts w:ascii="Arial" w:eastAsia="Malgun Gothic" w:hAnsi="Arial" w:cs="Arial"/>
                <w:sz w:val="21"/>
                <w:szCs w:val="21"/>
              </w:rPr>
              <w:t>그</w:t>
            </w:r>
            <w:r w:rsidRPr="00454CB9">
              <w:rPr>
                <w:rFonts w:ascii="Arial" w:eastAsia="Malgun Gothic" w:hAnsi="Arial" w:cs="Arial"/>
                <w:sz w:val="21"/>
                <w:szCs w:val="21"/>
              </w:rPr>
              <w:t xml:space="preserve"> </w:t>
            </w:r>
            <w:r w:rsidRPr="00454CB9">
              <w:rPr>
                <w:rFonts w:ascii="Arial" w:eastAsia="Malgun Gothic" w:hAnsi="Arial" w:cs="Arial"/>
                <w:sz w:val="21"/>
                <w:szCs w:val="21"/>
              </w:rPr>
              <w:t>시기를</w:t>
            </w:r>
            <w:r w:rsidRPr="00454CB9">
              <w:rPr>
                <w:rFonts w:ascii="Arial" w:eastAsia="Malgun Gothic" w:hAnsi="Arial" w:cs="Arial"/>
                <w:sz w:val="21"/>
                <w:szCs w:val="21"/>
              </w:rPr>
              <w:t xml:space="preserve"> </w:t>
            </w:r>
            <w:r w:rsidRPr="00454CB9">
              <w:rPr>
                <w:rFonts w:ascii="Arial" w:eastAsia="Malgun Gothic" w:hAnsi="Arial" w:cs="Arial"/>
                <w:sz w:val="21"/>
                <w:szCs w:val="21"/>
              </w:rPr>
              <w:t>변경할</w:t>
            </w:r>
            <w:r w:rsidRPr="00454CB9">
              <w:rPr>
                <w:rFonts w:ascii="Arial" w:eastAsia="Malgun Gothic" w:hAnsi="Arial" w:cs="Arial"/>
                <w:sz w:val="21"/>
                <w:szCs w:val="21"/>
              </w:rPr>
              <w:t xml:space="preserve"> </w:t>
            </w:r>
            <w:r w:rsidRPr="00454CB9">
              <w:rPr>
                <w:rFonts w:ascii="Arial" w:eastAsia="Malgun Gothic" w:hAnsi="Arial" w:cs="Arial"/>
                <w:sz w:val="21"/>
                <w:szCs w:val="21"/>
              </w:rPr>
              <w:t>수</w:t>
            </w:r>
            <w:r w:rsidRPr="00454CB9">
              <w:rPr>
                <w:rFonts w:ascii="Arial" w:eastAsia="Malgun Gothic" w:hAnsi="Arial" w:cs="Arial"/>
                <w:sz w:val="21"/>
                <w:szCs w:val="21"/>
              </w:rPr>
              <w:t xml:space="preserve"> </w:t>
            </w:r>
            <w:r w:rsidRPr="00454CB9">
              <w:rPr>
                <w:rFonts w:ascii="Arial" w:eastAsia="Malgun Gothic" w:hAnsi="Arial" w:cs="Arial"/>
                <w:sz w:val="21"/>
                <w:szCs w:val="21"/>
              </w:rPr>
              <w:t>있다</w:t>
            </w:r>
            <w:r w:rsidRPr="00454CB9">
              <w:rPr>
                <w:rFonts w:ascii="Arial" w:eastAsia="Malgun Gothic" w:hAnsi="Arial" w:cs="Arial"/>
                <w:sz w:val="21"/>
                <w:szCs w:val="21"/>
              </w:rPr>
              <w:t>.</w:t>
            </w:r>
          </w:p>
        </w:tc>
        <w:tc>
          <w:tcPr>
            <w:tcW w:w="1667" w:type="pct"/>
            <w:shd w:val="clear" w:color="auto" w:fill="auto"/>
          </w:tcPr>
          <w:p w14:paraId="27CC902B" w14:textId="77705A71" w:rsidR="002800CC" w:rsidRPr="002A5E52" w:rsidRDefault="002800CC" w:rsidP="002800CC">
            <w:pPr>
              <w:pStyle w:val="af"/>
              <w:numPr>
                <w:ilvl w:val="0"/>
                <w:numId w:val="147"/>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Компания должна предоставить отпуск Работнику в случае срочной необходимости позаботиться об одном из членов семьи в связи с болезнью, несчастным случаем, старости или уходом за ребенком (далее именуемый «отпуск по уходу за семьей»). Однако, если предоставление отпуска по уходу за семьей во время, запрошенное сотрудником, препятствует обычной работе Компании, период отпуска может быть изменен после согласования с сотрудником.</w:t>
            </w:r>
          </w:p>
        </w:tc>
        <w:tc>
          <w:tcPr>
            <w:tcW w:w="1667" w:type="pct"/>
            <w:shd w:val="clear" w:color="auto" w:fill="auto"/>
          </w:tcPr>
          <w:p w14:paraId="6DC38A99" w14:textId="79E07636" w:rsidR="002800CC" w:rsidRPr="00E17745" w:rsidRDefault="002800CC" w:rsidP="00181E81">
            <w:pPr>
              <w:pStyle w:val="af"/>
              <w:numPr>
                <w:ilvl w:val="0"/>
                <w:numId w:val="201"/>
              </w:numPr>
              <w:rPr>
                <w:rFonts w:ascii="Arial" w:eastAsia="Malgun Gothic" w:hAnsi="Arial" w:cs="Arial"/>
                <w:color w:val="000000"/>
                <w:sz w:val="21"/>
                <w:szCs w:val="21"/>
              </w:rPr>
            </w:pPr>
            <w:r w:rsidRPr="00E17745">
              <w:rPr>
                <w:rFonts w:ascii="Arial" w:eastAsia="Malgun Gothic" w:hAnsi="Arial" w:cs="Arial"/>
                <w:color w:val="000000"/>
                <w:sz w:val="21"/>
                <w:szCs w:val="21"/>
              </w:rPr>
              <w:t>The Company must grant leave to the Employee in case of an urgent need to take care of a family member due to illness, accident, old age or childcare (hereinafter referred to as “parental leave”). However, if the granting of parental leave at the time requested by the employee interferes with the normal operation of the Company, the vacation period may be changed after agreement with the employee.</w:t>
            </w:r>
          </w:p>
        </w:tc>
      </w:tr>
      <w:tr w:rsidR="002800CC" w:rsidRPr="002A5E52" w14:paraId="157E7A9C" w14:textId="77777777" w:rsidTr="00487147">
        <w:trPr>
          <w:trHeight w:val="156"/>
        </w:trPr>
        <w:tc>
          <w:tcPr>
            <w:tcW w:w="1666" w:type="pct"/>
          </w:tcPr>
          <w:p w14:paraId="5D2567A1" w14:textId="7F8A0359" w:rsidR="002800CC" w:rsidRPr="00454CB9" w:rsidRDefault="002800CC" w:rsidP="002800CC">
            <w:pPr>
              <w:ind w:left="136" w:hangingChars="65" w:hanging="136"/>
              <w:rPr>
                <w:rFonts w:ascii="Arial" w:eastAsia="Malgun Gothic" w:hAnsi="Arial" w:cs="Arial"/>
                <w:sz w:val="21"/>
                <w:szCs w:val="21"/>
              </w:rPr>
            </w:pPr>
            <w:r w:rsidRPr="00454CB9">
              <w:rPr>
                <w:rFonts w:ascii="Arial" w:eastAsia="Malgun Gothic" w:hAnsi="Arial" w:cs="Arial"/>
                <w:sz w:val="21"/>
                <w:szCs w:val="21"/>
              </w:rPr>
              <w:lastRenderedPageBreak/>
              <w:t xml:space="preserve">3) </w:t>
            </w:r>
            <w:r w:rsidRPr="00454CB9">
              <w:rPr>
                <w:rFonts w:ascii="Arial" w:eastAsia="Malgun Gothic" w:hAnsi="Arial" w:cs="Arial"/>
                <w:sz w:val="21"/>
                <w:szCs w:val="21"/>
              </w:rPr>
              <w:t>가족돌봄휴직</w:t>
            </w:r>
            <w:r w:rsidRPr="00454CB9">
              <w:rPr>
                <w:rFonts w:ascii="Arial" w:eastAsia="Malgun Gothic" w:hAnsi="Arial" w:cs="Arial"/>
                <w:sz w:val="21"/>
                <w:szCs w:val="21"/>
              </w:rPr>
              <w:t xml:space="preserve"> </w:t>
            </w:r>
            <w:r w:rsidRPr="00454CB9">
              <w:rPr>
                <w:rFonts w:ascii="Arial" w:eastAsia="Malgun Gothic" w:hAnsi="Arial" w:cs="Arial"/>
                <w:sz w:val="21"/>
                <w:szCs w:val="21"/>
              </w:rPr>
              <w:t>및</w:t>
            </w:r>
            <w:r w:rsidRPr="00454CB9">
              <w:rPr>
                <w:rFonts w:ascii="Arial" w:eastAsia="Malgun Gothic" w:hAnsi="Arial" w:cs="Arial"/>
                <w:sz w:val="21"/>
                <w:szCs w:val="21"/>
              </w:rPr>
              <w:t xml:space="preserve"> </w:t>
            </w:r>
            <w:r w:rsidRPr="00454CB9">
              <w:rPr>
                <w:rFonts w:ascii="Arial" w:eastAsia="Malgun Gothic" w:hAnsi="Arial" w:cs="Arial"/>
                <w:sz w:val="21"/>
                <w:szCs w:val="21"/>
              </w:rPr>
              <w:t>휴가의</w:t>
            </w:r>
            <w:r w:rsidRPr="00454CB9">
              <w:rPr>
                <w:rFonts w:ascii="Arial" w:eastAsia="Malgun Gothic" w:hAnsi="Arial" w:cs="Arial"/>
                <w:sz w:val="21"/>
                <w:szCs w:val="21"/>
              </w:rPr>
              <w:t xml:space="preserve"> </w:t>
            </w:r>
            <w:r w:rsidRPr="00454CB9">
              <w:rPr>
                <w:rFonts w:ascii="Arial" w:eastAsia="Malgun Gothic" w:hAnsi="Arial" w:cs="Arial"/>
                <w:sz w:val="21"/>
                <w:szCs w:val="21"/>
              </w:rPr>
              <w:t>사용기간과</w:t>
            </w:r>
            <w:r w:rsidRPr="00454CB9">
              <w:rPr>
                <w:rFonts w:ascii="Arial" w:eastAsia="Malgun Gothic" w:hAnsi="Arial" w:cs="Arial"/>
                <w:sz w:val="21"/>
                <w:szCs w:val="21"/>
              </w:rPr>
              <w:t xml:space="preserve"> </w:t>
            </w:r>
            <w:r w:rsidRPr="00454CB9">
              <w:rPr>
                <w:rFonts w:ascii="Arial" w:eastAsia="Malgun Gothic" w:hAnsi="Arial" w:cs="Arial"/>
                <w:sz w:val="21"/>
                <w:szCs w:val="21"/>
              </w:rPr>
              <w:t>횟수는</w:t>
            </w:r>
            <w:r w:rsidRPr="00454CB9">
              <w:rPr>
                <w:rFonts w:ascii="Arial" w:eastAsia="Malgun Gothic" w:hAnsi="Arial" w:cs="Arial"/>
                <w:sz w:val="21"/>
                <w:szCs w:val="21"/>
              </w:rPr>
              <w:t xml:space="preserve"> </w:t>
            </w:r>
            <w:r w:rsidRPr="00454CB9">
              <w:rPr>
                <w:rFonts w:ascii="Arial" w:eastAsia="Malgun Gothic" w:hAnsi="Arial" w:cs="Arial"/>
                <w:sz w:val="21"/>
                <w:szCs w:val="21"/>
              </w:rPr>
              <w:t>다음에</w:t>
            </w:r>
            <w:r w:rsidRPr="00454CB9">
              <w:rPr>
                <w:rFonts w:ascii="Arial" w:eastAsia="Malgun Gothic" w:hAnsi="Arial" w:cs="Arial"/>
                <w:sz w:val="21"/>
                <w:szCs w:val="21"/>
              </w:rPr>
              <w:t xml:space="preserve"> </w:t>
            </w:r>
            <w:r w:rsidRPr="00454CB9">
              <w:rPr>
                <w:rFonts w:ascii="Arial" w:eastAsia="Malgun Gothic" w:hAnsi="Arial" w:cs="Arial"/>
                <w:sz w:val="21"/>
                <w:szCs w:val="21"/>
              </w:rPr>
              <w:t>따른다</w:t>
            </w:r>
            <w:r w:rsidRPr="00454CB9">
              <w:rPr>
                <w:rFonts w:ascii="Arial" w:eastAsia="Malgun Gothic" w:hAnsi="Arial" w:cs="Arial"/>
                <w:sz w:val="21"/>
                <w:szCs w:val="21"/>
              </w:rPr>
              <w:t>.</w:t>
            </w:r>
          </w:p>
        </w:tc>
        <w:tc>
          <w:tcPr>
            <w:tcW w:w="1667" w:type="pct"/>
            <w:shd w:val="clear" w:color="auto" w:fill="auto"/>
          </w:tcPr>
          <w:p w14:paraId="7F0560AE" w14:textId="10B1871D" w:rsidR="002800CC" w:rsidRPr="002A5E52" w:rsidRDefault="00181E81" w:rsidP="00181E81">
            <w:pPr>
              <w:rPr>
                <w:rFonts w:ascii="Arial" w:eastAsia="Malgun Gothic" w:hAnsi="Arial" w:cs="Arial"/>
                <w:color w:val="000000"/>
                <w:sz w:val="21"/>
                <w:szCs w:val="21"/>
                <w:lang w:val="ru-RU"/>
              </w:rPr>
            </w:pPr>
            <w:r w:rsidRPr="00E17745">
              <w:rPr>
                <w:rFonts w:ascii="Arial" w:eastAsia="Malgun Gothic" w:hAnsi="Arial" w:cs="Arial"/>
                <w:color w:val="000000"/>
                <w:sz w:val="21"/>
                <w:szCs w:val="21"/>
                <w:lang w:val="ru-RU"/>
              </w:rPr>
              <w:t xml:space="preserve">3) </w:t>
            </w:r>
            <w:r w:rsidR="002800CC" w:rsidRPr="002A5E52">
              <w:rPr>
                <w:rFonts w:ascii="Arial" w:eastAsia="Malgun Gothic" w:hAnsi="Arial" w:cs="Arial"/>
                <w:color w:val="000000"/>
                <w:sz w:val="21"/>
                <w:szCs w:val="21"/>
                <w:lang w:val="ru-RU"/>
              </w:rPr>
              <w:t>Продолжительность и частота использования отпуска по уходу за семьей и отпуска следующие:</w:t>
            </w:r>
          </w:p>
        </w:tc>
        <w:tc>
          <w:tcPr>
            <w:tcW w:w="1667" w:type="pct"/>
            <w:shd w:val="clear" w:color="auto" w:fill="auto"/>
          </w:tcPr>
          <w:p w14:paraId="0C5AE136" w14:textId="0FDA6130" w:rsidR="002800CC" w:rsidRPr="00E17745" w:rsidRDefault="00181E81" w:rsidP="00181E81">
            <w:pPr>
              <w:rPr>
                <w:rFonts w:ascii="Arial" w:eastAsia="Malgun Gothic" w:hAnsi="Arial" w:cs="Arial"/>
                <w:color w:val="000000"/>
                <w:sz w:val="21"/>
                <w:szCs w:val="21"/>
              </w:rPr>
            </w:pPr>
            <w:r w:rsidRPr="002A5E52">
              <w:rPr>
                <w:rFonts w:ascii="Arial" w:eastAsia="Malgun Gothic" w:hAnsi="Arial" w:cs="Arial"/>
                <w:color w:val="000000"/>
                <w:sz w:val="21"/>
                <w:szCs w:val="21"/>
                <w:lang w:val="en-GB"/>
              </w:rPr>
              <w:t xml:space="preserve">3) </w:t>
            </w:r>
            <w:r w:rsidR="002800CC" w:rsidRPr="00E17745">
              <w:rPr>
                <w:rFonts w:ascii="Arial" w:eastAsia="Malgun Gothic" w:hAnsi="Arial" w:cs="Arial"/>
                <w:color w:val="000000"/>
                <w:sz w:val="21"/>
                <w:szCs w:val="21"/>
              </w:rPr>
              <w:t>The duration and frequency of use of parental leave and leave are as follows:</w:t>
            </w:r>
          </w:p>
        </w:tc>
      </w:tr>
      <w:tr w:rsidR="002800CC" w:rsidRPr="002A5E52" w14:paraId="530A0888" w14:textId="77777777" w:rsidTr="00487147">
        <w:trPr>
          <w:trHeight w:val="156"/>
        </w:trPr>
        <w:tc>
          <w:tcPr>
            <w:tcW w:w="1666" w:type="pct"/>
          </w:tcPr>
          <w:p w14:paraId="6B4B015D" w14:textId="55ACBBC8" w:rsidR="002800CC" w:rsidRPr="00454CB9" w:rsidRDefault="002800CC" w:rsidP="002800CC">
            <w:pPr>
              <w:ind w:left="136" w:hangingChars="65" w:hanging="136"/>
              <w:rPr>
                <w:rFonts w:ascii="Arial" w:eastAsia="Malgun Gothic" w:hAnsi="Arial" w:cs="Arial"/>
                <w:sz w:val="21"/>
                <w:szCs w:val="21"/>
              </w:rPr>
            </w:pPr>
            <w:r w:rsidRPr="00454CB9">
              <w:rPr>
                <w:rFonts w:ascii="Cambria Math" w:eastAsia="Malgun Gothic" w:hAnsi="Cambria Math" w:cs="Cambria Math"/>
                <w:sz w:val="21"/>
                <w:szCs w:val="21"/>
              </w:rPr>
              <w:t>①</w:t>
            </w:r>
            <w:r w:rsidRPr="00454CB9">
              <w:rPr>
                <w:rFonts w:ascii="Arial" w:eastAsia="Malgun Gothic" w:hAnsi="Arial" w:cs="Arial"/>
                <w:sz w:val="21"/>
                <w:szCs w:val="21"/>
              </w:rPr>
              <w:t xml:space="preserve"> </w:t>
            </w:r>
            <w:r w:rsidRPr="00454CB9">
              <w:rPr>
                <w:rFonts w:ascii="Arial" w:eastAsia="Malgun Gothic" w:hAnsi="Arial" w:cs="Arial"/>
                <w:sz w:val="21"/>
                <w:szCs w:val="21"/>
              </w:rPr>
              <w:t>가족돌봄휴직</w:t>
            </w:r>
            <w:r w:rsidRPr="00454CB9">
              <w:rPr>
                <w:rFonts w:ascii="Arial" w:eastAsia="Malgun Gothic" w:hAnsi="Arial" w:cs="Arial"/>
                <w:sz w:val="21"/>
                <w:szCs w:val="21"/>
              </w:rPr>
              <w:t xml:space="preserve"> </w:t>
            </w:r>
            <w:r w:rsidRPr="00454CB9">
              <w:rPr>
                <w:rFonts w:ascii="Arial" w:eastAsia="Malgun Gothic" w:hAnsi="Arial" w:cs="Arial"/>
                <w:sz w:val="21"/>
                <w:szCs w:val="21"/>
              </w:rPr>
              <w:t>기간은</w:t>
            </w:r>
            <w:r w:rsidRPr="00454CB9">
              <w:rPr>
                <w:rFonts w:ascii="Arial" w:eastAsia="Malgun Gothic" w:hAnsi="Arial" w:cs="Arial"/>
                <w:sz w:val="21"/>
                <w:szCs w:val="21"/>
              </w:rPr>
              <w:t xml:space="preserve"> </w:t>
            </w:r>
            <w:r w:rsidRPr="00454CB9">
              <w:rPr>
                <w:rFonts w:ascii="Arial" w:eastAsia="Malgun Gothic" w:hAnsi="Arial" w:cs="Arial"/>
                <w:sz w:val="21"/>
                <w:szCs w:val="21"/>
              </w:rPr>
              <w:t>연간</w:t>
            </w:r>
            <w:r w:rsidRPr="00454CB9">
              <w:rPr>
                <w:rFonts w:ascii="Arial" w:eastAsia="Malgun Gothic" w:hAnsi="Arial" w:cs="Arial"/>
                <w:sz w:val="21"/>
                <w:szCs w:val="21"/>
              </w:rPr>
              <w:t xml:space="preserve"> </w:t>
            </w:r>
            <w:r w:rsidRPr="00454CB9">
              <w:rPr>
                <w:rFonts w:ascii="Arial" w:eastAsia="Malgun Gothic" w:hAnsi="Arial" w:cs="Arial"/>
                <w:sz w:val="21"/>
                <w:szCs w:val="21"/>
              </w:rPr>
              <w:t>최장</w:t>
            </w:r>
            <w:r w:rsidRPr="00454CB9">
              <w:rPr>
                <w:rFonts w:ascii="Arial" w:eastAsia="Malgun Gothic" w:hAnsi="Arial" w:cs="Arial"/>
                <w:sz w:val="21"/>
                <w:szCs w:val="21"/>
              </w:rPr>
              <w:t xml:space="preserve"> 90</w:t>
            </w:r>
            <w:r w:rsidRPr="00454CB9">
              <w:rPr>
                <w:rFonts w:ascii="Arial" w:eastAsia="Malgun Gothic" w:hAnsi="Arial" w:cs="Arial"/>
                <w:sz w:val="21"/>
                <w:szCs w:val="21"/>
              </w:rPr>
              <w:t>일로</w:t>
            </w:r>
            <w:r w:rsidRPr="00454CB9">
              <w:rPr>
                <w:rFonts w:ascii="Arial" w:eastAsia="Malgun Gothic" w:hAnsi="Arial" w:cs="Arial"/>
                <w:sz w:val="21"/>
                <w:szCs w:val="21"/>
              </w:rPr>
              <w:t xml:space="preserve"> </w:t>
            </w:r>
            <w:r w:rsidRPr="00454CB9">
              <w:rPr>
                <w:rFonts w:ascii="Arial" w:eastAsia="Malgun Gothic" w:hAnsi="Arial" w:cs="Arial"/>
                <w:sz w:val="21"/>
                <w:szCs w:val="21"/>
              </w:rPr>
              <w:t>하며</w:t>
            </w:r>
            <w:r w:rsidRPr="00454CB9">
              <w:rPr>
                <w:rFonts w:ascii="Arial" w:eastAsia="Malgun Gothic" w:hAnsi="Arial" w:cs="Arial"/>
                <w:sz w:val="21"/>
                <w:szCs w:val="21"/>
              </w:rPr>
              <w:t xml:space="preserve">, </w:t>
            </w:r>
            <w:r w:rsidRPr="00454CB9">
              <w:rPr>
                <w:rFonts w:ascii="Arial" w:eastAsia="Malgun Gothic" w:hAnsi="Arial" w:cs="Arial"/>
                <w:sz w:val="21"/>
                <w:szCs w:val="21"/>
              </w:rPr>
              <w:t>분할하여</w:t>
            </w:r>
            <w:r w:rsidRPr="00454CB9">
              <w:rPr>
                <w:rFonts w:ascii="Arial" w:eastAsia="Malgun Gothic" w:hAnsi="Arial" w:cs="Arial"/>
                <w:sz w:val="21"/>
                <w:szCs w:val="21"/>
              </w:rPr>
              <w:t xml:space="preserve"> </w:t>
            </w:r>
            <w:r w:rsidRPr="00454CB9">
              <w:rPr>
                <w:rFonts w:ascii="Arial" w:eastAsia="Malgun Gothic" w:hAnsi="Arial" w:cs="Arial"/>
                <w:sz w:val="21"/>
                <w:szCs w:val="21"/>
              </w:rPr>
              <w:t>사용할</w:t>
            </w:r>
            <w:r w:rsidRPr="00454CB9">
              <w:rPr>
                <w:rFonts w:ascii="Arial" w:eastAsia="Malgun Gothic" w:hAnsi="Arial" w:cs="Arial"/>
                <w:sz w:val="21"/>
                <w:szCs w:val="21"/>
              </w:rPr>
              <w:t xml:space="preserve"> </w:t>
            </w:r>
            <w:r w:rsidRPr="00454CB9">
              <w:rPr>
                <w:rFonts w:ascii="Arial" w:eastAsia="Malgun Gothic" w:hAnsi="Arial" w:cs="Arial"/>
                <w:sz w:val="21"/>
                <w:szCs w:val="21"/>
              </w:rPr>
              <w:t>경우</w:t>
            </w:r>
            <w:r w:rsidRPr="00454CB9">
              <w:rPr>
                <w:rFonts w:ascii="Arial" w:eastAsia="Malgun Gothic" w:hAnsi="Arial" w:cs="Arial"/>
                <w:sz w:val="21"/>
                <w:szCs w:val="21"/>
              </w:rPr>
              <w:t xml:space="preserve"> 1</w:t>
            </w:r>
            <w:r w:rsidRPr="00454CB9">
              <w:rPr>
                <w:rFonts w:ascii="Arial" w:eastAsia="Malgun Gothic" w:hAnsi="Arial" w:cs="Arial"/>
                <w:sz w:val="21"/>
                <w:szCs w:val="21"/>
              </w:rPr>
              <w:t>회의</w:t>
            </w:r>
            <w:r w:rsidRPr="00454CB9">
              <w:rPr>
                <w:rFonts w:ascii="Arial" w:eastAsia="Malgun Gothic" w:hAnsi="Arial" w:cs="Arial"/>
                <w:sz w:val="21"/>
                <w:szCs w:val="21"/>
              </w:rPr>
              <w:t xml:space="preserve"> </w:t>
            </w:r>
            <w:r w:rsidRPr="00454CB9">
              <w:rPr>
                <w:rFonts w:ascii="Arial" w:eastAsia="Malgun Gothic" w:hAnsi="Arial" w:cs="Arial"/>
                <w:sz w:val="21"/>
                <w:szCs w:val="21"/>
              </w:rPr>
              <w:t>기간은</w:t>
            </w:r>
            <w:r w:rsidRPr="00454CB9">
              <w:rPr>
                <w:rFonts w:ascii="Arial" w:eastAsia="Malgun Gothic" w:hAnsi="Arial" w:cs="Arial"/>
                <w:sz w:val="21"/>
                <w:szCs w:val="21"/>
              </w:rPr>
              <w:t xml:space="preserve"> 30</w:t>
            </w:r>
            <w:r w:rsidRPr="00454CB9">
              <w:rPr>
                <w:rFonts w:ascii="Arial" w:eastAsia="Malgun Gothic" w:hAnsi="Arial" w:cs="Arial"/>
                <w:sz w:val="21"/>
                <w:szCs w:val="21"/>
              </w:rPr>
              <w:t>일</w:t>
            </w:r>
            <w:r w:rsidRPr="00454CB9">
              <w:rPr>
                <w:rFonts w:ascii="Arial" w:eastAsia="Malgun Gothic" w:hAnsi="Arial" w:cs="Arial"/>
                <w:sz w:val="21"/>
                <w:szCs w:val="21"/>
              </w:rPr>
              <w:t xml:space="preserve"> </w:t>
            </w:r>
            <w:r w:rsidRPr="00454CB9">
              <w:rPr>
                <w:rFonts w:ascii="Arial" w:eastAsia="Malgun Gothic" w:hAnsi="Arial" w:cs="Arial"/>
                <w:sz w:val="21"/>
                <w:szCs w:val="21"/>
              </w:rPr>
              <w:t>이상으로</w:t>
            </w:r>
            <w:r w:rsidRPr="00454CB9">
              <w:rPr>
                <w:rFonts w:ascii="Arial" w:eastAsia="Malgun Gothic" w:hAnsi="Arial" w:cs="Arial"/>
                <w:sz w:val="21"/>
                <w:szCs w:val="21"/>
              </w:rPr>
              <w:t xml:space="preserve"> </w:t>
            </w:r>
            <w:r w:rsidRPr="00454CB9">
              <w:rPr>
                <w:rFonts w:ascii="Arial" w:eastAsia="Malgun Gothic" w:hAnsi="Arial" w:cs="Arial"/>
                <w:sz w:val="21"/>
                <w:szCs w:val="21"/>
              </w:rPr>
              <w:t>한다</w:t>
            </w:r>
            <w:r w:rsidRPr="00454CB9">
              <w:rPr>
                <w:rFonts w:ascii="Arial" w:eastAsia="Malgun Gothic" w:hAnsi="Arial" w:cs="Arial"/>
                <w:sz w:val="21"/>
                <w:szCs w:val="21"/>
              </w:rPr>
              <w:t>.</w:t>
            </w:r>
          </w:p>
        </w:tc>
        <w:tc>
          <w:tcPr>
            <w:tcW w:w="1667" w:type="pct"/>
            <w:shd w:val="clear" w:color="auto" w:fill="auto"/>
          </w:tcPr>
          <w:p w14:paraId="378048DE" w14:textId="7DEA50A9" w:rsidR="002800CC" w:rsidRPr="00454CB9" w:rsidRDefault="002800CC" w:rsidP="002800CC">
            <w:pPr>
              <w:pStyle w:val="af"/>
              <w:numPr>
                <w:ilvl w:val="0"/>
                <w:numId w:val="148"/>
              </w:numPr>
              <w:ind w:left="709" w:hanging="709"/>
              <w:rPr>
                <w:rFonts w:ascii="Arial" w:eastAsia="Malgun Gothic" w:hAnsi="Arial" w:cs="Arial"/>
                <w:sz w:val="21"/>
                <w:szCs w:val="21"/>
                <w:lang w:val="ru-RU"/>
              </w:rPr>
            </w:pPr>
            <w:r w:rsidRPr="00454CB9">
              <w:rPr>
                <w:rFonts w:ascii="Arial" w:eastAsia="Malgun Gothic" w:hAnsi="Arial" w:cs="Arial"/>
                <w:sz w:val="21"/>
                <w:szCs w:val="21"/>
                <w:lang w:val="ru-RU"/>
              </w:rPr>
              <w:t>Продолжительность отпуска по уходу за семьей составляет не более 90 дней в году, а в случае деления количества отпускных дней, срок отдельной части данного отпуска может составить не менее 30 дней.</w:t>
            </w:r>
          </w:p>
        </w:tc>
        <w:tc>
          <w:tcPr>
            <w:tcW w:w="1667" w:type="pct"/>
            <w:shd w:val="clear" w:color="auto" w:fill="auto"/>
          </w:tcPr>
          <w:p w14:paraId="4F783EB2" w14:textId="727FA6B8" w:rsidR="002800CC" w:rsidRPr="00E17745" w:rsidRDefault="002800CC" w:rsidP="00181E81">
            <w:pPr>
              <w:pStyle w:val="af"/>
              <w:numPr>
                <w:ilvl w:val="0"/>
                <w:numId w:val="202"/>
              </w:numPr>
              <w:ind w:left="709" w:hanging="709"/>
              <w:rPr>
                <w:rFonts w:ascii="Arial" w:eastAsia="Malgun Gothic" w:hAnsi="Arial" w:cs="Arial"/>
                <w:color w:val="000000"/>
                <w:sz w:val="21"/>
                <w:szCs w:val="21"/>
              </w:rPr>
            </w:pPr>
            <w:r w:rsidRPr="00E17745">
              <w:rPr>
                <w:rFonts w:ascii="Arial" w:eastAsia="Malgun Gothic" w:hAnsi="Arial" w:cs="Arial"/>
                <w:color w:val="000000"/>
                <w:sz w:val="21"/>
                <w:szCs w:val="21"/>
              </w:rPr>
              <w:t>The duration of parental leave is no more than 90 days a year, and in the case of dividing the number of vacation days, the duration of a separate part of this leave can be at least 30 days.</w:t>
            </w:r>
          </w:p>
        </w:tc>
      </w:tr>
      <w:tr w:rsidR="002800CC" w:rsidRPr="002A5E52" w14:paraId="1FFD1AF8" w14:textId="77777777" w:rsidTr="00487147">
        <w:trPr>
          <w:trHeight w:val="156"/>
        </w:trPr>
        <w:tc>
          <w:tcPr>
            <w:tcW w:w="1666" w:type="pct"/>
          </w:tcPr>
          <w:p w14:paraId="5609DDBE" w14:textId="6F54655D" w:rsidR="002800CC" w:rsidRPr="00454CB9" w:rsidRDefault="002800CC" w:rsidP="002800CC">
            <w:pPr>
              <w:ind w:firstLineChars="200" w:firstLine="420"/>
              <w:rPr>
                <w:rFonts w:ascii="Arial" w:eastAsia="Malgun Gothic" w:hAnsi="Arial" w:cs="Arial"/>
                <w:sz w:val="21"/>
                <w:szCs w:val="21"/>
              </w:rPr>
            </w:pPr>
            <w:r w:rsidRPr="00454CB9">
              <w:rPr>
                <w:rFonts w:ascii="Cambria Math" w:eastAsia="Malgun Gothic" w:hAnsi="Cambria Math" w:cs="Cambria Math"/>
                <w:sz w:val="21"/>
                <w:szCs w:val="21"/>
              </w:rPr>
              <w:t>②</w:t>
            </w:r>
            <w:r w:rsidRPr="00454CB9">
              <w:rPr>
                <w:rFonts w:ascii="Arial" w:eastAsia="Malgun Gothic" w:hAnsi="Arial" w:cs="Arial"/>
                <w:sz w:val="21"/>
                <w:szCs w:val="21"/>
              </w:rPr>
              <w:t xml:space="preserve"> </w:t>
            </w:r>
            <w:proofErr w:type="spellStart"/>
            <w:r w:rsidRPr="00454CB9">
              <w:rPr>
                <w:rFonts w:ascii="Arial" w:eastAsia="Malgun Gothic" w:hAnsi="Arial" w:cs="Arial"/>
                <w:sz w:val="21"/>
                <w:szCs w:val="21"/>
              </w:rPr>
              <w:t>가족돌봄휴가</w:t>
            </w:r>
            <w:proofErr w:type="spellEnd"/>
            <w:r w:rsidRPr="00454CB9">
              <w:rPr>
                <w:rFonts w:ascii="Arial" w:eastAsia="Malgun Gothic" w:hAnsi="Arial" w:cs="Arial"/>
                <w:sz w:val="21"/>
                <w:szCs w:val="21"/>
              </w:rPr>
              <w:t xml:space="preserve"> </w:t>
            </w:r>
            <w:r w:rsidRPr="00454CB9">
              <w:rPr>
                <w:rFonts w:ascii="Arial" w:eastAsia="Malgun Gothic" w:hAnsi="Arial" w:cs="Arial"/>
                <w:sz w:val="21"/>
                <w:szCs w:val="21"/>
              </w:rPr>
              <w:t>기간은</w:t>
            </w:r>
            <w:r w:rsidRPr="00454CB9">
              <w:rPr>
                <w:rFonts w:ascii="Arial" w:eastAsia="Malgun Gothic" w:hAnsi="Arial" w:cs="Arial"/>
                <w:sz w:val="21"/>
                <w:szCs w:val="21"/>
              </w:rPr>
              <w:t xml:space="preserve"> </w:t>
            </w:r>
            <w:r w:rsidRPr="00454CB9">
              <w:rPr>
                <w:rFonts w:ascii="Arial" w:eastAsia="Malgun Gothic" w:hAnsi="Arial" w:cs="Arial"/>
                <w:sz w:val="21"/>
                <w:szCs w:val="21"/>
              </w:rPr>
              <w:t>연간</w:t>
            </w:r>
            <w:r w:rsidRPr="00454CB9">
              <w:rPr>
                <w:rFonts w:ascii="Arial" w:eastAsia="Malgun Gothic" w:hAnsi="Arial" w:cs="Arial"/>
                <w:sz w:val="21"/>
                <w:szCs w:val="21"/>
              </w:rPr>
              <w:t xml:space="preserve"> </w:t>
            </w:r>
            <w:r w:rsidRPr="00454CB9">
              <w:rPr>
                <w:rFonts w:ascii="Arial" w:eastAsia="Malgun Gothic" w:hAnsi="Arial" w:cs="Arial"/>
                <w:sz w:val="21"/>
                <w:szCs w:val="21"/>
              </w:rPr>
              <w:t>최장</w:t>
            </w:r>
            <w:r w:rsidRPr="00454CB9">
              <w:rPr>
                <w:rFonts w:ascii="Arial" w:eastAsia="Malgun Gothic" w:hAnsi="Arial" w:cs="Arial"/>
                <w:sz w:val="21"/>
                <w:szCs w:val="21"/>
              </w:rPr>
              <w:t xml:space="preserve"> 10</w:t>
            </w:r>
            <w:r w:rsidRPr="00454CB9">
              <w:rPr>
                <w:rFonts w:ascii="Arial" w:eastAsia="Malgun Gothic" w:hAnsi="Arial" w:cs="Arial"/>
                <w:sz w:val="21"/>
                <w:szCs w:val="21"/>
              </w:rPr>
              <w:t>일로</w:t>
            </w:r>
            <w:r w:rsidRPr="00454CB9">
              <w:rPr>
                <w:rFonts w:ascii="Arial" w:eastAsia="Malgun Gothic" w:hAnsi="Arial" w:cs="Arial"/>
                <w:sz w:val="21"/>
                <w:szCs w:val="21"/>
              </w:rPr>
              <w:t xml:space="preserve"> </w:t>
            </w:r>
            <w:r w:rsidRPr="00454CB9">
              <w:rPr>
                <w:rFonts w:ascii="Arial" w:eastAsia="Malgun Gothic" w:hAnsi="Arial" w:cs="Arial"/>
                <w:sz w:val="21"/>
                <w:szCs w:val="21"/>
              </w:rPr>
              <w:t>하며</w:t>
            </w:r>
            <w:r w:rsidRPr="00454CB9">
              <w:rPr>
                <w:rFonts w:ascii="Arial" w:eastAsia="Malgun Gothic" w:hAnsi="Arial" w:cs="Arial"/>
                <w:sz w:val="21"/>
                <w:szCs w:val="21"/>
              </w:rPr>
              <w:t xml:space="preserve">, </w:t>
            </w:r>
            <w:r w:rsidRPr="00454CB9">
              <w:rPr>
                <w:rFonts w:ascii="Arial" w:eastAsia="Malgun Gothic" w:hAnsi="Arial" w:cs="Arial"/>
                <w:sz w:val="21"/>
                <w:szCs w:val="21"/>
              </w:rPr>
              <w:t>일</w:t>
            </w:r>
            <w:r w:rsidRPr="00454CB9">
              <w:rPr>
                <w:rFonts w:ascii="Arial" w:eastAsia="Malgun Gothic" w:hAnsi="Arial" w:cs="Arial"/>
                <w:sz w:val="21"/>
                <w:szCs w:val="21"/>
              </w:rPr>
              <w:t xml:space="preserve"> </w:t>
            </w:r>
            <w:r w:rsidRPr="00454CB9">
              <w:rPr>
                <w:rFonts w:ascii="Arial" w:eastAsia="Malgun Gothic" w:hAnsi="Arial" w:cs="Arial"/>
                <w:sz w:val="21"/>
                <w:szCs w:val="21"/>
              </w:rPr>
              <w:t>단위로</w:t>
            </w:r>
            <w:r w:rsidRPr="00454CB9">
              <w:rPr>
                <w:rFonts w:ascii="Arial" w:eastAsia="Malgun Gothic" w:hAnsi="Arial" w:cs="Arial"/>
                <w:sz w:val="21"/>
                <w:szCs w:val="21"/>
              </w:rPr>
              <w:t xml:space="preserve"> </w:t>
            </w:r>
            <w:r w:rsidRPr="00454CB9">
              <w:rPr>
                <w:rFonts w:ascii="Arial" w:eastAsia="Malgun Gothic" w:hAnsi="Arial" w:cs="Arial"/>
                <w:sz w:val="21"/>
                <w:szCs w:val="21"/>
              </w:rPr>
              <w:t>사용할</w:t>
            </w:r>
            <w:r w:rsidRPr="00454CB9">
              <w:rPr>
                <w:rFonts w:ascii="Arial" w:eastAsia="Malgun Gothic" w:hAnsi="Arial" w:cs="Arial"/>
                <w:sz w:val="21"/>
                <w:szCs w:val="21"/>
              </w:rPr>
              <w:t xml:space="preserve"> </w:t>
            </w:r>
            <w:r w:rsidRPr="00454CB9">
              <w:rPr>
                <w:rFonts w:ascii="Arial" w:eastAsia="Malgun Gothic" w:hAnsi="Arial" w:cs="Arial"/>
                <w:sz w:val="21"/>
                <w:szCs w:val="21"/>
              </w:rPr>
              <w:t>수</w:t>
            </w:r>
            <w:r w:rsidRPr="00454CB9">
              <w:rPr>
                <w:rFonts w:ascii="Arial" w:eastAsia="Malgun Gothic" w:hAnsi="Arial" w:cs="Arial"/>
                <w:sz w:val="21"/>
                <w:szCs w:val="21"/>
              </w:rPr>
              <w:t xml:space="preserve"> </w:t>
            </w:r>
            <w:r w:rsidRPr="00454CB9">
              <w:rPr>
                <w:rFonts w:ascii="Arial" w:eastAsia="Malgun Gothic" w:hAnsi="Arial" w:cs="Arial"/>
                <w:sz w:val="21"/>
                <w:szCs w:val="21"/>
              </w:rPr>
              <w:t>있다</w:t>
            </w:r>
            <w:proofErr w:type="gramStart"/>
            <w:r w:rsidRPr="00454CB9">
              <w:rPr>
                <w:rFonts w:ascii="Arial" w:eastAsia="Malgun Gothic" w:hAnsi="Arial" w:cs="Arial"/>
                <w:sz w:val="21"/>
                <w:szCs w:val="21"/>
              </w:rPr>
              <w:t>. ,</w:t>
            </w:r>
            <w:proofErr w:type="gramEnd"/>
            <w:r w:rsidRPr="00454CB9">
              <w:rPr>
                <w:rFonts w:ascii="Arial" w:eastAsia="Malgun Gothic" w:hAnsi="Arial" w:cs="Arial"/>
                <w:sz w:val="21"/>
                <w:szCs w:val="21"/>
              </w:rPr>
              <w:t xml:space="preserve"> </w:t>
            </w:r>
            <w:r w:rsidRPr="00454CB9">
              <w:rPr>
                <w:rFonts w:ascii="Arial" w:eastAsia="Malgun Gothic" w:hAnsi="Arial" w:cs="Arial"/>
                <w:sz w:val="21"/>
                <w:szCs w:val="21"/>
              </w:rPr>
              <w:t>단</w:t>
            </w:r>
            <w:r w:rsidRPr="00454CB9">
              <w:rPr>
                <w:rFonts w:ascii="Arial" w:eastAsia="Malgun Gothic" w:hAnsi="Arial" w:cs="Arial"/>
                <w:sz w:val="21"/>
                <w:szCs w:val="21"/>
                <w:lang w:val="ru-RU"/>
              </w:rPr>
              <w:t xml:space="preserve"> </w:t>
            </w:r>
            <w:proofErr w:type="spellStart"/>
            <w:r w:rsidRPr="00454CB9">
              <w:rPr>
                <w:rFonts w:ascii="Arial" w:eastAsia="Malgun Gothic" w:hAnsi="Arial" w:cs="Arial"/>
                <w:sz w:val="21"/>
                <w:szCs w:val="21"/>
              </w:rPr>
              <w:t>가족돌봄휴가</w:t>
            </w:r>
            <w:proofErr w:type="spellEnd"/>
            <w:r w:rsidRPr="00454CB9">
              <w:rPr>
                <w:rFonts w:ascii="Arial" w:eastAsia="Malgun Gothic" w:hAnsi="Arial" w:cs="Arial"/>
                <w:sz w:val="21"/>
                <w:szCs w:val="21"/>
              </w:rPr>
              <w:t xml:space="preserve"> </w:t>
            </w:r>
            <w:r w:rsidRPr="00454CB9">
              <w:rPr>
                <w:rFonts w:ascii="Arial" w:eastAsia="Malgun Gothic" w:hAnsi="Arial" w:cs="Arial"/>
                <w:sz w:val="21"/>
                <w:szCs w:val="21"/>
              </w:rPr>
              <w:t>기간은</w:t>
            </w:r>
            <w:r w:rsidRPr="00454CB9">
              <w:rPr>
                <w:rFonts w:ascii="Arial" w:eastAsia="Malgun Gothic" w:hAnsi="Arial" w:cs="Arial"/>
                <w:sz w:val="21"/>
                <w:szCs w:val="21"/>
              </w:rPr>
              <w:t xml:space="preserve"> </w:t>
            </w:r>
            <w:r w:rsidRPr="00454CB9">
              <w:rPr>
                <w:rFonts w:ascii="Arial" w:eastAsia="Malgun Gothic" w:hAnsi="Arial" w:cs="Arial"/>
                <w:sz w:val="21"/>
                <w:szCs w:val="21"/>
              </w:rPr>
              <w:t>가족돌봄휴직</w:t>
            </w:r>
            <w:r w:rsidRPr="00454CB9">
              <w:rPr>
                <w:rFonts w:ascii="Arial" w:eastAsia="Malgun Gothic" w:hAnsi="Arial" w:cs="Arial"/>
                <w:sz w:val="21"/>
                <w:szCs w:val="21"/>
              </w:rPr>
              <w:t xml:space="preserve"> </w:t>
            </w:r>
            <w:r w:rsidRPr="00454CB9">
              <w:rPr>
                <w:rFonts w:ascii="Arial" w:eastAsia="Malgun Gothic" w:hAnsi="Arial" w:cs="Arial"/>
                <w:sz w:val="21"/>
                <w:szCs w:val="21"/>
              </w:rPr>
              <w:t>기간에</w:t>
            </w:r>
            <w:r w:rsidRPr="00454CB9">
              <w:rPr>
                <w:rFonts w:ascii="Arial" w:eastAsia="Malgun Gothic" w:hAnsi="Arial" w:cs="Arial"/>
                <w:sz w:val="21"/>
                <w:szCs w:val="21"/>
              </w:rPr>
              <w:t xml:space="preserve"> </w:t>
            </w:r>
            <w:r w:rsidRPr="00454CB9">
              <w:rPr>
                <w:rFonts w:ascii="Arial" w:eastAsia="Malgun Gothic" w:hAnsi="Arial" w:cs="Arial"/>
                <w:sz w:val="21"/>
                <w:szCs w:val="21"/>
              </w:rPr>
              <w:t>포함한다</w:t>
            </w:r>
            <w:r w:rsidRPr="00454CB9">
              <w:rPr>
                <w:rFonts w:ascii="Arial" w:eastAsia="Malgun Gothic" w:hAnsi="Arial" w:cs="Arial"/>
                <w:sz w:val="21"/>
                <w:szCs w:val="21"/>
              </w:rPr>
              <w:t>.</w:t>
            </w:r>
          </w:p>
          <w:p w14:paraId="1422B2E7" w14:textId="0B918C9B" w:rsidR="002800CC" w:rsidRPr="00454CB9" w:rsidRDefault="002800CC" w:rsidP="002800CC">
            <w:pPr>
              <w:rPr>
                <w:rFonts w:ascii="Arial" w:eastAsia="Malgun Gothic" w:hAnsi="Arial" w:cs="Arial"/>
                <w:sz w:val="21"/>
                <w:szCs w:val="21"/>
                <w:lang w:val="ru-RU"/>
              </w:rPr>
            </w:pPr>
          </w:p>
        </w:tc>
        <w:tc>
          <w:tcPr>
            <w:tcW w:w="1667" w:type="pct"/>
            <w:shd w:val="clear" w:color="auto" w:fill="auto"/>
          </w:tcPr>
          <w:p w14:paraId="1235F2A1" w14:textId="2125530A" w:rsidR="002800CC" w:rsidRPr="00454CB9" w:rsidRDefault="002800CC" w:rsidP="002800CC">
            <w:pPr>
              <w:pStyle w:val="af"/>
              <w:numPr>
                <w:ilvl w:val="0"/>
                <w:numId w:val="148"/>
              </w:numPr>
              <w:ind w:left="709" w:hanging="709"/>
              <w:rPr>
                <w:rFonts w:ascii="Arial" w:eastAsia="Malgun Gothic" w:hAnsi="Arial" w:cs="Arial"/>
                <w:sz w:val="21"/>
                <w:szCs w:val="21"/>
                <w:lang w:val="ru-RU"/>
              </w:rPr>
            </w:pPr>
            <w:r w:rsidRPr="00454CB9">
              <w:rPr>
                <w:rFonts w:ascii="Arial" w:eastAsia="Malgun Gothic" w:hAnsi="Arial" w:cs="Arial"/>
                <w:sz w:val="21"/>
                <w:szCs w:val="21"/>
                <w:lang w:val="ru-RU"/>
              </w:rPr>
              <w:t>Максимальный период отпуска по уходу за семьей составляет не более 10 дней в году и может разделен на отдельные дни. Однако период отпуска по уходу за семьей включается в период отпуска по уходу за семьей.</w:t>
            </w:r>
          </w:p>
        </w:tc>
        <w:tc>
          <w:tcPr>
            <w:tcW w:w="1667" w:type="pct"/>
            <w:shd w:val="clear" w:color="auto" w:fill="auto"/>
          </w:tcPr>
          <w:p w14:paraId="3AA9D27F" w14:textId="781E2C73" w:rsidR="002800CC" w:rsidRPr="00E17745" w:rsidRDefault="002800CC" w:rsidP="00181E81">
            <w:pPr>
              <w:pStyle w:val="af"/>
              <w:numPr>
                <w:ilvl w:val="0"/>
                <w:numId w:val="202"/>
              </w:numPr>
              <w:ind w:left="709" w:hanging="709"/>
              <w:rPr>
                <w:rFonts w:ascii="Arial" w:eastAsia="Malgun Gothic" w:hAnsi="Arial" w:cs="Arial"/>
                <w:color w:val="000000"/>
                <w:sz w:val="21"/>
                <w:szCs w:val="21"/>
              </w:rPr>
            </w:pPr>
            <w:r w:rsidRPr="00E17745">
              <w:rPr>
                <w:rFonts w:ascii="Arial" w:eastAsia="Malgun Gothic" w:hAnsi="Arial" w:cs="Arial"/>
                <w:color w:val="000000"/>
                <w:sz w:val="21"/>
                <w:szCs w:val="21"/>
              </w:rPr>
              <w:t>The maximum period of parental leave is no more than 10 days per year and can be divided into separate days.</w:t>
            </w:r>
          </w:p>
        </w:tc>
      </w:tr>
      <w:tr w:rsidR="00DA33E2" w:rsidRPr="002A5E52" w14:paraId="34AAA1E0" w14:textId="77777777" w:rsidTr="00487147">
        <w:trPr>
          <w:trHeight w:val="156"/>
        </w:trPr>
        <w:tc>
          <w:tcPr>
            <w:tcW w:w="1666" w:type="pct"/>
          </w:tcPr>
          <w:p w14:paraId="4B2E5961" w14:textId="0E9043C9" w:rsidR="00DA33E2" w:rsidRPr="00454CB9" w:rsidRDefault="00DA33E2" w:rsidP="00DA33E2">
            <w:pPr>
              <w:rPr>
                <w:rFonts w:ascii="Arial" w:eastAsia="Malgun Gothic" w:hAnsi="Arial" w:cs="Arial"/>
                <w:sz w:val="21"/>
                <w:szCs w:val="21"/>
              </w:rPr>
            </w:pPr>
            <w:r w:rsidRPr="00454CB9">
              <w:rPr>
                <w:rFonts w:ascii="Arial" w:eastAsia="Malgun Gothic" w:hAnsi="Arial" w:cs="Arial"/>
                <w:sz w:val="21"/>
                <w:szCs w:val="21"/>
                <w:lang w:val="ru-RU"/>
              </w:rPr>
              <w:t>5</w:t>
            </w:r>
            <w:r w:rsidRPr="00454CB9">
              <w:rPr>
                <w:rFonts w:ascii="Arial" w:eastAsia="Malgun Gothic" w:hAnsi="Arial" w:cs="Arial"/>
                <w:sz w:val="21"/>
                <w:szCs w:val="21"/>
              </w:rPr>
              <w:t xml:space="preserve">. </w:t>
            </w:r>
            <w:proofErr w:type="spellStart"/>
            <w:r w:rsidRPr="00454CB9">
              <w:rPr>
                <w:rFonts w:ascii="Arial" w:eastAsia="Malgun Gothic" w:hAnsi="Arial" w:cs="Arial"/>
                <w:sz w:val="21"/>
                <w:szCs w:val="21"/>
              </w:rPr>
              <w:t>가족돌봄</w:t>
            </w:r>
            <w:proofErr w:type="spellEnd"/>
            <w:r w:rsidRPr="00454CB9">
              <w:rPr>
                <w:rFonts w:ascii="Arial" w:eastAsia="Malgun Gothic" w:hAnsi="Arial" w:cs="Arial"/>
                <w:sz w:val="21"/>
                <w:szCs w:val="21"/>
              </w:rPr>
              <w:t xml:space="preserve"> </w:t>
            </w:r>
            <w:r w:rsidRPr="00454CB9">
              <w:rPr>
                <w:rFonts w:ascii="Arial" w:eastAsia="Malgun Gothic" w:hAnsi="Arial" w:cs="Arial"/>
                <w:sz w:val="21"/>
                <w:szCs w:val="21"/>
              </w:rPr>
              <w:t>등을</w:t>
            </w:r>
            <w:r w:rsidRPr="00454CB9">
              <w:rPr>
                <w:rFonts w:ascii="Arial" w:eastAsia="Malgun Gothic" w:hAnsi="Arial" w:cs="Arial"/>
                <w:sz w:val="21"/>
                <w:szCs w:val="21"/>
              </w:rPr>
              <w:t xml:space="preserve"> </w:t>
            </w:r>
            <w:r w:rsidRPr="00454CB9">
              <w:rPr>
                <w:rFonts w:ascii="Arial" w:eastAsia="Malgun Gothic" w:hAnsi="Arial" w:cs="Arial"/>
                <w:sz w:val="21"/>
                <w:szCs w:val="21"/>
              </w:rPr>
              <w:t>위한</w:t>
            </w:r>
            <w:r w:rsidRPr="00454CB9">
              <w:rPr>
                <w:rFonts w:ascii="Arial" w:eastAsia="Malgun Gothic" w:hAnsi="Arial" w:cs="Arial"/>
                <w:sz w:val="21"/>
                <w:szCs w:val="21"/>
              </w:rPr>
              <w:t xml:space="preserve"> </w:t>
            </w:r>
            <w:r w:rsidRPr="00454CB9">
              <w:rPr>
                <w:rFonts w:ascii="Arial" w:eastAsia="Malgun Gothic" w:hAnsi="Arial" w:cs="Arial"/>
                <w:sz w:val="21"/>
                <w:szCs w:val="21"/>
              </w:rPr>
              <w:t>근로시간</w:t>
            </w:r>
            <w:r w:rsidRPr="00454CB9">
              <w:rPr>
                <w:rFonts w:ascii="Arial" w:eastAsia="Malgun Gothic" w:hAnsi="Arial" w:cs="Arial"/>
                <w:sz w:val="21"/>
                <w:szCs w:val="21"/>
              </w:rPr>
              <w:t xml:space="preserve"> </w:t>
            </w:r>
            <w:r w:rsidRPr="00454CB9">
              <w:rPr>
                <w:rFonts w:ascii="Arial" w:eastAsia="Malgun Gothic" w:hAnsi="Arial" w:cs="Arial"/>
                <w:sz w:val="21"/>
                <w:szCs w:val="21"/>
              </w:rPr>
              <w:t>단축</w:t>
            </w:r>
          </w:p>
        </w:tc>
        <w:tc>
          <w:tcPr>
            <w:tcW w:w="1667" w:type="pct"/>
            <w:shd w:val="clear" w:color="auto" w:fill="auto"/>
          </w:tcPr>
          <w:p w14:paraId="4C27BB4C" w14:textId="5680EBB1" w:rsidR="00DA33E2" w:rsidRPr="00454CB9" w:rsidRDefault="00181E81" w:rsidP="00181E81">
            <w:pPr>
              <w:rPr>
                <w:rFonts w:ascii="Arial" w:eastAsia="Malgun Gothic" w:hAnsi="Arial" w:cs="Arial"/>
                <w:sz w:val="21"/>
                <w:szCs w:val="21"/>
                <w:lang w:val="ru-RU"/>
              </w:rPr>
            </w:pPr>
            <w:r w:rsidRPr="00454CB9">
              <w:rPr>
                <w:rFonts w:ascii="Arial" w:eastAsia="Malgun Gothic" w:hAnsi="Arial" w:cs="Arial"/>
                <w:sz w:val="21"/>
                <w:szCs w:val="21"/>
                <w:lang w:val="ru-RU"/>
              </w:rPr>
              <w:t xml:space="preserve">5. </w:t>
            </w:r>
            <w:r w:rsidR="00DA33E2" w:rsidRPr="00454CB9">
              <w:rPr>
                <w:rFonts w:ascii="Arial" w:eastAsia="Malgun Gothic" w:hAnsi="Arial" w:cs="Arial"/>
                <w:sz w:val="21"/>
                <w:szCs w:val="21"/>
                <w:lang w:val="ru-RU"/>
              </w:rPr>
              <w:t xml:space="preserve">Неполное рабочее время в связи с уходом за семьей </w:t>
            </w:r>
          </w:p>
        </w:tc>
        <w:tc>
          <w:tcPr>
            <w:tcW w:w="1667" w:type="pct"/>
            <w:shd w:val="clear" w:color="auto" w:fill="auto"/>
          </w:tcPr>
          <w:p w14:paraId="2B494361" w14:textId="710B2D2B" w:rsidR="00DA33E2" w:rsidRPr="002A5E52" w:rsidRDefault="00181E81" w:rsidP="00DA33E2">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5. </w:t>
            </w:r>
            <w:r w:rsidR="00DA33E2" w:rsidRPr="002A5E52">
              <w:rPr>
                <w:rFonts w:ascii="Arial" w:eastAsia="Malgun Gothic" w:hAnsi="Arial" w:cs="Arial"/>
                <w:color w:val="000000"/>
                <w:sz w:val="21"/>
                <w:szCs w:val="21"/>
              </w:rPr>
              <w:t>Reduction of working hours due to caring for the family</w:t>
            </w:r>
          </w:p>
        </w:tc>
      </w:tr>
      <w:tr w:rsidR="00DA33E2" w:rsidRPr="002A5E52" w14:paraId="78E0E60E" w14:textId="77777777" w:rsidTr="00487147">
        <w:trPr>
          <w:trHeight w:val="156"/>
        </w:trPr>
        <w:tc>
          <w:tcPr>
            <w:tcW w:w="1666" w:type="pct"/>
          </w:tcPr>
          <w:p w14:paraId="5369A2E3" w14:textId="0EB90BB7" w:rsidR="00DA33E2" w:rsidRPr="00454CB9" w:rsidRDefault="00DA33E2" w:rsidP="00DA33E2">
            <w:pPr>
              <w:rPr>
                <w:rFonts w:ascii="Arial" w:eastAsia="Malgun Gothic" w:hAnsi="Arial" w:cs="Arial"/>
                <w:sz w:val="21"/>
                <w:szCs w:val="21"/>
              </w:rPr>
            </w:pPr>
            <w:r w:rsidRPr="00454CB9">
              <w:rPr>
                <w:rFonts w:ascii="Arial" w:eastAsia="Malgun Gothic" w:hAnsi="Arial" w:cs="Arial"/>
                <w:sz w:val="21"/>
                <w:szCs w:val="21"/>
              </w:rPr>
              <w:t xml:space="preserve">1) </w:t>
            </w:r>
            <w:r w:rsidRPr="00454CB9">
              <w:rPr>
                <w:rFonts w:ascii="Arial" w:eastAsia="Malgun Gothic" w:hAnsi="Arial" w:cs="Arial"/>
                <w:sz w:val="21"/>
                <w:szCs w:val="21"/>
              </w:rPr>
              <w:t>회사는</w:t>
            </w:r>
            <w:r w:rsidRPr="00454CB9">
              <w:rPr>
                <w:rFonts w:ascii="Arial" w:eastAsia="Malgun Gothic" w:hAnsi="Arial" w:cs="Arial"/>
                <w:sz w:val="21"/>
                <w:szCs w:val="21"/>
              </w:rPr>
              <w:t xml:space="preserve"> </w:t>
            </w:r>
            <w:r w:rsidRPr="00454CB9">
              <w:rPr>
                <w:rFonts w:ascii="Arial" w:eastAsia="Malgun Gothic" w:hAnsi="Arial" w:cs="Arial"/>
                <w:sz w:val="21"/>
                <w:szCs w:val="21"/>
              </w:rPr>
              <w:t>직원이</w:t>
            </w:r>
            <w:r w:rsidRPr="00454CB9">
              <w:rPr>
                <w:rFonts w:ascii="Arial" w:eastAsia="Malgun Gothic" w:hAnsi="Arial" w:cs="Arial"/>
                <w:sz w:val="21"/>
                <w:szCs w:val="21"/>
              </w:rPr>
              <w:t xml:space="preserve"> </w:t>
            </w:r>
            <w:r w:rsidRPr="00454CB9">
              <w:rPr>
                <w:rFonts w:ascii="Arial" w:eastAsia="Malgun Gothic" w:hAnsi="Arial" w:cs="Arial"/>
                <w:sz w:val="21"/>
                <w:szCs w:val="21"/>
              </w:rPr>
              <w:t>다음</w:t>
            </w:r>
            <w:r w:rsidRPr="00454CB9">
              <w:rPr>
                <w:rFonts w:ascii="Arial" w:eastAsia="Malgun Gothic" w:hAnsi="Arial" w:cs="Arial"/>
                <w:sz w:val="21"/>
                <w:szCs w:val="21"/>
              </w:rPr>
              <w:t xml:space="preserve"> </w:t>
            </w:r>
            <w:r w:rsidRPr="00454CB9">
              <w:rPr>
                <w:rFonts w:ascii="Arial" w:eastAsia="Malgun Gothic" w:hAnsi="Arial" w:cs="Arial"/>
                <w:sz w:val="21"/>
                <w:szCs w:val="21"/>
              </w:rPr>
              <w:t>각</w:t>
            </w:r>
            <w:r w:rsidRPr="00454CB9">
              <w:rPr>
                <w:rFonts w:ascii="Arial" w:eastAsia="Malgun Gothic" w:hAnsi="Arial" w:cs="Arial"/>
                <w:sz w:val="21"/>
                <w:szCs w:val="21"/>
              </w:rPr>
              <w:t xml:space="preserve"> </w:t>
            </w:r>
            <w:r w:rsidRPr="00454CB9">
              <w:rPr>
                <w:rFonts w:ascii="Arial" w:eastAsia="Malgun Gothic" w:hAnsi="Arial" w:cs="Arial"/>
                <w:sz w:val="21"/>
                <w:szCs w:val="21"/>
              </w:rPr>
              <w:t>호의</w:t>
            </w:r>
            <w:r w:rsidRPr="00454CB9">
              <w:rPr>
                <w:rFonts w:ascii="Arial" w:eastAsia="Malgun Gothic" w:hAnsi="Arial" w:cs="Arial"/>
                <w:sz w:val="21"/>
                <w:szCs w:val="21"/>
              </w:rPr>
              <w:t xml:space="preserve"> </w:t>
            </w:r>
            <w:r w:rsidRPr="00454CB9">
              <w:rPr>
                <w:rFonts w:ascii="Arial" w:eastAsia="Malgun Gothic" w:hAnsi="Arial" w:cs="Arial"/>
                <w:sz w:val="21"/>
                <w:szCs w:val="21"/>
              </w:rPr>
              <w:t>사유로</w:t>
            </w:r>
            <w:r w:rsidRPr="00454CB9">
              <w:rPr>
                <w:rFonts w:ascii="Arial" w:eastAsia="Malgun Gothic" w:hAnsi="Arial" w:cs="Arial"/>
                <w:sz w:val="21"/>
                <w:szCs w:val="21"/>
              </w:rPr>
              <w:t xml:space="preserve"> </w:t>
            </w:r>
            <w:r w:rsidRPr="00454CB9">
              <w:rPr>
                <w:rFonts w:ascii="Arial" w:eastAsia="Malgun Gothic" w:hAnsi="Arial" w:cs="Arial"/>
                <w:sz w:val="21"/>
                <w:szCs w:val="21"/>
              </w:rPr>
              <w:t>근로시간</w:t>
            </w:r>
            <w:r w:rsidRPr="00454CB9">
              <w:rPr>
                <w:rFonts w:ascii="Arial" w:eastAsia="Malgun Gothic" w:hAnsi="Arial" w:cs="Arial"/>
                <w:sz w:val="21"/>
                <w:szCs w:val="21"/>
              </w:rPr>
              <w:t xml:space="preserve"> </w:t>
            </w:r>
            <w:r w:rsidRPr="00454CB9">
              <w:rPr>
                <w:rFonts w:ascii="Arial" w:eastAsia="Malgun Gothic" w:hAnsi="Arial" w:cs="Arial"/>
                <w:sz w:val="21"/>
                <w:szCs w:val="21"/>
              </w:rPr>
              <w:t>단축을</w:t>
            </w:r>
            <w:r w:rsidRPr="00454CB9">
              <w:rPr>
                <w:rFonts w:ascii="Arial" w:eastAsia="Malgun Gothic" w:hAnsi="Arial" w:cs="Arial"/>
                <w:sz w:val="21"/>
                <w:szCs w:val="21"/>
              </w:rPr>
              <w:t xml:space="preserve"> </w:t>
            </w:r>
            <w:r w:rsidRPr="00454CB9">
              <w:rPr>
                <w:rFonts w:ascii="Arial" w:eastAsia="Malgun Gothic" w:hAnsi="Arial" w:cs="Arial"/>
                <w:sz w:val="21"/>
                <w:szCs w:val="21"/>
              </w:rPr>
              <w:t>신청하는</w:t>
            </w:r>
            <w:r w:rsidRPr="00454CB9">
              <w:rPr>
                <w:rFonts w:ascii="Arial" w:eastAsia="Malgun Gothic" w:hAnsi="Arial" w:cs="Arial"/>
                <w:sz w:val="21"/>
                <w:szCs w:val="21"/>
              </w:rPr>
              <w:t xml:space="preserve"> </w:t>
            </w:r>
            <w:r w:rsidRPr="00454CB9">
              <w:rPr>
                <w:rFonts w:ascii="Arial" w:eastAsia="Malgun Gothic" w:hAnsi="Arial" w:cs="Arial"/>
                <w:sz w:val="21"/>
                <w:szCs w:val="21"/>
              </w:rPr>
              <w:t>경우에</w:t>
            </w:r>
            <w:r w:rsidRPr="00454CB9">
              <w:rPr>
                <w:rFonts w:ascii="Arial" w:eastAsia="Malgun Gothic" w:hAnsi="Arial" w:cs="Arial"/>
                <w:sz w:val="21"/>
                <w:szCs w:val="21"/>
              </w:rPr>
              <w:t xml:space="preserve"> </w:t>
            </w:r>
            <w:r w:rsidRPr="00454CB9">
              <w:rPr>
                <w:rFonts w:ascii="Arial" w:eastAsia="Malgun Gothic" w:hAnsi="Arial" w:cs="Arial"/>
                <w:sz w:val="21"/>
                <w:szCs w:val="21"/>
              </w:rPr>
              <w:t>이를</w:t>
            </w:r>
            <w:r w:rsidRPr="00454CB9">
              <w:rPr>
                <w:rFonts w:ascii="Arial" w:eastAsia="Malgun Gothic" w:hAnsi="Arial" w:cs="Arial"/>
                <w:sz w:val="21"/>
                <w:szCs w:val="21"/>
              </w:rPr>
              <w:t xml:space="preserve"> </w:t>
            </w:r>
            <w:r w:rsidRPr="00454CB9">
              <w:rPr>
                <w:rFonts w:ascii="Arial" w:eastAsia="Malgun Gothic" w:hAnsi="Arial" w:cs="Arial"/>
                <w:sz w:val="21"/>
                <w:szCs w:val="21"/>
              </w:rPr>
              <w:t>허용한다</w:t>
            </w:r>
            <w:r w:rsidRPr="00454CB9">
              <w:rPr>
                <w:rFonts w:ascii="Arial" w:eastAsia="Malgun Gothic" w:hAnsi="Arial" w:cs="Arial"/>
                <w:sz w:val="21"/>
                <w:szCs w:val="21"/>
              </w:rPr>
              <w:t xml:space="preserve">. </w:t>
            </w:r>
            <w:r w:rsidRPr="00454CB9">
              <w:rPr>
                <w:rFonts w:ascii="Arial" w:eastAsia="Malgun Gothic" w:hAnsi="Arial" w:cs="Arial"/>
                <w:sz w:val="21"/>
                <w:szCs w:val="21"/>
              </w:rPr>
              <w:t>단</w:t>
            </w:r>
            <w:r w:rsidRPr="00454CB9">
              <w:rPr>
                <w:rFonts w:ascii="Arial" w:eastAsia="Malgun Gothic" w:hAnsi="Arial" w:cs="Arial"/>
                <w:sz w:val="21"/>
                <w:szCs w:val="21"/>
              </w:rPr>
              <w:t xml:space="preserve">, </w:t>
            </w:r>
            <w:r w:rsidRPr="00454CB9">
              <w:rPr>
                <w:rFonts w:ascii="Arial" w:eastAsia="Malgun Gothic" w:hAnsi="Arial" w:cs="Arial"/>
                <w:sz w:val="21"/>
                <w:szCs w:val="21"/>
              </w:rPr>
              <w:t>대체인력</w:t>
            </w:r>
            <w:r w:rsidRPr="00454CB9">
              <w:rPr>
                <w:rFonts w:ascii="Arial" w:eastAsia="Malgun Gothic" w:hAnsi="Arial" w:cs="Arial"/>
                <w:sz w:val="21"/>
                <w:szCs w:val="21"/>
              </w:rPr>
              <w:t xml:space="preserve"> </w:t>
            </w:r>
            <w:r w:rsidRPr="00454CB9">
              <w:rPr>
                <w:rFonts w:ascii="Arial" w:eastAsia="Malgun Gothic" w:hAnsi="Arial" w:cs="Arial"/>
                <w:sz w:val="21"/>
                <w:szCs w:val="21"/>
              </w:rPr>
              <w:t>채용이</w:t>
            </w:r>
            <w:r w:rsidRPr="00454CB9">
              <w:rPr>
                <w:rFonts w:ascii="Arial" w:eastAsia="Malgun Gothic" w:hAnsi="Arial" w:cs="Arial"/>
                <w:sz w:val="21"/>
                <w:szCs w:val="21"/>
              </w:rPr>
              <w:t xml:space="preserve"> </w:t>
            </w:r>
            <w:r w:rsidRPr="00454CB9">
              <w:rPr>
                <w:rFonts w:ascii="Arial" w:eastAsia="Malgun Gothic" w:hAnsi="Arial" w:cs="Arial"/>
                <w:sz w:val="21"/>
                <w:szCs w:val="21"/>
              </w:rPr>
              <w:t>불가능한</w:t>
            </w:r>
            <w:r w:rsidRPr="00454CB9">
              <w:rPr>
                <w:rFonts w:ascii="Arial" w:eastAsia="Malgun Gothic" w:hAnsi="Arial" w:cs="Arial"/>
                <w:sz w:val="21"/>
                <w:szCs w:val="21"/>
              </w:rPr>
              <w:t xml:space="preserve"> </w:t>
            </w:r>
            <w:r w:rsidRPr="00454CB9">
              <w:rPr>
                <w:rFonts w:ascii="Arial" w:eastAsia="Malgun Gothic" w:hAnsi="Arial" w:cs="Arial"/>
                <w:sz w:val="21"/>
                <w:szCs w:val="21"/>
              </w:rPr>
              <w:t>경우</w:t>
            </w:r>
            <w:r w:rsidRPr="00454CB9">
              <w:rPr>
                <w:rFonts w:ascii="Arial" w:eastAsia="Malgun Gothic" w:hAnsi="Arial" w:cs="Arial"/>
                <w:sz w:val="21"/>
                <w:szCs w:val="21"/>
              </w:rPr>
              <w:t xml:space="preserve">, </w:t>
            </w:r>
            <w:r w:rsidRPr="00454CB9">
              <w:rPr>
                <w:rFonts w:ascii="Arial" w:eastAsia="Malgun Gothic" w:hAnsi="Arial" w:cs="Arial"/>
                <w:sz w:val="21"/>
                <w:szCs w:val="21"/>
              </w:rPr>
              <w:t>정상적인</w:t>
            </w:r>
            <w:r w:rsidRPr="00454CB9">
              <w:rPr>
                <w:rFonts w:ascii="Arial" w:eastAsia="Malgun Gothic" w:hAnsi="Arial" w:cs="Arial"/>
                <w:sz w:val="21"/>
                <w:szCs w:val="21"/>
              </w:rPr>
              <w:t xml:space="preserve"> </w:t>
            </w:r>
            <w:r w:rsidRPr="00454CB9">
              <w:rPr>
                <w:rFonts w:ascii="Arial" w:eastAsia="Malgun Gothic" w:hAnsi="Arial" w:cs="Arial"/>
                <w:sz w:val="21"/>
                <w:szCs w:val="21"/>
              </w:rPr>
              <w:t>사업</w:t>
            </w:r>
            <w:r w:rsidRPr="00454CB9">
              <w:rPr>
                <w:rFonts w:ascii="Arial" w:eastAsia="Malgun Gothic" w:hAnsi="Arial" w:cs="Arial"/>
                <w:sz w:val="21"/>
                <w:szCs w:val="21"/>
              </w:rPr>
              <w:t xml:space="preserve"> </w:t>
            </w:r>
            <w:r w:rsidRPr="00454CB9">
              <w:rPr>
                <w:rFonts w:ascii="Arial" w:eastAsia="Malgun Gothic" w:hAnsi="Arial" w:cs="Arial"/>
                <w:sz w:val="21"/>
                <w:szCs w:val="21"/>
              </w:rPr>
              <w:t>운영에</w:t>
            </w:r>
            <w:r w:rsidRPr="00454CB9">
              <w:rPr>
                <w:rFonts w:ascii="Arial" w:eastAsia="Malgun Gothic" w:hAnsi="Arial" w:cs="Arial"/>
                <w:sz w:val="21"/>
                <w:szCs w:val="21"/>
              </w:rPr>
              <w:t xml:space="preserve"> </w:t>
            </w:r>
            <w:r w:rsidRPr="00454CB9">
              <w:rPr>
                <w:rFonts w:ascii="Arial" w:eastAsia="Malgun Gothic" w:hAnsi="Arial" w:cs="Arial"/>
                <w:sz w:val="21"/>
                <w:szCs w:val="21"/>
              </w:rPr>
              <w:t>중대한</w:t>
            </w:r>
            <w:r w:rsidRPr="00454CB9">
              <w:rPr>
                <w:rFonts w:ascii="Arial" w:eastAsia="Malgun Gothic" w:hAnsi="Arial" w:cs="Arial"/>
                <w:sz w:val="21"/>
                <w:szCs w:val="21"/>
              </w:rPr>
              <w:t xml:space="preserve"> </w:t>
            </w:r>
            <w:r w:rsidRPr="00454CB9">
              <w:rPr>
                <w:rFonts w:ascii="Arial" w:eastAsia="Malgun Gothic" w:hAnsi="Arial" w:cs="Arial"/>
                <w:sz w:val="21"/>
                <w:szCs w:val="21"/>
              </w:rPr>
              <w:t>지장을</w:t>
            </w:r>
            <w:r w:rsidRPr="00454CB9">
              <w:rPr>
                <w:rFonts w:ascii="Arial" w:eastAsia="Malgun Gothic" w:hAnsi="Arial" w:cs="Arial"/>
                <w:sz w:val="21"/>
                <w:szCs w:val="21"/>
              </w:rPr>
              <w:t xml:space="preserve"> </w:t>
            </w:r>
            <w:r w:rsidRPr="00454CB9">
              <w:rPr>
                <w:rFonts w:ascii="Arial" w:eastAsia="Malgun Gothic" w:hAnsi="Arial" w:cs="Arial"/>
                <w:sz w:val="21"/>
                <w:szCs w:val="21"/>
              </w:rPr>
              <w:t>초래하는</w:t>
            </w:r>
            <w:r w:rsidRPr="00454CB9">
              <w:rPr>
                <w:rFonts w:ascii="Arial" w:eastAsia="Malgun Gothic" w:hAnsi="Arial" w:cs="Arial"/>
                <w:sz w:val="21"/>
                <w:szCs w:val="21"/>
              </w:rPr>
              <w:t xml:space="preserve"> </w:t>
            </w:r>
            <w:r w:rsidRPr="00454CB9">
              <w:rPr>
                <w:rFonts w:ascii="Arial" w:eastAsia="Malgun Gothic" w:hAnsi="Arial" w:cs="Arial"/>
                <w:sz w:val="21"/>
                <w:szCs w:val="21"/>
              </w:rPr>
              <w:t>경우</w:t>
            </w:r>
            <w:r w:rsidRPr="00454CB9">
              <w:rPr>
                <w:rFonts w:ascii="Arial" w:eastAsia="Malgun Gothic" w:hAnsi="Arial" w:cs="Arial"/>
                <w:sz w:val="21"/>
                <w:szCs w:val="21"/>
              </w:rPr>
              <w:t xml:space="preserve"> </w:t>
            </w:r>
            <w:r w:rsidRPr="00454CB9">
              <w:rPr>
                <w:rFonts w:ascii="Arial" w:eastAsia="Malgun Gothic" w:hAnsi="Arial" w:cs="Arial"/>
                <w:sz w:val="21"/>
                <w:szCs w:val="21"/>
              </w:rPr>
              <w:t>등</w:t>
            </w:r>
            <w:r w:rsidRPr="00454CB9">
              <w:rPr>
                <w:rFonts w:ascii="Arial" w:eastAsia="Malgun Gothic" w:hAnsi="Arial" w:cs="Arial"/>
                <w:sz w:val="21"/>
                <w:szCs w:val="21"/>
              </w:rPr>
              <w:t xml:space="preserve"> </w:t>
            </w:r>
            <w:r w:rsidRPr="00454CB9">
              <w:rPr>
                <w:rFonts w:ascii="Arial" w:eastAsia="Malgun Gothic" w:hAnsi="Arial" w:cs="Arial"/>
                <w:sz w:val="21"/>
                <w:szCs w:val="21"/>
              </w:rPr>
              <w:t>남녀고용평등법</w:t>
            </w:r>
            <w:r w:rsidRPr="00454CB9">
              <w:rPr>
                <w:rFonts w:ascii="Arial" w:eastAsia="Malgun Gothic" w:hAnsi="Arial" w:cs="Arial"/>
                <w:sz w:val="21"/>
                <w:szCs w:val="21"/>
              </w:rPr>
              <w:t xml:space="preserve"> </w:t>
            </w:r>
            <w:r w:rsidRPr="00454CB9">
              <w:rPr>
                <w:rFonts w:ascii="Arial" w:eastAsia="Malgun Gothic" w:hAnsi="Arial" w:cs="Arial"/>
                <w:sz w:val="21"/>
                <w:szCs w:val="21"/>
              </w:rPr>
              <w:t>시행령으로</w:t>
            </w:r>
            <w:r w:rsidRPr="00454CB9">
              <w:rPr>
                <w:rFonts w:ascii="Arial" w:eastAsia="Malgun Gothic" w:hAnsi="Arial" w:cs="Arial"/>
                <w:sz w:val="21"/>
                <w:szCs w:val="21"/>
              </w:rPr>
              <w:t xml:space="preserve"> </w:t>
            </w:r>
            <w:r w:rsidRPr="00454CB9">
              <w:rPr>
                <w:rFonts w:ascii="Arial" w:eastAsia="Malgun Gothic" w:hAnsi="Arial" w:cs="Arial"/>
                <w:sz w:val="21"/>
                <w:szCs w:val="21"/>
              </w:rPr>
              <w:t>정하는</w:t>
            </w:r>
            <w:r w:rsidRPr="00454CB9">
              <w:rPr>
                <w:rFonts w:ascii="Arial" w:eastAsia="Malgun Gothic" w:hAnsi="Arial" w:cs="Arial"/>
                <w:sz w:val="21"/>
                <w:szCs w:val="21"/>
              </w:rPr>
              <w:t xml:space="preserve"> </w:t>
            </w:r>
            <w:r w:rsidRPr="00454CB9">
              <w:rPr>
                <w:rFonts w:ascii="Arial" w:eastAsia="Malgun Gothic" w:hAnsi="Arial" w:cs="Arial"/>
                <w:sz w:val="21"/>
                <w:szCs w:val="21"/>
              </w:rPr>
              <w:t>경우에는</w:t>
            </w:r>
            <w:r w:rsidRPr="00454CB9">
              <w:rPr>
                <w:rFonts w:ascii="Arial" w:eastAsia="Malgun Gothic" w:hAnsi="Arial" w:cs="Arial"/>
                <w:sz w:val="21"/>
                <w:szCs w:val="21"/>
              </w:rPr>
              <w:t xml:space="preserve"> </w:t>
            </w:r>
            <w:r w:rsidRPr="00454CB9">
              <w:rPr>
                <w:rFonts w:ascii="Arial" w:eastAsia="Malgun Gothic" w:hAnsi="Arial" w:cs="Arial"/>
                <w:sz w:val="21"/>
                <w:szCs w:val="21"/>
              </w:rPr>
              <w:t>그러하지</w:t>
            </w:r>
            <w:r w:rsidRPr="00454CB9">
              <w:rPr>
                <w:rFonts w:ascii="Arial" w:eastAsia="Malgun Gothic" w:hAnsi="Arial" w:cs="Arial"/>
                <w:sz w:val="21"/>
                <w:szCs w:val="21"/>
              </w:rPr>
              <w:t xml:space="preserve"> </w:t>
            </w:r>
            <w:r w:rsidRPr="00454CB9">
              <w:rPr>
                <w:rFonts w:ascii="Arial" w:eastAsia="Malgun Gothic" w:hAnsi="Arial" w:cs="Arial"/>
                <w:sz w:val="21"/>
                <w:szCs w:val="21"/>
              </w:rPr>
              <w:t>아니하다</w:t>
            </w:r>
            <w:r w:rsidRPr="00454CB9">
              <w:rPr>
                <w:rFonts w:ascii="Arial" w:eastAsia="Malgun Gothic" w:hAnsi="Arial" w:cs="Arial"/>
                <w:sz w:val="21"/>
                <w:szCs w:val="21"/>
              </w:rPr>
              <w:t>.</w:t>
            </w:r>
          </w:p>
        </w:tc>
        <w:tc>
          <w:tcPr>
            <w:tcW w:w="1667" w:type="pct"/>
            <w:shd w:val="clear" w:color="auto" w:fill="auto"/>
          </w:tcPr>
          <w:p w14:paraId="169ABF33" w14:textId="2FA96445" w:rsidR="00DA33E2" w:rsidRPr="002A5E52" w:rsidRDefault="00DA33E2" w:rsidP="00181E81">
            <w:pPr>
              <w:pStyle w:val="af"/>
              <w:numPr>
                <w:ilvl w:val="0"/>
                <w:numId w:val="203"/>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Компания может дать согласие Работнику на установление неполного рабочего времени в связи с одной из нижеперечисленных причин за исключением случаев, когда невозможно нанять замену Работнику или это препятствует обычной работе Компании.</w:t>
            </w:r>
          </w:p>
        </w:tc>
        <w:tc>
          <w:tcPr>
            <w:tcW w:w="1667" w:type="pct"/>
            <w:shd w:val="clear" w:color="auto" w:fill="auto"/>
          </w:tcPr>
          <w:p w14:paraId="49A5CE1C" w14:textId="6D37E90E" w:rsidR="00DA33E2" w:rsidRPr="002A5E52" w:rsidRDefault="00DA33E2" w:rsidP="00DA33E2">
            <w:pPr>
              <w:rPr>
                <w:rFonts w:ascii="Arial" w:eastAsia="Malgun Gothic" w:hAnsi="Arial" w:cs="Arial"/>
                <w:color w:val="000000"/>
                <w:sz w:val="21"/>
                <w:szCs w:val="21"/>
              </w:rPr>
            </w:pPr>
            <w:r w:rsidRPr="002A5E52">
              <w:rPr>
                <w:rFonts w:ascii="Arial" w:eastAsia="Malgun Gothic" w:hAnsi="Arial" w:cs="Arial"/>
                <w:color w:val="000000"/>
                <w:sz w:val="21"/>
                <w:szCs w:val="21"/>
              </w:rPr>
              <w:t>1) The Company may agree to the Employee to reduce working hours due to one of the following reasons, except in cases provided for by the Equal Employment Opportunity Law, for example, when it is impossible to hire a replacement for the Employee or this interferes with the normal work of the Company.</w:t>
            </w:r>
          </w:p>
        </w:tc>
      </w:tr>
      <w:tr w:rsidR="00DA33E2" w:rsidRPr="002A5E52" w14:paraId="346D0873" w14:textId="77777777" w:rsidTr="00487147">
        <w:trPr>
          <w:trHeight w:val="156"/>
        </w:trPr>
        <w:tc>
          <w:tcPr>
            <w:tcW w:w="1666" w:type="pct"/>
          </w:tcPr>
          <w:p w14:paraId="2D8253A3" w14:textId="344FE15A" w:rsidR="00DA33E2" w:rsidRPr="00454CB9" w:rsidRDefault="00DA33E2" w:rsidP="00DA33E2">
            <w:pPr>
              <w:rPr>
                <w:rFonts w:ascii="Arial" w:eastAsia="Malgun Gothic" w:hAnsi="Arial" w:cs="Arial"/>
                <w:sz w:val="21"/>
                <w:szCs w:val="21"/>
              </w:rPr>
            </w:pPr>
            <w:r w:rsidRPr="00454CB9">
              <w:rPr>
                <w:rFonts w:ascii="Cambria Math" w:eastAsia="Malgun Gothic" w:hAnsi="Cambria Math" w:cs="Cambria Math"/>
                <w:sz w:val="21"/>
                <w:szCs w:val="21"/>
              </w:rPr>
              <w:t>①</w:t>
            </w:r>
            <w:r w:rsidRPr="00454CB9">
              <w:rPr>
                <w:rFonts w:ascii="Arial" w:eastAsia="Malgun Gothic" w:hAnsi="Arial" w:cs="Arial"/>
                <w:sz w:val="21"/>
                <w:szCs w:val="21"/>
              </w:rPr>
              <w:t xml:space="preserve"> </w:t>
            </w:r>
            <w:r w:rsidRPr="00454CB9">
              <w:rPr>
                <w:rFonts w:ascii="Arial" w:eastAsia="Malgun Gothic" w:hAnsi="Arial" w:cs="Arial"/>
                <w:sz w:val="21"/>
                <w:szCs w:val="21"/>
              </w:rPr>
              <w:t>가족의</w:t>
            </w:r>
            <w:r w:rsidRPr="00454CB9">
              <w:rPr>
                <w:rFonts w:ascii="Arial" w:eastAsia="Malgun Gothic" w:hAnsi="Arial" w:cs="Arial"/>
                <w:sz w:val="21"/>
                <w:szCs w:val="21"/>
              </w:rPr>
              <w:t xml:space="preserve"> </w:t>
            </w:r>
            <w:r w:rsidRPr="00454CB9">
              <w:rPr>
                <w:rFonts w:ascii="Arial" w:eastAsia="Malgun Gothic" w:hAnsi="Arial" w:cs="Arial"/>
                <w:sz w:val="21"/>
                <w:szCs w:val="21"/>
              </w:rPr>
              <w:t>질병</w:t>
            </w:r>
            <w:r w:rsidRPr="00454CB9">
              <w:rPr>
                <w:rFonts w:ascii="Arial" w:eastAsia="Malgun Gothic" w:hAnsi="Arial" w:cs="Arial"/>
                <w:sz w:val="21"/>
                <w:szCs w:val="21"/>
              </w:rPr>
              <w:t xml:space="preserve">, </w:t>
            </w:r>
            <w:r w:rsidRPr="00454CB9">
              <w:rPr>
                <w:rFonts w:ascii="Arial" w:eastAsia="Malgun Gothic" w:hAnsi="Arial" w:cs="Arial"/>
                <w:sz w:val="21"/>
                <w:szCs w:val="21"/>
              </w:rPr>
              <w:t>사고</w:t>
            </w:r>
            <w:r w:rsidRPr="00454CB9">
              <w:rPr>
                <w:rFonts w:ascii="Arial" w:eastAsia="Malgun Gothic" w:hAnsi="Arial" w:cs="Arial"/>
                <w:sz w:val="21"/>
                <w:szCs w:val="21"/>
              </w:rPr>
              <w:t xml:space="preserve">, </w:t>
            </w:r>
            <w:r w:rsidRPr="00454CB9">
              <w:rPr>
                <w:rFonts w:ascii="Arial" w:eastAsia="Malgun Gothic" w:hAnsi="Arial" w:cs="Arial"/>
                <w:sz w:val="21"/>
                <w:szCs w:val="21"/>
              </w:rPr>
              <w:t>노령으로</w:t>
            </w:r>
            <w:r w:rsidRPr="00454CB9">
              <w:rPr>
                <w:rFonts w:ascii="Arial" w:eastAsia="Malgun Gothic" w:hAnsi="Arial" w:cs="Arial"/>
                <w:sz w:val="21"/>
                <w:szCs w:val="21"/>
              </w:rPr>
              <w:t xml:space="preserve"> </w:t>
            </w:r>
            <w:r w:rsidRPr="00454CB9">
              <w:rPr>
                <w:rFonts w:ascii="Arial" w:eastAsia="Malgun Gothic" w:hAnsi="Arial" w:cs="Arial"/>
                <w:sz w:val="21"/>
                <w:szCs w:val="21"/>
              </w:rPr>
              <w:t>인하여</w:t>
            </w:r>
            <w:r w:rsidRPr="00454CB9">
              <w:rPr>
                <w:rFonts w:ascii="Arial" w:eastAsia="Malgun Gothic" w:hAnsi="Arial" w:cs="Arial"/>
                <w:sz w:val="21"/>
                <w:szCs w:val="21"/>
              </w:rPr>
              <w:t xml:space="preserve"> </w:t>
            </w:r>
            <w:r w:rsidRPr="00454CB9">
              <w:rPr>
                <w:rFonts w:ascii="Arial" w:eastAsia="Malgun Gothic" w:hAnsi="Arial" w:cs="Arial"/>
                <w:sz w:val="21"/>
                <w:szCs w:val="21"/>
              </w:rPr>
              <w:t>그</w:t>
            </w:r>
            <w:r w:rsidRPr="00454CB9">
              <w:rPr>
                <w:rFonts w:ascii="Arial" w:eastAsia="Malgun Gothic" w:hAnsi="Arial" w:cs="Arial"/>
                <w:sz w:val="21"/>
                <w:szCs w:val="21"/>
              </w:rPr>
              <w:t xml:space="preserve"> </w:t>
            </w:r>
            <w:r w:rsidRPr="00454CB9">
              <w:rPr>
                <w:rFonts w:ascii="Arial" w:eastAsia="Malgun Gothic" w:hAnsi="Arial" w:cs="Arial"/>
                <w:sz w:val="21"/>
                <w:szCs w:val="21"/>
              </w:rPr>
              <w:t>가족을</w:t>
            </w:r>
            <w:r w:rsidRPr="00454CB9">
              <w:rPr>
                <w:rFonts w:ascii="Arial" w:eastAsia="Malgun Gothic" w:hAnsi="Arial" w:cs="Arial"/>
                <w:sz w:val="21"/>
                <w:szCs w:val="21"/>
              </w:rPr>
              <w:t xml:space="preserve"> </w:t>
            </w:r>
            <w:r w:rsidRPr="00454CB9">
              <w:rPr>
                <w:rFonts w:ascii="Arial" w:eastAsia="Malgun Gothic" w:hAnsi="Arial" w:cs="Arial"/>
                <w:sz w:val="21"/>
                <w:szCs w:val="21"/>
              </w:rPr>
              <w:t>돌보기</w:t>
            </w:r>
            <w:r w:rsidRPr="00454CB9">
              <w:rPr>
                <w:rFonts w:ascii="Arial" w:eastAsia="Malgun Gothic" w:hAnsi="Arial" w:cs="Arial"/>
                <w:sz w:val="21"/>
                <w:szCs w:val="21"/>
              </w:rPr>
              <w:t xml:space="preserve"> </w:t>
            </w:r>
            <w:r w:rsidRPr="00454CB9">
              <w:rPr>
                <w:rFonts w:ascii="Arial" w:eastAsia="Malgun Gothic" w:hAnsi="Arial" w:cs="Arial"/>
                <w:sz w:val="21"/>
                <w:szCs w:val="21"/>
              </w:rPr>
              <w:t>위한</w:t>
            </w:r>
            <w:r w:rsidRPr="00454CB9">
              <w:rPr>
                <w:rFonts w:ascii="Arial" w:eastAsia="Malgun Gothic" w:hAnsi="Arial" w:cs="Arial"/>
                <w:sz w:val="21"/>
                <w:szCs w:val="21"/>
              </w:rPr>
              <w:t xml:space="preserve"> </w:t>
            </w:r>
            <w:r w:rsidRPr="00454CB9">
              <w:rPr>
                <w:rFonts w:ascii="Arial" w:eastAsia="Malgun Gothic" w:hAnsi="Arial" w:cs="Arial"/>
                <w:sz w:val="21"/>
                <w:szCs w:val="21"/>
              </w:rPr>
              <w:t>경우</w:t>
            </w:r>
          </w:p>
        </w:tc>
        <w:tc>
          <w:tcPr>
            <w:tcW w:w="1667" w:type="pct"/>
            <w:shd w:val="clear" w:color="auto" w:fill="auto"/>
          </w:tcPr>
          <w:p w14:paraId="7BCF57B9" w14:textId="449344F4" w:rsidR="00DA33E2" w:rsidRPr="002A5E52" w:rsidRDefault="00DA33E2" w:rsidP="00DA33E2">
            <w:pPr>
              <w:pStyle w:val="af"/>
              <w:numPr>
                <w:ilvl w:val="0"/>
                <w:numId w:val="149"/>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 xml:space="preserve">В случае ухода за членом семьи в связи с болезнью, несчастным случаем или </w:t>
            </w:r>
            <w:r w:rsidRPr="002A5E52">
              <w:rPr>
                <w:rFonts w:ascii="Arial" w:eastAsia="Malgun Gothic" w:hAnsi="Arial" w:cs="Arial"/>
                <w:color w:val="000000"/>
                <w:sz w:val="21"/>
                <w:szCs w:val="21"/>
                <w:lang w:val="ru-RU"/>
              </w:rPr>
              <w:lastRenderedPageBreak/>
              <w:t>старостью</w:t>
            </w:r>
          </w:p>
        </w:tc>
        <w:tc>
          <w:tcPr>
            <w:tcW w:w="1667" w:type="pct"/>
            <w:shd w:val="clear" w:color="auto" w:fill="auto"/>
          </w:tcPr>
          <w:p w14:paraId="5C65474C" w14:textId="5AA58099" w:rsidR="00DA33E2" w:rsidRPr="002A5E52" w:rsidRDefault="00DA33E2" w:rsidP="00DA33E2">
            <w:pPr>
              <w:pStyle w:val="af"/>
              <w:numPr>
                <w:ilvl w:val="0"/>
                <w:numId w:val="86"/>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lastRenderedPageBreak/>
              <w:t>When caring for a family member due to illness, accident or old age</w:t>
            </w:r>
          </w:p>
        </w:tc>
      </w:tr>
      <w:tr w:rsidR="00DA33E2" w:rsidRPr="002A5E52" w14:paraId="3CEFC1A3" w14:textId="77777777" w:rsidTr="00487147">
        <w:trPr>
          <w:trHeight w:val="156"/>
        </w:trPr>
        <w:tc>
          <w:tcPr>
            <w:tcW w:w="1666" w:type="pct"/>
          </w:tcPr>
          <w:p w14:paraId="0A2E3783" w14:textId="0B429DE4" w:rsidR="00DA33E2" w:rsidRPr="00454CB9" w:rsidRDefault="00DA33E2" w:rsidP="00DA33E2">
            <w:pPr>
              <w:rPr>
                <w:rFonts w:ascii="Arial" w:eastAsia="Malgun Gothic" w:hAnsi="Arial" w:cs="Arial"/>
                <w:sz w:val="21"/>
                <w:szCs w:val="21"/>
              </w:rPr>
            </w:pPr>
            <w:r w:rsidRPr="00454CB9">
              <w:rPr>
                <w:rFonts w:ascii="Cambria Math" w:eastAsia="Malgun Gothic" w:hAnsi="Cambria Math" w:cs="Cambria Math"/>
                <w:sz w:val="21"/>
                <w:szCs w:val="21"/>
              </w:rPr>
              <w:t>②</w:t>
            </w:r>
            <w:r w:rsidRPr="00454CB9">
              <w:rPr>
                <w:rFonts w:ascii="Arial" w:eastAsia="Malgun Gothic" w:hAnsi="Arial" w:cs="Arial"/>
                <w:sz w:val="21"/>
                <w:szCs w:val="21"/>
              </w:rPr>
              <w:t xml:space="preserve"> </w:t>
            </w:r>
            <w:r w:rsidRPr="00454CB9">
              <w:rPr>
                <w:rFonts w:ascii="Arial" w:eastAsia="Malgun Gothic" w:hAnsi="Arial" w:cs="Arial"/>
                <w:sz w:val="21"/>
                <w:szCs w:val="21"/>
              </w:rPr>
              <w:t>자신의</w:t>
            </w:r>
            <w:r w:rsidRPr="00454CB9">
              <w:rPr>
                <w:rFonts w:ascii="Arial" w:eastAsia="Malgun Gothic" w:hAnsi="Arial" w:cs="Arial"/>
                <w:sz w:val="21"/>
                <w:szCs w:val="21"/>
              </w:rPr>
              <w:t xml:space="preserve"> </w:t>
            </w:r>
            <w:r w:rsidRPr="00454CB9">
              <w:rPr>
                <w:rFonts w:ascii="Arial" w:eastAsia="Malgun Gothic" w:hAnsi="Arial" w:cs="Arial"/>
                <w:sz w:val="21"/>
                <w:szCs w:val="21"/>
              </w:rPr>
              <w:t>질병이나</w:t>
            </w:r>
            <w:r w:rsidRPr="00454CB9">
              <w:rPr>
                <w:rFonts w:ascii="Arial" w:eastAsia="Malgun Gothic" w:hAnsi="Arial" w:cs="Arial"/>
                <w:sz w:val="21"/>
                <w:szCs w:val="21"/>
              </w:rPr>
              <w:t xml:space="preserve"> </w:t>
            </w:r>
            <w:r w:rsidRPr="00454CB9">
              <w:rPr>
                <w:rFonts w:ascii="Arial" w:eastAsia="Malgun Gothic" w:hAnsi="Arial" w:cs="Arial"/>
                <w:sz w:val="21"/>
                <w:szCs w:val="21"/>
              </w:rPr>
              <w:t>사고로</w:t>
            </w:r>
            <w:r w:rsidRPr="00454CB9">
              <w:rPr>
                <w:rFonts w:ascii="Arial" w:eastAsia="Malgun Gothic" w:hAnsi="Arial" w:cs="Arial"/>
                <w:sz w:val="21"/>
                <w:szCs w:val="21"/>
              </w:rPr>
              <w:t xml:space="preserve"> </w:t>
            </w:r>
            <w:r w:rsidRPr="00454CB9">
              <w:rPr>
                <w:rFonts w:ascii="Arial" w:eastAsia="Malgun Gothic" w:hAnsi="Arial" w:cs="Arial"/>
                <w:sz w:val="21"/>
                <w:szCs w:val="21"/>
              </w:rPr>
              <w:t>인한</w:t>
            </w:r>
            <w:r w:rsidRPr="00454CB9">
              <w:rPr>
                <w:rFonts w:ascii="Arial" w:eastAsia="Malgun Gothic" w:hAnsi="Arial" w:cs="Arial"/>
                <w:sz w:val="21"/>
                <w:szCs w:val="21"/>
              </w:rPr>
              <w:t xml:space="preserve"> </w:t>
            </w:r>
            <w:r w:rsidRPr="00454CB9">
              <w:rPr>
                <w:rFonts w:ascii="Arial" w:eastAsia="Malgun Gothic" w:hAnsi="Arial" w:cs="Arial"/>
                <w:sz w:val="21"/>
                <w:szCs w:val="21"/>
              </w:rPr>
              <w:t>부상</w:t>
            </w:r>
            <w:r w:rsidRPr="00454CB9">
              <w:rPr>
                <w:rFonts w:ascii="Arial" w:eastAsia="Malgun Gothic" w:hAnsi="Arial" w:cs="Arial"/>
                <w:sz w:val="21"/>
                <w:szCs w:val="21"/>
              </w:rPr>
              <w:t xml:space="preserve"> </w:t>
            </w:r>
            <w:r w:rsidRPr="00454CB9">
              <w:rPr>
                <w:rFonts w:ascii="Arial" w:eastAsia="Malgun Gothic" w:hAnsi="Arial" w:cs="Arial"/>
                <w:sz w:val="21"/>
                <w:szCs w:val="21"/>
              </w:rPr>
              <w:t>등의</w:t>
            </w:r>
            <w:r w:rsidRPr="00454CB9">
              <w:rPr>
                <w:rFonts w:ascii="Arial" w:eastAsia="Malgun Gothic" w:hAnsi="Arial" w:cs="Arial"/>
                <w:sz w:val="21"/>
                <w:szCs w:val="21"/>
              </w:rPr>
              <w:t xml:space="preserve"> </w:t>
            </w:r>
            <w:r w:rsidRPr="00454CB9">
              <w:rPr>
                <w:rFonts w:ascii="Arial" w:eastAsia="Malgun Gothic" w:hAnsi="Arial" w:cs="Arial"/>
                <w:sz w:val="21"/>
                <w:szCs w:val="21"/>
              </w:rPr>
              <w:t>사유로</w:t>
            </w:r>
            <w:r w:rsidRPr="00454CB9">
              <w:rPr>
                <w:rFonts w:ascii="Arial" w:eastAsia="Malgun Gothic" w:hAnsi="Arial" w:cs="Arial"/>
                <w:sz w:val="21"/>
                <w:szCs w:val="21"/>
              </w:rPr>
              <w:t xml:space="preserve"> </w:t>
            </w:r>
            <w:r w:rsidRPr="00454CB9">
              <w:rPr>
                <w:rFonts w:ascii="Arial" w:eastAsia="Malgun Gothic" w:hAnsi="Arial" w:cs="Arial"/>
                <w:sz w:val="21"/>
                <w:szCs w:val="21"/>
              </w:rPr>
              <w:t>자신의</w:t>
            </w:r>
            <w:r w:rsidRPr="00454CB9">
              <w:rPr>
                <w:rFonts w:ascii="Arial" w:eastAsia="Malgun Gothic" w:hAnsi="Arial" w:cs="Arial"/>
                <w:sz w:val="21"/>
                <w:szCs w:val="21"/>
              </w:rPr>
              <w:t xml:space="preserve"> </w:t>
            </w:r>
            <w:r w:rsidRPr="00454CB9">
              <w:rPr>
                <w:rFonts w:ascii="Arial" w:eastAsia="Malgun Gothic" w:hAnsi="Arial" w:cs="Arial"/>
                <w:sz w:val="21"/>
                <w:szCs w:val="21"/>
              </w:rPr>
              <w:t>건강을</w:t>
            </w:r>
            <w:r w:rsidRPr="00454CB9">
              <w:rPr>
                <w:rFonts w:ascii="Arial" w:eastAsia="Malgun Gothic" w:hAnsi="Arial" w:cs="Arial"/>
                <w:sz w:val="21"/>
                <w:szCs w:val="21"/>
              </w:rPr>
              <w:t xml:space="preserve"> </w:t>
            </w:r>
            <w:r w:rsidRPr="00454CB9">
              <w:rPr>
                <w:rFonts w:ascii="Arial" w:eastAsia="Malgun Gothic" w:hAnsi="Arial" w:cs="Arial"/>
                <w:sz w:val="21"/>
                <w:szCs w:val="21"/>
              </w:rPr>
              <w:t>돌보기</w:t>
            </w:r>
            <w:r w:rsidRPr="00454CB9">
              <w:rPr>
                <w:rFonts w:ascii="Arial" w:eastAsia="Malgun Gothic" w:hAnsi="Arial" w:cs="Arial"/>
                <w:sz w:val="21"/>
                <w:szCs w:val="21"/>
              </w:rPr>
              <w:t xml:space="preserve"> </w:t>
            </w:r>
            <w:r w:rsidRPr="00454CB9">
              <w:rPr>
                <w:rFonts w:ascii="Arial" w:eastAsia="Malgun Gothic" w:hAnsi="Arial" w:cs="Arial"/>
                <w:sz w:val="21"/>
                <w:szCs w:val="21"/>
              </w:rPr>
              <w:t>위한</w:t>
            </w:r>
            <w:r w:rsidRPr="00454CB9">
              <w:rPr>
                <w:rFonts w:ascii="Arial" w:eastAsia="Malgun Gothic" w:hAnsi="Arial" w:cs="Arial"/>
                <w:sz w:val="21"/>
                <w:szCs w:val="21"/>
              </w:rPr>
              <w:t xml:space="preserve"> </w:t>
            </w:r>
            <w:r w:rsidRPr="00454CB9">
              <w:rPr>
                <w:rFonts w:ascii="Arial" w:eastAsia="Malgun Gothic" w:hAnsi="Arial" w:cs="Arial"/>
                <w:sz w:val="21"/>
                <w:szCs w:val="21"/>
              </w:rPr>
              <w:t>경우</w:t>
            </w:r>
          </w:p>
        </w:tc>
        <w:tc>
          <w:tcPr>
            <w:tcW w:w="1667" w:type="pct"/>
            <w:shd w:val="clear" w:color="auto" w:fill="auto"/>
          </w:tcPr>
          <w:p w14:paraId="2A14619A" w14:textId="60C923F3" w:rsidR="00DA33E2" w:rsidRPr="002A5E52" w:rsidRDefault="00DA33E2" w:rsidP="00DA33E2">
            <w:pPr>
              <w:pStyle w:val="af"/>
              <w:numPr>
                <w:ilvl w:val="0"/>
                <w:numId w:val="149"/>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В случае заботы о собственном здоровье в связи с болезнью или травмой в результате несчастного случая</w:t>
            </w:r>
          </w:p>
        </w:tc>
        <w:tc>
          <w:tcPr>
            <w:tcW w:w="1667" w:type="pct"/>
            <w:shd w:val="clear" w:color="auto" w:fill="auto"/>
          </w:tcPr>
          <w:p w14:paraId="6AF10F95" w14:textId="1A435E94" w:rsidR="00DA33E2" w:rsidRPr="002A5E52" w:rsidRDefault="00DA33E2" w:rsidP="00DA33E2">
            <w:pPr>
              <w:pStyle w:val="af"/>
              <w:numPr>
                <w:ilvl w:val="0"/>
                <w:numId w:val="86"/>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In case of concern about your own health due to illness or injury as a result of an accident</w:t>
            </w:r>
          </w:p>
        </w:tc>
      </w:tr>
      <w:tr w:rsidR="00DA33E2" w:rsidRPr="002A5E52" w14:paraId="520F0C52" w14:textId="77777777" w:rsidTr="00487147">
        <w:trPr>
          <w:trHeight w:val="156"/>
        </w:trPr>
        <w:tc>
          <w:tcPr>
            <w:tcW w:w="1666" w:type="pct"/>
          </w:tcPr>
          <w:p w14:paraId="71F59E40" w14:textId="7AD09C6C" w:rsidR="00DA33E2" w:rsidRPr="00454CB9" w:rsidRDefault="00DA33E2" w:rsidP="00DA33E2">
            <w:pPr>
              <w:rPr>
                <w:rFonts w:ascii="Arial" w:eastAsia="Malgun Gothic" w:hAnsi="Arial" w:cs="Arial"/>
                <w:sz w:val="21"/>
                <w:szCs w:val="21"/>
              </w:rPr>
            </w:pPr>
            <w:r w:rsidRPr="00454CB9">
              <w:rPr>
                <w:rFonts w:ascii="Cambria Math" w:eastAsia="Malgun Gothic" w:hAnsi="Cambria Math" w:cs="Cambria Math"/>
                <w:sz w:val="21"/>
                <w:szCs w:val="21"/>
              </w:rPr>
              <w:t>③</w:t>
            </w:r>
            <w:r w:rsidRPr="00454CB9">
              <w:rPr>
                <w:rFonts w:ascii="Arial" w:eastAsia="Malgun Gothic" w:hAnsi="Arial" w:cs="Arial"/>
                <w:sz w:val="21"/>
                <w:szCs w:val="21"/>
              </w:rPr>
              <w:t xml:space="preserve"> 55</w:t>
            </w:r>
            <w:r w:rsidRPr="00454CB9">
              <w:rPr>
                <w:rFonts w:ascii="Arial" w:eastAsia="Malgun Gothic" w:hAnsi="Arial" w:cs="Arial"/>
                <w:sz w:val="21"/>
                <w:szCs w:val="21"/>
              </w:rPr>
              <w:t>세</w:t>
            </w:r>
            <w:r w:rsidRPr="00454CB9">
              <w:rPr>
                <w:rFonts w:ascii="Arial" w:eastAsia="Malgun Gothic" w:hAnsi="Arial" w:cs="Arial"/>
                <w:sz w:val="21"/>
                <w:szCs w:val="21"/>
              </w:rPr>
              <w:t xml:space="preserve"> </w:t>
            </w:r>
            <w:r w:rsidRPr="00454CB9">
              <w:rPr>
                <w:rFonts w:ascii="Arial" w:eastAsia="Malgun Gothic" w:hAnsi="Arial" w:cs="Arial"/>
                <w:sz w:val="21"/>
                <w:szCs w:val="21"/>
              </w:rPr>
              <w:t>이상의</w:t>
            </w:r>
            <w:r w:rsidRPr="00454CB9">
              <w:rPr>
                <w:rFonts w:ascii="Arial" w:eastAsia="Malgun Gothic" w:hAnsi="Arial" w:cs="Arial"/>
                <w:sz w:val="21"/>
                <w:szCs w:val="21"/>
              </w:rPr>
              <w:t xml:space="preserve"> </w:t>
            </w:r>
            <w:r w:rsidRPr="00454CB9">
              <w:rPr>
                <w:rFonts w:ascii="Arial" w:eastAsia="Malgun Gothic" w:hAnsi="Arial" w:cs="Arial"/>
                <w:sz w:val="21"/>
                <w:szCs w:val="21"/>
              </w:rPr>
              <w:t>직원이</w:t>
            </w:r>
            <w:r w:rsidRPr="00454CB9">
              <w:rPr>
                <w:rFonts w:ascii="Arial" w:eastAsia="Malgun Gothic" w:hAnsi="Arial" w:cs="Arial"/>
                <w:sz w:val="21"/>
                <w:szCs w:val="21"/>
              </w:rPr>
              <w:t xml:space="preserve"> </w:t>
            </w:r>
            <w:r w:rsidRPr="00454CB9">
              <w:rPr>
                <w:rFonts w:ascii="Arial" w:eastAsia="Malgun Gothic" w:hAnsi="Arial" w:cs="Arial"/>
                <w:sz w:val="21"/>
                <w:szCs w:val="21"/>
              </w:rPr>
              <w:t>은퇴를</w:t>
            </w:r>
            <w:r w:rsidRPr="00454CB9">
              <w:rPr>
                <w:rFonts w:ascii="Arial" w:eastAsia="Malgun Gothic" w:hAnsi="Arial" w:cs="Arial"/>
                <w:sz w:val="21"/>
                <w:szCs w:val="21"/>
              </w:rPr>
              <w:t xml:space="preserve"> </w:t>
            </w:r>
            <w:r w:rsidRPr="00454CB9">
              <w:rPr>
                <w:rFonts w:ascii="Arial" w:eastAsia="Malgun Gothic" w:hAnsi="Arial" w:cs="Arial"/>
                <w:sz w:val="21"/>
                <w:szCs w:val="21"/>
              </w:rPr>
              <w:t>준비하기</w:t>
            </w:r>
            <w:r w:rsidRPr="00454CB9">
              <w:rPr>
                <w:rFonts w:ascii="Arial" w:eastAsia="Malgun Gothic" w:hAnsi="Arial" w:cs="Arial"/>
                <w:sz w:val="21"/>
                <w:szCs w:val="21"/>
              </w:rPr>
              <w:t xml:space="preserve"> </w:t>
            </w:r>
            <w:r w:rsidRPr="00454CB9">
              <w:rPr>
                <w:rFonts w:ascii="Arial" w:eastAsia="Malgun Gothic" w:hAnsi="Arial" w:cs="Arial"/>
                <w:sz w:val="21"/>
                <w:szCs w:val="21"/>
              </w:rPr>
              <w:t>위한</w:t>
            </w:r>
            <w:r w:rsidRPr="00454CB9">
              <w:rPr>
                <w:rFonts w:ascii="Arial" w:eastAsia="Malgun Gothic" w:hAnsi="Arial" w:cs="Arial"/>
                <w:sz w:val="21"/>
                <w:szCs w:val="21"/>
              </w:rPr>
              <w:t xml:space="preserve"> </w:t>
            </w:r>
            <w:r w:rsidRPr="00454CB9">
              <w:rPr>
                <w:rFonts w:ascii="Arial" w:eastAsia="Malgun Gothic" w:hAnsi="Arial" w:cs="Arial"/>
                <w:sz w:val="21"/>
                <w:szCs w:val="21"/>
              </w:rPr>
              <w:t>경우</w:t>
            </w:r>
          </w:p>
        </w:tc>
        <w:tc>
          <w:tcPr>
            <w:tcW w:w="1667" w:type="pct"/>
            <w:shd w:val="clear" w:color="auto" w:fill="auto"/>
          </w:tcPr>
          <w:p w14:paraId="76C4E52C" w14:textId="1F74FCEB" w:rsidR="00DA33E2" w:rsidRPr="002A5E52" w:rsidRDefault="00DA33E2" w:rsidP="00DA33E2">
            <w:pPr>
              <w:pStyle w:val="af"/>
              <w:numPr>
                <w:ilvl w:val="0"/>
                <w:numId w:val="149"/>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Для сотрудников старше 55 лет для подготовки к выходу на пенсию</w:t>
            </w:r>
          </w:p>
        </w:tc>
        <w:tc>
          <w:tcPr>
            <w:tcW w:w="1667" w:type="pct"/>
            <w:shd w:val="clear" w:color="auto" w:fill="auto"/>
          </w:tcPr>
          <w:p w14:paraId="7A98C6C9" w14:textId="259003F2" w:rsidR="00DA33E2" w:rsidRPr="002A5E52" w:rsidRDefault="00DA33E2" w:rsidP="00DA33E2">
            <w:pPr>
              <w:pStyle w:val="af"/>
              <w:numPr>
                <w:ilvl w:val="0"/>
                <w:numId w:val="86"/>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For employees over 55 to prepare for retirement</w:t>
            </w:r>
          </w:p>
        </w:tc>
      </w:tr>
      <w:tr w:rsidR="00DA33E2" w:rsidRPr="002A5E52" w14:paraId="5267E460" w14:textId="77777777" w:rsidTr="00487147">
        <w:trPr>
          <w:trHeight w:val="156"/>
        </w:trPr>
        <w:tc>
          <w:tcPr>
            <w:tcW w:w="1666" w:type="pct"/>
          </w:tcPr>
          <w:p w14:paraId="2B863BD0" w14:textId="5E5A33B2" w:rsidR="00DA33E2" w:rsidRPr="00454CB9" w:rsidRDefault="00DA33E2" w:rsidP="00DA33E2">
            <w:pPr>
              <w:rPr>
                <w:rFonts w:ascii="Arial" w:eastAsia="Malgun Gothic" w:hAnsi="Arial" w:cs="Arial"/>
                <w:sz w:val="21"/>
                <w:szCs w:val="21"/>
              </w:rPr>
            </w:pPr>
            <w:r w:rsidRPr="00454CB9">
              <w:rPr>
                <w:rFonts w:ascii="Cambria Math" w:eastAsia="Malgun Gothic" w:hAnsi="Cambria Math" w:cs="Cambria Math"/>
                <w:sz w:val="21"/>
                <w:szCs w:val="21"/>
              </w:rPr>
              <w:t>④</w:t>
            </w:r>
            <w:r w:rsidRPr="00454CB9">
              <w:rPr>
                <w:rFonts w:ascii="Arial" w:eastAsia="Malgun Gothic" w:hAnsi="Arial" w:cs="Arial"/>
                <w:sz w:val="21"/>
                <w:szCs w:val="21"/>
              </w:rPr>
              <w:t xml:space="preserve"> </w:t>
            </w:r>
            <w:r w:rsidRPr="00454CB9">
              <w:rPr>
                <w:rFonts w:ascii="Arial" w:eastAsia="Malgun Gothic" w:hAnsi="Arial" w:cs="Arial"/>
                <w:sz w:val="21"/>
                <w:szCs w:val="21"/>
              </w:rPr>
              <w:t>학업을</w:t>
            </w:r>
            <w:r w:rsidRPr="00454CB9">
              <w:rPr>
                <w:rFonts w:ascii="Arial" w:eastAsia="Malgun Gothic" w:hAnsi="Arial" w:cs="Arial"/>
                <w:sz w:val="21"/>
                <w:szCs w:val="21"/>
              </w:rPr>
              <w:t xml:space="preserve"> </w:t>
            </w:r>
            <w:r w:rsidRPr="00454CB9">
              <w:rPr>
                <w:rFonts w:ascii="Arial" w:eastAsia="Malgun Gothic" w:hAnsi="Arial" w:cs="Arial"/>
                <w:sz w:val="21"/>
                <w:szCs w:val="21"/>
              </w:rPr>
              <w:t>위한</w:t>
            </w:r>
            <w:r w:rsidRPr="00454CB9">
              <w:rPr>
                <w:rFonts w:ascii="Arial" w:eastAsia="Malgun Gothic" w:hAnsi="Arial" w:cs="Arial"/>
                <w:sz w:val="21"/>
                <w:szCs w:val="21"/>
              </w:rPr>
              <w:t xml:space="preserve"> </w:t>
            </w:r>
            <w:r w:rsidRPr="00454CB9">
              <w:rPr>
                <w:rFonts w:ascii="Arial" w:eastAsia="Malgun Gothic" w:hAnsi="Arial" w:cs="Arial"/>
                <w:sz w:val="21"/>
                <w:szCs w:val="21"/>
              </w:rPr>
              <w:t>경우</w:t>
            </w:r>
          </w:p>
        </w:tc>
        <w:tc>
          <w:tcPr>
            <w:tcW w:w="1667" w:type="pct"/>
            <w:shd w:val="clear" w:color="auto" w:fill="auto"/>
          </w:tcPr>
          <w:p w14:paraId="57B16018" w14:textId="66177C77" w:rsidR="00DA33E2" w:rsidRPr="002A5E52" w:rsidRDefault="00DA33E2" w:rsidP="00DA33E2">
            <w:pPr>
              <w:pStyle w:val="af"/>
              <w:numPr>
                <w:ilvl w:val="0"/>
                <w:numId w:val="149"/>
              </w:numPr>
              <w:ind w:left="709" w:hanging="709"/>
              <w:rPr>
                <w:rFonts w:ascii="Arial" w:eastAsia="Malgun Gothic" w:hAnsi="Arial" w:cs="Arial"/>
                <w:color w:val="000000"/>
                <w:sz w:val="21"/>
                <w:szCs w:val="21"/>
                <w:lang w:val="ru-RU"/>
              </w:rPr>
            </w:pPr>
            <w:proofErr w:type="spellStart"/>
            <w:r w:rsidRPr="002A5E52">
              <w:rPr>
                <w:rFonts w:ascii="Arial" w:eastAsia="Malgun Gothic" w:hAnsi="Arial" w:cs="Arial"/>
                <w:color w:val="000000"/>
                <w:sz w:val="21"/>
                <w:szCs w:val="21"/>
              </w:rPr>
              <w:t>Для</w:t>
            </w:r>
            <w:proofErr w:type="spellEnd"/>
            <w:r w:rsidRPr="002A5E52">
              <w:rPr>
                <w:rFonts w:ascii="Arial" w:eastAsia="Malgun Gothic" w:hAnsi="Arial" w:cs="Arial"/>
                <w:color w:val="000000"/>
                <w:sz w:val="21"/>
                <w:szCs w:val="21"/>
              </w:rPr>
              <w:t xml:space="preserve"> </w:t>
            </w:r>
            <w:proofErr w:type="spellStart"/>
            <w:r w:rsidRPr="002A5E52">
              <w:rPr>
                <w:rFonts w:ascii="Arial" w:eastAsia="Malgun Gothic" w:hAnsi="Arial" w:cs="Arial"/>
                <w:color w:val="000000"/>
                <w:sz w:val="21"/>
                <w:szCs w:val="21"/>
              </w:rPr>
              <w:t>учебы</w:t>
            </w:r>
            <w:proofErr w:type="spellEnd"/>
          </w:p>
        </w:tc>
        <w:tc>
          <w:tcPr>
            <w:tcW w:w="1667" w:type="pct"/>
            <w:shd w:val="clear" w:color="auto" w:fill="auto"/>
          </w:tcPr>
          <w:p w14:paraId="4AC06823" w14:textId="20F42CE3" w:rsidR="00DA33E2" w:rsidRPr="002A5E52" w:rsidRDefault="00DA33E2" w:rsidP="00DA33E2">
            <w:pPr>
              <w:pStyle w:val="af"/>
              <w:numPr>
                <w:ilvl w:val="0"/>
                <w:numId w:val="86"/>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For study</w:t>
            </w:r>
          </w:p>
        </w:tc>
      </w:tr>
      <w:tr w:rsidR="006F04AE" w:rsidRPr="002A5E52" w14:paraId="1B5C6982" w14:textId="77777777" w:rsidTr="00487147">
        <w:trPr>
          <w:trHeight w:val="156"/>
        </w:trPr>
        <w:tc>
          <w:tcPr>
            <w:tcW w:w="1666" w:type="pct"/>
          </w:tcPr>
          <w:p w14:paraId="50654FA6" w14:textId="520876A0" w:rsidR="006F04AE" w:rsidRPr="00454CB9" w:rsidRDefault="006F04AE" w:rsidP="006F04AE">
            <w:pPr>
              <w:rPr>
                <w:rFonts w:ascii="Arial" w:eastAsia="Malgun Gothic" w:hAnsi="Arial" w:cs="Arial"/>
                <w:sz w:val="21"/>
                <w:szCs w:val="21"/>
              </w:rPr>
            </w:pPr>
            <w:r w:rsidRPr="00454CB9">
              <w:rPr>
                <w:rFonts w:ascii="Arial" w:eastAsia="Malgun Gothic" w:hAnsi="Arial" w:cs="Arial"/>
                <w:sz w:val="21"/>
                <w:szCs w:val="21"/>
              </w:rPr>
              <w:t xml:space="preserve">2) </w:t>
            </w:r>
            <w:r w:rsidRPr="00454CB9">
              <w:rPr>
                <w:rFonts w:ascii="Arial" w:eastAsia="Malgun Gothic" w:hAnsi="Arial" w:cs="Arial"/>
                <w:sz w:val="21"/>
                <w:szCs w:val="21"/>
              </w:rPr>
              <w:t>단축</w:t>
            </w:r>
            <w:r w:rsidRPr="00454CB9">
              <w:rPr>
                <w:rFonts w:ascii="Arial" w:eastAsia="Malgun Gothic" w:hAnsi="Arial" w:cs="Arial"/>
                <w:sz w:val="21"/>
                <w:szCs w:val="21"/>
              </w:rPr>
              <w:t xml:space="preserve"> </w:t>
            </w:r>
            <w:r w:rsidRPr="00454CB9">
              <w:rPr>
                <w:rFonts w:ascii="Arial" w:eastAsia="Malgun Gothic" w:hAnsi="Arial" w:cs="Arial"/>
                <w:sz w:val="21"/>
                <w:szCs w:val="21"/>
              </w:rPr>
              <w:t>후</w:t>
            </w:r>
            <w:r w:rsidRPr="00454CB9">
              <w:rPr>
                <w:rFonts w:ascii="Arial" w:eastAsia="Malgun Gothic" w:hAnsi="Arial" w:cs="Arial"/>
                <w:sz w:val="21"/>
                <w:szCs w:val="21"/>
              </w:rPr>
              <w:t xml:space="preserve"> </w:t>
            </w:r>
            <w:r w:rsidRPr="00454CB9">
              <w:rPr>
                <w:rFonts w:ascii="Arial" w:eastAsia="Malgun Gothic" w:hAnsi="Arial" w:cs="Arial"/>
                <w:sz w:val="21"/>
                <w:szCs w:val="21"/>
              </w:rPr>
              <w:t>근로시간은</w:t>
            </w:r>
            <w:r w:rsidRPr="00454CB9">
              <w:rPr>
                <w:rFonts w:ascii="Arial" w:eastAsia="Malgun Gothic" w:hAnsi="Arial" w:cs="Arial"/>
                <w:sz w:val="21"/>
                <w:szCs w:val="21"/>
              </w:rPr>
              <w:t xml:space="preserve"> </w:t>
            </w:r>
            <w:r w:rsidRPr="00454CB9">
              <w:rPr>
                <w:rFonts w:ascii="Arial" w:eastAsia="Malgun Gothic" w:hAnsi="Arial" w:cs="Arial"/>
                <w:sz w:val="21"/>
                <w:szCs w:val="21"/>
              </w:rPr>
              <w:t>주당</w:t>
            </w:r>
            <w:r w:rsidRPr="00454CB9">
              <w:rPr>
                <w:rFonts w:ascii="Arial" w:eastAsia="Malgun Gothic" w:hAnsi="Arial" w:cs="Arial"/>
                <w:sz w:val="21"/>
                <w:szCs w:val="21"/>
              </w:rPr>
              <w:t xml:space="preserve"> 15</w:t>
            </w:r>
            <w:r w:rsidRPr="00454CB9">
              <w:rPr>
                <w:rFonts w:ascii="Arial" w:eastAsia="Malgun Gothic" w:hAnsi="Arial" w:cs="Arial"/>
                <w:sz w:val="21"/>
                <w:szCs w:val="21"/>
              </w:rPr>
              <w:t>시간</w:t>
            </w:r>
            <w:r w:rsidRPr="00454CB9">
              <w:rPr>
                <w:rFonts w:ascii="Arial" w:eastAsia="Malgun Gothic" w:hAnsi="Arial" w:cs="Arial"/>
                <w:sz w:val="21"/>
                <w:szCs w:val="21"/>
              </w:rPr>
              <w:t xml:space="preserve"> </w:t>
            </w:r>
            <w:r w:rsidRPr="00454CB9">
              <w:rPr>
                <w:rFonts w:ascii="Arial" w:eastAsia="Malgun Gothic" w:hAnsi="Arial" w:cs="Arial"/>
                <w:sz w:val="21"/>
                <w:szCs w:val="21"/>
              </w:rPr>
              <w:t>이상이어야</w:t>
            </w:r>
            <w:r w:rsidRPr="00454CB9">
              <w:rPr>
                <w:rFonts w:ascii="Arial" w:eastAsia="Malgun Gothic" w:hAnsi="Arial" w:cs="Arial"/>
                <w:sz w:val="21"/>
                <w:szCs w:val="21"/>
              </w:rPr>
              <w:t xml:space="preserve"> </w:t>
            </w:r>
            <w:r w:rsidRPr="00454CB9">
              <w:rPr>
                <w:rFonts w:ascii="Arial" w:eastAsia="Malgun Gothic" w:hAnsi="Arial" w:cs="Arial"/>
                <w:sz w:val="21"/>
                <w:szCs w:val="21"/>
              </w:rPr>
              <w:t>하고</w:t>
            </w:r>
            <w:r w:rsidRPr="00454CB9">
              <w:rPr>
                <w:rFonts w:ascii="Arial" w:eastAsia="Malgun Gothic" w:hAnsi="Arial" w:cs="Arial"/>
                <w:sz w:val="21"/>
                <w:szCs w:val="21"/>
              </w:rPr>
              <w:t>, 30</w:t>
            </w:r>
            <w:r w:rsidRPr="00454CB9">
              <w:rPr>
                <w:rFonts w:ascii="Arial" w:eastAsia="Malgun Gothic" w:hAnsi="Arial" w:cs="Arial"/>
                <w:sz w:val="21"/>
                <w:szCs w:val="21"/>
              </w:rPr>
              <w:t>시간을</w:t>
            </w:r>
            <w:r w:rsidRPr="00454CB9">
              <w:rPr>
                <w:rFonts w:ascii="Arial" w:eastAsia="Malgun Gothic" w:hAnsi="Arial" w:cs="Arial"/>
                <w:sz w:val="21"/>
                <w:szCs w:val="21"/>
              </w:rPr>
              <w:t xml:space="preserve"> </w:t>
            </w:r>
            <w:r w:rsidRPr="00454CB9">
              <w:rPr>
                <w:rFonts w:ascii="Arial" w:eastAsia="Malgun Gothic" w:hAnsi="Arial" w:cs="Arial"/>
                <w:sz w:val="21"/>
                <w:szCs w:val="21"/>
              </w:rPr>
              <w:t>넘을</w:t>
            </w:r>
            <w:r w:rsidRPr="00454CB9">
              <w:rPr>
                <w:rFonts w:ascii="Arial" w:eastAsia="Malgun Gothic" w:hAnsi="Arial" w:cs="Arial"/>
                <w:sz w:val="21"/>
                <w:szCs w:val="21"/>
              </w:rPr>
              <w:t xml:space="preserve"> </w:t>
            </w:r>
            <w:r w:rsidRPr="00454CB9">
              <w:rPr>
                <w:rFonts w:ascii="Arial" w:eastAsia="Malgun Gothic" w:hAnsi="Arial" w:cs="Arial"/>
                <w:sz w:val="21"/>
                <w:szCs w:val="21"/>
              </w:rPr>
              <w:t>수</w:t>
            </w:r>
            <w:r w:rsidRPr="00454CB9">
              <w:rPr>
                <w:rFonts w:ascii="Arial" w:eastAsia="Malgun Gothic" w:hAnsi="Arial" w:cs="Arial"/>
                <w:sz w:val="21"/>
                <w:szCs w:val="21"/>
              </w:rPr>
              <w:t xml:space="preserve"> </w:t>
            </w:r>
            <w:r w:rsidRPr="00454CB9">
              <w:rPr>
                <w:rFonts w:ascii="Arial" w:eastAsia="Malgun Gothic" w:hAnsi="Arial" w:cs="Arial"/>
                <w:sz w:val="21"/>
                <w:szCs w:val="21"/>
              </w:rPr>
              <w:t>없으며</w:t>
            </w:r>
            <w:r w:rsidRPr="00454CB9">
              <w:rPr>
                <w:rFonts w:ascii="Arial" w:eastAsia="Malgun Gothic" w:hAnsi="Arial" w:cs="Arial"/>
                <w:sz w:val="21"/>
                <w:szCs w:val="21"/>
              </w:rPr>
              <w:t xml:space="preserve">, </w:t>
            </w:r>
            <w:r w:rsidRPr="00454CB9">
              <w:rPr>
                <w:rFonts w:ascii="Arial" w:eastAsia="Malgun Gothic" w:hAnsi="Arial" w:cs="Arial"/>
                <w:sz w:val="21"/>
                <w:szCs w:val="21"/>
              </w:rPr>
              <w:t>기간은</w:t>
            </w:r>
            <w:r w:rsidRPr="00454CB9">
              <w:rPr>
                <w:rFonts w:ascii="Arial" w:eastAsia="Malgun Gothic" w:hAnsi="Arial" w:cs="Arial"/>
                <w:sz w:val="21"/>
                <w:szCs w:val="21"/>
              </w:rPr>
              <w:t xml:space="preserve"> 1</w:t>
            </w:r>
            <w:r w:rsidRPr="00454CB9">
              <w:rPr>
                <w:rFonts w:ascii="Arial" w:eastAsia="Malgun Gothic" w:hAnsi="Arial" w:cs="Arial"/>
                <w:sz w:val="21"/>
                <w:szCs w:val="21"/>
              </w:rPr>
              <w:t>년</w:t>
            </w:r>
            <w:r w:rsidRPr="00454CB9">
              <w:rPr>
                <w:rFonts w:ascii="Arial" w:eastAsia="Malgun Gothic" w:hAnsi="Arial" w:cs="Arial"/>
                <w:sz w:val="21"/>
                <w:szCs w:val="21"/>
              </w:rPr>
              <w:t xml:space="preserve"> </w:t>
            </w:r>
            <w:r w:rsidRPr="00454CB9">
              <w:rPr>
                <w:rFonts w:ascii="Arial" w:eastAsia="Malgun Gothic" w:hAnsi="Arial" w:cs="Arial"/>
                <w:sz w:val="21"/>
                <w:szCs w:val="21"/>
              </w:rPr>
              <w:t>이내로</w:t>
            </w:r>
            <w:r w:rsidRPr="00454CB9">
              <w:rPr>
                <w:rFonts w:ascii="Arial" w:eastAsia="Malgun Gothic" w:hAnsi="Arial" w:cs="Arial"/>
                <w:sz w:val="21"/>
                <w:szCs w:val="21"/>
              </w:rPr>
              <w:t xml:space="preserve"> </w:t>
            </w:r>
            <w:r w:rsidRPr="00454CB9">
              <w:rPr>
                <w:rFonts w:ascii="Arial" w:eastAsia="Malgun Gothic" w:hAnsi="Arial" w:cs="Arial"/>
                <w:sz w:val="21"/>
                <w:szCs w:val="21"/>
              </w:rPr>
              <w:t>한다</w:t>
            </w:r>
            <w:r w:rsidRPr="00454CB9">
              <w:rPr>
                <w:rFonts w:ascii="Arial" w:eastAsia="Malgun Gothic" w:hAnsi="Arial" w:cs="Arial"/>
                <w:sz w:val="21"/>
                <w:szCs w:val="21"/>
              </w:rPr>
              <w:t xml:space="preserve">. </w:t>
            </w:r>
            <w:r w:rsidRPr="00454CB9">
              <w:rPr>
                <w:rFonts w:ascii="Arial" w:eastAsia="Malgun Gothic" w:hAnsi="Arial" w:cs="Arial"/>
                <w:sz w:val="21"/>
                <w:szCs w:val="21"/>
              </w:rPr>
              <w:t>단</w:t>
            </w:r>
            <w:r w:rsidRPr="00454CB9">
              <w:rPr>
                <w:rFonts w:ascii="Arial" w:eastAsia="Malgun Gothic" w:hAnsi="Arial" w:cs="Arial"/>
                <w:sz w:val="21"/>
                <w:szCs w:val="21"/>
              </w:rPr>
              <w:t xml:space="preserve">, </w:t>
            </w:r>
            <w:r w:rsidRPr="00454CB9">
              <w:rPr>
                <w:rFonts w:ascii="Arial" w:eastAsia="Malgun Gothic" w:hAnsi="Arial" w:cs="Arial"/>
                <w:sz w:val="21"/>
                <w:szCs w:val="21"/>
              </w:rPr>
              <w:t>학업을</w:t>
            </w:r>
            <w:r w:rsidRPr="00454CB9">
              <w:rPr>
                <w:rFonts w:ascii="Arial" w:eastAsia="Malgun Gothic" w:hAnsi="Arial" w:cs="Arial"/>
                <w:sz w:val="21"/>
                <w:szCs w:val="21"/>
              </w:rPr>
              <w:t xml:space="preserve"> </w:t>
            </w:r>
            <w:r w:rsidRPr="00454CB9">
              <w:rPr>
                <w:rFonts w:ascii="Arial" w:eastAsia="Malgun Gothic" w:hAnsi="Arial" w:cs="Arial"/>
                <w:sz w:val="21"/>
                <w:szCs w:val="21"/>
              </w:rPr>
              <w:t>위한</w:t>
            </w:r>
            <w:r w:rsidRPr="00454CB9">
              <w:rPr>
                <w:rFonts w:ascii="Arial" w:eastAsia="Malgun Gothic" w:hAnsi="Arial" w:cs="Arial"/>
                <w:sz w:val="21"/>
                <w:szCs w:val="21"/>
              </w:rPr>
              <w:t xml:space="preserve"> </w:t>
            </w:r>
            <w:r w:rsidRPr="00454CB9">
              <w:rPr>
                <w:rFonts w:ascii="Arial" w:eastAsia="Malgun Gothic" w:hAnsi="Arial" w:cs="Arial"/>
                <w:sz w:val="21"/>
                <w:szCs w:val="21"/>
              </w:rPr>
              <w:t>사유를</w:t>
            </w:r>
            <w:r w:rsidRPr="00454CB9">
              <w:rPr>
                <w:rFonts w:ascii="Arial" w:eastAsia="Malgun Gothic" w:hAnsi="Arial" w:cs="Arial"/>
                <w:sz w:val="21"/>
                <w:szCs w:val="21"/>
              </w:rPr>
              <w:t xml:space="preserve"> </w:t>
            </w:r>
            <w:r w:rsidRPr="00454CB9">
              <w:rPr>
                <w:rFonts w:ascii="Arial" w:eastAsia="Malgun Gothic" w:hAnsi="Arial" w:cs="Arial"/>
                <w:sz w:val="21"/>
                <w:szCs w:val="21"/>
              </w:rPr>
              <w:t>제외하고</w:t>
            </w:r>
            <w:r w:rsidRPr="00454CB9">
              <w:rPr>
                <w:rFonts w:ascii="Arial" w:eastAsia="Malgun Gothic" w:hAnsi="Arial" w:cs="Arial"/>
                <w:sz w:val="21"/>
                <w:szCs w:val="21"/>
              </w:rPr>
              <w:t>, 2</w:t>
            </w:r>
            <w:r w:rsidRPr="00454CB9">
              <w:rPr>
                <w:rFonts w:ascii="Arial" w:eastAsia="Malgun Gothic" w:hAnsi="Arial" w:cs="Arial"/>
                <w:sz w:val="21"/>
                <w:szCs w:val="21"/>
              </w:rPr>
              <w:t>년의</w:t>
            </w:r>
            <w:r w:rsidRPr="00454CB9">
              <w:rPr>
                <w:rFonts w:ascii="Arial" w:eastAsia="Malgun Gothic" w:hAnsi="Arial" w:cs="Arial"/>
                <w:sz w:val="21"/>
                <w:szCs w:val="21"/>
              </w:rPr>
              <w:t xml:space="preserve"> </w:t>
            </w:r>
            <w:r w:rsidRPr="00454CB9">
              <w:rPr>
                <w:rFonts w:ascii="Arial" w:eastAsia="Malgun Gothic" w:hAnsi="Arial" w:cs="Arial"/>
                <w:sz w:val="21"/>
                <w:szCs w:val="21"/>
              </w:rPr>
              <w:t>범위</w:t>
            </w:r>
            <w:r w:rsidRPr="00454CB9">
              <w:rPr>
                <w:rFonts w:ascii="Arial" w:eastAsia="Malgun Gothic" w:hAnsi="Arial" w:cs="Arial"/>
                <w:sz w:val="21"/>
                <w:szCs w:val="21"/>
              </w:rPr>
              <w:t xml:space="preserve"> </w:t>
            </w:r>
            <w:r w:rsidRPr="00454CB9">
              <w:rPr>
                <w:rFonts w:ascii="Arial" w:eastAsia="Malgun Gothic" w:hAnsi="Arial" w:cs="Arial"/>
                <w:sz w:val="21"/>
                <w:szCs w:val="21"/>
              </w:rPr>
              <w:t>안에서</w:t>
            </w:r>
            <w:r w:rsidRPr="00454CB9">
              <w:rPr>
                <w:rFonts w:ascii="Arial" w:eastAsia="Malgun Gothic" w:hAnsi="Arial" w:cs="Arial"/>
                <w:sz w:val="21"/>
                <w:szCs w:val="21"/>
              </w:rPr>
              <w:t xml:space="preserve"> </w:t>
            </w:r>
            <w:r w:rsidRPr="00454CB9">
              <w:rPr>
                <w:rFonts w:ascii="Arial" w:eastAsia="Malgun Gothic" w:hAnsi="Arial" w:cs="Arial"/>
                <w:sz w:val="21"/>
                <w:szCs w:val="21"/>
              </w:rPr>
              <w:t>그</w:t>
            </w:r>
            <w:r w:rsidRPr="00454CB9">
              <w:rPr>
                <w:rFonts w:ascii="Arial" w:eastAsia="Malgun Gothic" w:hAnsi="Arial" w:cs="Arial"/>
                <w:sz w:val="21"/>
                <w:szCs w:val="21"/>
              </w:rPr>
              <w:t xml:space="preserve"> </w:t>
            </w:r>
            <w:r w:rsidRPr="00454CB9">
              <w:rPr>
                <w:rFonts w:ascii="Arial" w:eastAsia="Malgun Gothic" w:hAnsi="Arial" w:cs="Arial"/>
                <w:sz w:val="21"/>
                <w:szCs w:val="21"/>
              </w:rPr>
              <w:t>기간을</w:t>
            </w:r>
            <w:r w:rsidRPr="00454CB9">
              <w:rPr>
                <w:rFonts w:ascii="Arial" w:eastAsia="Malgun Gothic" w:hAnsi="Arial" w:cs="Arial"/>
                <w:sz w:val="21"/>
                <w:szCs w:val="21"/>
              </w:rPr>
              <w:t xml:space="preserve"> </w:t>
            </w:r>
            <w:r w:rsidRPr="00454CB9">
              <w:rPr>
                <w:rFonts w:ascii="Arial" w:eastAsia="Malgun Gothic" w:hAnsi="Arial" w:cs="Arial"/>
                <w:sz w:val="21"/>
                <w:szCs w:val="21"/>
              </w:rPr>
              <w:t>연장할</w:t>
            </w:r>
            <w:r w:rsidRPr="00454CB9">
              <w:rPr>
                <w:rFonts w:ascii="Arial" w:eastAsia="Malgun Gothic" w:hAnsi="Arial" w:cs="Arial"/>
                <w:sz w:val="21"/>
                <w:szCs w:val="21"/>
              </w:rPr>
              <w:t xml:space="preserve"> </w:t>
            </w:r>
            <w:r w:rsidRPr="00454CB9">
              <w:rPr>
                <w:rFonts w:ascii="Arial" w:eastAsia="Malgun Gothic" w:hAnsi="Arial" w:cs="Arial"/>
                <w:sz w:val="21"/>
                <w:szCs w:val="21"/>
              </w:rPr>
              <w:t>수</w:t>
            </w:r>
            <w:r w:rsidRPr="00454CB9">
              <w:rPr>
                <w:rFonts w:ascii="Arial" w:eastAsia="Malgun Gothic" w:hAnsi="Arial" w:cs="Arial"/>
                <w:sz w:val="21"/>
                <w:szCs w:val="21"/>
              </w:rPr>
              <w:t xml:space="preserve"> </w:t>
            </w:r>
            <w:r w:rsidRPr="00454CB9">
              <w:rPr>
                <w:rFonts w:ascii="Arial" w:eastAsia="Malgun Gothic" w:hAnsi="Arial" w:cs="Arial"/>
                <w:sz w:val="21"/>
                <w:szCs w:val="21"/>
              </w:rPr>
              <w:t>있다</w:t>
            </w:r>
            <w:r w:rsidRPr="00454CB9">
              <w:rPr>
                <w:rFonts w:ascii="Arial" w:eastAsia="Malgun Gothic" w:hAnsi="Arial" w:cs="Arial"/>
                <w:sz w:val="21"/>
                <w:szCs w:val="21"/>
              </w:rPr>
              <w:t xml:space="preserve">. </w:t>
            </w:r>
          </w:p>
        </w:tc>
        <w:tc>
          <w:tcPr>
            <w:tcW w:w="1667" w:type="pct"/>
            <w:shd w:val="clear" w:color="auto" w:fill="auto"/>
          </w:tcPr>
          <w:p w14:paraId="59AD72E9" w14:textId="2E0ECACE" w:rsidR="006F04AE" w:rsidRPr="002A5E52" w:rsidRDefault="006F04AE" w:rsidP="00181E81">
            <w:pPr>
              <w:pStyle w:val="af"/>
              <w:numPr>
                <w:ilvl w:val="0"/>
                <w:numId w:val="203"/>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Сокращения рабочее времени должно составлять не менее 15 часов в неделю и не более 30 часов, а период должен составлять менее одного года. Однако этот период может быть продлен до двух лет, за исключением случаев, связанных с учебой.</w:t>
            </w:r>
          </w:p>
        </w:tc>
        <w:tc>
          <w:tcPr>
            <w:tcW w:w="1667" w:type="pct"/>
            <w:shd w:val="clear" w:color="auto" w:fill="auto"/>
          </w:tcPr>
          <w:p w14:paraId="6E1E4C27" w14:textId="1E622688" w:rsidR="006F04AE" w:rsidRPr="002A5E52" w:rsidRDefault="00DA33E2" w:rsidP="00181E81">
            <w:pPr>
              <w:pStyle w:val="af"/>
              <w:numPr>
                <w:ilvl w:val="0"/>
                <w:numId w:val="190"/>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The reduction in working hours shall be at least 15 hours per week and no more than 30 hours, and the period shall be less than one year. However, this period can be extended to two years, except in cases related to studies.</w:t>
            </w:r>
          </w:p>
        </w:tc>
      </w:tr>
      <w:tr w:rsidR="00DA33E2" w:rsidRPr="002A5E52" w14:paraId="09629EB4" w14:textId="77777777" w:rsidTr="00487147">
        <w:trPr>
          <w:trHeight w:val="156"/>
        </w:trPr>
        <w:tc>
          <w:tcPr>
            <w:tcW w:w="1666" w:type="pct"/>
          </w:tcPr>
          <w:p w14:paraId="4ADBED03" w14:textId="016DAF9C" w:rsidR="00DA33E2" w:rsidRPr="002A5E52" w:rsidRDefault="00DA33E2" w:rsidP="00DA33E2">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45</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ins w:id="1113" w:author="Mia Choi" w:date="2021-07-26T16:36:00Z">
              <w:r w:rsidRPr="002A5E52">
                <w:rPr>
                  <w:rFonts w:ascii="Arial" w:eastAsia="Malgun Gothic" w:hAnsi="Arial" w:cs="Arial"/>
                  <w:b/>
                  <w:bCs/>
                  <w:color w:val="000000"/>
                  <w:sz w:val="21"/>
                  <w:szCs w:val="21"/>
                </w:rPr>
                <w:t>본</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규정</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44</w:t>
              </w:r>
              <w:r w:rsidRPr="002A5E52">
                <w:rPr>
                  <w:rFonts w:ascii="Arial" w:eastAsia="Malgun Gothic" w:hAnsi="Arial" w:cs="Arial"/>
                  <w:b/>
                  <w:bCs/>
                  <w:color w:val="000000"/>
                  <w:sz w:val="21"/>
                  <w:szCs w:val="21"/>
                </w:rPr>
                <w:t>조에</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따른</w:t>
              </w:r>
              <w:r w:rsidRPr="002A5E52">
                <w:rPr>
                  <w:rFonts w:ascii="Arial" w:eastAsia="Malgun Gothic" w:hAnsi="Arial" w:cs="Arial"/>
                  <w:b/>
                  <w:bCs/>
                  <w:color w:val="000000"/>
                  <w:sz w:val="21"/>
                  <w:szCs w:val="21"/>
                </w:rPr>
                <w:t xml:space="preserve"> </w:t>
              </w:r>
            </w:ins>
            <w:r w:rsidRPr="002A5E52">
              <w:rPr>
                <w:rFonts w:ascii="Arial" w:eastAsia="Malgun Gothic" w:hAnsi="Arial" w:cs="Arial"/>
                <w:b/>
                <w:bCs/>
                <w:color w:val="000000"/>
                <w:sz w:val="21"/>
                <w:szCs w:val="21"/>
              </w:rPr>
              <w:t>휴직의</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연장</w:t>
            </w:r>
            <w:r w:rsidRPr="002A5E52">
              <w:rPr>
                <w:rFonts w:ascii="Arial" w:eastAsia="Malgun Gothic" w:hAnsi="Arial" w:cs="Arial"/>
                <w:b/>
                <w:bCs/>
                <w:color w:val="000000"/>
                <w:sz w:val="21"/>
                <w:szCs w:val="21"/>
              </w:rPr>
              <w:t>)</w:t>
            </w:r>
          </w:p>
        </w:tc>
        <w:tc>
          <w:tcPr>
            <w:tcW w:w="1667" w:type="pct"/>
            <w:shd w:val="clear" w:color="auto" w:fill="auto"/>
          </w:tcPr>
          <w:p w14:paraId="72205DD5" w14:textId="0C8B1AF1" w:rsidR="00DA33E2" w:rsidRPr="002A5E52" w:rsidRDefault="00DA33E2" w:rsidP="00DA33E2">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45 (Продление отпуска</w:t>
            </w:r>
            <w:ins w:id="1114" w:author="Гурьянов" w:date="2021-07-23T14:54:00Z">
              <w:r w:rsidRPr="002A5E52">
                <w:rPr>
                  <w:rFonts w:ascii="Arial" w:eastAsia="Malgun Gothic" w:hAnsi="Arial" w:cs="Arial"/>
                  <w:b/>
                  <w:bCs/>
                  <w:color w:val="000000"/>
                  <w:sz w:val="21"/>
                  <w:szCs w:val="21"/>
                  <w:lang w:val="ru-RU"/>
                </w:rPr>
                <w:t>, установленного ст. 44 Правил</w:t>
              </w:r>
            </w:ins>
            <w:r w:rsidRPr="002A5E52">
              <w:rPr>
                <w:rFonts w:ascii="Arial" w:eastAsia="Malgun Gothic" w:hAnsi="Arial" w:cs="Arial"/>
                <w:b/>
                <w:bCs/>
                <w:color w:val="000000"/>
                <w:sz w:val="21"/>
                <w:szCs w:val="21"/>
                <w:lang w:val="ru-RU"/>
              </w:rPr>
              <w:t>)</w:t>
            </w:r>
          </w:p>
        </w:tc>
        <w:tc>
          <w:tcPr>
            <w:tcW w:w="1667" w:type="pct"/>
            <w:shd w:val="clear" w:color="auto" w:fill="auto"/>
          </w:tcPr>
          <w:p w14:paraId="5EBCBB19" w14:textId="459346EC" w:rsidR="00DA33E2" w:rsidRPr="002A5E52" w:rsidRDefault="00DA33E2" w:rsidP="00DA33E2">
            <w:pPr>
              <w:pStyle w:val="af"/>
              <w:ind w:left="0"/>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45 (Extension of Leave</w:t>
            </w:r>
            <w:r w:rsidR="00AB4F03" w:rsidRPr="002A5E52">
              <w:rPr>
                <w:rFonts w:ascii="Arial" w:eastAsia="Malgun Gothic" w:hAnsi="Arial" w:cs="Arial"/>
                <w:b/>
                <w:bCs/>
                <w:color w:val="000000"/>
                <w:sz w:val="21"/>
                <w:szCs w:val="21"/>
              </w:rPr>
              <w:t xml:space="preserve">, established by </w:t>
            </w:r>
            <w:r w:rsidR="002A5E52" w:rsidRPr="002A5E52">
              <w:rPr>
                <w:rFonts w:ascii="Arial" w:eastAsia="Malgun Gothic" w:hAnsi="Arial" w:cs="Arial"/>
                <w:b/>
                <w:bCs/>
                <w:color w:val="000000"/>
                <w:sz w:val="21"/>
                <w:szCs w:val="21"/>
              </w:rPr>
              <w:t>Art.</w:t>
            </w:r>
            <w:r w:rsidR="00AB4F03" w:rsidRPr="002A5E52">
              <w:rPr>
                <w:rFonts w:ascii="Arial" w:eastAsia="Malgun Gothic" w:hAnsi="Arial" w:cs="Arial"/>
                <w:b/>
                <w:bCs/>
                <w:color w:val="000000"/>
                <w:sz w:val="21"/>
                <w:szCs w:val="21"/>
              </w:rPr>
              <w:t xml:space="preserve"> 44 of the Regulation</w:t>
            </w:r>
            <w:r w:rsidRPr="002A5E52">
              <w:rPr>
                <w:rFonts w:ascii="Arial" w:eastAsia="Malgun Gothic" w:hAnsi="Arial" w:cs="Arial"/>
                <w:b/>
                <w:bCs/>
                <w:color w:val="000000"/>
                <w:sz w:val="21"/>
                <w:szCs w:val="21"/>
              </w:rPr>
              <w:t xml:space="preserve">) </w:t>
            </w:r>
          </w:p>
        </w:tc>
      </w:tr>
      <w:tr w:rsidR="00DA33E2" w:rsidRPr="002A5E52" w14:paraId="65249370" w14:textId="77777777" w:rsidTr="00487147">
        <w:trPr>
          <w:trHeight w:val="156"/>
        </w:trPr>
        <w:tc>
          <w:tcPr>
            <w:tcW w:w="1666" w:type="pct"/>
          </w:tcPr>
          <w:p w14:paraId="3CA5D52C" w14:textId="5075F4DD" w:rsidR="00DA33E2" w:rsidRPr="002A5E52" w:rsidRDefault="00DA33E2" w:rsidP="00DA33E2">
            <w:pPr>
              <w:rPr>
                <w:rFonts w:ascii="Arial" w:eastAsia="Malgun Gothic" w:hAnsi="Arial" w:cs="Arial"/>
                <w:color w:val="000000"/>
                <w:sz w:val="21"/>
                <w:szCs w:val="21"/>
              </w:rPr>
            </w:pPr>
            <w:ins w:id="1115" w:author="Mia Choi" w:date="2021-07-26T16:36:00Z">
              <w:r w:rsidRPr="002A5E52">
                <w:rPr>
                  <w:rFonts w:ascii="Arial" w:eastAsia="Malgun Gothic" w:hAnsi="Arial" w:cs="Arial"/>
                  <w:color w:val="000000"/>
                  <w:sz w:val="21"/>
                  <w:szCs w:val="21"/>
                </w:rPr>
                <w:t>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규정</w:t>
              </w:r>
              <w:r w:rsidRPr="002A5E52">
                <w:rPr>
                  <w:rFonts w:ascii="Arial" w:eastAsia="Malgun Gothic" w:hAnsi="Arial" w:cs="Arial"/>
                  <w:color w:val="000000"/>
                  <w:sz w:val="21"/>
                  <w:szCs w:val="21"/>
                </w:rPr>
                <w:t xml:space="preserve"> </w:t>
              </w:r>
              <w:proofErr w:type="gramStart"/>
              <w:r w:rsidRPr="002A5E52">
                <w:rPr>
                  <w:rFonts w:ascii="Arial" w:eastAsia="Malgun Gothic" w:hAnsi="Arial" w:cs="Arial"/>
                  <w:color w:val="000000"/>
                  <w:sz w:val="21"/>
                  <w:szCs w:val="21"/>
                </w:rPr>
                <w:t>제</w:t>
              </w:r>
              <w:r w:rsidRPr="002A5E52">
                <w:rPr>
                  <w:rFonts w:ascii="Arial" w:eastAsia="Malgun Gothic" w:hAnsi="Arial" w:cs="Arial"/>
                  <w:color w:val="000000"/>
                  <w:sz w:val="21"/>
                  <w:szCs w:val="21"/>
                </w:rPr>
                <w:t xml:space="preserve"> 44</w:t>
              </w:r>
              <w:proofErr w:type="gramEnd"/>
              <w:r w:rsidRPr="002A5E52">
                <w:rPr>
                  <w:rFonts w:ascii="Arial" w:eastAsia="Malgun Gothic" w:hAnsi="Arial" w:cs="Arial"/>
                  <w:color w:val="000000"/>
                  <w:sz w:val="21"/>
                  <w:szCs w:val="21"/>
                </w:rPr>
                <w:t>조에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따라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제공된</w:t>
              </w:r>
              <w:r w:rsidRPr="002A5E52">
                <w:rPr>
                  <w:rFonts w:ascii="Arial" w:eastAsia="Malgun Gothic" w:hAnsi="Arial" w:cs="Arial"/>
                  <w:color w:val="000000"/>
                  <w:sz w:val="21"/>
                  <w:szCs w:val="21"/>
                </w:rPr>
                <w:t xml:space="preserve"> </w:t>
              </w:r>
            </w:ins>
            <w:r w:rsidRPr="002A5E52">
              <w:rPr>
                <w:rFonts w:ascii="Arial" w:eastAsia="Malgun Gothic" w:hAnsi="Arial" w:cs="Arial"/>
                <w:color w:val="000000"/>
                <w:sz w:val="21"/>
                <w:szCs w:val="21"/>
              </w:rPr>
              <w:t>휴직기간이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만료되어도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휴직사유가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해소되지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않을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일정기간동안</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휴직기간을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연장할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있다</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단</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휴직기간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연장원은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휴직만료</w:t>
            </w:r>
            <w:r w:rsidRPr="002A5E52">
              <w:rPr>
                <w:rFonts w:ascii="Arial" w:eastAsia="Malgun Gothic" w:hAnsi="Arial" w:cs="Arial"/>
                <w:color w:val="000000"/>
                <w:sz w:val="21"/>
                <w:szCs w:val="21"/>
              </w:rPr>
              <w:t xml:space="preserve"> 10</w:t>
            </w:r>
            <w:r w:rsidRPr="002A5E52">
              <w:rPr>
                <w:rFonts w:ascii="Arial" w:eastAsia="Malgun Gothic" w:hAnsi="Arial" w:cs="Arial"/>
                <w:color w:val="000000"/>
                <w:sz w:val="21"/>
                <w:szCs w:val="21"/>
              </w:rPr>
              <w:t>일전까지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제출하여야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shd w:val="clear" w:color="auto" w:fill="auto"/>
          </w:tcPr>
          <w:p w14:paraId="40EFC530" w14:textId="2F7238D3" w:rsidR="00DA33E2" w:rsidRPr="002A5E52" w:rsidRDefault="00DA33E2" w:rsidP="00DA33E2">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Если срок отпуска, предоставленного в соответствии со статьей 44 Правил, истекает, но причина, в связи с которой был взят отпуск, не исчерпана, период отпуска может быть продлен на определенный период времени.  Однако заявление о продлении срока отпуска должно быть подано не позднее чем за 10 дней до истечения срока отпуска.</w:t>
            </w:r>
          </w:p>
        </w:tc>
        <w:tc>
          <w:tcPr>
            <w:tcW w:w="1667" w:type="pct"/>
            <w:shd w:val="clear" w:color="auto" w:fill="auto"/>
          </w:tcPr>
          <w:p w14:paraId="496C91DC" w14:textId="40AA7D90" w:rsidR="00DA33E2" w:rsidRPr="002A5E52" w:rsidRDefault="00DA33E2" w:rsidP="00DA33E2">
            <w:pPr>
              <w:pStyle w:val="af"/>
              <w:ind w:left="0"/>
              <w:rPr>
                <w:rFonts w:ascii="Arial" w:eastAsia="Malgun Gothic" w:hAnsi="Arial" w:cs="Arial"/>
                <w:color w:val="000000"/>
                <w:sz w:val="21"/>
                <w:szCs w:val="21"/>
              </w:rPr>
            </w:pPr>
            <w:r w:rsidRPr="002A5E52">
              <w:rPr>
                <w:rFonts w:ascii="Arial" w:eastAsia="Malgun Gothic" w:hAnsi="Arial" w:cs="Arial"/>
                <w:color w:val="000000"/>
                <w:sz w:val="21"/>
                <w:szCs w:val="21"/>
              </w:rPr>
              <w:t xml:space="preserve">If the reason for leave of absence is not resolved even after the period of leave has expired, the period of leave may be extended for a certain </w:t>
            </w:r>
            <w:proofErr w:type="gramStart"/>
            <w:r w:rsidRPr="002A5E52">
              <w:rPr>
                <w:rFonts w:ascii="Arial" w:eastAsia="Malgun Gothic" w:hAnsi="Arial" w:cs="Arial"/>
                <w:color w:val="000000"/>
                <w:sz w:val="21"/>
                <w:szCs w:val="21"/>
              </w:rPr>
              <w:t>period of time</w:t>
            </w:r>
            <w:proofErr w:type="gramEnd"/>
            <w:r w:rsidRPr="002A5E52">
              <w:rPr>
                <w:rFonts w:ascii="Arial" w:eastAsia="Malgun Gothic" w:hAnsi="Arial" w:cs="Arial"/>
                <w:color w:val="000000"/>
                <w:sz w:val="21"/>
                <w:szCs w:val="21"/>
              </w:rPr>
              <w:t>. However, the request for extension of the period of leave shall be submitted 10 days prior to the expiration of the leave of absence.</w:t>
            </w:r>
          </w:p>
        </w:tc>
      </w:tr>
      <w:tr w:rsidR="00AB4F03" w:rsidRPr="002A5E52" w14:paraId="695F33BD" w14:textId="77777777" w:rsidTr="00487147">
        <w:trPr>
          <w:trHeight w:val="156"/>
        </w:trPr>
        <w:tc>
          <w:tcPr>
            <w:tcW w:w="1666" w:type="pct"/>
          </w:tcPr>
          <w:p w14:paraId="771185F9" w14:textId="76704747" w:rsidR="00AB4F03" w:rsidRPr="002A5E52" w:rsidRDefault="00AB4F03" w:rsidP="00AB4F03">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46</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휴직의</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영향</w:t>
            </w:r>
            <w:r w:rsidRPr="002A5E52">
              <w:rPr>
                <w:rFonts w:ascii="Arial" w:eastAsia="Malgun Gothic" w:hAnsi="Arial" w:cs="Arial"/>
                <w:b/>
                <w:bCs/>
                <w:color w:val="000000"/>
                <w:sz w:val="21"/>
                <w:szCs w:val="21"/>
              </w:rPr>
              <w:t>)</w:t>
            </w:r>
          </w:p>
        </w:tc>
        <w:tc>
          <w:tcPr>
            <w:tcW w:w="1667" w:type="pct"/>
            <w:shd w:val="clear" w:color="auto" w:fill="auto"/>
          </w:tcPr>
          <w:p w14:paraId="764DA2C8" w14:textId="1D141D0B" w:rsidR="00AB4F03" w:rsidRPr="002A5E52" w:rsidRDefault="00AB4F03" w:rsidP="00AB4F03">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 xml:space="preserve">Статья 46 (Последствия получения отпуска) </w:t>
            </w:r>
          </w:p>
        </w:tc>
        <w:tc>
          <w:tcPr>
            <w:tcW w:w="1667" w:type="pct"/>
            <w:shd w:val="clear" w:color="auto" w:fill="auto"/>
          </w:tcPr>
          <w:p w14:paraId="1B6AC047" w14:textId="60C03A99" w:rsidR="00AB4F03" w:rsidRPr="002A5E52" w:rsidRDefault="00AB4F03" w:rsidP="00AB4F03">
            <w:pPr>
              <w:outlineLvl w:val="0"/>
              <w:rPr>
                <w:rFonts w:ascii="Arial" w:eastAsia="Malgun Gothic" w:hAnsi="Arial" w:cs="Arial"/>
                <w:b/>
                <w:bCs/>
                <w:color w:val="000000"/>
                <w:sz w:val="21"/>
                <w:szCs w:val="21"/>
              </w:rPr>
            </w:pPr>
            <w:r w:rsidRPr="002A5E52">
              <w:rPr>
                <w:rFonts w:ascii="Arial" w:eastAsia="Malgun Gothic" w:hAnsi="Arial" w:cs="Arial"/>
                <w:b/>
                <w:bCs/>
                <w:color w:val="000000"/>
                <w:sz w:val="21"/>
                <w:szCs w:val="21"/>
              </w:rPr>
              <w:t xml:space="preserve">Article 46 (Effect of Leave of Absence) </w:t>
            </w:r>
          </w:p>
        </w:tc>
      </w:tr>
      <w:tr w:rsidR="00AB4F03" w:rsidRPr="002A5E52" w14:paraId="7FAD167A" w14:textId="77777777" w:rsidTr="00487147">
        <w:trPr>
          <w:trHeight w:val="156"/>
        </w:trPr>
        <w:tc>
          <w:tcPr>
            <w:tcW w:w="1666" w:type="pct"/>
          </w:tcPr>
          <w:p w14:paraId="36151386" w14:textId="77777777" w:rsidR="00AB4F03" w:rsidRPr="002A5E52" w:rsidDel="005237BE" w:rsidRDefault="00AB4F03" w:rsidP="00AB4F03">
            <w:pPr>
              <w:rPr>
                <w:del w:id="1116" w:author="Mia Choi" w:date="2021-07-26T16:37:00Z"/>
                <w:rFonts w:ascii="Arial" w:eastAsia="Malgun Gothic" w:hAnsi="Arial" w:cs="Arial"/>
                <w:color w:val="000000"/>
                <w:sz w:val="21"/>
                <w:szCs w:val="21"/>
              </w:rPr>
            </w:pPr>
            <w:r w:rsidRPr="002A5E52">
              <w:rPr>
                <w:rFonts w:ascii="Arial" w:eastAsia="Malgun Gothic" w:hAnsi="Arial" w:cs="Arial"/>
                <w:color w:val="000000"/>
                <w:sz w:val="21"/>
                <w:szCs w:val="21"/>
              </w:rPr>
              <w:lastRenderedPageBreak/>
              <w:t xml:space="preserve">1. </w:t>
            </w:r>
            <w:r w:rsidRPr="002A5E52">
              <w:rPr>
                <w:rFonts w:ascii="Arial" w:eastAsia="Malgun Gothic" w:hAnsi="Arial" w:cs="Arial"/>
                <w:color w:val="000000"/>
                <w:sz w:val="21"/>
                <w:szCs w:val="21"/>
              </w:rPr>
              <w:t>휴직기간은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근속년수에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산입한다</w:t>
            </w:r>
            <w:r w:rsidRPr="002A5E52">
              <w:rPr>
                <w:rFonts w:ascii="Arial" w:eastAsia="Malgun Gothic" w:hAnsi="Arial" w:cs="Arial"/>
                <w:color w:val="000000"/>
                <w:sz w:val="21"/>
                <w:szCs w:val="21"/>
              </w:rPr>
              <w:t xml:space="preserve">.  </w:t>
            </w:r>
            <w:del w:id="1117" w:author="Mia Choi" w:date="2021-07-26T16:37:00Z">
              <w:r w:rsidRPr="002A5E52" w:rsidDel="005237BE">
                <w:rPr>
                  <w:rFonts w:ascii="Arial" w:eastAsia="Malgun Gothic" w:hAnsi="Arial" w:cs="Arial"/>
                  <w:color w:val="000000"/>
                  <w:sz w:val="21"/>
                  <w:szCs w:val="21"/>
                </w:rPr>
                <w:delText>단</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휴직</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중</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형벌</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또는</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개인사유에</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의하여</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복직하지</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않고</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퇴직한</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경우의</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휴직기간은</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근무</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년</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수에</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산입하지</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아니한다</w:delText>
              </w:r>
              <w:r w:rsidRPr="002A5E52" w:rsidDel="005237BE">
                <w:rPr>
                  <w:rFonts w:ascii="Arial" w:eastAsia="Malgun Gothic" w:hAnsi="Arial" w:cs="Arial"/>
                  <w:color w:val="000000"/>
                  <w:sz w:val="21"/>
                  <w:szCs w:val="21"/>
                </w:rPr>
                <w:delText>.</w:delText>
              </w:r>
            </w:del>
          </w:p>
          <w:p w14:paraId="5C844781" w14:textId="38F91CFF" w:rsidR="00AB4F03" w:rsidRPr="002A5E52" w:rsidRDefault="00AB4F03" w:rsidP="00AB4F03">
            <w:pPr>
              <w:rPr>
                <w:rFonts w:ascii="Arial" w:eastAsia="Malgun Gothic" w:hAnsi="Arial" w:cs="Arial"/>
                <w:color w:val="000000"/>
                <w:sz w:val="21"/>
                <w:szCs w:val="21"/>
              </w:rPr>
            </w:pPr>
            <w:del w:id="1118" w:author="Mia Choi" w:date="2021-07-26T16:37:00Z">
              <w:r w:rsidRPr="002A5E52" w:rsidDel="005237BE">
                <w:rPr>
                  <w:rFonts w:ascii="Arial" w:eastAsia="Malgun Gothic" w:hAnsi="Arial" w:cs="Arial"/>
                  <w:color w:val="000000"/>
                  <w:sz w:val="21"/>
                  <w:szCs w:val="21"/>
                </w:rPr>
                <w:delText xml:space="preserve">2. </w:delText>
              </w:r>
              <w:r w:rsidRPr="002A5E52" w:rsidDel="005237BE">
                <w:rPr>
                  <w:rFonts w:ascii="Arial" w:eastAsia="Malgun Gothic" w:hAnsi="Arial" w:cs="Arial"/>
                  <w:color w:val="000000"/>
                  <w:sz w:val="21"/>
                  <w:szCs w:val="21"/>
                </w:rPr>
                <w:delText>휴직기간</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중에는</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임금을</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지급하지</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아니한다</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단</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회사는</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업무와</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관련된</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휴직자에</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대하여</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법정의</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임금을</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지급할</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수</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있고</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개인</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질병</w:delText>
              </w:r>
              <w:r w:rsidRPr="002A5E52" w:rsidDel="005237BE">
                <w:rPr>
                  <w:rFonts w:ascii="Arial" w:eastAsia="Malgun Gothic" w:hAnsi="Arial" w:cs="Arial"/>
                  <w:color w:val="000000"/>
                  <w:sz w:val="21"/>
                  <w:szCs w:val="21"/>
                </w:rPr>
                <w:delText>/</w:delText>
              </w:r>
              <w:r w:rsidRPr="002A5E52" w:rsidDel="005237BE">
                <w:rPr>
                  <w:rFonts w:ascii="Arial" w:eastAsia="Malgun Gothic" w:hAnsi="Arial" w:cs="Arial"/>
                  <w:color w:val="000000"/>
                  <w:sz w:val="21"/>
                  <w:szCs w:val="21"/>
                </w:rPr>
                <w:delText>상해로</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인한</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휴직</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시에도</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생계보조비를</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지급할</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수</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있다</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이에</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대한</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세부</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적용</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기준은</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급여규정에</w:delText>
              </w:r>
              <w:r w:rsidRPr="002A5E52" w:rsidDel="005237BE">
                <w:rPr>
                  <w:rFonts w:ascii="Arial" w:eastAsia="Malgun Gothic" w:hAnsi="Arial" w:cs="Arial"/>
                  <w:color w:val="000000"/>
                  <w:sz w:val="21"/>
                  <w:szCs w:val="21"/>
                </w:rPr>
                <w:delText xml:space="preserve"> </w:delText>
              </w:r>
              <w:r w:rsidRPr="002A5E52" w:rsidDel="005237BE">
                <w:rPr>
                  <w:rFonts w:ascii="Arial" w:eastAsia="Malgun Gothic" w:hAnsi="Arial" w:cs="Arial"/>
                  <w:color w:val="000000"/>
                  <w:sz w:val="21"/>
                  <w:szCs w:val="21"/>
                </w:rPr>
                <w:delText>따른다</w:delText>
              </w:r>
              <w:r w:rsidRPr="002A5E52" w:rsidDel="005237BE">
                <w:rPr>
                  <w:rFonts w:ascii="Arial" w:eastAsia="Malgun Gothic" w:hAnsi="Arial" w:cs="Arial"/>
                  <w:color w:val="000000"/>
                  <w:sz w:val="21"/>
                  <w:szCs w:val="21"/>
                </w:rPr>
                <w:delText>.</w:delText>
              </w:r>
            </w:del>
          </w:p>
        </w:tc>
        <w:tc>
          <w:tcPr>
            <w:tcW w:w="1667" w:type="pct"/>
            <w:shd w:val="clear" w:color="auto" w:fill="auto"/>
          </w:tcPr>
          <w:p w14:paraId="59B7F774" w14:textId="27AAFC8C" w:rsidR="00AB4F03" w:rsidRPr="002A5E52" w:rsidRDefault="00AB4F03" w:rsidP="00AB4F03">
            <w:pPr>
              <w:pStyle w:val="af"/>
              <w:numPr>
                <w:ilvl w:val="0"/>
                <w:numId w:val="152"/>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Период отпуска засчитываются в общий и непрерывный трудовой стаж..</w:t>
            </w:r>
          </w:p>
        </w:tc>
        <w:tc>
          <w:tcPr>
            <w:tcW w:w="1667" w:type="pct"/>
            <w:shd w:val="clear" w:color="auto" w:fill="auto"/>
          </w:tcPr>
          <w:p w14:paraId="019D03F2" w14:textId="57872893" w:rsidR="00AB4F03" w:rsidRPr="002A5E52" w:rsidRDefault="00AB4F03" w:rsidP="00181E81">
            <w:pPr>
              <w:pStyle w:val="af"/>
              <w:numPr>
                <w:ilvl w:val="0"/>
                <w:numId w:val="205"/>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 xml:space="preserve">The period of leave of absence is included in the number of years of service. However, the period of leave of absence shall not be counted in the number of years of service if the Employee resigns without reinstatement due to a penalty or personal reasons during the leave of absence. </w:t>
            </w:r>
          </w:p>
        </w:tc>
      </w:tr>
      <w:tr w:rsidR="00AB4F03" w:rsidRPr="002A5E52" w14:paraId="6416F646" w14:textId="77777777" w:rsidTr="00487147">
        <w:trPr>
          <w:trHeight w:val="156"/>
        </w:trPr>
        <w:tc>
          <w:tcPr>
            <w:tcW w:w="1666" w:type="pct"/>
          </w:tcPr>
          <w:p w14:paraId="58F3055C" w14:textId="657E011D" w:rsidR="00AB4F03" w:rsidRPr="002A5E52" w:rsidRDefault="00AB4F03" w:rsidP="00AB4F03">
            <w:pPr>
              <w:rPr>
                <w:rFonts w:ascii="Arial" w:eastAsia="Malgun Gothic" w:hAnsi="Arial" w:cs="Arial"/>
                <w:color w:val="000000"/>
                <w:sz w:val="21"/>
                <w:szCs w:val="21"/>
              </w:rPr>
            </w:pPr>
            <w:ins w:id="1119" w:author="Mia Choi" w:date="2021-07-26T16:37:00Z">
              <w:r w:rsidRPr="002A5E52">
                <w:rPr>
                  <w:rFonts w:ascii="Arial" w:eastAsia="Malgun Gothic" w:hAnsi="Arial" w:cs="Arial"/>
                  <w:color w:val="000000"/>
                  <w:sz w:val="21"/>
                  <w:szCs w:val="21"/>
                </w:rPr>
                <w:t>2</w:t>
              </w:r>
            </w:ins>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휴직자는</w:t>
            </w:r>
            <w:r w:rsidRPr="002A5E52">
              <w:rPr>
                <w:rFonts w:ascii="Arial" w:eastAsia="Malgun Gothic" w:hAnsi="Arial" w:cs="Arial"/>
                <w:color w:val="000000"/>
                <w:sz w:val="21"/>
                <w:szCs w:val="21"/>
              </w:rPr>
              <w:t xml:space="preserve"> </w:t>
            </w:r>
            <w:proofErr w:type="spellStart"/>
            <w:r w:rsidRPr="002A5E52">
              <w:rPr>
                <w:rFonts w:ascii="Arial" w:eastAsia="Malgun Gothic" w:hAnsi="Arial" w:cs="Arial"/>
                <w:color w:val="000000"/>
                <w:sz w:val="21"/>
                <w:szCs w:val="21"/>
              </w:rPr>
              <w:t>종업원으로서의</w:t>
            </w:r>
            <w:proofErr w:type="spell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신분은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가지나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직무에는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종사하지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못한다</w:t>
            </w:r>
            <w:r w:rsidRPr="002A5E52">
              <w:rPr>
                <w:rFonts w:ascii="Arial" w:eastAsia="Malgun Gothic" w:hAnsi="Arial" w:cs="Arial"/>
                <w:color w:val="000000"/>
                <w:sz w:val="21"/>
                <w:szCs w:val="21"/>
              </w:rPr>
              <w:t>.</w:t>
            </w:r>
          </w:p>
        </w:tc>
        <w:tc>
          <w:tcPr>
            <w:tcW w:w="1667" w:type="pct"/>
            <w:shd w:val="clear" w:color="auto" w:fill="auto"/>
          </w:tcPr>
          <w:p w14:paraId="7E21912E" w14:textId="65A7609F" w:rsidR="00AB4F03" w:rsidRPr="002A5E52" w:rsidRDefault="00AB4F03" w:rsidP="00AB4F03">
            <w:pPr>
              <w:pStyle w:val="af"/>
              <w:numPr>
                <w:ilvl w:val="0"/>
                <w:numId w:val="152"/>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Лица, находящиеся в отпуске, имеют статус работника, но не могут выполнять рабочие обязанности.</w:t>
            </w:r>
          </w:p>
        </w:tc>
        <w:tc>
          <w:tcPr>
            <w:tcW w:w="1667" w:type="pct"/>
            <w:shd w:val="clear" w:color="auto" w:fill="auto"/>
          </w:tcPr>
          <w:p w14:paraId="68CB8E17" w14:textId="6F742B81" w:rsidR="00AB4F03" w:rsidRPr="002A5E52" w:rsidRDefault="00AB4F03" w:rsidP="00181E81">
            <w:pPr>
              <w:pStyle w:val="af"/>
              <w:numPr>
                <w:ilvl w:val="0"/>
                <w:numId w:val="205"/>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 xml:space="preserve">Person on leave have the status of the </w:t>
            </w:r>
            <w:proofErr w:type="gramStart"/>
            <w:r w:rsidRPr="002A5E52">
              <w:rPr>
                <w:rFonts w:ascii="Arial" w:eastAsia="Malgun Gothic" w:hAnsi="Arial" w:cs="Arial"/>
                <w:color w:val="000000"/>
                <w:sz w:val="21"/>
                <w:szCs w:val="21"/>
              </w:rPr>
              <w:t>Employee,</w:t>
            </w:r>
            <w:r w:rsidR="00181E81"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but</w:t>
            </w:r>
            <w:proofErr w:type="gramEnd"/>
            <w:r w:rsidRPr="002A5E52">
              <w:rPr>
                <w:rFonts w:ascii="Arial" w:eastAsia="Malgun Gothic" w:hAnsi="Arial" w:cs="Arial"/>
                <w:color w:val="000000"/>
                <w:sz w:val="21"/>
                <w:szCs w:val="21"/>
              </w:rPr>
              <w:t xml:space="preserve"> cannot engage in other duties.</w:t>
            </w:r>
          </w:p>
        </w:tc>
      </w:tr>
      <w:tr w:rsidR="00AB4F03" w:rsidRPr="002A5E52" w14:paraId="59015A50" w14:textId="77777777" w:rsidTr="00487147">
        <w:trPr>
          <w:trHeight w:val="156"/>
        </w:trPr>
        <w:tc>
          <w:tcPr>
            <w:tcW w:w="1666" w:type="pct"/>
          </w:tcPr>
          <w:p w14:paraId="56A660F1" w14:textId="2DFDB032" w:rsidR="00AB4F03" w:rsidRPr="002A5E52" w:rsidRDefault="00AB4F03" w:rsidP="00AB4F03">
            <w:pPr>
              <w:rPr>
                <w:rFonts w:ascii="Arial" w:eastAsia="Malgun Gothic" w:hAnsi="Arial" w:cs="Arial"/>
                <w:color w:val="000000"/>
                <w:sz w:val="21"/>
                <w:szCs w:val="21"/>
              </w:rPr>
            </w:pPr>
            <w:del w:id="1120" w:author="Mia Choi" w:date="2021-07-26T16:37:00Z">
              <w:r w:rsidRPr="002A5E52" w:rsidDel="005237BE">
                <w:rPr>
                  <w:rFonts w:ascii="Arial" w:eastAsia="Malgun Gothic" w:hAnsi="Arial" w:cs="Arial"/>
                  <w:color w:val="000000"/>
                  <w:sz w:val="21"/>
                  <w:szCs w:val="21"/>
                </w:rPr>
                <w:delText>4</w:delText>
              </w:r>
            </w:del>
            <w:ins w:id="1121" w:author="Mia Choi" w:date="2021-07-26T16:37:00Z">
              <w:r w:rsidRPr="002A5E52">
                <w:rPr>
                  <w:rFonts w:ascii="Arial" w:eastAsia="Malgun Gothic" w:hAnsi="Arial" w:cs="Arial"/>
                  <w:color w:val="000000"/>
                  <w:sz w:val="21"/>
                  <w:szCs w:val="21"/>
                </w:rPr>
                <w:t>3</w:t>
              </w:r>
            </w:ins>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휴직기간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중에는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규칙에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정한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휴가가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발생하지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아니한다</w:t>
            </w:r>
            <w:r w:rsidRPr="002A5E52">
              <w:rPr>
                <w:rFonts w:ascii="Arial" w:eastAsia="Malgun Gothic" w:hAnsi="Arial" w:cs="Arial"/>
                <w:color w:val="000000"/>
                <w:sz w:val="21"/>
                <w:szCs w:val="21"/>
              </w:rPr>
              <w:t>.</w:t>
            </w:r>
          </w:p>
        </w:tc>
        <w:tc>
          <w:tcPr>
            <w:tcW w:w="1667" w:type="pct"/>
            <w:shd w:val="clear" w:color="auto" w:fill="auto"/>
          </w:tcPr>
          <w:p w14:paraId="47E1D8D0" w14:textId="6132A4D4" w:rsidR="00AB4F03" w:rsidRPr="002A5E52" w:rsidRDefault="00AB4F03" w:rsidP="00AB4F03">
            <w:pPr>
              <w:pStyle w:val="af"/>
              <w:numPr>
                <w:ilvl w:val="0"/>
                <w:numId w:val="152"/>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Праздничные нерабочие дни совпадающие с отпуском не являются его частью.</w:t>
            </w:r>
          </w:p>
        </w:tc>
        <w:tc>
          <w:tcPr>
            <w:tcW w:w="1667" w:type="pct"/>
            <w:shd w:val="clear" w:color="auto" w:fill="auto"/>
          </w:tcPr>
          <w:p w14:paraId="3E47868B" w14:textId="72D8F9B9" w:rsidR="00AB4F03" w:rsidRPr="002A5E52" w:rsidRDefault="00AB4F03" w:rsidP="00181E81">
            <w:pPr>
              <w:pStyle w:val="af"/>
              <w:numPr>
                <w:ilvl w:val="0"/>
                <w:numId w:val="205"/>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During the period of leave of absence, holidays and vacations as stipulated in this rule do not occur.</w:t>
            </w:r>
          </w:p>
        </w:tc>
      </w:tr>
      <w:tr w:rsidR="00AB4F03" w:rsidRPr="002A5E52" w14:paraId="76171CD3" w14:textId="77777777" w:rsidTr="00487147">
        <w:trPr>
          <w:trHeight w:val="156"/>
        </w:trPr>
        <w:tc>
          <w:tcPr>
            <w:tcW w:w="1666" w:type="pct"/>
          </w:tcPr>
          <w:p w14:paraId="2F7CFA59" w14:textId="1A7AF375" w:rsidR="00AB4F03" w:rsidRPr="002A5E52" w:rsidDel="005237BE" w:rsidRDefault="00AB4F03" w:rsidP="00AB4F03">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47</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복직</w:t>
            </w:r>
            <w:r w:rsidRPr="002A5E52">
              <w:rPr>
                <w:rFonts w:ascii="Arial" w:eastAsia="Malgun Gothic" w:hAnsi="Arial" w:cs="Arial"/>
                <w:b/>
                <w:bCs/>
                <w:color w:val="000000"/>
                <w:sz w:val="21"/>
                <w:szCs w:val="21"/>
              </w:rPr>
              <w:t>)</w:t>
            </w:r>
          </w:p>
        </w:tc>
        <w:tc>
          <w:tcPr>
            <w:tcW w:w="1667" w:type="pct"/>
            <w:shd w:val="clear" w:color="auto" w:fill="auto"/>
          </w:tcPr>
          <w:p w14:paraId="689D0551" w14:textId="3E149F6E" w:rsidR="00AB4F03" w:rsidRPr="002A5E52" w:rsidRDefault="00AB4F03" w:rsidP="00AB4F03">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 xml:space="preserve">Статья 47 (Выход на работу из отпуска) </w:t>
            </w:r>
          </w:p>
        </w:tc>
        <w:tc>
          <w:tcPr>
            <w:tcW w:w="1667" w:type="pct"/>
            <w:shd w:val="clear" w:color="auto" w:fill="auto"/>
          </w:tcPr>
          <w:p w14:paraId="6AE1DE39" w14:textId="61A86061" w:rsidR="00AB4F03" w:rsidRPr="002A5E52" w:rsidRDefault="00AB4F03" w:rsidP="00AB4F03">
            <w:pPr>
              <w:pStyle w:val="af"/>
              <w:ind w:left="0"/>
              <w:rPr>
                <w:rFonts w:ascii="Arial" w:eastAsia="Malgun Gothic" w:hAnsi="Arial" w:cs="Arial"/>
                <w:b/>
                <w:bCs/>
                <w:color w:val="000000"/>
                <w:sz w:val="21"/>
                <w:szCs w:val="21"/>
              </w:rPr>
            </w:pPr>
            <w:r w:rsidRPr="002A5E52">
              <w:rPr>
                <w:rFonts w:ascii="Arial" w:eastAsia="Malgun Gothic" w:hAnsi="Arial" w:cs="Arial"/>
                <w:b/>
                <w:bCs/>
                <w:color w:val="000000"/>
                <w:sz w:val="21"/>
                <w:szCs w:val="21"/>
              </w:rPr>
              <w:t xml:space="preserve">Article 47 (Reinstatement at work) </w:t>
            </w:r>
          </w:p>
        </w:tc>
      </w:tr>
      <w:tr w:rsidR="00AB4F03" w:rsidRPr="002A5E52" w14:paraId="186DDAB9" w14:textId="77777777" w:rsidTr="00487147">
        <w:trPr>
          <w:trHeight w:val="156"/>
        </w:trPr>
        <w:tc>
          <w:tcPr>
            <w:tcW w:w="1666" w:type="pct"/>
          </w:tcPr>
          <w:p w14:paraId="0F53E6D6" w14:textId="0C233CB8" w:rsidR="00AB4F03" w:rsidRPr="002A5E52" w:rsidRDefault="00AB4F03" w:rsidP="00AB4F03">
            <w:pPr>
              <w:outlineLvl w:val="0"/>
              <w:rPr>
                <w:rFonts w:ascii="Arial" w:eastAsia="Malgun Gothic" w:hAnsi="Arial" w:cs="Arial"/>
                <w:color w:val="000000"/>
                <w:sz w:val="21"/>
                <w:szCs w:val="21"/>
              </w:rPr>
            </w:pPr>
            <w:r w:rsidRPr="002A5E52">
              <w:rPr>
                <w:rFonts w:ascii="Arial" w:eastAsia="Malgun Gothic" w:hAnsi="Arial" w:cs="Arial"/>
                <w:color w:val="000000"/>
                <w:sz w:val="21"/>
                <w:szCs w:val="21"/>
              </w:rPr>
              <w:t>휴직중인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종업원</w:t>
            </w:r>
            <w:ins w:id="1122" w:author="Mia Choi" w:date="2021-07-26T11:23:00Z">
              <w:r w:rsidRPr="002A5E52">
                <w:rPr>
                  <w:rFonts w:ascii="Arial" w:eastAsia="Malgun Gothic" w:hAnsi="Arial" w:cs="Arial"/>
                  <w:color w:val="000000"/>
                  <w:sz w:val="21"/>
                  <w:szCs w:val="21"/>
                </w:rPr>
                <w:t>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별도의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서면</w:t>
              </w:r>
              <w:r w:rsidRPr="002A5E52">
                <w:rPr>
                  <w:rFonts w:ascii="Arial" w:eastAsia="Malgun Gothic" w:hAnsi="Arial" w:cs="Arial"/>
                  <w:color w:val="000000"/>
                  <w:sz w:val="21"/>
                  <w:szCs w:val="21"/>
                </w:rPr>
                <w:t xml:space="preserve"> </w:t>
              </w:r>
              <w:proofErr w:type="spellStart"/>
              <w:r w:rsidRPr="002A5E52">
                <w:rPr>
                  <w:rFonts w:ascii="Arial" w:eastAsia="Malgun Gothic" w:hAnsi="Arial" w:cs="Arial"/>
                  <w:color w:val="000000"/>
                  <w:sz w:val="21"/>
                  <w:szCs w:val="21"/>
                </w:rPr>
                <w:t>없이</w:t>
              </w:r>
            </w:ins>
            <w:del w:id="1123" w:author="Mia Choi" w:date="2021-07-26T11:23:00Z">
              <w:r w:rsidRPr="002A5E52" w:rsidDel="00883E29">
                <w:rPr>
                  <w:rFonts w:ascii="Arial" w:eastAsia="Malgun Gothic" w:hAnsi="Arial" w:cs="Arial"/>
                  <w:color w:val="000000"/>
                  <w:sz w:val="21"/>
                  <w:szCs w:val="21"/>
                </w:rPr>
                <w:delText>이</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그</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사유가</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해소되었을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때는</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회사에</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복직원을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제출하여</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회사의</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승인을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받아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복직하여야</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하며</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휴직기간만료의</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경우에는</w:delText>
              </w:r>
              <w:r w:rsidRPr="002A5E52" w:rsidDel="00883E29">
                <w:rPr>
                  <w:rFonts w:ascii="Arial" w:eastAsia="Malgun Gothic" w:hAnsi="Arial" w:cs="Arial"/>
                  <w:color w:val="000000"/>
                  <w:sz w:val="21"/>
                  <w:szCs w:val="21"/>
                </w:rPr>
                <w:delText xml:space="preserve"> 10</w:delText>
              </w:r>
              <w:r w:rsidRPr="002A5E52" w:rsidDel="00883E29">
                <w:rPr>
                  <w:rFonts w:ascii="Arial" w:eastAsia="Malgun Gothic" w:hAnsi="Arial" w:cs="Arial"/>
                  <w:color w:val="000000"/>
                  <w:sz w:val="21"/>
                  <w:szCs w:val="21"/>
                </w:rPr>
                <w:delText>일</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이내에</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복직원을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제출하고</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회사의</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승인을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득한</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후</w:delText>
              </w:r>
              <w:r w:rsidRPr="002A5E52" w:rsidDel="00883E29">
                <w:rPr>
                  <w:rFonts w:ascii="Arial" w:eastAsia="Malgun Gothic" w:hAnsi="Arial" w:cs="Arial"/>
                  <w:color w:val="000000"/>
                  <w:sz w:val="21"/>
                  <w:szCs w:val="21"/>
                </w:rPr>
                <w:delText xml:space="preserve"> </w:delText>
              </w:r>
            </w:del>
            <w:r w:rsidRPr="002A5E52">
              <w:rPr>
                <w:rFonts w:ascii="Arial" w:eastAsia="Malgun Gothic" w:hAnsi="Arial" w:cs="Arial"/>
                <w:color w:val="000000"/>
                <w:sz w:val="21"/>
                <w:szCs w:val="21"/>
              </w:rPr>
              <w:t>출근</w:t>
            </w:r>
            <w:ins w:id="1124" w:author="Mia Choi" w:date="2021-07-26T11:23:00Z">
              <w:r w:rsidRPr="002A5E52">
                <w:rPr>
                  <w:rFonts w:ascii="Arial" w:eastAsia="Malgun Gothic" w:hAnsi="Arial" w:cs="Arial"/>
                  <w:color w:val="000000"/>
                  <w:sz w:val="21"/>
                  <w:szCs w:val="21"/>
                </w:rPr>
                <w:t>한다</w:t>
              </w:r>
              <w:proofErr w:type="spellEnd"/>
              <w:r w:rsidRPr="002A5E52">
                <w:rPr>
                  <w:rFonts w:ascii="Arial" w:eastAsia="Malgun Gothic" w:hAnsi="Arial" w:cs="Arial"/>
                  <w:color w:val="000000"/>
                  <w:sz w:val="21"/>
                  <w:szCs w:val="21"/>
                </w:rPr>
                <w:t xml:space="preserve">. </w:t>
              </w:r>
            </w:ins>
            <w:del w:id="1125" w:author="Mia Choi" w:date="2021-07-26T11:23:00Z">
              <w:r w:rsidRPr="002A5E52" w:rsidDel="00883E29">
                <w:rPr>
                  <w:rFonts w:ascii="Arial" w:eastAsia="Malgun Gothic" w:hAnsi="Arial" w:cs="Arial"/>
                  <w:color w:val="000000"/>
                  <w:sz w:val="21"/>
                  <w:szCs w:val="21"/>
                </w:rPr>
                <w:delText>하여야</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하며</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그렇지</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않을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경우는</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퇴직한</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것으로</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간주한다</w:delText>
              </w:r>
              <w:r w:rsidRPr="002A5E52" w:rsidDel="00883E29">
                <w:rPr>
                  <w:rFonts w:ascii="Arial" w:eastAsia="Malgun Gothic" w:hAnsi="Arial" w:cs="Arial"/>
                  <w:color w:val="000000"/>
                  <w:sz w:val="21"/>
                  <w:szCs w:val="21"/>
                </w:rPr>
                <w:delText>.</w:delText>
              </w:r>
            </w:del>
          </w:p>
          <w:p w14:paraId="0C2D283F" w14:textId="22897B5F" w:rsidR="00AB4F03" w:rsidRPr="002A5E52" w:rsidRDefault="00AB4F03" w:rsidP="00AB4F03">
            <w:pPr>
              <w:ind w:leftChars="400" w:left="1090" w:hangingChars="100" w:hanging="210"/>
              <w:outlineLvl w:val="0"/>
              <w:rPr>
                <w:rFonts w:ascii="Arial" w:eastAsia="Malgun Gothic" w:hAnsi="Arial" w:cs="Arial"/>
                <w:color w:val="000000"/>
                <w:sz w:val="21"/>
                <w:szCs w:val="21"/>
              </w:rPr>
            </w:pPr>
            <w:del w:id="1126" w:author="Mia Choi" w:date="2021-07-26T11:23:00Z">
              <w:r w:rsidRPr="002A5E52" w:rsidDel="00883E29">
                <w:rPr>
                  <w:rFonts w:ascii="Arial" w:eastAsia="Malgun Gothic" w:hAnsi="Arial" w:cs="Arial"/>
                  <w:color w:val="000000"/>
                  <w:sz w:val="21"/>
                  <w:szCs w:val="21"/>
                </w:rPr>
                <w:delText xml:space="preserve">2. </w:delText>
              </w:r>
              <w:r w:rsidRPr="002A5E52" w:rsidDel="00883E29">
                <w:rPr>
                  <w:rFonts w:ascii="Arial" w:eastAsia="Malgun Gothic" w:hAnsi="Arial" w:cs="Arial"/>
                  <w:color w:val="000000"/>
                  <w:sz w:val="21"/>
                  <w:szCs w:val="21"/>
                </w:rPr>
                <w:delText>회사는</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신병에</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의하여</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휴직된</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종업원이</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복직할</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경우</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지정병원의</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진단서</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또는</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휴직사유의</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해소를</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인정하는</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증빙서류의</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제출을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요구할</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수</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있다</w:delText>
              </w:r>
              <w:r w:rsidRPr="002A5E52" w:rsidDel="00883E29">
                <w:rPr>
                  <w:rFonts w:ascii="Arial" w:eastAsia="Malgun Gothic" w:hAnsi="Arial" w:cs="Arial"/>
                  <w:color w:val="000000"/>
                  <w:sz w:val="21"/>
                  <w:szCs w:val="21"/>
                </w:rPr>
                <w:delText>.</w:delText>
              </w:r>
            </w:del>
          </w:p>
        </w:tc>
        <w:tc>
          <w:tcPr>
            <w:tcW w:w="1667" w:type="pct"/>
            <w:shd w:val="clear" w:color="auto" w:fill="auto"/>
          </w:tcPr>
          <w:p w14:paraId="3B6DB7F8" w14:textId="78F89FEB" w:rsidR="00AB4F03" w:rsidRPr="002A5E52" w:rsidRDefault="00AB4F03" w:rsidP="00AB4F03">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Выход работника из отпуска осуществляется без предоставления заявления.</w:t>
            </w:r>
          </w:p>
        </w:tc>
        <w:tc>
          <w:tcPr>
            <w:tcW w:w="1667" w:type="pct"/>
            <w:shd w:val="clear" w:color="auto" w:fill="auto"/>
          </w:tcPr>
          <w:p w14:paraId="7B376D6D" w14:textId="13864793" w:rsidR="00AB4F03" w:rsidRPr="002A5E52" w:rsidRDefault="00AB4F03" w:rsidP="00AB4F03">
            <w:pPr>
              <w:pStyle w:val="af"/>
              <w:ind w:left="0"/>
              <w:rPr>
                <w:rFonts w:ascii="Arial" w:eastAsia="Malgun Gothic" w:hAnsi="Arial" w:cs="Arial"/>
                <w:color w:val="000000"/>
                <w:sz w:val="21"/>
                <w:szCs w:val="21"/>
              </w:rPr>
            </w:pPr>
            <w:r w:rsidRPr="002A5E52">
              <w:rPr>
                <w:rFonts w:ascii="Arial" w:eastAsia="Malgun Gothic" w:hAnsi="Arial" w:cs="Arial"/>
                <w:color w:val="000000"/>
                <w:sz w:val="21"/>
                <w:szCs w:val="21"/>
              </w:rPr>
              <w:t xml:space="preserve">If the Employee on leave has resolved the problem for which he went on leave, he shall </w:t>
            </w:r>
            <w:proofErr w:type="gramStart"/>
            <w:r w:rsidRPr="002A5E52">
              <w:rPr>
                <w:rFonts w:ascii="Arial" w:eastAsia="Malgun Gothic" w:hAnsi="Arial" w:cs="Arial"/>
                <w:color w:val="000000"/>
                <w:sz w:val="21"/>
                <w:szCs w:val="21"/>
              </w:rPr>
              <w:t>submit an application</w:t>
            </w:r>
            <w:proofErr w:type="gramEnd"/>
            <w:r w:rsidRPr="002A5E52">
              <w:rPr>
                <w:rFonts w:ascii="Arial" w:eastAsia="Malgun Gothic" w:hAnsi="Arial" w:cs="Arial"/>
                <w:color w:val="000000"/>
                <w:sz w:val="21"/>
                <w:szCs w:val="21"/>
              </w:rPr>
              <w:t xml:space="preserve"> for reinstatement to the Company and obtain permission from the Company to return to work.</w:t>
            </w:r>
          </w:p>
        </w:tc>
      </w:tr>
      <w:tr w:rsidR="00AB4F03" w:rsidRPr="002A5E52" w14:paraId="7CADF00C" w14:textId="77777777" w:rsidTr="00487147">
        <w:trPr>
          <w:trHeight w:val="156"/>
        </w:trPr>
        <w:tc>
          <w:tcPr>
            <w:tcW w:w="1666" w:type="pct"/>
          </w:tcPr>
          <w:p w14:paraId="3FC9C01B" w14:textId="0FC7F92C" w:rsidR="00AB4F03" w:rsidRPr="002A5E52" w:rsidRDefault="00AB4F03" w:rsidP="00AB4F03">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lastRenderedPageBreak/>
              <w:t>제</w:t>
            </w:r>
            <w:r w:rsidRPr="002A5E52">
              <w:rPr>
                <w:rFonts w:ascii="Arial" w:eastAsia="Malgun Gothic" w:hAnsi="Arial" w:cs="Arial"/>
                <w:b/>
                <w:bCs/>
                <w:color w:val="000000"/>
                <w:sz w:val="21"/>
                <w:szCs w:val="21"/>
              </w:rPr>
              <w:t xml:space="preserve"> 6</w:t>
            </w:r>
            <w:proofErr w:type="gramEnd"/>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절</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퇴직</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및</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해고</w:t>
            </w:r>
          </w:p>
        </w:tc>
        <w:tc>
          <w:tcPr>
            <w:tcW w:w="1667" w:type="pct"/>
            <w:shd w:val="clear" w:color="auto" w:fill="auto"/>
          </w:tcPr>
          <w:p w14:paraId="39DB9EE8" w14:textId="6A835BB4" w:rsidR="00AB4F03" w:rsidRPr="002A5E52" w:rsidRDefault="00AB4F03" w:rsidP="00AB4F03">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Г</w:t>
            </w:r>
            <w:r w:rsidR="00181E81" w:rsidRPr="002A5E52">
              <w:rPr>
                <w:rFonts w:ascii="Arial" w:eastAsia="Malgun Gothic" w:hAnsi="Arial" w:cs="Arial"/>
                <w:b/>
                <w:bCs/>
                <w:color w:val="000000"/>
                <w:sz w:val="21"/>
                <w:szCs w:val="21"/>
                <w:lang w:val="ru-RU"/>
              </w:rPr>
              <w:t>ЛАВА</w:t>
            </w:r>
            <w:r w:rsidRPr="002A5E52">
              <w:rPr>
                <w:rFonts w:ascii="Arial" w:eastAsia="Malgun Gothic" w:hAnsi="Arial" w:cs="Arial"/>
                <w:b/>
                <w:bCs/>
                <w:color w:val="000000"/>
                <w:sz w:val="21"/>
                <w:szCs w:val="21"/>
                <w:lang w:val="ru-RU"/>
                <w:rPrChange w:id="1127" w:author="Гурьянов" w:date="2021-07-23T14:25:00Z">
                  <w:rPr>
                    <w:rFonts w:eastAsia="Malgun Gothic"/>
                    <w:color w:val="000000"/>
                  </w:rPr>
                </w:rPrChange>
              </w:rPr>
              <w:t xml:space="preserve"> 6. </w:t>
            </w:r>
            <w:r w:rsidR="00181E81" w:rsidRPr="002A5E52">
              <w:rPr>
                <w:rFonts w:ascii="Arial" w:eastAsia="Malgun Gothic" w:hAnsi="Arial" w:cs="Arial"/>
                <w:b/>
                <w:bCs/>
                <w:color w:val="000000"/>
                <w:sz w:val="21"/>
                <w:szCs w:val="21"/>
                <w:lang w:val="ru-RU"/>
              </w:rPr>
              <w:t>ВЫХОД НА ПЕНСИЮ</w:t>
            </w:r>
          </w:p>
        </w:tc>
        <w:tc>
          <w:tcPr>
            <w:tcW w:w="1667" w:type="pct"/>
            <w:shd w:val="clear" w:color="auto" w:fill="auto"/>
          </w:tcPr>
          <w:p w14:paraId="396BEE9E" w14:textId="1147A232" w:rsidR="00AB4F03" w:rsidRPr="002A5E52" w:rsidRDefault="00181E81" w:rsidP="00AB4F03">
            <w:pPr>
              <w:pStyle w:val="af"/>
              <w:ind w:left="0"/>
              <w:rPr>
                <w:rFonts w:ascii="Arial" w:eastAsia="Malgun Gothic" w:hAnsi="Arial" w:cs="Arial"/>
                <w:b/>
                <w:bCs/>
                <w:color w:val="000000"/>
                <w:sz w:val="21"/>
                <w:szCs w:val="21"/>
              </w:rPr>
            </w:pPr>
            <w:r w:rsidRPr="002A5E52">
              <w:rPr>
                <w:rFonts w:ascii="Arial" w:eastAsia="Malgun Gothic" w:hAnsi="Arial" w:cs="Arial"/>
                <w:b/>
                <w:bCs/>
                <w:color w:val="000000"/>
                <w:sz w:val="21"/>
                <w:szCs w:val="21"/>
                <w:lang w:val="en-GB"/>
              </w:rPr>
              <w:t>CHAPTER</w:t>
            </w:r>
            <w:r w:rsidR="00AB4F03" w:rsidRPr="002A5E52">
              <w:rPr>
                <w:rFonts w:ascii="Arial" w:eastAsia="Malgun Gothic" w:hAnsi="Arial" w:cs="Arial"/>
                <w:b/>
                <w:bCs/>
                <w:color w:val="000000"/>
                <w:sz w:val="21"/>
                <w:szCs w:val="21"/>
                <w:lang w:val="ru-RU"/>
                <w:rPrChange w:id="1128" w:author="Mia Choi" w:date="2021-07-25T15:28:00Z">
                  <w:rPr>
                    <w:rFonts w:eastAsia="Malgun Gothic"/>
                    <w:color w:val="000000"/>
                  </w:rPr>
                </w:rPrChange>
              </w:rPr>
              <w:t xml:space="preserve"> 6. </w:t>
            </w:r>
            <w:r w:rsidRPr="002A5E52">
              <w:rPr>
                <w:rFonts w:ascii="Arial" w:eastAsia="Malgun Gothic" w:hAnsi="Arial" w:cs="Arial"/>
                <w:b/>
                <w:bCs/>
                <w:color w:val="000000"/>
                <w:sz w:val="21"/>
                <w:szCs w:val="21"/>
              </w:rPr>
              <w:t>RETIREMENT AND DISMISSAL</w:t>
            </w:r>
          </w:p>
        </w:tc>
      </w:tr>
      <w:tr w:rsidR="00AB4F03" w:rsidRPr="002A5E52" w14:paraId="2719F577" w14:textId="77777777" w:rsidTr="00487147">
        <w:trPr>
          <w:trHeight w:val="156"/>
        </w:trPr>
        <w:tc>
          <w:tcPr>
            <w:tcW w:w="1666" w:type="pct"/>
          </w:tcPr>
          <w:p w14:paraId="62EF7135" w14:textId="2650F5E5" w:rsidR="00AB4F03" w:rsidRPr="002A5E52" w:rsidRDefault="00AB4F03" w:rsidP="00AB4F03">
            <w:pPr>
              <w:rPr>
                <w:rFonts w:ascii="Arial" w:eastAsia="Malgun Gothic" w:hAnsi="Arial" w:cs="Arial"/>
                <w:b/>
                <w:bCs/>
                <w:color w:val="FF0000"/>
                <w:sz w:val="21"/>
                <w:szCs w:val="21"/>
                <w:highlight w:val="yellow"/>
              </w:rPr>
            </w:pPr>
            <w:proofErr w:type="gramStart"/>
            <w:r w:rsidRPr="00454CB9">
              <w:rPr>
                <w:rFonts w:ascii="Arial" w:eastAsia="Malgun Gothic" w:hAnsi="Arial" w:cs="Arial"/>
                <w:b/>
                <w:bCs/>
                <w:color w:val="000000"/>
                <w:sz w:val="21"/>
                <w:szCs w:val="21"/>
              </w:rPr>
              <w:t>제</w:t>
            </w:r>
            <w:r w:rsidRPr="00454CB9">
              <w:rPr>
                <w:rFonts w:ascii="Arial" w:eastAsia="Malgun Gothic" w:hAnsi="Arial" w:cs="Arial"/>
                <w:b/>
                <w:bCs/>
                <w:color w:val="000000"/>
                <w:sz w:val="21"/>
                <w:szCs w:val="21"/>
              </w:rPr>
              <w:t xml:space="preserve"> 48</w:t>
            </w:r>
            <w:proofErr w:type="gramEnd"/>
            <w:r w:rsidRPr="00454CB9">
              <w:rPr>
                <w:rFonts w:ascii="Arial" w:eastAsia="Malgun Gothic" w:hAnsi="Arial" w:cs="Arial"/>
                <w:b/>
                <w:bCs/>
                <w:color w:val="000000"/>
                <w:sz w:val="21"/>
                <w:szCs w:val="21"/>
              </w:rPr>
              <w:t>조</w:t>
            </w:r>
            <w:r w:rsidRPr="00454CB9">
              <w:rPr>
                <w:rFonts w:ascii="Arial" w:eastAsia="Malgun Gothic" w:hAnsi="Arial" w:cs="Arial"/>
                <w:b/>
                <w:bCs/>
                <w:color w:val="000000"/>
                <w:sz w:val="21"/>
                <w:szCs w:val="21"/>
              </w:rPr>
              <w:t xml:space="preserve"> (</w:t>
            </w:r>
            <w:r w:rsidRPr="00454CB9">
              <w:rPr>
                <w:rFonts w:ascii="Arial" w:eastAsia="Malgun Gothic" w:hAnsi="Arial" w:cs="Arial"/>
                <w:b/>
                <w:bCs/>
                <w:color w:val="000000"/>
                <w:sz w:val="21"/>
                <w:szCs w:val="21"/>
              </w:rPr>
              <w:t>정년</w:t>
            </w:r>
            <w:r w:rsidRPr="00454CB9">
              <w:rPr>
                <w:rFonts w:ascii="Arial" w:eastAsia="Malgun Gothic" w:hAnsi="Arial" w:cs="Arial"/>
                <w:b/>
                <w:bCs/>
                <w:color w:val="000000"/>
                <w:sz w:val="21"/>
                <w:szCs w:val="21"/>
              </w:rPr>
              <w:t xml:space="preserve">) </w:t>
            </w:r>
          </w:p>
        </w:tc>
        <w:tc>
          <w:tcPr>
            <w:tcW w:w="1667" w:type="pct"/>
            <w:shd w:val="clear" w:color="auto" w:fill="auto"/>
          </w:tcPr>
          <w:p w14:paraId="16D6EE33" w14:textId="35B463C4" w:rsidR="00AB4F03" w:rsidRPr="002A5E52" w:rsidRDefault="00AB4F03" w:rsidP="00AB4F03">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48 (Достижение пенсионного возраста)</w:t>
            </w:r>
          </w:p>
        </w:tc>
        <w:tc>
          <w:tcPr>
            <w:tcW w:w="1667" w:type="pct"/>
            <w:shd w:val="clear" w:color="auto" w:fill="auto"/>
          </w:tcPr>
          <w:p w14:paraId="4E7CDC3D" w14:textId="417560AE" w:rsidR="00AB4F03" w:rsidRPr="002A5E52" w:rsidRDefault="00AB4F03" w:rsidP="00AB4F03">
            <w:pPr>
              <w:pStyle w:val="af"/>
              <w:ind w:left="0"/>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48 (Retirement age)</w:t>
            </w:r>
          </w:p>
        </w:tc>
      </w:tr>
      <w:tr w:rsidR="00AB4F03" w:rsidRPr="002A5E52" w14:paraId="71177971" w14:textId="77777777" w:rsidTr="00487147">
        <w:trPr>
          <w:trHeight w:val="156"/>
        </w:trPr>
        <w:tc>
          <w:tcPr>
            <w:tcW w:w="1666" w:type="pct"/>
          </w:tcPr>
          <w:p w14:paraId="719A2341" w14:textId="77777777" w:rsidR="00AB4F03" w:rsidRPr="002A5E52" w:rsidDel="00D1323E" w:rsidRDefault="00AB4F03" w:rsidP="00AB4F03">
            <w:pPr>
              <w:rPr>
                <w:del w:id="1129" w:author="Mia Choi" w:date="2021-07-26T16:56:00Z"/>
                <w:rFonts w:ascii="Arial" w:eastAsia="Malgun Gothic" w:hAnsi="Arial" w:cs="Arial"/>
                <w:color w:val="000000"/>
                <w:sz w:val="21"/>
                <w:szCs w:val="21"/>
                <w:highlight w:val="yellow"/>
              </w:rPr>
            </w:pPr>
            <w:ins w:id="1130" w:author="Mia Choi" w:date="2021-07-26T16:56:00Z">
              <w:r w:rsidRPr="002A5E52">
                <w:rPr>
                  <w:rFonts w:ascii="Arial" w:eastAsia="Malgun Gothic" w:hAnsi="Arial" w:cs="Arial"/>
                  <w:color w:val="000000"/>
                  <w:sz w:val="21"/>
                  <w:szCs w:val="21"/>
                </w:rPr>
                <w:t>65</w:t>
              </w:r>
              <w:r w:rsidRPr="002A5E52">
                <w:rPr>
                  <w:rFonts w:ascii="Arial" w:eastAsia="Malgun Gothic" w:hAnsi="Arial" w:cs="Arial"/>
                  <w:color w:val="000000"/>
                  <w:sz w:val="21"/>
                  <w:szCs w:val="21"/>
                </w:rPr>
                <w:t>세와</w:t>
              </w:r>
              <w:r w:rsidRPr="002A5E52">
                <w:rPr>
                  <w:rFonts w:ascii="Arial" w:eastAsia="Malgun Gothic" w:hAnsi="Arial" w:cs="Arial"/>
                  <w:color w:val="000000"/>
                  <w:sz w:val="21"/>
                  <w:szCs w:val="21"/>
                </w:rPr>
                <w:t xml:space="preserve"> 60</w:t>
              </w:r>
              <w:r w:rsidRPr="002A5E52">
                <w:rPr>
                  <w:rFonts w:ascii="Arial" w:eastAsia="Malgun Gothic" w:hAnsi="Arial" w:cs="Arial"/>
                  <w:color w:val="000000"/>
                  <w:sz w:val="21"/>
                  <w:szCs w:val="21"/>
                </w:rPr>
                <w:t>세에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도달한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사람</w:t>
              </w:r>
              <w:r w:rsidRPr="002A5E52">
                <w:rPr>
                  <w:rFonts w:ascii="Arial" w:eastAsia="Malgun Gothic" w:hAnsi="Arial" w:cs="Arial"/>
                  <w:color w:val="000000"/>
                  <w:sz w:val="21"/>
                  <w:szCs w:val="21"/>
                </w:rPr>
                <w:t>(</w:t>
              </w:r>
              <w:r w:rsidRPr="002A5E52">
                <w:rPr>
                  <w:rFonts w:ascii="Arial" w:eastAsia="Malgun Gothic" w:hAnsi="Arial" w:cs="Arial"/>
                  <w:color w:val="000000"/>
                  <w:sz w:val="21"/>
                  <w:szCs w:val="21"/>
                </w:rPr>
                <w:t>각각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남성과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여성</w:t>
              </w:r>
              <w:r w:rsidRPr="002A5E52">
                <w:rPr>
                  <w:rFonts w:ascii="Arial" w:eastAsia="Malgun Gothic" w:hAnsi="Arial" w:cs="Arial"/>
                  <w:color w:val="000000"/>
                  <w:sz w:val="21"/>
                  <w:szCs w:val="21"/>
                </w:rPr>
                <w:t>)</w:t>
              </w:r>
              <w:r w:rsidRPr="002A5E52">
                <w:rPr>
                  <w:rFonts w:ascii="Arial" w:eastAsia="Malgun Gothic" w:hAnsi="Arial" w:cs="Arial"/>
                  <w:color w:val="000000"/>
                  <w:sz w:val="21"/>
                  <w:szCs w:val="21"/>
                </w:rPr>
                <w:t>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현행법의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규범을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고려하여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노령</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보험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연금을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받을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자격이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있습니다</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연금수령</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도달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사실은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해고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사유가</w:t>
              </w:r>
              <w:r w:rsidRPr="002A5E52">
                <w:rPr>
                  <w:rFonts w:ascii="Arial" w:eastAsia="Malgun Gothic" w:hAnsi="Arial" w:cs="Arial"/>
                  <w:color w:val="000000"/>
                  <w:sz w:val="21"/>
                  <w:szCs w:val="21"/>
                </w:rPr>
                <w:t xml:space="preserve"> </w:t>
              </w:r>
            </w:ins>
            <w:ins w:id="1131" w:author="Mia Choi" w:date="2021-07-26T16:57:00Z">
              <w:r w:rsidRPr="002A5E52">
                <w:rPr>
                  <w:rFonts w:ascii="Arial" w:eastAsia="Malgun Gothic" w:hAnsi="Arial" w:cs="Arial"/>
                  <w:color w:val="000000"/>
                  <w:sz w:val="21"/>
                  <w:szCs w:val="21"/>
                </w:rPr>
                <w:t>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없</w:t>
              </w:r>
            </w:ins>
            <w:ins w:id="1132" w:author="Mia Choi" w:date="2021-07-26T16:56:00Z">
              <w:r w:rsidRPr="002A5E52">
                <w:rPr>
                  <w:rFonts w:ascii="Arial" w:eastAsia="Malgun Gothic" w:hAnsi="Arial" w:cs="Arial"/>
                  <w:color w:val="000000"/>
                  <w:sz w:val="21"/>
                  <w:szCs w:val="21"/>
                </w:rPr>
                <w:t>다</w:t>
              </w:r>
              <w:r w:rsidRPr="002A5E52">
                <w:rPr>
                  <w:rFonts w:ascii="Arial" w:eastAsia="Malgun Gothic" w:hAnsi="Arial" w:cs="Arial"/>
                  <w:color w:val="000000"/>
                  <w:sz w:val="21"/>
                  <w:szCs w:val="21"/>
                </w:rPr>
                <w:t>.</w:t>
              </w:r>
            </w:ins>
            <w:del w:id="1133" w:author="Mia Choi" w:date="2021-07-26T16:56:00Z">
              <w:r w:rsidRPr="002A5E52" w:rsidDel="00D1323E">
                <w:rPr>
                  <w:rFonts w:ascii="Arial" w:eastAsia="Malgun Gothic" w:hAnsi="Arial" w:cs="Arial"/>
                  <w:color w:val="000000"/>
                  <w:sz w:val="21"/>
                  <w:szCs w:val="21"/>
                  <w:highlight w:val="yellow"/>
                </w:rPr>
                <w:delText>종업원의</w:delText>
              </w:r>
              <w:r w:rsidRPr="002A5E52" w:rsidDel="00D1323E">
                <w:rPr>
                  <w:rFonts w:ascii="Arial" w:eastAsia="Malgun Gothic" w:hAnsi="Arial" w:cs="Arial"/>
                  <w:color w:val="000000"/>
                  <w:sz w:val="21"/>
                  <w:szCs w:val="21"/>
                  <w:highlight w:val="yellow"/>
                </w:rPr>
                <w:delText xml:space="preserve"> </w:delText>
              </w:r>
              <w:r w:rsidRPr="002A5E52" w:rsidDel="00D1323E">
                <w:rPr>
                  <w:rFonts w:ascii="Arial" w:eastAsia="Malgun Gothic" w:hAnsi="Arial" w:cs="Arial"/>
                  <w:color w:val="000000"/>
                  <w:sz w:val="21"/>
                  <w:szCs w:val="21"/>
                  <w:highlight w:val="yellow"/>
                </w:rPr>
                <w:delText>정년은</w:delText>
              </w:r>
              <w:r w:rsidRPr="002A5E52" w:rsidDel="00D1323E">
                <w:rPr>
                  <w:rFonts w:ascii="Arial" w:eastAsia="Malgun Gothic" w:hAnsi="Arial" w:cs="Arial"/>
                  <w:color w:val="000000"/>
                  <w:sz w:val="21"/>
                  <w:szCs w:val="21"/>
                  <w:highlight w:val="yellow"/>
                </w:rPr>
                <w:delText xml:space="preserve"> </w:delText>
              </w:r>
              <w:r w:rsidRPr="002A5E52" w:rsidDel="00D1323E">
                <w:rPr>
                  <w:rFonts w:ascii="Arial" w:eastAsia="Malgun Gothic" w:hAnsi="Arial" w:cs="Arial"/>
                  <w:color w:val="000000"/>
                  <w:sz w:val="21"/>
                  <w:szCs w:val="21"/>
                  <w:highlight w:val="yellow"/>
                </w:rPr>
                <w:delText>만</w:delText>
              </w:r>
              <w:r w:rsidRPr="002A5E52" w:rsidDel="00D1323E">
                <w:rPr>
                  <w:rFonts w:ascii="Arial" w:eastAsia="Malgun Gothic" w:hAnsi="Arial" w:cs="Arial"/>
                  <w:color w:val="000000"/>
                  <w:sz w:val="21"/>
                  <w:szCs w:val="21"/>
                  <w:highlight w:val="yellow"/>
                </w:rPr>
                <w:delText xml:space="preserve"> 60</w:delText>
              </w:r>
              <w:r w:rsidRPr="002A5E52" w:rsidDel="00D1323E">
                <w:rPr>
                  <w:rFonts w:ascii="Arial" w:eastAsia="Malgun Gothic" w:hAnsi="Arial" w:cs="Arial"/>
                  <w:color w:val="000000"/>
                  <w:sz w:val="21"/>
                  <w:szCs w:val="21"/>
                  <w:highlight w:val="yellow"/>
                </w:rPr>
                <w:delText>세</w:delText>
              </w:r>
              <w:r w:rsidRPr="002A5E52" w:rsidDel="00D1323E">
                <w:rPr>
                  <w:rFonts w:ascii="Arial" w:eastAsia="Malgun Gothic" w:hAnsi="Arial" w:cs="Arial"/>
                  <w:color w:val="000000"/>
                  <w:sz w:val="21"/>
                  <w:szCs w:val="21"/>
                  <w:highlight w:val="yellow"/>
                </w:rPr>
                <w:delText xml:space="preserve"> </w:delText>
              </w:r>
              <w:r w:rsidRPr="002A5E52" w:rsidDel="00D1323E">
                <w:rPr>
                  <w:rFonts w:ascii="Arial" w:eastAsia="Malgun Gothic" w:hAnsi="Arial" w:cs="Arial"/>
                  <w:color w:val="000000"/>
                  <w:sz w:val="21"/>
                  <w:szCs w:val="21"/>
                  <w:highlight w:val="yellow"/>
                </w:rPr>
                <w:delText>해당</w:delText>
              </w:r>
              <w:r w:rsidRPr="002A5E52" w:rsidDel="00D1323E">
                <w:rPr>
                  <w:rFonts w:ascii="Arial" w:eastAsia="Malgun Gothic" w:hAnsi="Arial" w:cs="Arial"/>
                  <w:color w:val="000000"/>
                  <w:sz w:val="21"/>
                  <w:szCs w:val="21"/>
                  <w:highlight w:val="yellow"/>
                </w:rPr>
                <w:delText xml:space="preserve"> </w:delText>
              </w:r>
              <w:r w:rsidRPr="002A5E52" w:rsidDel="00D1323E">
                <w:rPr>
                  <w:rFonts w:ascii="Arial" w:eastAsia="Malgun Gothic" w:hAnsi="Arial" w:cs="Arial"/>
                  <w:color w:val="000000"/>
                  <w:sz w:val="21"/>
                  <w:szCs w:val="21"/>
                  <w:highlight w:val="yellow"/>
                </w:rPr>
                <w:delText>연도</w:delText>
              </w:r>
              <w:r w:rsidRPr="002A5E52" w:rsidDel="00D1323E">
                <w:rPr>
                  <w:rFonts w:ascii="Arial" w:eastAsia="Malgun Gothic" w:hAnsi="Arial" w:cs="Arial"/>
                  <w:color w:val="000000"/>
                  <w:sz w:val="21"/>
                  <w:szCs w:val="21"/>
                  <w:highlight w:val="yellow"/>
                </w:rPr>
                <w:delText xml:space="preserve"> </w:delText>
              </w:r>
              <w:r w:rsidRPr="002A5E52" w:rsidDel="00D1323E">
                <w:rPr>
                  <w:rFonts w:ascii="Arial" w:eastAsia="Malgun Gothic" w:hAnsi="Arial" w:cs="Arial"/>
                  <w:color w:val="000000"/>
                  <w:sz w:val="21"/>
                  <w:szCs w:val="21"/>
                  <w:highlight w:val="yellow"/>
                </w:rPr>
                <w:delText>연말까지로</w:delText>
              </w:r>
              <w:r w:rsidRPr="002A5E52" w:rsidDel="00D1323E">
                <w:rPr>
                  <w:rFonts w:ascii="Arial" w:eastAsia="Malgun Gothic" w:hAnsi="Arial" w:cs="Arial"/>
                  <w:color w:val="000000"/>
                  <w:sz w:val="21"/>
                  <w:szCs w:val="21"/>
                  <w:highlight w:val="yellow"/>
                </w:rPr>
                <w:delText xml:space="preserve"> </w:delText>
              </w:r>
              <w:r w:rsidRPr="002A5E52" w:rsidDel="00D1323E">
                <w:rPr>
                  <w:rFonts w:ascii="Arial" w:eastAsia="Malgun Gothic" w:hAnsi="Arial" w:cs="Arial"/>
                  <w:color w:val="000000"/>
                  <w:sz w:val="21"/>
                  <w:szCs w:val="21"/>
                  <w:highlight w:val="yellow"/>
                </w:rPr>
                <w:delText>한다</w:delText>
              </w:r>
              <w:r w:rsidRPr="002A5E52" w:rsidDel="00D1323E">
                <w:rPr>
                  <w:rFonts w:ascii="Arial" w:eastAsia="Malgun Gothic" w:hAnsi="Arial" w:cs="Arial"/>
                  <w:color w:val="000000"/>
                  <w:sz w:val="21"/>
                  <w:szCs w:val="21"/>
                  <w:highlight w:val="yellow"/>
                </w:rPr>
                <w:delText>.</w:delText>
              </w:r>
            </w:del>
          </w:p>
          <w:p w14:paraId="414774E4" w14:textId="77777777" w:rsidR="00AB4F03" w:rsidRPr="002A5E52" w:rsidDel="00D1323E" w:rsidRDefault="00AB4F03" w:rsidP="00AB4F03">
            <w:pPr>
              <w:rPr>
                <w:del w:id="1134" w:author="Mia Choi" w:date="2021-07-26T16:56:00Z"/>
                <w:rFonts w:ascii="Arial" w:eastAsia="Malgun Gothic" w:hAnsi="Arial" w:cs="Arial"/>
                <w:color w:val="000000"/>
                <w:sz w:val="21"/>
                <w:szCs w:val="21"/>
                <w:highlight w:val="yellow"/>
              </w:rPr>
            </w:pPr>
            <w:del w:id="1135" w:author="Mia Choi" w:date="2021-07-25T15:40:00Z">
              <w:r w:rsidRPr="002A5E52" w:rsidDel="00DA5DF7">
                <w:rPr>
                  <w:rFonts w:ascii="Arial" w:eastAsia="Malgun Gothic" w:hAnsi="Arial" w:cs="Arial"/>
                  <w:color w:val="000000"/>
                  <w:sz w:val="21"/>
                  <w:szCs w:val="21"/>
                  <w:highlight w:val="yellow"/>
                </w:rPr>
                <w:delText xml:space="preserve">        </w:delText>
              </w:r>
            </w:del>
            <w:del w:id="1136" w:author="Mia Choi" w:date="2021-07-26T16:56:00Z">
              <w:r w:rsidRPr="002A5E52" w:rsidDel="00D1323E">
                <w:rPr>
                  <w:rFonts w:ascii="Arial" w:eastAsia="Malgun Gothic" w:hAnsi="Arial" w:cs="Arial"/>
                  <w:color w:val="000000"/>
                  <w:sz w:val="21"/>
                  <w:szCs w:val="21"/>
                  <w:highlight w:val="yellow"/>
                </w:rPr>
                <w:delText>만</w:delText>
              </w:r>
              <w:r w:rsidRPr="002A5E52" w:rsidDel="00D1323E">
                <w:rPr>
                  <w:rFonts w:ascii="Arial" w:eastAsia="Malgun Gothic" w:hAnsi="Arial" w:cs="Arial"/>
                  <w:color w:val="000000"/>
                  <w:sz w:val="21"/>
                  <w:szCs w:val="21"/>
                  <w:highlight w:val="yellow"/>
                </w:rPr>
                <w:delText>59</w:delText>
              </w:r>
              <w:r w:rsidRPr="002A5E52" w:rsidDel="00D1323E">
                <w:rPr>
                  <w:rFonts w:ascii="Arial" w:eastAsia="Malgun Gothic" w:hAnsi="Arial" w:cs="Arial"/>
                  <w:color w:val="000000"/>
                  <w:sz w:val="21"/>
                  <w:szCs w:val="21"/>
                  <w:highlight w:val="yellow"/>
                </w:rPr>
                <w:delText>세</w:delText>
              </w:r>
              <w:r w:rsidRPr="002A5E52" w:rsidDel="00D1323E">
                <w:rPr>
                  <w:rFonts w:ascii="Arial" w:eastAsia="Malgun Gothic" w:hAnsi="Arial" w:cs="Arial"/>
                  <w:color w:val="000000"/>
                  <w:sz w:val="21"/>
                  <w:szCs w:val="21"/>
                  <w:highlight w:val="yellow"/>
                </w:rPr>
                <w:delText xml:space="preserve"> </w:delText>
              </w:r>
              <w:r w:rsidRPr="002A5E52" w:rsidDel="00D1323E">
                <w:rPr>
                  <w:rFonts w:ascii="Arial" w:eastAsia="Malgun Gothic" w:hAnsi="Arial" w:cs="Arial"/>
                  <w:color w:val="000000"/>
                  <w:sz w:val="21"/>
                  <w:szCs w:val="21"/>
                  <w:highlight w:val="yellow"/>
                </w:rPr>
                <w:delText>되는</w:delText>
              </w:r>
              <w:r w:rsidRPr="002A5E52" w:rsidDel="00D1323E">
                <w:rPr>
                  <w:rFonts w:ascii="Arial" w:eastAsia="Malgun Gothic" w:hAnsi="Arial" w:cs="Arial"/>
                  <w:color w:val="000000"/>
                  <w:sz w:val="21"/>
                  <w:szCs w:val="21"/>
                  <w:highlight w:val="yellow"/>
                </w:rPr>
                <w:delText xml:space="preserve"> </w:delText>
              </w:r>
              <w:r w:rsidRPr="002A5E52" w:rsidDel="00D1323E">
                <w:rPr>
                  <w:rFonts w:ascii="Arial" w:eastAsia="Malgun Gothic" w:hAnsi="Arial" w:cs="Arial"/>
                  <w:color w:val="000000"/>
                  <w:sz w:val="21"/>
                  <w:szCs w:val="21"/>
                  <w:highlight w:val="yellow"/>
                </w:rPr>
                <w:delText>해</w:delText>
              </w:r>
              <w:r w:rsidRPr="002A5E52" w:rsidDel="00D1323E">
                <w:rPr>
                  <w:rFonts w:ascii="Arial" w:eastAsia="Malgun Gothic" w:hAnsi="Arial" w:cs="Arial"/>
                  <w:color w:val="000000"/>
                  <w:sz w:val="21"/>
                  <w:szCs w:val="21"/>
                  <w:highlight w:val="yellow"/>
                </w:rPr>
                <w:delText xml:space="preserve"> 1</w:delText>
              </w:r>
              <w:r w:rsidRPr="002A5E52" w:rsidDel="00D1323E">
                <w:rPr>
                  <w:rFonts w:ascii="Arial" w:eastAsia="Malgun Gothic" w:hAnsi="Arial" w:cs="Arial"/>
                  <w:color w:val="000000"/>
                  <w:sz w:val="21"/>
                  <w:szCs w:val="21"/>
                  <w:highlight w:val="yellow"/>
                </w:rPr>
                <w:delText>월</w:delText>
              </w:r>
              <w:r w:rsidRPr="002A5E52" w:rsidDel="00D1323E">
                <w:rPr>
                  <w:rFonts w:ascii="Arial" w:eastAsia="Malgun Gothic" w:hAnsi="Arial" w:cs="Arial"/>
                  <w:color w:val="000000"/>
                  <w:sz w:val="21"/>
                  <w:szCs w:val="21"/>
                  <w:highlight w:val="yellow"/>
                </w:rPr>
                <w:delText xml:space="preserve"> 1</w:delText>
              </w:r>
              <w:r w:rsidRPr="002A5E52" w:rsidDel="00D1323E">
                <w:rPr>
                  <w:rFonts w:ascii="Arial" w:eastAsia="Malgun Gothic" w:hAnsi="Arial" w:cs="Arial"/>
                  <w:color w:val="000000"/>
                  <w:sz w:val="21"/>
                  <w:szCs w:val="21"/>
                  <w:highlight w:val="yellow"/>
                </w:rPr>
                <w:delText>일부터</w:delText>
              </w:r>
              <w:r w:rsidRPr="002A5E52" w:rsidDel="00D1323E">
                <w:rPr>
                  <w:rFonts w:ascii="Arial" w:eastAsia="Malgun Gothic" w:hAnsi="Arial" w:cs="Arial"/>
                  <w:color w:val="000000"/>
                  <w:sz w:val="21"/>
                  <w:szCs w:val="21"/>
                  <w:highlight w:val="yellow"/>
                </w:rPr>
                <w:delText xml:space="preserve"> 2</w:delText>
              </w:r>
              <w:r w:rsidRPr="002A5E52" w:rsidDel="00D1323E">
                <w:rPr>
                  <w:rFonts w:ascii="Arial" w:eastAsia="Malgun Gothic" w:hAnsi="Arial" w:cs="Arial"/>
                  <w:color w:val="000000"/>
                  <w:sz w:val="21"/>
                  <w:szCs w:val="21"/>
                  <w:highlight w:val="yellow"/>
                </w:rPr>
                <w:delText>년간</w:delText>
              </w:r>
              <w:r w:rsidRPr="002A5E52" w:rsidDel="00D1323E">
                <w:rPr>
                  <w:rFonts w:ascii="Arial" w:eastAsia="Malgun Gothic" w:hAnsi="Arial" w:cs="Arial"/>
                  <w:color w:val="000000"/>
                  <w:sz w:val="21"/>
                  <w:szCs w:val="21"/>
                  <w:highlight w:val="yellow"/>
                </w:rPr>
                <w:delText xml:space="preserve"> </w:delText>
              </w:r>
              <w:r w:rsidRPr="002A5E52" w:rsidDel="00D1323E">
                <w:rPr>
                  <w:rFonts w:ascii="Arial" w:eastAsia="Malgun Gothic" w:hAnsi="Arial" w:cs="Arial"/>
                  <w:color w:val="000000"/>
                  <w:sz w:val="21"/>
                  <w:szCs w:val="21"/>
                  <w:highlight w:val="yellow"/>
                </w:rPr>
                <w:delText>임금</w:delText>
              </w:r>
              <w:r w:rsidRPr="002A5E52" w:rsidDel="00D1323E">
                <w:rPr>
                  <w:rFonts w:ascii="Arial" w:eastAsia="Malgun Gothic" w:hAnsi="Arial" w:cs="Arial"/>
                  <w:color w:val="000000"/>
                  <w:sz w:val="21"/>
                  <w:szCs w:val="21"/>
                  <w:highlight w:val="yellow"/>
                </w:rPr>
                <w:delText xml:space="preserve"> </w:delText>
              </w:r>
              <w:r w:rsidRPr="002A5E52" w:rsidDel="00D1323E">
                <w:rPr>
                  <w:rFonts w:ascii="Arial" w:eastAsia="Malgun Gothic" w:hAnsi="Arial" w:cs="Arial"/>
                  <w:color w:val="000000"/>
                  <w:sz w:val="21"/>
                  <w:szCs w:val="21"/>
                  <w:highlight w:val="yellow"/>
                </w:rPr>
                <w:delText>피크제를</w:delText>
              </w:r>
              <w:r w:rsidRPr="002A5E52" w:rsidDel="00D1323E">
                <w:rPr>
                  <w:rFonts w:ascii="Arial" w:eastAsia="Malgun Gothic" w:hAnsi="Arial" w:cs="Arial"/>
                  <w:color w:val="000000"/>
                  <w:sz w:val="21"/>
                  <w:szCs w:val="21"/>
                  <w:highlight w:val="yellow"/>
                </w:rPr>
                <w:delText xml:space="preserve"> </w:delText>
              </w:r>
              <w:r w:rsidRPr="002A5E52" w:rsidDel="00D1323E">
                <w:rPr>
                  <w:rFonts w:ascii="Arial" w:eastAsia="Malgun Gothic" w:hAnsi="Arial" w:cs="Arial"/>
                  <w:color w:val="000000"/>
                  <w:sz w:val="21"/>
                  <w:szCs w:val="21"/>
                  <w:highlight w:val="yellow"/>
                </w:rPr>
                <w:delText>적용한다</w:delText>
              </w:r>
              <w:r w:rsidRPr="002A5E52" w:rsidDel="00D1323E">
                <w:rPr>
                  <w:rFonts w:ascii="Arial" w:eastAsia="Malgun Gothic" w:hAnsi="Arial" w:cs="Arial"/>
                  <w:color w:val="000000"/>
                  <w:sz w:val="21"/>
                  <w:szCs w:val="21"/>
                  <w:highlight w:val="yellow"/>
                </w:rPr>
                <w:delText xml:space="preserve">.  </w:delText>
              </w:r>
              <w:r w:rsidRPr="002A5E52" w:rsidDel="00D1323E">
                <w:rPr>
                  <w:rFonts w:ascii="Arial" w:eastAsia="Malgun Gothic" w:hAnsi="Arial" w:cs="Arial"/>
                  <w:color w:val="000000"/>
                  <w:sz w:val="21"/>
                  <w:szCs w:val="21"/>
                  <w:highlight w:val="yellow"/>
                </w:rPr>
                <w:delText>임금</w:delText>
              </w:r>
              <w:r w:rsidRPr="002A5E52" w:rsidDel="00D1323E">
                <w:rPr>
                  <w:rFonts w:ascii="Arial" w:eastAsia="Malgun Gothic" w:hAnsi="Arial" w:cs="Arial"/>
                  <w:color w:val="000000"/>
                  <w:sz w:val="21"/>
                  <w:szCs w:val="21"/>
                  <w:highlight w:val="yellow"/>
                </w:rPr>
                <w:delText xml:space="preserve"> </w:delText>
              </w:r>
              <w:r w:rsidRPr="002A5E52" w:rsidDel="00D1323E">
                <w:rPr>
                  <w:rFonts w:ascii="Arial" w:eastAsia="Malgun Gothic" w:hAnsi="Arial" w:cs="Arial"/>
                  <w:color w:val="000000"/>
                  <w:sz w:val="21"/>
                  <w:szCs w:val="21"/>
                  <w:highlight w:val="yellow"/>
                </w:rPr>
                <w:delText>피크제라</w:delText>
              </w:r>
              <w:r w:rsidRPr="002A5E52" w:rsidDel="00D1323E">
                <w:rPr>
                  <w:rFonts w:ascii="Arial" w:eastAsia="Malgun Gothic" w:hAnsi="Arial" w:cs="Arial"/>
                  <w:color w:val="000000"/>
                  <w:sz w:val="21"/>
                  <w:szCs w:val="21"/>
                  <w:highlight w:val="yellow"/>
                </w:rPr>
                <w:delText xml:space="preserve"> </w:delText>
              </w:r>
              <w:r w:rsidRPr="002A5E52" w:rsidDel="00D1323E">
                <w:rPr>
                  <w:rFonts w:ascii="Arial" w:eastAsia="Malgun Gothic" w:hAnsi="Arial" w:cs="Arial"/>
                  <w:color w:val="000000"/>
                  <w:sz w:val="21"/>
                  <w:szCs w:val="21"/>
                  <w:highlight w:val="yellow"/>
                </w:rPr>
                <w:delText>함은</w:delText>
              </w:r>
              <w:r w:rsidRPr="002A5E52" w:rsidDel="00D1323E">
                <w:rPr>
                  <w:rFonts w:ascii="Arial" w:eastAsia="Malgun Gothic" w:hAnsi="Arial" w:cs="Arial"/>
                  <w:color w:val="000000"/>
                  <w:sz w:val="21"/>
                  <w:szCs w:val="21"/>
                  <w:highlight w:val="yellow"/>
                </w:rPr>
                <w:delText xml:space="preserve"> </w:delText>
              </w:r>
            </w:del>
          </w:p>
          <w:p w14:paraId="6D5C2777" w14:textId="77777777" w:rsidR="00AB4F03" w:rsidRPr="002A5E52" w:rsidDel="00D1323E" w:rsidRDefault="00AB4F03" w:rsidP="00AB4F03">
            <w:pPr>
              <w:rPr>
                <w:del w:id="1137" w:author="Mia Choi" w:date="2021-07-26T16:56:00Z"/>
                <w:rFonts w:ascii="Arial" w:eastAsia="Malgun Gothic" w:hAnsi="Arial" w:cs="Arial"/>
                <w:color w:val="000000"/>
                <w:sz w:val="21"/>
                <w:szCs w:val="21"/>
                <w:highlight w:val="yellow"/>
              </w:rPr>
            </w:pPr>
            <w:del w:id="1138" w:author="Mia Choi" w:date="2021-07-26T16:56:00Z">
              <w:r w:rsidRPr="002A5E52" w:rsidDel="00D1323E">
                <w:rPr>
                  <w:rFonts w:ascii="Arial" w:eastAsia="Malgun Gothic" w:hAnsi="Arial" w:cs="Arial"/>
                  <w:color w:val="000000"/>
                  <w:sz w:val="21"/>
                  <w:szCs w:val="21"/>
                  <w:highlight w:val="yellow"/>
                </w:rPr>
                <w:delText>근로자의</w:delText>
              </w:r>
              <w:r w:rsidRPr="002A5E52" w:rsidDel="00D1323E">
                <w:rPr>
                  <w:rFonts w:ascii="Arial" w:eastAsia="Malgun Gothic" w:hAnsi="Arial" w:cs="Arial"/>
                  <w:color w:val="000000"/>
                  <w:sz w:val="21"/>
                  <w:szCs w:val="21"/>
                  <w:highlight w:val="yellow"/>
                </w:rPr>
                <w:delText xml:space="preserve"> </w:delText>
              </w:r>
              <w:r w:rsidRPr="002A5E52" w:rsidDel="00D1323E">
                <w:rPr>
                  <w:rFonts w:ascii="Arial" w:eastAsia="Malgun Gothic" w:hAnsi="Arial" w:cs="Arial"/>
                  <w:color w:val="000000"/>
                  <w:sz w:val="21"/>
                  <w:szCs w:val="21"/>
                  <w:highlight w:val="yellow"/>
                </w:rPr>
                <w:delText>정년이</w:delText>
              </w:r>
              <w:r w:rsidRPr="002A5E52" w:rsidDel="00D1323E">
                <w:rPr>
                  <w:rFonts w:ascii="Arial" w:eastAsia="Malgun Gothic" w:hAnsi="Arial" w:cs="Arial"/>
                  <w:color w:val="000000"/>
                  <w:sz w:val="21"/>
                  <w:szCs w:val="21"/>
                  <w:highlight w:val="yellow"/>
                </w:rPr>
                <w:delText xml:space="preserve"> </w:delText>
              </w:r>
              <w:r w:rsidRPr="002A5E52" w:rsidDel="00D1323E">
                <w:rPr>
                  <w:rFonts w:ascii="Arial" w:eastAsia="Malgun Gothic" w:hAnsi="Arial" w:cs="Arial"/>
                  <w:color w:val="000000"/>
                  <w:sz w:val="21"/>
                  <w:szCs w:val="21"/>
                  <w:highlight w:val="yellow"/>
                </w:rPr>
                <w:delText>도달하기</w:delText>
              </w:r>
              <w:r w:rsidRPr="002A5E52" w:rsidDel="00D1323E">
                <w:rPr>
                  <w:rFonts w:ascii="Arial" w:eastAsia="Malgun Gothic" w:hAnsi="Arial" w:cs="Arial"/>
                  <w:color w:val="000000"/>
                  <w:sz w:val="21"/>
                  <w:szCs w:val="21"/>
                  <w:highlight w:val="yellow"/>
                </w:rPr>
                <w:delText xml:space="preserve"> </w:delText>
              </w:r>
              <w:r w:rsidRPr="002A5E52" w:rsidDel="00D1323E">
                <w:rPr>
                  <w:rFonts w:ascii="Arial" w:eastAsia="Malgun Gothic" w:hAnsi="Arial" w:cs="Arial"/>
                  <w:color w:val="000000"/>
                  <w:sz w:val="21"/>
                  <w:szCs w:val="21"/>
                  <w:highlight w:val="yellow"/>
                </w:rPr>
                <w:delText>일정기간의</w:delText>
              </w:r>
              <w:r w:rsidRPr="002A5E52" w:rsidDel="00D1323E">
                <w:rPr>
                  <w:rFonts w:ascii="Arial" w:eastAsia="Malgun Gothic" w:hAnsi="Arial" w:cs="Arial"/>
                  <w:color w:val="000000"/>
                  <w:sz w:val="21"/>
                  <w:szCs w:val="21"/>
                  <w:highlight w:val="yellow"/>
                </w:rPr>
                <w:delText xml:space="preserve"> </w:delText>
              </w:r>
              <w:r w:rsidRPr="002A5E52" w:rsidDel="00D1323E">
                <w:rPr>
                  <w:rFonts w:ascii="Arial" w:eastAsia="Malgun Gothic" w:hAnsi="Arial" w:cs="Arial"/>
                  <w:color w:val="000000"/>
                  <w:sz w:val="21"/>
                  <w:szCs w:val="21"/>
                  <w:highlight w:val="yellow"/>
                </w:rPr>
                <w:delText>임금을</w:delText>
              </w:r>
              <w:r w:rsidRPr="002A5E52" w:rsidDel="00D1323E">
                <w:rPr>
                  <w:rFonts w:ascii="Arial" w:eastAsia="Malgun Gothic" w:hAnsi="Arial" w:cs="Arial"/>
                  <w:color w:val="000000"/>
                  <w:sz w:val="21"/>
                  <w:szCs w:val="21"/>
                  <w:highlight w:val="yellow"/>
                </w:rPr>
                <w:delText xml:space="preserve"> </w:delText>
              </w:r>
              <w:r w:rsidRPr="002A5E52" w:rsidDel="00D1323E">
                <w:rPr>
                  <w:rFonts w:ascii="Arial" w:eastAsia="Malgun Gothic" w:hAnsi="Arial" w:cs="Arial"/>
                  <w:color w:val="000000"/>
                  <w:sz w:val="21"/>
                  <w:szCs w:val="21"/>
                  <w:highlight w:val="yellow"/>
                </w:rPr>
                <w:delText>일정</w:delText>
              </w:r>
              <w:r w:rsidRPr="002A5E52" w:rsidDel="00D1323E">
                <w:rPr>
                  <w:rFonts w:ascii="Arial" w:eastAsia="Malgun Gothic" w:hAnsi="Arial" w:cs="Arial"/>
                  <w:color w:val="000000"/>
                  <w:sz w:val="21"/>
                  <w:szCs w:val="21"/>
                  <w:highlight w:val="yellow"/>
                </w:rPr>
                <w:delText xml:space="preserve"> </w:delText>
              </w:r>
              <w:r w:rsidRPr="002A5E52" w:rsidDel="00D1323E">
                <w:rPr>
                  <w:rFonts w:ascii="Arial" w:eastAsia="Malgun Gothic" w:hAnsi="Arial" w:cs="Arial"/>
                  <w:color w:val="000000"/>
                  <w:sz w:val="21"/>
                  <w:szCs w:val="21"/>
                  <w:highlight w:val="yellow"/>
                </w:rPr>
                <w:delText>비율을</w:delText>
              </w:r>
              <w:r w:rsidRPr="002A5E52" w:rsidDel="00D1323E">
                <w:rPr>
                  <w:rFonts w:ascii="Arial" w:eastAsia="Malgun Gothic" w:hAnsi="Arial" w:cs="Arial"/>
                  <w:color w:val="000000"/>
                  <w:sz w:val="21"/>
                  <w:szCs w:val="21"/>
                  <w:highlight w:val="yellow"/>
                </w:rPr>
                <w:delText xml:space="preserve"> </w:delText>
              </w:r>
              <w:r w:rsidRPr="002A5E52" w:rsidDel="00D1323E">
                <w:rPr>
                  <w:rFonts w:ascii="Arial" w:eastAsia="Malgun Gothic" w:hAnsi="Arial" w:cs="Arial"/>
                  <w:color w:val="000000"/>
                  <w:sz w:val="21"/>
                  <w:szCs w:val="21"/>
                  <w:highlight w:val="yellow"/>
                </w:rPr>
                <w:delText>감액하는</w:delText>
              </w:r>
              <w:r w:rsidRPr="002A5E52" w:rsidDel="00D1323E">
                <w:rPr>
                  <w:rFonts w:ascii="Arial" w:eastAsia="Malgun Gothic" w:hAnsi="Arial" w:cs="Arial"/>
                  <w:color w:val="000000"/>
                  <w:sz w:val="21"/>
                  <w:szCs w:val="21"/>
                  <w:highlight w:val="yellow"/>
                </w:rPr>
                <w:delText xml:space="preserve"> </w:delText>
              </w:r>
              <w:r w:rsidRPr="002A5E52" w:rsidDel="00D1323E">
                <w:rPr>
                  <w:rFonts w:ascii="Arial" w:eastAsia="Malgun Gothic" w:hAnsi="Arial" w:cs="Arial"/>
                  <w:color w:val="000000"/>
                  <w:sz w:val="21"/>
                  <w:szCs w:val="21"/>
                  <w:highlight w:val="yellow"/>
                </w:rPr>
                <w:delText>제도를</w:delText>
              </w:r>
              <w:r w:rsidRPr="002A5E52" w:rsidDel="00D1323E">
                <w:rPr>
                  <w:rFonts w:ascii="Arial" w:eastAsia="Malgun Gothic" w:hAnsi="Arial" w:cs="Arial"/>
                  <w:color w:val="000000"/>
                  <w:sz w:val="21"/>
                  <w:szCs w:val="21"/>
                  <w:highlight w:val="yellow"/>
                </w:rPr>
                <w:delText xml:space="preserve"> </w:delText>
              </w:r>
              <w:r w:rsidRPr="002A5E52" w:rsidDel="00D1323E">
                <w:rPr>
                  <w:rFonts w:ascii="Arial" w:eastAsia="Malgun Gothic" w:hAnsi="Arial" w:cs="Arial"/>
                  <w:color w:val="000000"/>
                  <w:sz w:val="21"/>
                  <w:szCs w:val="21"/>
                  <w:highlight w:val="yellow"/>
                </w:rPr>
                <w:delText>말하며</w:delText>
              </w:r>
              <w:r w:rsidRPr="002A5E52" w:rsidDel="00D1323E">
                <w:rPr>
                  <w:rFonts w:ascii="Arial" w:eastAsia="Malgun Gothic" w:hAnsi="Arial" w:cs="Arial"/>
                  <w:color w:val="000000"/>
                  <w:sz w:val="21"/>
                  <w:szCs w:val="21"/>
                  <w:highlight w:val="yellow"/>
                </w:rPr>
                <w:delText xml:space="preserve">, </w:delText>
              </w:r>
            </w:del>
          </w:p>
          <w:p w14:paraId="0251CFFB" w14:textId="1583E5FA" w:rsidR="00AB4F03" w:rsidRPr="002A5E52" w:rsidRDefault="00AB4F03" w:rsidP="00AB4F03">
            <w:pPr>
              <w:rPr>
                <w:rFonts w:ascii="Arial" w:eastAsia="Malgun Gothic" w:hAnsi="Arial" w:cs="Arial"/>
                <w:color w:val="000000"/>
                <w:sz w:val="21"/>
                <w:szCs w:val="21"/>
                <w:lang w:val="ru-RU"/>
              </w:rPr>
            </w:pPr>
            <w:del w:id="1139" w:author="Mia Choi" w:date="2021-07-26T16:56:00Z">
              <w:r w:rsidRPr="002A5E52" w:rsidDel="00D1323E">
                <w:rPr>
                  <w:rFonts w:ascii="Arial" w:eastAsia="Malgun Gothic" w:hAnsi="Arial" w:cs="Arial"/>
                  <w:color w:val="000000"/>
                  <w:sz w:val="21"/>
                  <w:szCs w:val="21"/>
                  <w:highlight w:val="yellow"/>
                </w:rPr>
                <w:delText>세부</w:delText>
              </w:r>
              <w:r w:rsidRPr="002A5E52" w:rsidDel="00D1323E">
                <w:rPr>
                  <w:rFonts w:ascii="Arial" w:eastAsia="Malgun Gothic" w:hAnsi="Arial" w:cs="Arial"/>
                  <w:color w:val="000000"/>
                  <w:sz w:val="21"/>
                  <w:szCs w:val="21"/>
                  <w:highlight w:val="yellow"/>
                  <w:lang w:val="ru-RU"/>
                  <w:rPrChange w:id="1140" w:author="Гурьянов" w:date="2021-07-23T14:25:00Z">
                    <w:rPr>
                      <w:rFonts w:ascii="Malgun Gothic" w:eastAsia="Malgun Gothic" w:hAnsi="Malgun Gothic"/>
                      <w:color w:val="000000"/>
                      <w:highlight w:val="yellow"/>
                    </w:rPr>
                  </w:rPrChange>
                </w:rPr>
                <w:delText xml:space="preserve"> </w:delText>
              </w:r>
              <w:r w:rsidRPr="002A5E52" w:rsidDel="00D1323E">
                <w:rPr>
                  <w:rFonts w:ascii="Arial" w:eastAsia="Malgun Gothic" w:hAnsi="Arial" w:cs="Arial"/>
                  <w:color w:val="000000"/>
                  <w:sz w:val="21"/>
                  <w:szCs w:val="21"/>
                  <w:highlight w:val="yellow"/>
                </w:rPr>
                <w:delText>적용기준은</w:delText>
              </w:r>
              <w:r w:rsidRPr="002A5E52" w:rsidDel="00D1323E">
                <w:rPr>
                  <w:rFonts w:ascii="Arial" w:eastAsia="Malgun Gothic" w:hAnsi="Arial" w:cs="Arial"/>
                  <w:color w:val="000000"/>
                  <w:sz w:val="21"/>
                  <w:szCs w:val="21"/>
                  <w:highlight w:val="yellow"/>
                  <w:lang w:val="ru-RU"/>
                  <w:rPrChange w:id="1141" w:author="Гурьянов" w:date="2021-07-23T14:25:00Z">
                    <w:rPr>
                      <w:rFonts w:ascii="Malgun Gothic" w:eastAsia="Malgun Gothic" w:hAnsi="Malgun Gothic"/>
                      <w:color w:val="000000"/>
                      <w:highlight w:val="yellow"/>
                    </w:rPr>
                  </w:rPrChange>
                </w:rPr>
                <w:delText xml:space="preserve"> </w:delText>
              </w:r>
              <w:r w:rsidRPr="002A5E52" w:rsidDel="00D1323E">
                <w:rPr>
                  <w:rFonts w:ascii="Arial" w:eastAsia="Malgun Gothic" w:hAnsi="Arial" w:cs="Arial"/>
                  <w:color w:val="000000"/>
                  <w:sz w:val="21"/>
                  <w:szCs w:val="21"/>
                  <w:highlight w:val="yellow"/>
                </w:rPr>
                <w:delText>급여규정에</w:delText>
              </w:r>
              <w:r w:rsidRPr="002A5E52" w:rsidDel="00D1323E">
                <w:rPr>
                  <w:rFonts w:ascii="Arial" w:eastAsia="Malgun Gothic" w:hAnsi="Arial" w:cs="Arial"/>
                  <w:color w:val="000000"/>
                  <w:sz w:val="21"/>
                  <w:szCs w:val="21"/>
                  <w:highlight w:val="yellow"/>
                  <w:lang w:val="ru-RU"/>
                  <w:rPrChange w:id="1142" w:author="Гурьянов" w:date="2021-07-23T14:25:00Z">
                    <w:rPr>
                      <w:rFonts w:ascii="Malgun Gothic" w:eastAsia="Malgun Gothic" w:hAnsi="Malgun Gothic"/>
                      <w:color w:val="000000"/>
                      <w:highlight w:val="yellow"/>
                    </w:rPr>
                  </w:rPrChange>
                </w:rPr>
                <w:delText xml:space="preserve"> </w:delText>
              </w:r>
              <w:r w:rsidRPr="002A5E52" w:rsidDel="00D1323E">
                <w:rPr>
                  <w:rFonts w:ascii="Arial" w:eastAsia="Malgun Gothic" w:hAnsi="Arial" w:cs="Arial"/>
                  <w:color w:val="000000"/>
                  <w:sz w:val="21"/>
                  <w:szCs w:val="21"/>
                  <w:highlight w:val="yellow"/>
                </w:rPr>
                <w:delText>따른다</w:delText>
              </w:r>
              <w:r w:rsidRPr="002A5E52" w:rsidDel="00D1323E">
                <w:rPr>
                  <w:rFonts w:ascii="Arial" w:eastAsia="Malgun Gothic" w:hAnsi="Arial" w:cs="Arial"/>
                  <w:color w:val="000000"/>
                  <w:sz w:val="21"/>
                  <w:szCs w:val="21"/>
                  <w:highlight w:val="yellow"/>
                  <w:lang w:val="ru-RU"/>
                  <w:rPrChange w:id="1143" w:author="Гурьянов" w:date="2021-07-23T14:25:00Z">
                    <w:rPr>
                      <w:rFonts w:ascii="Malgun Gothic" w:eastAsia="Malgun Gothic" w:hAnsi="Malgun Gothic"/>
                      <w:color w:val="000000"/>
                      <w:highlight w:val="yellow"/>
                    </w:rPr>
                  </w:rPrChange>
                </w:rPr>
                <w:delText>.</w:delText>
              </w:r>
            </w:del>
          </w:p>
        </w:tc>
        <w:tc>
          <w:tcPr>
            <w:tcW w:w="1667" w:type="pct"/>
            <w:shd w:val="clear" w:color="auto" w:fill="auto"/>
          </w:tcPr>
          <w:p w14:paraId="3C08638F" w14:textId="77777777" w:rsidR="00AB4F03" w:rsidRPr="002A5E52" w:rsidRDefault="00AB4F03" w:rsidP="00AB4F03">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Change w:id="1144" w:author="Гурьянов" w:date="2021-07-23T15:25:00Z">
                  <w:rPr>
                    <w:color w:val="22272F"/>
                    <w:sz w:val="17"/>
                    <w:szCs w:val="17"/>
                    <w:shd w:val="clear" w:color="auto" w:fill="FFFFFF"/>
                  </w:rPr>
                </w:rPrChange>
              </w:rPr>
              <w:t>Право на страховую пенсию по старости имеют лица, достигшие</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lang w:val="ru-RU"/>
                <w:rPrChange w:id="1145" w:author="Гурьянов" w:date="2021-07-23T15:25:00Z">
                  <w:rPr>
                    <w:rStyle w:val="a7"/>
                    <w:i w:val="0"/>
                    <w:iCs w:val="0"/>
                    <w:color w:val="22272F"/>
                    <w:sz w:val="17"/>
                    <w:szCs w:val="17"/>
                    <w:shd w:val="clear" w:color="auto" w:fill="FFFABB"/>
                  </w:rPr>
                </w:rPrChange>
              </w:rPr>
              <w:t>возраста</w:t>
            </w: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lang w:val="ru-RU"/>
                <w:rPrChange w:id="1146" w:author="Гурьянов" w:date="2021-07-23T15:25:00Z">
                  <w:rPr>
                    <w:color w:val="22272F"/>
                    <w:sz w:val="17"/>
                    <w:szCs w:val="17"/>
                    <w:shd w:val="clear" w:color="auto" w:fill="FFFFFF"/>
                  </w:rPr>
                </w:rPrChange>
              </w:rPr>
              <w:t xml:space="preserve">65 и 60 лет (соответственно мужчины и женщины) с учетом норм действующего законодательства. </w:t>
            </w:r>
            <w:r w:rsidRPr="002A5E52">
              <w:rPr>
                <w:rFonts w:ascii="Arial" w:eastAsia="Malgun Gothic" w:hAnsi="Arial" w:cs="Arial"/>
                <w:color w:val="000000"/>
                <w:sz w:val="21"/>
                <w:szCs w:val="21"/>
                <w:lang w:val="ru-RU"/>
                <w:rPrChange w:id="1147" w:author="Гурьянов" w:date="2021-07-23T15:25:00Z">
                  <w:rPr>
                    <w:color w:val="22272F"/>
                    <w:sz w:val="17"/>
                    <w:szCs w:val="17"/>
                    <w:shd w:val="clear" w:color="auto" w:fill="FFFFFF"/>
                    <w:lang w:val="ru-RU"/>
                  </w:rPr>
                </w:rPrChange>
              </w:rPr>
              <w:t>Выход на пенсию не является основанием для увольнения Работника.</w:t>
            </w:r>
          </w:p>
          <w:p w14:paraId="17A48310" w14:textId="77777777" w:rsidR="00AB4F03" w:rsidRPr="002A5E52" w:rsidRDefault="00AB4F03" w:rsidP="00AB4F03">
            <w:pPr>
              <w:rPr>
                <w:rFonts w:ascii="Arial" w:eastAsia="Malgun Gothic" w:hAnsi="Arial" w:cs="Arial"/>
                <w:color w:val="000000"/>
                <w:sz w:val="21"/>
                <w:szCs w:val="21"/>
                <w:lang w:val="ru-RU"/>
              </w:rPr>
            </w:pPr>
          </w:p>
        </w:tc>
        <w:tc>
          <w:tcPr>
            <w:tcW w:w="1667" w:type="pct"/>
            <w:shd w:val="clear" w:color="auto" w:fill="auto"/>
          </w:tcPr>
          <w:p w14:paraId="1D44BD1B" w14:textId="298825A1" w:rsidR="00AB4F03" w:rsidRPr="002A5E52" w:rsidRDefault="00AB4F03" w:rsidP="00AB4F03">
            <w:pPr>
              <w:pStyle w:val="af"/>
              <w:ind w:left="0"/>
              <w:rPr>
                <w:rFonts w:ascii="Arial" w:eastAsia="Malgun Gothic" w:hAnsi="Arial" w:cs="Arial"/>
                <w:color w:val="000000"/>
                <w:sz w:val="21"/>
                <w:szCs w:val="21"/>
              </w:rPr>
            </w:pPr>
            <w:r w:rsidRPr="002A5E52">
              <w:rPr>
                <w:rFonts w:ascii="Arial" w:eastAsia="Malgun Gothic" w:hAnsi="Arial" w:cs="Arial"/>
                <w:color w:val="000000"/>
                <w:sz w:val="21"/>
                <w:szCs w:val="21"/>
              </w:rPr>
              <w:t xml:space="preserve">Persons who have reached the age of 65 and 60 (men and women, respectively) are entitled to an old-age insurance pension, </w:t>
            </w:r>
            <w:proofErr w:type="gramStart"/>
            <w:r w:rsidRPr="002A5E52">
              <w:rPr>
                <w:rFonts w:ascii="Arial" w:eastAsia="Malgun Gothic" w:hAnsi="Arial" w:cs="Arial"/>
                <w:color w:val="000000"/>
                <w:sz w:val="21"/>
                <w:szCs w:val="21"/>
              </w:rPr>
              <w:t>taking into account</w:t>
            </w:r>
            <w:proofErr w:type="gramEnd"/>
            <w:r w:rsidRPr="002A5E52">
              <w:rPr>
                <w:rFonts w:ascii="Arial" w:eastAsia="Malgun Gothic" w:hAnsi="Arial" w:cs="Arial"/>
                <w:color w:val="000000"/>
                <w:sz w:val="21"/>
                <w:szCs w:val="21"/>
              </w:rPr>
              <w:t xml:space="preserve"> the norms of the current legislation. Retirement is not a ground for dismissing an Employee.</w:t>
            </w:r>
          </w:p>
        </w:tc>
      </w:tr>
      <w:tr w:rsidR="00AB4F03" w:rsidRPr="002A5E52" w14:paraId="409BA0B3" w14:textId="77777777" w:rsidTr="00487147">
        <w:trPr>
          <w:trHeight w:val="156"/>
        </w:trPr>
        <w:tc>
          <w:tcPr>
            <w:tcW w:w="1666" w:type="pct"/>
          </w:tcPr>
          <w:p w14:paraId="4F7926A5" w14:textId="03AE89D0" w:rsidR="00AB4F03" w:rsidRPr="002A5E52" w:rsidRDefault="00AB4F03" w:rsidP="00AB4F03">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49</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퇴직</w:t>
            </w:r>
            <w:r w:rsidRPr="002A5E52">
              <w:rPr>
                <w:rFonts w:ascii="Arial" w:eastAsia="Malgun Gothic" w:hAnsi="Arial" w:cs="Arial"/>
                <w:b/>
                <w:bCs/>
                <w:color w:val="000000"/>
                <w:sz w:val="21"/>
                <w:szCs w:val="21"/>
              </w:rPr>
              <w:t>)</w:t>
            </w:r>
          </w:p>
        </w:tc>
        <w:tc>
          <w:tcPr>
            <w:tcW w:w="1667" w:type="pct"/>
            <w:shd w:val="clear" w:color="auto" w:fill="auto"/>
          </w:tcPr>
          <w:p w14:paraId="75CC678C" w14:textId="3B5968BC" w:rsidR="00AB4F03" w:rsidRPr="002A5E52" w:rsidRDefault="00AB4F03" w:rsidP="00AB4F03">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49 (</w:t>
            </w:r>
            <w:r w:rsidR="00FE68A9" w:rsidRPr="002A5E52">
              <w:rPr>
                <w:rFonts w:ascii="Arial" w:eastAsia="Malgun Gothic" w:hAnsi="Arial" w:cs="Arial"/>
                <w:b/>
                <w:bCs/>
                <w:color w:val="000000"/>
                <w:sz w:val="21"/>
                <w:szCs w:val="21"/>
                <w:lang w:val="ru-RU"/>
              </w:rPr>
              <w:t>Увольнение</w:t>
            </w:r>
            <w:r w:rsidRPr="002A5E52">
              <w:rPr>
                <w:rFonts w:ascii="Arial" w:eastAsia="Malgun Gothic" w:hAnsi="Arial" w:cs="Arial"/>
                <w:b/>
                <w:bCs/>
                <w:color w:val="000000"/>
                <w:sz w:val="21"/>
                <w:szCs w:val="21"/>
                <w:lang w:val="ru-RU"/>
              </w:rPr>
              <w:t xml:space="preserve">) </w:t>
            </w:r>
          </w:p>
        </w:tc>
        <w:tc>
          <w:tcPr>
            <w:tcW w:w="1667" w:type="pct"/>
            <w:shd w:val="clear" w:color="auto" w:fill="auto"/>
          </w:tcPr>
          <w:p w14:paraId="3DAD68D6" w14:textId="47DF5FE8" w:rsidR="00AB4F03" w:rsidRPr="002A5E52" w:rsidRDefault="00AB4F03" w:rsidP="00AB4F03">
            <w:pPr>
              <w:pStyle w:val="af"/>
              <w:ind w:left="0"/>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49 (</w:t>
            </w:r>
            <w:r w:rsidR="00FE68A9" w:rsidRPr="002A5E52">
              <w:rPr>
                <w:rFonts w:ascii="Arial" w:eastAsia="Malgun Gothic" w:hAnsi="Arial" w:cs="Arial"/>
                <w:b/>
                <w:bCs/>
                <w:color w:val="000000"/>
                <w:sz w:val="21"/>
                <w:szCs w:val="21"/>
                <w:lang w:val="ru-RU"/>
              </w:rPr>
              <w:t>Увольнение</w:t>
            </w:r>
            <w:r w:rsidRPr="002A5E52">
              <w:rPr>
                <w:rFonts w:ascii="Arial" w:eastAsia="Malgun Gothic" w:hAnsi="Arial" w:cs="Arial"/>
                <w:b/>
                <w:bCs/>
                <w:color w:val="000000"/>
                <w:sz w:val="21"/>
                <w:szCs w:val="21"/>
              </w:rPr>
              <w:t>)</w:t>
            </w:r>
          </w:p>
        </w:tc>
      </w:tr>
      <w:tr w:rsidR="00AB4F03" w:rsidRPr="002A5E52" w14:paraId="19CA1A59" w14:textId="77777777" w:rsidTr="00487147">
        <w:trPr>
          <w:trHeight w:val="156"/>
        </w:trPr>
        <w:tc>
          <w:tcPr>
            <w:tcW w:w="1666" w:type="pct"/>
          </w:tcPr>
          <w:p w14:paraId="67349744" w14:textId="1446E42D" w:rsidR="00AB4F03" w:rsidRPr="002A5E52" w:rsidRDefault="00AB4F03" w:rsidP="00AB4F03">
            <w:pPr>
              <w:rPr>
                <w:rFonts w:ascii="Arial" w:eastAsia="Malgun Gothic" w:hAnsi="Arial" w:cs="Arial"/>
                <w:color w:val="000000"/>
                <w:sz w:val="21"/>
                <w:szCs w:val="21"/>
              </w:rPr>
            </w:pPr>
            <w:del w:id="1148" w:author="Mia Choi" w:date="2021-07-25T17:15:00Z">
              <w:r w:rsidRPr="002A5E52" w:rsidDel="00ED4C36">
                <w:rPr>
                  <w:rFonts w:ascii="Arial" w:eastAsia="Malgun Gothic" w:hAnsi="Arial" w:cs="Arial"/>
                  <w:color w:val="000000"/>
                  <w:sz w:val="21"/>
                  <w:szCs w:val="21"/>
                </w:rPr>
                <w:delText>종업원</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중</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다음</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각</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호</w:delText>
              </w:r>
              <w:r w:rsidRPr="002A5E52" w:rsidDel="00ED4C36">
                <w:rPr>
                  <w:rFonts w:ascii="Arial" w:eastAsia="Malgun Gothic" w:hAnsi="Arial" w:cs="Arial"/>
                  <w:color w:val="000000"/>
                  <w:sz w:val="21"/>
                  <w:szCs w:val="21"/>
                </w:rPr>
                <w:delText xml:space="preserve"> 1</w:delText>
              </w:r>
              <w:r w:rsidRPr="002A5E52" w:rsidDel="00ED4C36">
                <w:rPr>
                  <w:rFonts w:ascii="Arial" w:eastAsia="Malgun Gothic" w:hAnsi="Arial" w:cs="Arial"/>
                  <w:color w:val="000000"/>
                  <w:sz w:val="21"/>
                  <w:szCs w:val="21"/>
                </w:rPr>
                <w:delText>에</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해당하는</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경우에는</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퇴직시킬</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수</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있다</w:delText>
              </w:r>
              <w:r w:rsidRPr="002A5E52" w:rsidDel="00ED4C36">
                <w:rPr>
                  <w:rFonts w:ascii="Arial" w:eastAsia="Malgun Gothic" w:hAnsi="Arial" w:cs="Arial"/>
                  <w:color w:val="000000"/>
                  <w:sz w:val="21"/>
                  <w:szCs w:val="21"/>
                </w:rPr>
                <w:delText>.</w:delText>
              </w:r>
            </w:del>
            <w:r w:rsidRPr="002A5E52">
              <w:rPr>
                <w:rFonts w:ascii="Arial" w:eastAsia="Malgun Gothic" w:hAnsi="Arial" w:cs="Arial"/>
                <w:color w:val="000000"/>
                <w:sz w:val="21"/>
                <w:szCs w:val="21"/>
              </w:rPr>
              <w:t xml:space="preserve"> </w:t>
            </w:r>
            <w:ins w:id="1149" w:author="Mia Choi" w:date="2021-07-25T17:14:00Z">
              <w:r w:rsidRPr="002A5E52">
                <w:rPr>
                  <w:rFonts w:ascii="Arial" w:eastAsia="Malgun Gothic" w:hAnsi="Arial" w:cs="Arial"/>
                  <w:color w:val="000000"/>
                  <w:sz w:val="21"/>
                  <w:szCs w:val="21"/>
                </w:rPr>
                <w:t>근로계약</w:t>
              </w:r>
              <w:r w:rsidRPr="002A5E52">
                <w:rPr>
                  <w:rFonts w:ascii="Arial" w:eastAsia="Malgun Gothic" w:hAnsi="Arial" w:cs="Arial"/>
                  <w:color w:val="000000"/>
                  <w:sz w:val="21"/>
                  <w:szCs w:val="21"/>
                </w:rPr>
                <w:t xml:space="preserve"> </w:t>
              </w:r>
            </w:ins>
            <w:ins w:id="1150" w:author="Mia Choi" w:date="2021-07-25T17:15:00Z">
              <w:r w:rsidRPr="002A5E52">
                <w:rPr>
                  <w:rFonts w:ascii="Arial" w:eastAsia="Malgun Gothic" w:hAnsi="Arial" w:cs="Arial"/>
                  <w:color w:val="000000"/>
                  <w:sz w:val="21"/>
                  <w:szCs w:val="21"/>
                </w:rPr>
                <w:t>해지</w:t>
              </w:r>
            </w:ins>
            <w:ins w:id="1151" w:author="Mia Choi" w:date="2021-07-25T17:14:00Z">
              <w:r w:rsidRPr="002A5E52">
                <w:rPr>
                  <w:rFonts w:ascii="Arial" w:eastAsia="Malgun Gothic" w:hAnsi="Arial" w:cs="Arial"/>
                  <w:color w:val="000000"/>
                  <w:sz w:val="21"/>
                  <w:szCs w:val="21"/>
                </w:rPr>
                <w:t>조건</w:t>
              </w:r>
            </w:ins>
            <w:ins w:id="1152" w:author="Mia Choi" w:date="2021-07-25T17:15:00Z">
              <w:r w:rsidRPr="002A5E52">
                <w:rPr>
                  <w:rFonts w:ascii="Arial" w:eastAsia="Malgun Gothic" w:hAnsi="Arial" w:cs="Arial"/>
                  <w:color w:val="000000"/>
                  <w:sz w:val="21"/>
                  <w:szCs w:val="21"/>
                </w:rPr>
                <w:t>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다음과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같다</w:t>
              </w:r>
              <w:r w:rsidRPr="002A5E52">
                <w:rPr>
                  <w:rFonts w:ascii="Arial" w:eastAsia="Malgun Gothic" w:hAnsi="Arial" w:cs="Arial"/>
                  <w:color w:val="000000"/>
                  <w:sz w:val="21"/>
                  <w:szCs w:val="21"/>
                </w:rPr>
                <w:t>:</w:t>
              </w:r>
            </w:ins>
          </w:p>
        </w:tc>
        <w:tc>
          <w:tcPr>
            <w:tcW w:w="1667" w:type="pct"/>
            <w:shd w:val="clear" w:color="auto" w:fill="auto"/>
          </w:tcPr>
          <w:p w14:paraId="679BEEE8" w14:textId="5A5CA528" w:rsidR="00AB4F03" w:rsidRPr="002A5E52" w:rsidRDefault="00AB4F03" w:rsidP="00AB4F03">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Основания для прекращения трудового договора:</w:t>
            </w:r>
          </w:p>
        </w:tc>
        <w:tc>
          <w:tcPr>
            <w:tcW w:w="1667" w:type="pct"/>
            <w:shd w:val="clear" w:color="auto" w:fill="auto"/>
          </w:tcPr>
          <w:p w14:paraId="64292700" w14:textId="0ACB9516" w:rsidR="00AB4F03" w:rsidRPr="002A5E52" w:rsidRDefault="00FE68A9" w:rsidP="00AB4F03">
            <w:pPr>
              <w:pStyle w:val="af"/>
              <w:ind w:left="0"/>
              <w:rPr>
                <w:rFonts w:ascii="Arial" w:eastAsia="Malgun Gothic" w:hAnsi="Arial" w:cs="Arial"/>
                <w:color w:val="000000"/>
                <w:sz w:val="21"/>
                <w:szCs w:val="21"/>
              </w:rPr>
            </w:pPr>
            <w:r w:rsidRPr="002A5E52">
              <w:rPr>
                <w:rFonts w:ascii="Arial" w:eastAsia="Malgun Gothic" w:hAnsi="Arial" w:cs="Arial"/>
                <w:color w:val="000000"/>
                <w:sz w:val="21"/>
                <w:szCs w:val="21"/>
              </w:rPr>
              <w:t>General reasons for termination of a labor agreement are:</w:t>
            </w:r>
          </w:p>
        </w:tc>
      </w:tr>
      <w:tr w:rsidR="00FE68A9" w:rsidRPr="002A5E52" w14:paraId="2928E23C" w14:textId="77777777" w:rsidTr="00487147">
        <w:trPr>
          <w:trHeight w:val="156"/>
        </w:trPr>
        <w:tc>
          <w:tcPr>
            <w:tcW w:w="1666" w:type="pct"/>
          </w:tcPr>
          <w:p w14:paraId="2FD218DD" w14:textId="4B82B5CC" w:rsidR="00FE68A9" w:rsidRPr="002A5E52" w:rsidDel="00ED4C36" w:rsidRDefault="00FE68A9" w:rsidP="00FE68A9">
            <w:pPr>
              <w:rPr>
                <w:rFonts w:ascii="Arial" w:eastAsia="Malgun Gothic" w:hAnsi="Arial" w:cs="Arial"/>
                <w:color w:val="000000"/>
                <w:sz w:val="21"/>
                <w:szCs w:val="21"/>
              </w:rPr>
            </w:pPr>
            <w:ins w:id="1153" w:author="Mia Choi" w:date="2021-07-25T17:14:00Z">
              <w:r w:rsidRPr="002A5E52">
                <w:rPr>
                  <w:rFonts w:ascii="Arial" w:eastAsia="Malgun Gothic" w:hAnsi="Arial" w:cs="Arial"/>
                  <w:color w:val="000000"/>
                  <w:sz w:val="21"/>
                  <w:szCs w:val="21"/>
                </w:rPr>
                <w:t xml:space="preserve">1) </w:t>
              </w:r>
              <w:r w:rsidRPr="002A5E52">
                <w:rPr>
                  <w:rFonts w:ascii="Arial" w:eastAsia="Malgun Gothic" w:hAnsi="Arial" w:cs="Arial"/>
                  <w:color w:val="000000"/>
                  <w:sz w:val="21"/>
                  <w:szCs w:val="21"/>
                </w:rPr>
                <w:t>쌍방의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합의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w:t>
              </w:r>
              <w:r w:rsidRPr="002A5E52">
                <w:rPr>
                  <w:rFonts w:ascii="Arial" w:eastAsia="Malgun Gothic" w:hAnsi="Arial" w:cs="Arial"/>
                  <w:color w:val="000000"/>
                  <w:sz w:val="21"/>
                  <w:szCs w:val="21"/>
                </w:rPr>
                <w:t>78</w:t>
              </w:r>
              <w:r w:rsidRPr="002A5E52">
                <w:rPr>
                  <w:rFonts w:ascii="Arial" w:eastAsia="Malgun Gothic" w:hAnsi="Arial" w:cs="Arial"/>
                  <w:color w:val="000000"/>
                  <w:sz w:val="21"/>
                  <w:szCs w:val="21"/>
                </w:rPr>
                <w:t>조</w:t>
              </w:r>
              <w:r w:rsidRPr="002A5E52">
                <w:rPr>
                  <w:rFonts w:ascii="Arial" w:eastAsia="Malgun Gothic" w:hAnsi="Arial" w:cs="Arial"/>
                  <w:color w:val="000000"/>
                  <w:sz w:val="21"/>
                  <w:szCs w:val="21"/>
                </w:rPr>
                <w:t>)</w:t>
              </w:r>
            </w:ins>
          </w:p>
        </w:tc>
        <w:tc>
          <w:tcPr>
            <w:tcW w:w="1667" w:type="pct"/>
            <w:shd w:val="clear" w:color="auto" w:fill="auto"/>
          </w:tcPr>
          <w:p w14:paraId="2A10ABDB" w14:textId="2F38D00A" w:rsidR="00FE68A9" w:rsidRPr="002A5E52" w:rsidRDefault="00FE68A9" w:rsidP="00FE68A9">
            <w:pPr>
              <w:pStyle w:val="af"/>
              <w:numPr>
                <w:ilvl w:val="0"/>
                <w:numId w:val="153"/>
              </w:numPr>
              <w:ind w:left="709" w:hanging="709"/>
              <w:rPr>
                <w:rFonts w:ascii="Arial" w:eastAsia="Malgun Gothic" w:hAnsi="Arial" w:cs="Arial"/>
                <w:color w:val="000000"/>
                <w:sz w:val="21"/>
                <w:szCs w:val="21"/>
                <w:lang w:val="ru-RU"/>
              </w:rPr>
            </w:pPr>
            <w:proofErr w:type="spellStart"/>
            <w:r w:rsidRPr="002A5E52">
              <w:rPr>
                <w:rFonts w:ascii="Arial" w:hAnsi="Arial" w:cs="Arial"/>
                <w:color w:val="22272F"/>
                <w:sz w:val="21"/>
                <w:szCs w:val="21"/>
              </w:rPr>
              <w:t>соглашение</w:t>
            </w:r>
            <w:proofErr w:type="spellEnd"/>
            <w:r w:rsidRPr="002A5E52">
              <w:rPr>
                <w:rFonts w:ascii="Arial" w:hAnsi="Arial" w:cs="Arial"/>
                <w:color w:val="22272F"/>
                <w:sz w:val="21"/>
                <w:szCs w:val="21"/>
              </w:rPr>
              <w:t xml:space="preserve"> </w:t>
            </w:r>
            <w:proofErr w:type="spellStart"/>
            <w:r w:rsidRPr="002A5E52">
              <w:rPr>
                <w:rFonts w:ascii="Arial" w:hAnsi="Arial" w:cs="Arial"/>
                <w:color w:val="22272F"/>
                <w:sz w:val="21"/>
                <w:szCs w:val="21"/>
              </w:rPr>
              <w:t>сторон</w:t>
            </w:r>
            <w:proofErr w:type="spellEnd"/>
            <w:r w:rsidRPr="002A5E52">
              <w:rPr>
                <w:rFonts w:ascii="Arial" w:hAnsi="Arial" w:cs="Arial"/>
                <w:color w:val="22272F"/>
                <w:sz w:val="21"/>
                <w:szCs w:val="21"/>
              </w:rPr>
              <w:t>;</w:t>
            </w:r>
          </w:p>
        </w:tc>
        <w:tc>
          <w:tcPr>
            <w:tcW w:w="1667" w:type="pct"/>
            <w:shd w:val="clear" w:color="auto" w:fill="auto"/>
          </w:tcPr>
          <w:p w14:paraId="5C9DB4AB" w14:textId="0707F07E" w:rsidR="00FE68A9" w:rsidRPr="00E17745" w:rsidRDefault="00FE68A9" w:rsidP="00FE68A9">
            <w:pPr>
              <w:pStyle w:val="af"/>
              <w:numPr>
                <w:ilvl w:val="0"/>
                <w:numId w:val="166"/>
              </w:numPr>
              <w:ind w:left="709" w:hanging="709"/>
              <w:rPr>
                <w:rFonts w:ascii="Arial" w:hAnsi="Arial" w:cs="Arial"/>
                <w:color w:val="22272F"/>
                <w:sz w:val="21"/>
                <w:szCs w:val="21"/>
              </w:rPr>
            </w:pPr>
            <w:r w:rsidRPr="00E17745">
              <w:rPr>
                <w:rFonts w:ascii="Arial" w:hAnsi="Arial" w:cs="Arial"/>
                <w:color w:val="22272F"/>
                <w:sz w:val="21"/>
                <w:szCs w:val="21"/>
              </w:rPr>
              <w:t xml:space="preserve">agreement of all sides of a labor agreement </w:t>
            </w:r>
          </w:p>
        </w:tc>
      </w:tr>
      <w:tr w:rsidR="00FE68A9" w:rsidRPr="002A5E52" w14:paraId="3329124D" w14:textId="77777777" w:rsidTr="00487147">
        <w:trPr>
          <w:trHeight w:val="156"/>
        </w:trPr>
        <w:tc>
          <w:tcPr>
            <w:tcW w:w="1666" w:type="pct"/>
          </w:tcPr>
          <w:p w14:paraId="3285B9AA" w14:textId="70854260" w:rsidR="00FE68A9" w:rsidRPr="002A5E52" w:rsidDel="00ED4C36" w:rsidRDefault="00FE68A9" w:rsidP="00FE68A9">
            <w:pPr>
              <w:rPr>
                <w:rFonts w:ascii="Arial" w:eastAsia="Malgun Gothic" w:hAnsi="Arial" w:cs="Arial"/>
                <w:color w:val="000000"/>
                <w:sz w:val="21"/>
                <w:szCs w:val="21"/>
              </w:rPr>
            </w:pPr>
            <w:ins w:id="1154" w:author="Mia Choi" w:date="2021-07-25T17:14:00Z">
              <w:r w:rsidRPr="002A5E52">
                <w:rPr>
                  <w:rFonts w:ascii="Arial" w:eastAsia="Malgun Gothic" w:hAnsi="Arial" w:cs="Arial"/>
                  <w:color w:val="000000"/>
                  <w:sz w:val="21"/>
                  <w:szCs w:val="21"/>
                </w:rPr>
                <w:t xml:space="preserve">2) </w:t>
              </w:r>
              <w:r w:rsidRPr="002A5E52">
                <w:rPr>
                  <w:rFonts w:ascii="Arial" w:eastAsia="Malgun Gothic" w:hAnsi="Arial" w:cs="Arial"/>
                  <w:color w:val="000000"/>
                  <w:sz w:val="21"/>
                  <w:szCs w:val="21"/>
                </w:rPr>
                <w:t>근로계약</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만료</w:t>
              </w:r>
              <w:r w:rsidRPr="002A5E52">
                <w:rPr>
                  <w:rFonts w:ascii="Arial" w:eastAsia="Malgun Gothic" w:hAnsi="Arial" w:cs="Arial"/>
                  <w:color w:val="000000"/>
                  <w:sz w:val="21"/>
                  <w:szCs w:val="21"/>
                </w:rPr>
                <w:t xml:space="preserve"> (</w:t>
              </w:r>
              <w:proofErr w:type="gramStart"/>
              <w:r w:rsidRPr="002A5E52">
                <w:rPr>
                  <w:rFonts w:ascii="Arial" w:eastAsia="Malgun Gothic" w:hAnsi="Arial" w:cs="Arial"/>
                  <w:color w:val="000000"/>
                  <w:sz w:val="21"/>
                  <w:szCs w:val="21"/>
                </w:rPr>
                <w:t>제</w:t>
              </w:r>
              <w:r w:rsidRPr="002A5E52">
                <w:rPr>
                  <w:rFonts w:ascii="Arial" w:eastAsia="Malgun Gothic" w:hAnsi="Arial" w:cs="Arial"/>
                  <w:color w:val="000000"/>
                  <w:sz w:val="21"/>
                  <w:szCs w:val="21"/>
                </w:rPr>
                <w:t xml:space="preserve"> 58</w:t>
              </w:r>
              <w:proofErr w:type="gram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조</w:t>
              </w:r>
              <w:r w:rsidRPr="002A5E52">
                <w:rPr>
                  <w:rFonts w:ascii="Arial" w:eastAsia="Malgun Gothic" w:hAnsi="Arial" w:cs="Arial"/>
                  <w:color w:val="000000"/>
                  <w:sz w:val="21"/>
                  <w:szCs w:val="21"/>
                </w:rPr>
                <w:t xml:space="preserve"> 2 </w:t>
              </w:r>
              <w:r w:rsidRPr="002A5E52">
                <w:rPr>
                  <w:rFonts w:ascii="Arial" w:eastAsia="Malgun Gothic" w:hAnsi="Arial" w:cs="Arial"/>
                  <w:color w:val="000000"/>
                  <w:sz w:val="21"/>
                  <w:szCs w:val="21"/>
                </w:rPr>
                <w:t>항</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단</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근로관계가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지속되거나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쌍방</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중</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어느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쪽도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계약</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중지를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요구하지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않을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제외한다</w:t>
              </w:r>
              <w:r w:rsidRPr="002A5E52">
                <w:rPr>
                  <w:rFonts w:ascii="Arial" w:eastAsia="Malgun Gothic" w:hAnsi="Arial" w:cs="Arial"/>
                  <w:color w:val="000000"/>
                  <w:sz w:val="21"/>
                  <w:szCs w:val="21"/>
                </w:rPr>
                <w:t>.</w:t>
              </w:r>
            </w:ins>
          </w:p>
        </w:tc>
        <w:tc>
          <w:tcPr>
            <w:tcW w:w="1667" w:type="pct"/>
            <w:shd w:val="clear" w:color="auto" w:fill="auto"/>
          </w:tcPr>
          <w:p w14:paraId="4F308706" w14:textId="3191E7AD" w:rsidR="00FE68A9" w:rsidRPr="002A5E52" w:rsidRDefault="00FE68A9" w:rsidP="00FE68A9">
            <w:pPr>
              <w:pStyle w:val="af"/>
              <w:numPr>
                <w:ilvl w:val="0"/>
                <w:numId w:val="153"/>
              </w:numPr>
              <w:ind w:left="709" w:hanging="709"/>
              <w:rPr>
                <w:rFonts w:ascii="Arial" w:hAnsi="Arial" w:cs="Arial"/>
                <w:color w:val="22272F"/>
                <w:sz w:val="21"/>
                <w:szCs w:val="21"/>
              </w:rPr>
            </w:pPr>
            <w:proofErr w:type="spellStart"/>
            <w:r w:rsidRPr="002A5E52">
              <w:rPr>
                <w:rFonts w:ascii="Arial" w:hAnsi="Arial" w:cs="Arial"/>
                <w:color w:val="22272F"/>
                <w:sz w:val="21"/>
                <w:szCs w:val="21"/>
              </w:rPr>
              <w:t>истечение</w:t>
            </w:r>
            <w:proofErr w:type="spellEnd"/>
            <w:r w:rsidRPr="002A5E52">
              <w:rPr>
                <w:rFonts w:ascii="Arial" w:hAnsi="Arial" w:cs="Arial"/>
                <w:color w:val="22272F"/>
                <w:sz w:val="21"/>
                <w:szCs w:val="21"/>
              </w:rPr>
              <w:t xml:space="preserve"> </w:t>
            </w:r>
            <w:proofErr w:type="spellStart"/>
            <w:r w:rsidRPr="002A5E52">
              <w:rPr>
                <w:rFonts w:ascii="Arial" w:hAnsi="Arial" w:cs="Arial"/>
                <w:color w:val="22272F"/>
                <w:sz w:val="21"/>
                <w:szCs w:val="21"/>
              </w:rPr>
              <w:t>срока</w:t>
            </w:r>
            <w:proofErr w:type="spellEnd"/>
            <w:r w:rsidRPr="002A5E52">
              <w:rPr>
                <w:rFonts w:ascii="Arial" w:hAnsi="Arial" w:cs="Arial"/>
                <w:color w:val="22272F"/>
                <w:sz w:val="21"/>
                <w:szCs w:val="21"/>
              </w:rPr>
              <w:t xml:space="preserve"> </w:t>
            </w:r>
            <w:proofErr w:type="spellStart"/>
            <w:r w:rsidRPr="002A5E52">
              <w:rPr>
                <w:rFonts w:ascii="Arial" w:hAnsi="Arial" w:cs="Arial"/>
                <w:color w:val="22272F"/>
                <w:sz w:val="21"/>
                <w:szCs w:val="21"/>
              </w:rPr>
              <w:t>трудового</w:t>
            </w:r>
            <w:proofErr w:type="spellEnd"/>
            <w:r w:rsidRPr="002A5E52">
              <w:rPr>
                <w:rFonts w:ascii="Arial" w:hAnsi="Arial" w:cs="Arial"/>
                <w:color w:val="22272F"/>
                <w:sz w:val="21"/>
                <w:szCs w:val="21"/>
              </w:rPr>
              <w:t xml:space="preserve"> </w:t>
            </w:r>
            <w:proofErr w:type="spellStart"/>
            <w:r w:rsidRPr="002A5E52">
              <w:rPr>
                <w:rFonts w:ascii="Arial" w:hAnsi="Arial" w:cs="Arial"/>
                <w:color w:val="22272F"/>
                <w:sz w:val="21"/>
                <w:szCs w:val="21"/>
              </w:rPr>
              <w:t>договора</w:t>
            </w:r>
            <w:proofErr w:type="spellEnd"/>
            <w:r w:rsidRPr="002A5E52">
              <w:rPr>
                <w:rFonts w:ascii="Arial" w:hAnsi="Arial" w:cs="Arial"/>
                <w:color w:val="22272F"/>
                <w:sz w:val="21"/>
                <w:szCs w:val="21"/>
              </w:rPr>
              <w:t>;</w:t>
            </w:r>
          </w:p>
        </w:tc>
        <w:tc>
          <w:tcPr>
            <w:tcW w:w="1667" w:type="pct"/>
            <w:shd w:val="clear" w:color="auto" w:fill="auto"/>
          </w:tcPr>
          <w:p w14:paraId="13B8C9F9" w14:textId="56A1D150" w:rsidR="00FE68A9" w:rsidRPr="002A5E52" w:rsidRDefault="00FE68A9" w:rsidP="00FE68A9">
            <w:pPr>
              <w:pStyle w:val="af"/>
              <w:numPr>
                <w:ilvl w:val="0"/>
                <w:numId w:val="166"/>
              </w:numPr>
              <w:ind w:left="709" w:hanging="709"/>
              <w:rPr>
                <w:rFonts w:ascii="Arial" w:hAnsi="Arial" w:cs="Arial"/>
                <w:color w:val="22272F"/>
                <w:sz w:val="21"/>
                <w:szCs w:val="21"/>
              </w:rPr>
            </w:pPr>
            <w:r w:rsidRPr="002A5E52">
              <w:rPr>
                <w:rFonts w:ascii="Arial" w:hAnsi="Arial" w:cs="Arial"/>
                <w:color w:val="22272F"/>
                <w:sz w:val="21"/>
                <w:szCs w:val="21"/>
              </w:rPr>
              <w:t xml:space="preserve">expiration of term of a labor agreement, except cases when labor relationship is </w:t>
            </w:r>
            <w:proofErr w:type="gramStart"/>
            <w:r w:rsidRPr="002A5E52">
              <w:rPr>
                <w:rFonts w:ascii="Arial" w:hAnsi="Arial" w:cs="Arial"/>
                <w:color w:val="22272F"/>
                <w:sz w:val="21"/>
                <w:szCs w:val="21"/>
              </w:rPr>
              <w:t>actually continuing</w:t>
            </w:r>
            <w:proofErr w:type="gramEnd"/>
            <w:r w:rsidRPr="002A5E52">
              <w:rPr>
                <w:rFonts w:ascii="Arial" w:hAnsi="Arial" w:cs="Arial"/>
                <w:color w:val="22272F"/>
                <w:sz w:val="21"/>
                <w:szCs w:val="21"/>
              </w:rPr>
              <w:t xml:space="preserve"> and neither side requested its termination;</w:t>
            </w:r>
          </w:p>
        </w:tc>
      </w:tr>
      <w:tr w:rsidR="00FE68A9" w:rsidRPr="002A5E52" w14:paraId="1E8369AE" w14:textId="77777777" w:rsidTr="00487147">
        <w:trPr>
          <w:trHeight w:val="156"/>
        </w:trPr>
        <w:tc>
          <w:tcPr>
            <w:tcW w:w="1666" w:type="pct"/>
          </w:tcPr>
          <w:p w14:paraId="2155EC05" w14:textId="435052F6" w:rsidR="00FE68A9" w:rsidRPr="002A5E52" w:rsidDel="00ED4C36" w:rsidRDefault="00FE68A9" w:rsidP="00FE68A9">
            <w:pPr>
              <w:rPr>
                <w:rFonts w:ascii="Arial" w:eastAsia="Malgun Gothic" w:hAnsi="Arial" w:cs="Arial"/>
                <w:color w:val="000000"/>
                <w:sz w:val="21"/>
                <w:szCs w:val="21"/>
              </w:rPr>
            </w:pPr>
            <w:ins w:id="1155" w:author="Mia Choi" w:date="2021-07-25T17:14:00Z">
              <w:r w:rsidRPr="002A5E52">
                <w:rPr>
                  <w:rFonts w:ascii="Arial" w:eastAsia="Malgun Gothic" w:hAnsi="Arial" w:cs="Arial"/>
                  <w:color w:val="000000"/>
                  <w:sz w:val="21"/>
                  <w:szCs w:val="21"/>
                </w:rPr>
                <w:t xml:space="preserve">3) </w:t>
              </w:r>
              <w:r w:rsidRPr="002A5E52">
                <w:rPr>
                  <w:rFonts w:ascii="Arial" w:eastAsia="Malgun Gothic" w:hAnsi="Arial" w:cs="Arial"/>
                  <w:color w:val="000000"/>
                  <w:sz w:val="21"/>
                  <w:szCs w:val="21"/>
                </w:rPr>
                <w:t>근로자의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제안에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따른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근로계약</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파기</w:t>
              </w:r>
            </w:ins>
          </w:p>
        </w:tc>
        <w:tc>
          <w:tcPr>
            <w:tcW w:w="1667" w:type="pct"/>
            <w:shd w:val="clear" w:color="auto" w:fill="auto"/>
          </w:tcPr>
          <w:p w14:paraId="784C4970" w14:textId="45719BBC" w:rsidR="00FE68A9" w:rsidRPr="002A5E52" w:rsidRDefault="00FE68A9" w:rsidP="00FE68A9">
            <w:pPr>
              <w:pStyle w:val="af"/>
              <w:numPr>
                <w:ilvl w:val="0"/>
                <w:numId w:val="153"/>
              </w:numPr>
              <w:ind w:left="709" w:hanging="709"/>
              <w:rPr>
                <w:rFonts w:ascii="Arial" w:hAnsi="Arial" w:cs="Arial"/>
                <w:color w:val="22272F"/>
                <w:sz w:val="21"/>
                <w:szCs w:val="21"/>
                <w:lang w:val="ru-RU"/>
              </w:rPr>
            </w:pPr>
            <w:r w:rsidRPr="002A5E52">
              <w:rPr>
                <w:rFonts w:ascii="Arial" w:hAnsi="Arial" w:cs="Arial"/>
                <w:color w:val="22272F"/>
                <w:sz w:val="21"/>
                <w:szCs w:val="21"/>
                <w:lang w:val="ru-RU"/>
              </w:rPr>
              <w:t>расторжение</w:t>
            </w:r>
            <w:r w:rsidRPr="002A5E52">
              <w:rPr>
                <w:rFonts w:ascii="Arial" w:hAnsi="Arial" w:cs="Arial"/>
                <w:color w:val="22272F"/>
                <w:sz w:val="21"/>
                <w:szCs w:val="21"/>
              </w:rPr>
              <w:t> </w:t>
            </w:r>
            <w:r w:rsidRPr="002A5E52">
              <w:rPr>
                <w:rFonts w:ascii="Arial" w:hAnsi="Arial" w:cs="Arial"/>
                <w:color w:val="22272F"/>
                <w:sz w:val="21"/>
                <w:szCs w:val="21"/>
                <w:lang w:val="ru-RU"/>
              </w:rPr>
              <w:t>трудового договора по инициативе Работника;</w:t>
            </w:r>
          </w:p>
        </w:tc>
        <w:tc>
          <w:tcPr>
            <w:tcW w:w="1667" w:type="pct"/>
            <w:shd w:val="clear" w:color="auto" w:fill="auto"/>
          </w:tcPr>
          <w:p w14:paraId="21AA54C9" w14:textId="64F36F27" w:rsidR="00FE68A9" w:rsidRPr="00E17745" w:rsidRDefault="00FE68A9" w:rsidP="00FE68A9">
            <w:pPr>
              <w:pStyle w:val="af"/>
              <w:numPr>
                <w:ilvl w:val="0"/>
                <w:numId w:val="166"/>
              </w:numPr>
              <w:ind w:left="709" w:hanging="709"/>
              <w:rPr>
                <w:rFonts w:ascii="Arial" w:hAnsi="Arial" w:cs="Arial"/>
                <w:color w:val="22272F"/>
                <w:sz w:val="21"/>
                <w:szCs w:val="21"/>
              </w:rPr>
            </w:pPr>
            <w:r w:rsidRPr="00E17745">
              <w:rPr>
                <w:rFonts w:ascii="Arial" w:hAnsi="Arial" w:cs="Arial"/>
                <w:color w:val="22272F"/>
                <w:sz w:val="21"/>
                <w:szCs w:val="21"/>
              </w:rPr>
              <w:t xml:space="preserve">termination of a labor agreement on employee's initiative </w:t>
            </w:r>
          </w:p>
        </w:tc>
      </w:tr>
      <w:tr w:rsidR="00FE68A9" w:rsidRPr="002A5E52" w14:paraId="089A22E2" w14:textId="77777777" w:rsidTr="00487147">
        <w:trPr>
          <w:trHeight w:val="156"/>
        </w:trPr>
        <w:tc>
          <w:tcPr>
            <w:tcW w:w="1666" w:type="pct"/>
          </w:tcPr>
          <w:p w14:paraId="799263D7" w14:textId="7B8B8B65" w:rsidR="00FE68A9" w:rsidRPr="002A5E52" w:rsidDel="00ED4C36" w:rsidRDefault="00FE68A9" w:rsidP="00FE68A9">
            <w:pPr>
              <w:rPr>
                <w:rFonts w:ascii="Arial" w:eastAsia="Malgun Gothic" w:hAnsi="Arial" w:cs="Arial"/>
                <w:color w:val="000000"/>
                <w:sz w:val="21"/>
                <w:szCs w:val="21"/>
              </w:rPr>
            </w:pPr>
            <w:ins w:id="1156" w:author="Mia Choi" w:date="2021-07-25T17:14:00Z">
              <w:r w:rsidRPr="002A5E52">
                <w:rPr>
                  <w:rFonts w:ascii="Arial" w:eastAsia="Malgun Gothic" w:hAnsi="Arial" w:cs="Arial"/>
                  <w:color w:val="000000"/>
                  <w:sz w:val="21"/>
                  <w:szCs w:val="21"/>
                </w:rPr>
                <w:t xml:space="preserve">4) </w:t>
              </w:r>
              <w:r w:rsidRPr="002A5E52">
                <w:rPr>
                  <w:rFonts w:ascii="Arial" w:eastAsia="Malgun Gothic" w:hAnsi="Arial" w:cs="Arial"/>
                  <w:color w:val="000000"/>
                  <w:sz w:val="21"/>
                  <w:szCs w:val="21"/>
                </w:rPr>
                <w:t>사용자의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제안에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따른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근로계약</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파기</w:t>
              </w:r>
            </w:ins>
          </w:p>
        </w:tc>
        <w:tc>
          <w:tcPr>
            <w:tcW w:w="1667" w:type="pct"/>
            <w:shd w:val="clear" w:color="auto" w:fill="auto"/>
          </w:tcPr>
          <w:p w14:paraId="000D34A2" w14:textId="32704481" w:rsidR="00FE68A9" w:rsidRPr="002A5E52" w:rsidRDefault="00FE68A9" w:rsidP="00FE68A9">
            <w:pPr>
              <w:pStyle w:val="af"/>
              <w:numPr>
                <w:ilvl w:val="0"/>
                <w:numId w:val="153"/>
              </w:numPr>
              <w:ind w:left="709" w:hanging="709"/>
              <w:rPr>
                <w:rFonts w:ascii="Arial" w:hAnsi="Arial" w:cs="Arial"/>
                <w:color w:val="22272F"/>
                <w:sz w:val="21"/>
                <w:szCs w:val="21"/>
                <w:lang w:val="ru-RU"/>
              </w:rPr>
            </w:pPr>
            <w:r w:rsidRPr="002A5E52">
              <w:rPr>
                <w:rFonts w:ascii="Arial" w:hAnsi="Arial" w:cs="Arial"/>
                <w:color w:val="22272F"/>
                <w:sz w:val="21"/>
                <w:szCs w:val="21"/>
                <w:lang w:val="ru-RU"/>
              </w:rPr>
              <w:t>расторжение трудового договора по инициативе Компании;</w:t>
            </w:r>
          </w:p>
        </w:tc>
        <w:tc>
          <w:tcPr>
            <w:tcW w:w="1667" w:type="pct"/>
            <w:shd w:val="clear" w:color="auto" w:fill="auto"/>
          </w:tcPr>
          <w:p w14:paraId="15A8D257" w14:textId="69FC16EA" w:rsidR="00FE68A9" w:rsidRPr="00E17745" w:rsidRDefault="00FE68A9" w:rsidP="00FE68A9">
            <w:pPr>
              <w:pStyle w:val="af"/>
              <w:numPr>
                <w:ilvl w:val="0"/>
                <w:numId w:val="166"/>
              </w:numPr>
              <w:ind w:left="709" w:hanging="709"/>
              <w:rPr>
                <w:rFonts w:ascii="Arial" w:hAnsi="Arial" w:cs="Arial"/>
                <w:color w:val="22272F"/>
                <w:sz w:val="21"/>
                <w:szCs w:val="21"/>
              </w:rPr>
            </w:pPr>
            <w:r w:rsidRPr="00E17745">
              <w:rPr>
                <w:rFonts w:ascii="Arial" w:hAnsi="Arial" w:cs="Arial"/>
                <w:color w:val="22272F"/>
                <w:sz w:val="21"/>
                <w:szCs w:val="21"/>
              </w:rPr>
              <w:t xml:space="preserve">termination of a labor agreement on employer's initiative </w:t>
            </w:r>
          </w:p>
        </w:tc>
      </w:tr>
      <w:tr w:rsidR="00FE68A9" w:rsidRPr="002A5E52" w14:paraId="006441B1" w14:textId="77777777" w:rsidTr="00487147">
        <w:trPr>
          <w:trHeight w:val="156"/>
        </w:trPr>
        <w:tc>
          <w:tcPr>
            <w:tcW w:w="1666" w:type="pct"/>
          </w:tcPr>
          <w:p w14:paraId="183908BB" w14:textId="336F8E57" w:rsidR="00FE68A9" w:rsidRPr="002A5E52" w:rsidDel="00ED4C36" w:rsidRDefault="00FE68A9" w:rsidP="00FE68A9">
            <w:pPr>
              <w:rPr>
                <w:rFonts w:ascii="Arial" w:eastAsia="Malgun Gothic" w:hAnsi="Arial" w:cs="Arial"/>
                <w:color w:val="000000"/>
                <w:sz w:val="21"/>
                <w:szCs w:val="21"/>
              </w:rPr>
            </w:pPr>
            <w:ins w:id="1157" w:author="Mia Choi" w:date="2021-07-25T17:14:00Z">
              <w:r w:rsidRPr="002A5E52">
                <w:rPr>
                  <w:rFonts w:ascii="Arial" w:eastAsia="Malgun Gothic" w:hAnsi="Arial" w:cs="Arial"/>
                  <w:color w:val="000000"/>
                  <w:sz w:val="21"/>
                  <w:szCs w:val="21"/>
                </w:rPr>
                <w:lastRenderedPageBreak/>
                <w:t xml:space="preserve">5) </w:t>
              </w:r>
              <w:r w:rsidRPr="002A5E52">
                <w:rPr>
                  <w:rFonts w:ascii="Arial" w:eastAsia="Malgun Gothic" w:hAnsi="Arial" w:cs="Arial"/>
                  <w:color w:val="000000"/>
                  <w:sz w:val="21"/>
                  <w:szCs w:val="21"/>
                </w:rPr>
                <w:t>근로자의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요구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혹은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동의에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따른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근로자의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다른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사용자로의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이동</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혹은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대표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업무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직위로의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이동</w:t>
              </w:r>
            </w:ins>
          </w:p>
        </w:tc>
        <w:tc>
          <w:tcPr>
            <w:tcW w:w="1667" w:type="pct"/>
            <w:shd w:val="clear" w:color="auto" w:fill="auto"/>
          </w:tcPr>
          <w:p w14:paraId="5F109E69" w14:textId="1800CE1A" w:rsidR="00FE68A9" w:rsidRPr="002A5E52" w:rsidRDefault="00FE68A9" w:rsidP="00FE68A9">
            <w:pPr>
              <w:pStyle w:val="af"/>
              <w:numPr>
                <w:ilvl w:val="0"/>
                <w:numId w:val="153"/>
              </w:numPr>
              <w:ind w:left="709" w:hanging="709"/>
              <w:rPr>
                <w:rFonts w:ascii="Arial" w:hAnsi="Arial" w:cs="Arial"/>
                <w:color w:val="22272F"/>
                <w:sz w:val="21"/>
                <w:szCs w:val="21"/>
                <w:lang w:val="ru-RU"/>
              </w:rPr>
            </w:pPr>
            <w:r w:rsidRPr="002A5E52">
              <w:rPr>
                <w:rFonts w:ascii="Arial" w:hAnsi="Arial" w:cs="Arial"/>
                <w:color w:val="22272F"/>
                <w:sz w:val="21"/>
                <w:szCs w:val="21"/>
                <w:lang w:val="ru-RU"/>
              </w:rPr>
              <w:t>перевод Работника по его просьбе или с его согласия на работу к другому работодателю или переход на выборную работу (должность);</w:t>
            </w:r>
          </w:p>
        </w:tc>
        <w:tc>
          <w:tcPr>
            <w:tcW w:w="1667" w:type="pct"/>
            <w:shd w:val="clear" w:color="auto" w:fill="auto"/>
          </w:tcPr>
          <w:p w14:paraId="1B9A0FFE" w14:textId="4C6057DE" w:rsidR="00FE68A9" w:rsidRPr="00E17745" w:rsidRDefault="00FE68A9" w:rsidP="00FE68A9">
            <w:pPr>
              <w:pStyle w:val="af"/>
              <w:numPr>
                <w:ilvl w:val="0"/>
                <w:numId w:val="166"/>
              </w:numPr>
              <w:ind w:left="709" w:hanging="709"/>
              <w:rPr>
                <w:rFonts w:ascii="Arial" w:hAnsi="Arial" w:cs="Arial"/>
                <w:color w:val="22272F"/>
                <w:sz w:val="21"/>
                <w:szCs w:val="21"/>
              </w:rPr>
            </w:pPr>
            <w:r w:rsidRPr="00E17745">
              <w:rPr>
                <w:rFonts w:ascii="Arial" w:hAnsi="Arial" w:cs="Arial"/>
                <w:color w:val="22272F"/>
                <w:sz w:val="21"/>
                <w:szCs w:val="21"/>
              </w:rPr>
              <w:t>transition of employee to a job for a different employer or transition to an elected job (position) on employee's request or with employee's consent;</w:t>
            </w:r>
          </w:p>
        </w:tc>
      </w:tr>
      <w:tr w:rsidR="00FE68A9" w:rsidRPr="002A5E52" w14:paraId="36A010C7" w14:textId="77777777" w:rsidTr="00487147">
        <w:trPr>
          <w:trHeight w:val="156"/>
        </w:trPr>
        <w:tc>
          <w:tcPr>
            <w:tcW w:w="1666" w:type="pct"/>
          </w:tcPr>
          <w:p w14:paraId="460EFC7E" w14:textId="59B461C4" w:rsidR="00FE68A9" w:rsidRPr="002A5E52" w:rsidDel="00ED4C36" w:rsidRDefault="00FE68A9" w:rsidP="00FE68A9">
            <w:pPr>
              <w:rPr>
                <w:rFonts w:ascii="Arial" w:eastAsia="Malgun Gothic" w:hAnsi="Arial" w:cs="Arial"/>
                <w:color w:val="000000"/>
                <w:sz w:val="21"/>
                <w:szCs w:val="21"/>
              </w:rPr>
            </w:pPr>
            <w:ins w:id="1158" w:author="Mia Choi" w:date="2021-07-25T17:14:00Z">
              <w:r w:rsidRPr="002A5E52">
                <w:rPr>
                  <w:rFonts w:ascii="Arial" w:eastAsia="Malgun Gothic" w:hAnsi="Arial" w:cs="Arial"/>
                  <w:color w:val="000000"/>
                  <w:sz w:val="21"/>
                  <w:szCs w:val="21"/>
                </w:rPr>
                <w:t xml:space="preserve">6) </w:t>
              </w:r>
              <w:r w:rsidRPr="002A5E52">
                <w:rPr>
                  <w:rFonts w:ascii="Arial" w:eastAsia="Malgun Gothic" w:hAnsi="Arial" w:cs="Arial"/>
                  <w:color w:val="000000"/>
                  <w:sz w:val="21"/>
                  <w:szCs w:val="21"/>
                </w:rPr>
                <w:t>조직의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재산소유자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변경</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하부조직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변경</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혹은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재조직과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관련한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근로자의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업무지속</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거부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w:t>
              </w:r>
              <w:r w:rsidRPr="002A5E52">
                <w:rPr>
                  <w:rFonts w:ascii="Arial" w:eastAsia="Malgun Gothic" w:hAnsi="Arial" w:cs="Arial"/>
                  <w:color w:val="000000"/>
                  <w:sz w:val="21"/>
                  <w:szCs w:val="21"/>
                </w:rPr>
                <w:t>75</w:t>
              </w:r>
              <w:r w:rsidRPr="002A5E52">
                <w:rPr>
                  <w:rFonts w:ascii="Arial" w:eastAsia="Malgun Gothic" w:hAnsi="Arial" w:cs="Arial"/>
                  <w:color w:val="000000"/>
                  <w:sz w:val="21"/>
                  <w:szCs w:val="21"/>
                </w:rPr>
                <w:t>조</w:t>
              </w:r>
              <w:r w:rsidRPr="002A5E52">
                <w:rPr>
                  <w:rFonts w:ascii="Arial" w:eastAsia="Malgun Gothic" w:hAnsi="Arial" w:cs="Arial"/>
                  <w:color w:val="000000"/>
                  <w:sz w:val="21"/>
                  <w:szCs w:val="21"/>
                </w:rPr>
                <w:t>)</w:t>
              </w:r>
            </w:ins>
          </w:p>
        </w:tc>
        <w:tc>
          <w:tcPr>
            <w:tcW w:w="1667" w:type="pct"/>
            <w:shd w:val="clear" w:color="auto" w:fill="auto"/>
          </w:tcPr>
          <w:p w14:paraId="47F9381A" w14:textId="71EF68A0" w:rsidR="00FE68A9" w:rsidRPr="002A5E52" w:rsidRDefault="00FE68A9" w:rsidP="00FE68A9">
            <w:pPr>
              <w:pStyle w:val="af"/>
              <w:numPr>
                <w:ilvl w:val="0"/>
                <w:numId w:val="153"/>
              </w:numPr>
              <w:ind w:left="709" w:hanging="709"/>
              <w:rPr>
                <w:rFonts w:ascii="Arial" w:hAnsi="Arial" w:cs="Arial"/>
                <w:color w:val="22272F"/>
                <w:sz w:val="21"/>
                <w:szCs w:val="21"/>
                <w:lang w:val="ru-RU"/>
              </w:rPr>
            </w:pPr>
            <w:r w:rsidRPr="002A5E52">
              <w:rPr>
                <w:rFonts w:ascii="Arial" w:hAnsi="Arial" w:cs="Arial"/>
                <w:color w:val="22272F"/>
                <w:sz w:val="21"/>
                <w:szCs w:val="21"/>
                <w:lang w:val="ru-RU"/>
              </w:rPr>
              <w:t>отказ Работника от продолжения работы в связи со сменой собственника имущества организации, с изменением подведомственности (подчиненности) организации либо ее реорганизацией, с изменением типа государственного или муниципального учреждения;</w:t>
            </w:r>
          </w:p>
        </w:tc>
        <w:tc>
          <w:tcPr>
            <w:tcW w:w="1667" w:type="pct"/>
            <w:shd w:val="clear" w:color="auto" w:fill="auto"/>
          </w:tcPr>
          <w:p w14:paraId="3EEA1E7A" w14:textId="632D1589" w:rsidR="00FE68A9" w:rsidRPr="00E17745" w:rsidRDefault="00FE68A9" w:rsidP="00FE68A9">
            <w:pPr>
              <w:pStyle w:val="af"/>
              <w:numPr>
                <w:ilvl w:val="0"/>
                <w:numId w:val="166"/>
              </w:numPr>
              <w:ind w:left="709" w:hanging="709"/>
              <w:rPr>
                <w:rFonts w:ascii="Arial" w:hAnsi="Arial" w:cs="Arial"/>
                <w:color w:val="22272F"/>
                <w:sz w:val="21"/>
                <w:szCs w:val="21"/>
              </w:rPr>
            </w:pPr>
            <w:r w:rsidRPr="00E17745">
              <w:rPr>
                <w:rFonts w:ascii="Arial" w:hAnsi="Arial" w:cs="Arial"/>
                <w:color w:val="22272F"/>
                <w:sz w:val="21"/>
                <w:szCs w:val="21"/>
              </w:rPr>
              <w:t xml:space="preserve">refusal of an employee to continue performing job functions because of the change of ownership of organization property, change of jurisdiction of an organization or restructuring of an organization </w:t>
            </w:r>
          </w:p>
        </w:tc>
      </w:tr>
      <w:tr w:rsidR="00FE68A9" w:rsidRPr="002A5E52" w14:paraId="15202DEE" w14:textId="77777777" w:rsidTr="00487147">
        <w:trPr>
          <w:trHeight w:val="156"/>
        </w:trPr>
        <w:tc>
          <w:tcPr>
            <w:tcW w:w="1666" w:type="pct"/>
          </w:tcPr>
          <w:p w14:paraId="0824369C" w14:textId="781784F3" w:rsidR="00FE68A9" w:rsidRPr="002A5E52" w:rsidDel="00ED4C36" w:rsidRDefault="00FE68A9" w:rsidP="00FE68A9">
            <w:pPr>
              <w:rPr>
                <w:rFonts w:ascii="Arial" w:eastAsia="Malgun Gothic" w:hAnsi="Arial" w:cs="Arial"/>
                <w:color w:val="000000"/>
                <w:sz w:val="21"/>
                <w:szCs w:val="21"/>
              </w:rPr>
            </w:pPr>
            <w:ins w:id="1159" w:author="Mia Choi" w:date="2021-07-25T17:15:00Z">
              <w:r w:rsidRPr="002A5E52">
                <w:rPr>
                  <w:rFonts w:ascii="Arial" w:eastAsia="Malgun Gothic" w:hAnsi="Arial" w:cs="Arial"/>
                  <w:color w:val="000000"/>
                  <w:sz w:val="21"/>
                  <w:szCs w:val="21"/>
                </w:rPr>
                <w:t xml:space="preserve">7) </w:t>
              </w:r>
              <w:r w:rsidRPr="002A5E52">
                <w:rPr>
                  <w:rFonts w:ascii="Arial" w:eastAsia="Malgun Gothic" w:hAnsi="Arial" w:cs="Arial"/>
                  <w:color w:val="000000"/>
                  <w:sz w:val="21"/>
                  <w:szCs w:val="21"/>
                </w:rPr>
                <w:t>근로계약의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주요조건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변경과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관련한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근로자의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근로지속</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거부</w:t>
              </w:r>
              <w:r w:rsidRPr="002A5E52">
                <w:rPr>
                  <w:rFonts w:ascii="Arial" w:eastAsia="Malgun Gothic" w:hAnsi="Arial" w:cs="Arial"/>
                  <w:color w:val="000000"/>
                  <w:sz w:val="21"/>
                  <w:szCs w:val="21"/>
                </w:rPr>
                <w:t>(</w:t>
              </w:r>
              <w:proofErr w:type="gramStart"/>
              <w:r w:rsidRPr="002A5E52">
                <w:rPr>
                  <w:rFonts w:ascii="Arial" w:eastAsia="Malgun Gothic" w:hAnsi="Arial" w:cs="Arial"/>
                  <w:color w:val="000000"/>
                  <w:sz w:val="21"/>
                  <w:szCs w:val="21"/>
                </w:rPr>
                <w:t>제</w:t>
              </w:r>
              <w:r w:rsidRPr="002A5E52">
                <w:rPr>
                  <w:rFonts w:ascii="Arial" w:eastAsia="Malgun Gothic" w:hAnsi="Arial" w:cs="Arial"/>
                  <w:color w:val="000000"/>
                  <w:sz w:val="21"/>
                  <w:szCs w:val="21"/>
                </w:rPr>
                <w:t xml:space="preserve"> 73</w:t>
              </w:r>
              <w:proofErr w:type="gram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조</w:t>
              </w:r>
              <w:r w:rsidRPr="002A5E52">
                <w:rPr>
                  <w:rFonts w:ascii="Arial" w:eastAsia="Malgun Gothic" w:hAnsi="Arial" w:cs="Arial"/>
                  <w:color w:val="000000"/>
                  <w:sz w:val="21"/>
                  <w:szCs w:val="21"/>
                </w:rPr>
                <w:t>)</w:t>
              </w:r>
            </w:ins>
          </w:p>
        </w:tc>
        <w:tc>
          <w:tcPr>
            <w:tcW w:w="1667" w:type="pct"/>
            <w:shd w:val="clear" w:color="auto" w:fill="auto"/>
          </w:tcPr>
          <w:p w14:paraId="704FAD33" w14:textId="088DB046" w:rsidR="00FE68A9" w:rsidRPr="002A5E52" w:rsidRDefault="00FE68A9" w:rsidP="00FE68A9">
            <w:pPr>
              <w:pStyle w:val="af"/>
              <w:numPr>
                <w:ilvl w:val="0"/>
                <w:numId w:val="153"/>
              </w:numPr>
              <w:ind w:left="709" w:hanging="709"/>
              <w:rPr>
                <w:rFonts w:ascii="Arial" w:hAnsi="Arial" w:cs="Arial"/>
                <w:color w:val="22272F"/>
                <w:sz w:val="21"/>
                <w:szCs w:val="21"/>
                <w:lang w:val="ru-RU"/>
              </w:rPr>
            </w:pPr>
            <w:r w:rsidRPr="002A5E52">
              <w:rPr>
                <w:rFonts w:ascii="Arial" w:hAnsi="Arial" w:cs="Arial"/>
                <w:color w:val="22272F"/>
                <w:sz w:val="21"/>
                <w:szCs w:val="21"/>
                <w:lang w:val="ru-RU"/>
              </w:rPr>
              <w:t>отказ Работника от продолжения работы в связи с</w:t>
            </w:r>
            <w:r w:rsidRPr="002A5E52">
              <w:rPr>
                <w:rFonts w:ascii="Arial" w:hAnsi="Arial" w:cs="Arial"/>
                <w:color w:val="22272F"/>
                <w:sz w:val="21"/>
                <w:szCs w:val="21"/>
              </w:rPr>
              <w:t> </w:t>
            </w:r>
            <w:hyperlink r:id="rId21" w:anchor="/document/12134976/entry/21" w:history="1">
              <w:r w:rsidRPr="002A5E52">
                <w:rPr>
                  <w:rFonts w:ascii="Arial" w:hAnsi="Arial" w:cs="Arial"/>
                  <w:color w:val="22272F"/>
                  <w:sz w:val="21"/>
                  <w:szCs w:val="21"/>
                  <w:lang w:val="ru-RU"/>
                </w:rPr>
                <w:t>изменением</w:t>
              </w:r>
            </w:hyperlink>
            <w:r w:rsidRPr="002A5E52">
              <w:rPr>
                <w:rFonts w:ascii="Arial" w:hAnsi="Arial" w:cs="Arial"/>
                <w:color w:val="22272F"/>
                <w:sz w:val="21"/>
                <w:szCs w:val="21"/>
              </w:rPr>
              <w:t> </w:t>
            </w:r>
            <w:r w:rsidRPr="002A5E52">
              <w:rPr>
                <w:rFonts w:ascii="Arial" w:hAnsi="Arial" w:cs="Arial"/>
                <w:color w:val="22272F"/>
                <w:sz w:val="21"/>
                <w:szCs w:val="21"/>
                <w:lang w:val="ru-RU"/>
              </w:rPr>
              <w:t>определенных сторонами условий трудового договора;</w:t>
            </w:r>
          </w:p>
        </w:tc>
        <w:tc>
          <w:tcPr>
            <w:tcW w:w="1667" w:type="pct"/>
            <w:shd w:val="clear" w:color="auto" w:fill="auto"/>
          </w:tcPr>
          <w:p w14:paraId="3BB47603" w14:textId="05ECA971" w:rsidR="00FE68A9" w:rsidRPr="00E17745" w:rsidRDefault="00FE68A9" w:rsidP="00FE68A9">
            <w:pPr>
              <w:pStyle w:val="af"/>
              <w:numPr>
                <w:ilvl w:val="0"/>
                <w:numId w:val="166"/>
              </w:numPr>
              <w:ind w:left="709" w:hanging="709"/>
              <w:rPr>
                <w:rFonts w:ascii="Arial" w:hAnsi="Arial" w:cs="Arial"/>
                <w:color w:val="22272F"/>
                <w:sz w:val="21"/>
                <w:szCs w:val="21"/>
              </w:rPr>
            </w:pPr>
            <w:r w:rsidRPr="00E17745">
              <w:rPr>
                <w:rFonts w:ascii="Arial" w:hAnsi="Arial" w:cs="Arial"/>
                <w:color w:val="22272F"/>
                <w:sz w:val="21"/>
                <w:szCs w:val="21"/>
              </w:rPr>
              <w:t xml:space="preserve">refusal of employee to continue performing job functions because of changes in significant conditions of a labor agreement </w:t>
            </w:r>
          </w:p>
        </w:tc>
      </w:tr>
      <w:tr w:rsidR="00FE68A9" w:rsidRPr="002A5E52" w14:paraId="408F73B1" w14:textId="77777777" w:rsidTr="00487147">
        <w:trPr>
          <w:trHeight w:val="156"/>
        </w:trPr>
        <w:tc>
          <w:tcPr>
            <w:tcW w:w="1666" w:type="pct"/>
          </w:tcPr>
          <w:p w14:paraId="7EBEC3C2" w14:textId="39545BEF" w:rsidR="00FE68A9" w:rsidRPr="002A5E52" w:rsidDel="00ED4C36" w:rsidRDefault="00FE68A9" w:rsidP="00FE68A9">
            <w:pPr>
              <w:rPr>
                <w:rFonts w:ascii="Arial" w:eastAsia="Malgun Gothic" w:hAnsi="Arial" w:cs="Arial"/>
                <w:color w:val="000000"/>
                <w:sz w:val="21"/>
                <w:szCs w:val="21"/>
              </w:rPr>
            </w:pPr>
            <w:ins w:id="1160" w:author="Mia Choi" w:date="2021-07-25T17:15:00Z">
              <w:r w:rsidRPr="002A5E52">
                <w:rPr>
                  <w:rFonts w:ascii="Arial" w:eastAsia="Malgun Gothic" w:hAnsi="Arial" w:cs="Arial"/>
                  <w:color w:val="000000"/>
                  <w:sz w:val="21"/>
                  <w:szCs w:val="21"/>
                </w:rPr>
                <w:t xml:space="preserve">8) </w:t>
              </w:r>
              <w:r w:rsidRPr="002A5E52">
                <w:rPr>
                  <w:rFonts w:ascii="Arial" w:eastAsia="Malgun Gothic" w:hAnsi="Arial" w:cs="Arial"/>
                  <w:color w:val="000000"/>
                  <w:sz w:val="21"/>
                  <w:szCs w:val="21"/>
                </w:rPr>
                <w:t>의료진단서에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따른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근로자의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건강과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관련한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근로자의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업무이동거부</w:t>
              </w:r>
              <w:r w:rsidRPr="002A5E52">
                <w:rPr>
                  <w:rFonts w:ascii="Arial" w:eastAsia="Malgun Gothic" w:hAnsi="Arial" w:cs="Arial"/>
                  <w:color w:val="000000"/>
                  <w:sz w:val="21"/>
                  <w:szCs w:val="21"/>
                </w:rPr>
                <w:t>(</w:t>
              </w:r>
              <w:proofErr w:type="gramStart"/>
              <w:r w:rsidRPr="002A5E52">
                <w:rPr>
                  <w:rFonts w:ascii="Arial" w:eastAsia="Malgun Gothic" w:hAnsi="Arial" w:cs="Arial"/>
                  <w:color w:val="000000"/>
                  <w:sz w:val="21"/>
                  <w:szCs w:val="21"/>
                </w:rPr>
                <w:t>제</w:t>
              </w:r>
              <w:r w:rsidRPr="002A5E52">
                <w:rPr>
                  <w:rFonts w:ascii="Arial" w:eastAsia="Malgun Gothic" w:hAnsi="Arial" w:cs="Arial"/>
                  <w:color w:val="000000"/>
                  <w:sz w:val="21"/>
                  <w:szCs w:val="21"/>
                </w:rPr>
                <w:t xml:space="preserve"> 72</w:t>
              </w:r>
              <w:proofErr w:type="gram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하단</w:t>
              </w:r>
              <w:r w:rsidRPr="002A5E52">
                <w:rPr>
                  <w:rFonts w:ascii="Arial" w:eastAsia="Malgun Gothic" w:hAnsi="Arial" w:cs="Arial"/>
                  <w:color w:val="000000"/>
                  <w:sz w:val="21"/>
                  <w:szCs w:val="21"/>
                </w:rPr>
                <w:t xml:space="preserve">) </w:t>
              </w:r>
            </w:ins>
          </w:p>
        </w:tc>
        <w:tc>
          <w:tcPr>
            <w:tcW w:w="1667" w:type="pct"/>
            <w:shd w:val="clear" w:color="auto" w:fill="auto"/>
          </w:tcPr>
          <w:p w14:paraId="7768EFAC" w14:textId="3EB02181" w:rsidR="00FE68A9" w:rsidRPr="002A5E52" w:rsidRDefault="00FE68A9" w:rsidP="00FE68A9">
            <w:pPr>
              <w:pStyle w:val="af"/>
              <w:numPr>
                <w:ilvl w:val="0"/>
                <w:numId w:val="153"/>
              </w:numPr>
              <w:ind w:left="709" w:hanging="709"/>
              <w:rPr>
                <w:rFonts w:ascii="Arial" w:hAnsi="Arial" w:cs="Arial"/>
                <w:color w:val="22272F"/>
                <w:sz w:val="21"/>
                <w:szCs w:val="21"/>
                <w:lang w:val="ru-RU"/>
              </w:rPr>
            </w:pPr>
            <w:r w:rsidRPr="002A5E52">
              <w:rPr>
                <w:rFonts w:ascii="Arial" w:hAnsi="Arial" w:cs="Arial"/>
                <w:color w:val="22272F"/>
                <w:sz w:val="21"/>
                <w:szCs w:val="21"/>
                <w:lang w:val="ru-RU"/>
              </w:rPr>
              <w:t>отказ Работника от перевода на другую работу, необходимого ему в соответствии с медицинским заключением, выданным в</w:t>
            </w:r>
            <w:r w:rsidRPr="002A5E52">
              <w:rPr>
                <w:rFonts w:ascii="Arial" w:hAnsi="Arial" w:cs="Arial"/>
                <w:color w:val="22272F"/>
                <w:sz w:val="21"/>
                <w:szCs w:val="21"/>
              </w:rPr>
              <w:t> </w:t>
            </w:r>
            <w:r w:rsidRPr="002A5E52">
              <w:rPr>
                <w:rFonts w:ascii="Arial" w:hAnsi="Arial" w:cs="Arial"/>
                <w:color w:val="22272F"/>
                <w:sz w:val="21"/>
                <w:szCs w:val="21"/>
                <w:rPrChange w:id="1161" w:author="Гурьянов" w:date="2021-07-23T15:47:00Z">
                  <w:rPr>
                    <w:color w:val="22272F"/>
                    <w:sz w:val="17"/>
                    <w:szCs w:val="17"/>
                  </w:rPr>
                </w:rPrChange>
              </w:rPr>
              <w:fldChar w:fldCharType="begin"/>
            </w:r>
            <w:r w:rsidRPr="002A5E52">
              <w:rPr>
                <w:rFonts w:ascii="Arial" w:hAnsi="Arial" w:cs="Arial"/>
                <w:color w:val="22272F"/>
                <w:sz w:val="21"/>
                <w:szCs w:val="21"/>
                <w:lang w:val="ru-RU"/>
              </w:rPr>
              <w:instrText xml:space="preserve"> </w:instrText>
            </w:r>
            <w:r w:rsidRPr="002A5E52">
              <w:rPr>
                <w:rFonts w:ascii="Arial" w:hAnsi="Arial" w:cs="Arial"/>
                <w:color w:val="22272F"/>
                <w:sz w:val="21"/>
                <w:szCs w:val="21"/>
              </w:rPr>
              <w:instrText>HYPERLINK</w:instrText>
            </w:r>
            <w:r w:rsidRPr="002A5E52">
              <w:rPr>
                <w:rFonts w:ascii="Arial" w:hAnsi="Arial" w:cs="Arial"/>
                <w:color w:val="22272F"/>
                <w:sz w:val="21"/>
                <w:szCs w:val="21"/>
                <w:lang w:val="ru-RU"/>
              </w:rPr>
              <w:instrText xml:space="preserve"> "</w:instrText>
            </w:r>
            <w:r w:rsidRPr="002A5E52">
              <w:rPr>
                <w:rFonts w:ascii="Arial" w:hAnsi="Arial" w:cs="Arial"/>
                <w:color w:val="22272F"/>
                <w:sz w:val="21"/>
                <w:szCs w:val="21"/>
              </w:rPr>
              <w:instrText>https</w:instrText>
            </w:r>
            <w:r w:rsidRPr="002A5E52">
              <w:rPr>
                <w:rFonts w:ascii="Arial" w:hAnsi="Arial" w:cs="Arial"/>
                <w:color w:val="22272F"/>
                <w:sz w:val="21"/>
                <w:szCs w:val="21"/>
                <w:lang w:val="ru-RU"/>
              </w:rPr>
              <w:instrText>://</w:instrText>
            </w:r>
            <w:r w:rsidRPr="002A5E52">
              <w:rPr>
                <w:rFonts w:ascii="Arial" w:hAnsi="Arial" w:cs="Arial"/>
                <w:color w:val="22272F"/>
                <w:sz w:val="21"/>
                <w:szCs w:val="21"/>
              </w:rPr>
              <w:instrText>internet</w:instrText>
            </w:r>
            <w:r w:rsidRPr="002A5E52">
              <w:rPr>
                <w:rFonts w:ascii="Arial" w:hAnsi="Arial" w:cs="Arial"/>
                <w:color w:val="22272F"/>
                <w:sz w:val="21"/>
                <w:szCs w:val="21"/>
                <w:lang w:val="ru-RU"/>
              </w:rPr>
              <w:instrText>.</w:instrText>
            </w:r>
            <w:r w:rsidRPr="002A5E52">
              <w:rPr>
                <w:rFonts w:ascii="Arial" w:hAnsi="Arial" w:cs="Arial"/>
                <w:color w:val="22272F"/>
                <w:sz w:val="21"/>
                <w:szCs w:val="21"/>
              </w:rPr>
              <w:instrText>garant</w:instrText>
            </w:r>
            <w:r w:rsidRPr="002A5E52">
              <w:rPr>
                <w:rFonts w:ascii="Arial" w:hAnsi="Arial" w:cs="Arial"/>
                <w:color w:val="22272F"/>
                <w:sz w:val="21"/>
                <w:szCs w:val="21"/>
                <w:lang w:val="ru-RU"/>
              </w:rPr>
              <w:instrText>.</w:instrText>
            </w:r>
            <w:r w:rsidRPr="002A5E52">
              <w:rPr>
                <w:rFonts w:ascii="Arial" w:hAnsi="Arial" w:cs="Arial"/>
                <w:color w:val="22272F"/>
                <w:sz w:val="21"/>
                <w:szCs w:val="21"/>
              </w:rPr>
              <w:instrText>ru</w:instrText>
            </w:r>
            <w:r w:rsidRPr="002A5E52">
              <w:rPr>
                <w:rFonts w:ascii="Arial" w:hAnsi="Arial" w:cs="Arial"/>
                <w:color w:val="22272F"/>
                <w:sz w:val="21"/>
                <w:szCs w:val="21"/>
                <w:lang w:val="ru-RU"/>
              </w:rPr>
              <w:instrText>/" \</w:instrText>
            </w:r>
            <w:r w:rsidRPr="002A5E52">
              <w:rPr>
                <w:rFonts w:ascii="Arial" w:hAnsi="Arial" w:cs="Arial"/>
                <w:color w:val="22272F"/>
                <w:sz w:val="21"/>
                <w:szCs w:val="21"/>
              </w:rPr>
              <w:instrText>l</w:instrText>
            </w:r>
            <w:r w:rsidRPr="002A5E52">
              <w:rPr>
                <w:rFonts w:ascii="Arial" w:hAnsi="Arial" w:cs="Arial"/>
                <w:color w:val="22272F"/>
                <w:sz w:val="21"/>
                <w:szCs w:val="21"/>
                <w:lang w:val="ru-RU"/>
              </w:rPr>
              <w:instrText xml:space="preserve"> "/</w:instrText>
            </w:r>
            <w:r w:rsidRPr="002A5E52">
              <w:rPr>
                <w:rFonts w:ascii="Arial" w:hAnsi="Arial" w:cs="Arial"/>
                <w:color w:val="22272F"/>
                <w:sz w:val="21"/>
                <w:szCs w:val="21"/>
              </w:rPr>
              <w:instrText>multilink</w:instrText>
            </w:r>
            <w:r w:rsidRPr="002A5E52">
              <w:rPr>
                <w:rFonts w:ascii="Arial" w:hAnsi="Arial" w:cs="Arial"/>
                <w:color w:val="22272F"/>
                <w:sz w:val="21"/>
                <w:szCs w:val="21"/>
                <w:lang w:val="ru-RU"/>
              </w:rPr>
              <w:instrText>/12125268/</w:instrText>
            </w:r>
            <w:r w:rsidRPr="002A5E52">
              <w:rPr>
                <w:rFonts w:ascii="Arial" w:hAnsi="Arial" w:cs="Arial"/>
                <w:color w:val="22272F"/>
                <w:sz w:val="21"/>
                <w:szCs w:val="21"/>
              </w:rPr>
              <w:instrText>paragraph</w:instrText>
            </w:r>
            <w:r w:rsidRPr="002A5E52">
              <w:rPr>
                <w:rFonts w:ascii="Arial" w:hAnsi="Arial" w:cs="Arial"/>
                <w:color w:val="22272F"/>
                <w:sz w:val="21"/>
                <w:szCs w:val="21"/>
                <w:lang w:val="ru-RU"/>
              </w:rPr>
              <w:instrText>/4503/</w:instrText>
            </w:r>
            <w:r w:rsidRPr="002A5E52">
              <w:rPr>
                <w:rFonts w:ascii="Arial" w:hAnsi="Arial" w:cs="Arial"/>
                <w:color w:val="22272F"/>
                <w:sz w:val="21"/>
                <w:szCs w:val="21"/>
              </w:rPr>
              <w:instrText>number</w:instrText>
            </w:r>
            <w:r w:rsidRPr="002A5E52">
              <w:rPr>
                <w:rFonts w:ascii="Arial" w:hAnsi="Arial" w:cs="Arial"/>
                <w:color w:val="22272F"/>
                <w:sz w:val="21"/>
                <w:szCs w:val="21"/>
                <w:lang w:val="ru-RU"/>
              </w:rPr>
              <w:instrText xml:space="preserve">/0" </w:instrText>
            </w:r>
            <w:r w:rsidRPr="002A5E52">
              <w:rPr>
                <w:rFonts w:ascii="Arial" w:hAnsi="Arial" w:cs="Arial"/>
                <w:color w:val="22272F"/>
                <w:sz w:val="21"/>
                <w:szCs w:val="21"/>
                <w:rPrChange w:id="1162" w:author="Гурьянов" w:date="2021-07-23T15:47:00Z">
                  <w:rPr>
                    <w:color w:val="22272F"/>
                    <w:sz w:val="17"/>
                    <w:szCs w:val="17"/>
                  </w:rPr>
                </w:rPrChange>
              </w:rPr>
              <w:fldChar w:fldCharType="separate"/>
            </w:r>
            <w:r w:rsidRPr="002A5E52">
              <w:rPr>
                <w:rFonts w:ascii="Arial" w:hAnsi="Arial" w:cs="Arial"/>
                <w:color w:val="22272F"/>
                <w:sz w:val="21"/>
                <w:szCs w:val="21"/>
                <w:lang w:val="ru-RU"/>
                <w:rPrChange w:id="1163" w:author="Гурьянов" w:date="2021-07-23T15:47:00Z">
                  <w:rPr>
                    <w:rStyle w:val="af1"/>
                    <w:color w:val="3272C0"/>
                    <w:sz w:val="17"/>
                    <w:szCs w:val="17"/>
                  </w:rPr>
                </w:rPrChange>
              </w:rPr>
              <w:t>порядке</w:t>
            </w:r>
            <w:r w:rsidRPr="002A5E52">
              <w:rPr>
                <w:rFonts w:ascii="Arial" w:hAnsi="Arial" w:cs="Arial"/>
                <w:color w:val="22272F"/>
                <w:sz w:val="21"/>
                <w:szCs w:val="21"/>
                <w:rPrChange w:id="1164" w:author="Гурьянов" w:date="2021-07-23T15:47:00Z">
                  <w:rPr>
                    <w:color w:val="22272F"/>
                    <w:sz w:val="17"/>
                    <w:szCs w:val="17"/>
                  </w:rPr>
                </w:rPrChange>
              </w:rPr>
              <w:fldChar w:fldCharType="end"/>
            </w:r>
            <w:r w:rsidRPr="002A5E52">
              <w:rPr>
                <w:rFonts w:ascii="Arial" w:hAnsi="Arial" w:cs="Arial"/>
                <w:color w:val="22272F"/>
                <w:sz w:val="21"/>
                <w:szCs w:val="21"/>
                <w:lang w:val="ru-RU"/>
              </w:rPr>
              <w:t xml:space="preserve">, установленном федеральными законами и иными нормативными правовыми актами Российской Федерации, либо отсутствие у работодателя соответствующей работы; </w:t>
            </w:r>
          </w:p>
        </w:tc>
        <w:tc>
          <w:tcPr>
            <w:tcW w:w="1667" w:type="pct"/>
            <w:shd w:val="clear" w:color="auto" w:fill="auto"/>
          </w:tcPr>
          <w:p w14:paraId="0FBF7F9D" w14:textId="376056BF" w:rsidR="00FE68A9" w:rsidRPr="00E17745" w:rsidRDefault="00FE68A9" w:rsidP="00FE68A9">
            <w:pPr>
              <w:pStyle w:val="af"/>
              <w:numPr>
                <w:ilvl w:val="0"/>
                <w:numId w:val="166"/>
              </w:numPr>
              <w:ind w:left="709" w:hanging="709"/>
              <w:rPr>
                <w:rFonts w:ascii="Arial" w:hAnsi="Arial" w:cs="Arial"/>
                <w:color w:val="22272F"/>
                <w:sz w:val="21"/>
                <w:szCs w:val="21"/>
              </w:rPr>
            </w:pPr>
            <w:r w:rsidRPr="00E17745">
              <w:rPr>
                <w:rFonts w:ascii="Arial" w:hAnsi="Arial" w:cs="Arial"/>
                <w:color w:val="22272F"/>
                <w:sz w:val="21"/>
                <w:szCs w:val="21"/>
              </w:rPr>
              <w:t xml:space="preserve">refusal of employee to transfer to a different job position because of the state of health according to the results of medical examination </w:t>
            </w:r>
          </w:p>
        </w:tc>
      </w:tr>
      <w:tr w:rsidR="00FE68A9" w:rsidRPr="002A5E52" w14:paraId="4C8E413F" w14:textId="77777777" w:rsidTr="00487147">
        <w:trPr>
          <w:trHeight w:val="156"/>
        </w:trPr>
        <w:tc>
          <w:tcPr>
            <w:tcW w:w="1666" w:type="pct"/>
          </w:tcPr>
          <w:p w14:paraId="013A852A" w14:textId="7457AAD3" w:rsidR="00FE68A9" w:rsidRPr="002A5E52" w:rsidDel="00ED4C36" w:rsidRDefault="00FE68A9" w:rsidP="00FE68A9">
            <w:pPr>
              <w:rPr>
                <w:rFonts w:ascii="Arial" w:eastAsia="Malgun Gothic" w:hAnsi="Arial" w:cs="Arial"/>
                <w:color w:val="000000"/>
                <w:sz w:val="21"/>
                <w:szCs w:val="21"/>
              </w:rPr>
            </w:pPr>
            <w:ins w:id="1165" w:author="Mia Choi" w:date="2021-07-25T17:15:00Z">
              <w:r w:rsidRPr="002A5E52">
                <w:rPr>
                  <w:rFonts w:ascii="Arial" w:eastAsia="Malgun Gothic" w:hAnsi="Arial" w:cs="Arial"/>
                  <w:color w:val="000000"/>
                  <w:sz w:val="21"/>
                  <w:szCs w:val="21"/>
                </w:rPr>
                <w:t xml:space="preserve">9) </w:t>
              </w:r>
              <w:r w:rsidRPr="002A5E52">
                <w:rPr>
                  <w:rFonts w:ascii="Arial" w:eastAsia="Malgun Gothic" w:hAnsi="Arial" w:cs="Arial"/>
                  <w:color w:val="000000"/>
                  <w:sz w:val="21"/>
                  <w:szCs w:val="21"/>
                </w:rPr>
                <w:t>사용자의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근무지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이동과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관련한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근로자의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이동거부</w:t>
              </w:r>
              <w:r w:rsidRPr="002A5E52">
                <w:rPr>
                  <w:rFonts w:ascii="Arial" w:eastAsia="Malgun Gothic" w:hAnsi="Arial" w:cs="Arial"/>
                  <w:color w:val="000000"/>
                  <w:sz w:val="21"/>
                  <w:szCs w:val="21"/>
                </w:rPr>
                <w:t>(</w:t>
              </w:r>
              <w:proofErr w:type="gramStart"/>
              <w:r w:rsidRPr="002A5E52">
                <w:rPr>
                  <w:rFonts w:ascii="Arial" w:eastAsia="Malgun Gothic" w:hAnsi="Arial" w:cs="Arial"/>
                  <w:color w:val="000000"/>
                  <w:sz w:val="21"/>
                  <w:szCs w:val="21"/>
                </w:rPr>
                <w:t>제</w:t>
              </w:r>
              <w:r w:rsidRPr="002A5E52">
                <w:rPr>
                  <w:rFonts w:ascii="Arial" w:eastAsia="Malgun Gothic" w:hAnsi="Arial" w:cs="Arial"/>
                  <w:color w:val="000000"/>
                  <w:sz w:val="21"/>
                  <w:szCs w:val="21"/>
                </w:rPr>
                <w:t xml:space="preserve"> 72</w:t>
              </w:r>
              <w:proofErr w:type="gram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상단</w:t>
              </w:r>
              <w:r w:rsidRPr="002A5E52">
                <w:rPr>
                  <w:rFonts w:ascii="Arial" w:eastAsia="Malgun Gothic" w:hAnsi="Arial" w:cs="Arial"/>
                  <w:color w:val="000000"/>
                  <w:sz w:val="21"/>
                  <w:szCs w:val="21"/>
                </w:rPr>
                <w:t>)</w:t>
              </w:r>
            </w:ins>
          </w:p>
        </w:tc>
        <w:tc>
          <w:tcPr>
            <w:tcW w:w="1667" w:type="pct"/>
            <w:shd w:val="clear" w:color="auto" w:fill="auto"/>
          </w:tcPr>
          <w:p w14:paraId="3D1357C0" w14:textId="060234EC" w:rsidR="00FE68A9" w:rsidRPr="002A5E52" w:rsidRDefault="00FE68A9" w:rsidP="00FE68A9">
            <w:pPr>
              <w:pStyle w:val="af"/>
              <w:numPr>
                <w:ilvl w:val="0"/>
                <w:numId w:val="153"/>
              </w:numPr>
              <w:ind w:left="709" w:hanging="709"/>
              <w:rPr>
                <w:rFonts w:ascii="Arial" w:hAnsi="Arial" w:cs="Arial"/>
                <w:color w:val="22272F"/>
                <w:sz w:val="21"/>
                <w:szCs w:val="21"/>
                <w:lang w:val="ru-RU"/>
              </w:rPr>
            </w:pPr>
            <w:r w:rsidRPr="002A5E52">
              <w:rPr>
                <w:rFonts w:ascii="Arial" w:hAnsi="Arial" w:cs="Arial"/>
                <w:color w:val="22272F"/>
                <w:sz w:val="21"/>
                <w:szCs w:val="21"/>
                <w:lang w:val="ru-RU"/>
                <w:rPrChange w:id="1166" w:author="Гурьянов" w:date="2021-07-23T15:48:00Z">
                  <w:rPr>
                    <w:color w:val="22272F"/>
                    <w:sz w:val="17"/>
                    <w:szCs w:val="17"/>
                  </w:rPr>
                </w:rPrChange>
              </w:rPr>
              <w:t>отказ работника от перевода на работу в другую местность вместе с работодателем;</w:t>
            </w:r>
          </w:p>
        </w:tc>
        <w:tc>
          <w:tcPr>
            <w:tcW w:w="1667" w:type="pct"/>
            <w:shd w:val="clear" w:color="auto" w:fill="auto"/>
          </w:tcPr>
          <w:p w14:paraId="2A1A4322" w14:textId="61593C04" w:rsidR="00FE68A9" w:rsidRPr="00E17745" w:rsidRDefault="00FE68A9" w:rsidP="00FE68A9">
            <w:pPr>
              <w:pStyle w:val="af"/>
              <w:numPr>
                <w:ilvl w:val="0"/>
                <w:numId w:val="166"/>
              </w:numPr>
              <w:ind w:left="709" w:hanging="709"/>
              <w:rPr>
                <w:rFonts w:ascii="Arial" w:hAnsi="Arial" w:cs="Arial"/>
                <w:color w:val="22272F"/>
                <w:sz w:val="21"/>
                <w:szCs w:val="21"/>
              </w:rPr>
            </w:pPr>
            <w:r w:rsidRPr="00E17745">
              <w:rPr>
                <w:rFonts w:ascii="Arial" w:hAnsi="Arial" w:cs="Arial"/>
                <w:color w:val="22272F"/>
                <w:sz w:val="21"/>
                <w:szCs w:val="21"/>
              </w:rPr>
              <w:t xml:space="preserve">refusal of employee to transfer to a different job position because of transferring of employer to a different region </w:t>
            </w:r>
          </w:p>
        </w:tc>
      </w:tr>
      <w:tr w:rsidR="00FE68A9" w:rsidRPr="002A5E52" w14:paraId="6734B3A6" w14:textId="77777777" w:rsidTr="00487147">
        <w:trPr>
          <w:trHeight w:val="156"/>
        </w:trPr>
        <w:tc>
          <w:tcPr>
            <w:tcW w:w="1666" w:type="pct"/>
          </w:tcPr>
          <w:p w14:paraId="77F79996" w14:textId="62415A09" w:rsidR="00FE68A9" w:rsidRPr="002A5E52" w:rsidDel="00ED4C36" w:rsidRDefault="00FE68A9" w:rsidP="00FE68A9">
            <w:pPr>
              <w:rPr>
                <w:rFonts w:ascii="Arial" w:eastAsia="Malgun Gothic" w:hAnsi="Arial" w:cs="Arial"/>
                <w:color w:val="000000"/>
                <w:sz w:val="21"/>
                <w:szCs w:val="21"/>
              </w:rPr>
            </w:pPr>
            <w:ins w:id="1167" w:author="Mia Choi" w:date="2021-07-25T17:15:00Z">
              <w:r w:rsidRPr="002A5E52">
                <w:rPr>
                  <w:rFonts w:ascii="Arial" w:eastAsia="Malgun Gothic" w:hAnsi="Arial" w:cs="Arial"/>
                  <w:color w:val="000000"/>
                  <w:sz w:val="21"/>
                  <w:szCs w:val="21"/>
                </w:rPr>
                <w:lastRenderedPageBreak/>
                <w:t xml:space="preserve">10) </w:t>
              </w:r>
              <w:r w:rsidRPr="002A5E52">
                <w:rPr>
                  <w:rFonts w:ascii="Arial" w:eastAsia="Malgun Gothic" w:hAnsi="Arial" w:cs="Arial"/>
                  <w:color w:val="000000"/>
                  <w:sz w:val="21"/>
                  <w:szCs w:val="21"/>
                </w:rPr>
                <w:t>쌍방이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의도하지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않은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상황</w:t>
              </w:r>
              <w:r w:rsidRPr="002A5E52">
                <w:rPr>
                  <w:rFonts w:ascii="Arial" w:eastAsia="Malgun Gothic" w:hAnsi="Arial" w:cs="Arial"/>
                  <w:color w:val="000000"/>
                  <w:sz w:val="21"/>
                  <w:szCs w:val="21"/>
                </w:rPr>
                <w:t>(</w:t>
              </w:r>
              <w:proofErr w:type="gramStart"/>
              <w:r w:rsidRPr="002A5E52">
                <w:rPr>
                  <w:rFonts w:ascii="Arial" w:eastAsia="Malgun Gothic" w:hAnsi="Arial" w:cs="Arial"/>
                  <w:color w:val="000000"/>
                  <w:sz w:val="21"/>
                  <w:szCs w:val="21"/>
                </w:rPr>
                <w:t>제</w:t>
              </w:r>
              <w:r w:rsidRPr="002A5E52">
                <w:rPr>
                  <w:rFonts w:ascii="Arial" w:eastAsia="Malgun Gothic" w:hAnsi="Arial" w:cs="Arial"/>
                  <w:color w:val="000000"/>
                  <w:sz w:val="21"/>
                  <w:szCs w:val="21"/>
                </w:rPr>
                <w:t xml:space="preserve"> 83</w:t>
              </w:r>
              <w:proofErr w:type="gram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조</w:t>
              </w:r>
              <w:r w:rsidRPr="002A5E52">
                <w:rPr>
                  <w:rFonts w:ascii="Arial" w:eastAsia="Malgun Gothic" w:hAnsi="Arial" w:cs="Arial"/>
                  <w:color w:val="000000"/>
                  <w:sz w:val="21"/>
                  <w:szCs w:val="21"/>
                </w:rPr>
                <w:t>)</w:t>
              </w:r>
            </w:ins>
          </w:p>
        </w:tc>
        <w:tc>
          <w:tcPr>
            <w:tcW w:w="1667" w:type="pct"/>
            <w:shd w:val="clear" w:color="auto" w:fill="auto"/>
          </w:tcPr>
          <w:p w14:paraId="70CBFF48" w14:textId="1DB4FA28" w:rsidR="00FE68A9" w:rsidRPr="002A5E52" w:rsidRDefault="00FE68A9" w:rsidP="00FE68A9">
            <w:pPr>
              <w:pStyle w:val="af"/>
              <w:numPr>
                <w:ilvl w:val="0"/>
                <w:numId w:val="153"/>
              </w:numPr>
              <w:ind w:left="709" w:hanging="709"/>
              <w:rPr>
                <w:rFonts w:ascii="Arial" w:hAnsi="Arial" w:cs="Arial"/>
                <w:color w:val="22272F"/>
                <w:sz w:val="21"/>
                <w:szCs w:val="21"/>
                <w:lang w:val="ru-RU"/>
              </w:rPr>
            </w:pPr>
            <w:r w:rsidRPr="002A5E52">
              <w:rPr>
                <w:rFonts w:ascii="Arial" w:hAnsi="Arial" w:cs="Arial"/>
                <w:color w:val="22272F"/>
                <w:sz w:val="21"/>
                <w:szCs w:val="21"/>
                <w:lang w:val="ru-RU"/>
                <w:rPrChange w:id="1168" w:author="Гурьянов" w:date="2021-07-23T15:48:00Z">
                  <w:rPr>
                    <w:color w:val="22272F"/>
                    <w:sz w:val="17"/>
                    <w:szCs w:val="17"/>
                  </w:rPr>
                </w:rPrChange>
              </w:rPr>
              <w:t>обстоятельства, не зависящие от воли сторон;</w:t>
            </w:r>
          </w:p>
        </w:tc>
        <w:tc>
          <w:tcPr>
            <w:tcW w:w="1667" w:type="pct"/>
            <w:shd w:val="clear" w:color="auto" w:fill="auto"/>
          </w:tcPr>
          <w:p w14:paraId="5D0D6DA8" w14:textId="0F8AF803" w:rsidR="00FE68A9" w:rsidRPr="00E17745" w:rsidRDefault="00FE68A9" w:rsidP="00FE68A9">
            <w:pPr>
              <w:pStyle w:val="af"/>
              <w:numPr>
                <w:ilvl w:val="0"/>
                <w:numId w:val="166"/>
              </w:numPr>
              <w:ind w:left="709" w:hanging="709"/>
              <w:rPr>
                <w:rFonts w:ascii="Arial" w:hAnsi="Arial" w:cs="Arial"/>
                <w:color w:val="22272F"/>
                <w:sz w:val="21"/>
                <w:szCs w:val="21"/>
              </w:rPr>
            </w:pPr>
            <w:r w:rsidRPr="00E17745">
              <w:rPr>
                <w:rFonts w:ascii="Arial" w:hAnsi="Arial" w:cs="Arial"/>
                <w:color w:val="22272F"/>
                <w:sz w:val="21"/>
                <w:szCs w:val="21"/>
              </w:rPr>
              <w:t>circumstances not depending on will of sides</w:t>
            </w:r>
          </w:p>
        </w:tc>
      </w:tr>
      <w:tr w:rsidR="00FE68A9" w:rsidRPr="002A5E52" w14:paraId="23E246EB" w14:textId="77777777" w:rsidTr="00487147">
        <w:trPr>
          <w:trHeight w:val="156"/>
        </w:trPr>
        <w:tc>
          <w:tcPr>
            <w:tcW w:w="1666" w:type="pct"/>
          </w:tcPr>
          <w:p w14:paraId="37DE860B" w14:textId="0027EF01" w:rsidR="00FE68A9" w:rsidRPr="002A5E52" w:rsidDel="00ED4C36" w:rsidRDefault="00FE68A9" w:rsidP="00FE68A9">
            <w:pPr>
              <w:rPr>
                <w:rFonts w:ascii="Arial" w:eastAsia="Malgun Gothic" w:hAnsi="Arial" w:cs="Arial"/>
                <w:color w:val="000000"/>
                <w:sz w:val="21"/>
                <w:szCs w:val="21"/>
              </w:rPr>
            </w:pPr>
            <w:ins w:id="1169" w:author="Mia Choi" w:date="2021-07-25T17:15:00Z">
              <w:r w:rsidRPr="002A5E52">
                <w:rPr>
                  <w:rFonts w:ascii="Arial" w:eastAsia="Malgun Gothic" w:hAnsi="Arial" w:cs="Arial"/>
                  <w:color w:val="000000"/>
                  <w:sz w:val="21"/>
                  <w:szCs w:val="21"/>
                </w:rPr>
                <w:t xml:space="preserve">11) </w:t>
              </w:r>
              <w:r w:rsidRPr="002A5E52">
                <w:rPr>
                  <w:rFonts w:ascii="Arial" w:eastAsia="Malgun Gothic" w:hAnsi="Arial" w:cs="Arial"/>
                  <w:color w:val="000000"/>
                  <w:sz w:val="21"/>
                  <w:szCs w:val="21"/>
                </w:rPr>
                <w:t>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법</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혹은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여타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연방법이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규정한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근로계약체결조건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위반으로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인한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업무지속</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불가능</w:t>
              </w:r>
              <w:r w:rsidRPr="002A5E52">
                <w:rPr>
                  <w:rFonts w:ascii="Arial" w:eastAsia="Malgun Gothic" w:hAnsi="Arial" w:cs="Arial"/>
                  <w:color w:val="000000"/>
                  <w:sz w:val="21"/>
                  <w:szCs w:val="21"/>
                </w:rPr>
                <w:t xml:space="preserve"> (</w:t>
              </w:r>
              <w:proofErr w:type="gramStart"/>
              <w:r w:rsidRPr="002A5E52">
                <w:rPr>
                  <w:rFonts w:ascii="Arial" w:eastAsia="Malgun Gothic" w:hAnsi="Arial" w:cs="Arial"/>
                  <w:color w:val="000000"/>
                  <w:sz w:val="21"/>
                  <w:szCs w:val="21"/>
                </w:rPr>
                <w:t>제</w:t>
              </w:r>
              <w:r w:rsidRPr="002A5E52">
                <w:rPr>
                  <w:rFonts w:ascii="Arial" w:eastAsia="Malgun Gothic" w:hAnsi="Arial" w:cs="Arial"/>
                  <w:color w:val="000000"/>
                  <w:sz w:val="21"/>
                  <w:szCs w:val="21"/>
                </w:rPr>
                <w:t xml:space="preserve"> 84</w:t>
              </w:r>
              <w:proofErr w:type="gram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조</w:t>
              </w:r>
              <w:r w:rsidRPr="002A5E52">
                <w:rPr>
                  <w:rFonts w:ascii="Arial" w:eastAsia="Malgun Gothic" w:hAnsi="Arial" w:cs="Arial"/>
                  <w:color w:val="000000"/>
                  <w:sz w:val="21"/>
                  <w:szCs w:val="21"/>
                </w:rPr>
                <w:t>)</w:t>
              </w:r>
            </w:ins>
          </w:p>
        </w:tc>
        <w:tc>
          <w:tcPr>
            <w:tcW w:w="1667" w:type="pct"/>
            <w:shd w:val="clear" w:color="auto" w:fill="auto"/>
          </w:tcPr>
          <w:p w14:paraId="6EC923A4" w14:textId="42EDA1C1" w:rsidR="00FE68A9" w:rsidRPr="002A5E52" w:rsidRDefault="00FE68A9" w:rsidP="00FE68A9">
            <w:pPr>
              <w:pStyle w:val="af"/>
              <w:numPr>
                <w:ilvl w:val="0"/>
                <w:numId w:val="153"/>
              </w:numPr>
              <w:ind w:left="709" w:hanging="709"/>
              <w:rPr>
                <w:rFonts w:ascii="Arial" w:hAnsi="Arial" w:cs="Arial"/>
                <w:color w:val="22272F"/>
                <w:sz w:val="21"/>
                <w:szCs w:val="21"/>
                <w:lang w:val="ru-RU"/>
              </w:rPr>
            </w:pPr>
            <w:r w:rsidRPr="002A5E52">
              <w:rPr>
                <w:rFonts w:ascii="Arial" w:hAnsi="Arial" w:cs="Arial"/>
                <w:color w:val="22272F"/>
                <w:sz w:val="21"/>
                <w:szCs w:val="21"/>
                <w:lang w:val="ru-RU"/>
              </w:rPr>
              <w:t>т</w:t>
            </w:r>
            <w:r w:rsidRPr="002A5E52">
              <w:rPr>
                <w:rFonts w:ascii="Arial" w:hAnsi="Arial" w:cs="Arial"/>
                <w:color w:val="22272F"/>
                <w:sz w:val="21"/>
                <w:szCs w:val="21"/>
                <w:lang w:val="ru-RU"/>
                <w:rPrChange w:id="1170" w:author="Гурьянов" w:date="2021-07-23T15:48:00Z">
                  <w:rPr>
                    <w:color w:val="22272F"/>
                    <w:sz w:val="17"/>
                    <w:szCs w:val="17"/>
                  </w:rPr>
                </w:rPrChange>
              </w:rPr>
              <w:t xml:space="preserve">рудовой договор может быть прекращен и по другим основаниям, предусмотренным </w:t>
            </w:r>
            <w:r w:rsidRPr="002A5E52">
              <w:rPr>
                <w:rFonts w:ascii="Arial" w:hAnsi="Arial" w:cs="Arial"/>
                <w:color w:val="22272F"/>
                <w:sz w:val="21"/>
                <w:szCs w:val="21"/>
                <w:rPrChange w:id="1171" w:author="Гурьянов" w:date="2021-07-23T15:48:00Z">
                  <w:rPr>
                    <w:color w:val="22272F"/>
                    <w:sz w:val="17"/>
                    <w:szCs w:val="17"/>
                  </w:rPr>
                </w:rPrChange>
              </w:rPr>
              <w:fldChar w:fldCharType="begin"/>
            </w:r>
            <w:r w:rsidRPr="002A5E52">
              <w:rPr>
                <w:rFonts w:ascii="Arial" w:hAnsi="Arial" w:cs="Arial"/>
                <w:color w:val="22272F"/>
                <w:sz w:val="21"/>
                <w:szCs w:val="21"/>
                <w:lang w:val="ru-RU"/>
                <w:rPrChange w:id="1172" w:author="Гурьянов" w:date="2021-07-23T15:48:00Z">
                  <w:rPr>
                    <w:color w:val="22272F"/>
                    <w:sz w:val="17"/>
                    <w:szCs w:val="17"/>
                  </w:rPr>
                </w:rPrChange>
              </w:rPr>
              <w:instrText xml:space="preserve"> </w:instrText>
            </w:r>
            <w:r w:rsidRPr="002A5E52">
              <w:rPr>
                <w:rFonts w:ascii="Arial" w:hAnsi="Arial" w:cs="Arial"/>
                <w:color w:val="22272F"/>
                <w:sz w:val="21"/>
                <w:szCs w:val="21"/>
                <w:rPrChange w:id="1173" w:author="Гурьянов" w:date="2021-07-23T15:48:00Z">
                  <w:rPr>
                    <w:color w:val="22272F"/>
                    <w:sz w:val="17"/>
                    <w:szCs w:val="17"/>
                  </w:rPr>
                </w:rPrChange>
              </w:rPr>
              <w:instrText>HYPERLINK</w:instrText>
            </w:r>
            <w:r w:rsidRPr="002A5E52">
              <w:rPr>
                <w:rFonts w:ascii="Arial" w:hAnsi="Arial" w:cs="Arial"/>
                <w:color w:val="22272F"/>
                <w:sz w:val="21"/>
                <w:szCs w:val="21"/>
                <w:lang w:val="ru-RU"/>
                <w:rPrChange w:id="1174" w:author="Гурьянов" w:date="2021-07-23T15:48:00Z">
                  <w:rPr>
                    <w:color w:val="22272F"/>
                    <w:sz w:val="17"/>
                    <w:szCs w:val="17"/>
                  </w:rPr>
                </w:rPrChange>
              </w:rPr>
              <w:instrText xml:space="preserve"> "</w:instrText>
            </w:r>
            <w:r w:rsidRPr="002A5E52">
              <w:rPr>
                <w:rFonts w:ascii="Arial" w:hAnsi="Arial" w:cs="Arial"/>
                <w:color w:val="22272F"/>
                <w:sz w:val="21"/>
                <w:szCs w:val="21"/>
                <w:rPrChange w:id="1175" w:author="Гурьянов" w:date="2021-07-23T15:48:00Z">
                  <w:rPr>
                    <w:color w:val="22272F"/>
                    <w:sz w:val="17"/>
                    <w:szCs w:val="17"/>
                  </w:rPr>
                </w:rPrChange>
              </w:rPr>
              <w:instrText>https</w:instrText>
            </w:r>
            <w:r w:rsidRPr="002A5E52">
              <w:rPr>
                <w:rFonts w:ascii="Arial" w:hAnsi="Arial" w:cs="Arial"/>
                <w:color w:val="22272F"/>
                <w:sz w:val="21"/>
                <w:szCs w:val="21"/>
                <w:lang w:val="ru-RU"/>
                <w:rPrChange w:id="1176" w:author="Гурьянов" w:date="2021-07-23T15:48:00Z">
                  <w:rPr>
                    <w:color w:val="22272F"/>
                    <w:sz w:val="17"/>
                    <w:szCs w:val="17"/>
                  </w:rPr>
                </w:rPrChange>
              </w:rPr>
              <w:instrText>://</w:instrText>
            </w:r>
            <w:r w:rsidRPr="002A5E52">
              <w:rPr>
                <w:rFonts w:ascii="Arial" w:hAnsi="Arial" w:cs="Arial"/>
                <w:color w:val="22272F"/>
                <w:sz w:val="21"/>
                <w:szCs w:val="21"/>
                <w:rPrChange w:id="1177" w:author="Гурьянов" w:date="2021-07-23T15:48:00Z">
                  <w:rPr>
                    <w:color w:val="22272F"/>
                    <w:sz w:val="17"/>
                    <w:szCs w:val="17"/>
                  </w:rPr>
                </w:rPrChange>
              </w:rPr>
              <w:instrText>internet</w:instrText>
            </w:r>
            <w:r w:rsidRPr="002A5E52">
              <w:rPr>
                <w:rFonts w:ascii="Arial" w:hAnsi="Arial" w:cs="Arial"/>
                <w:color w:val="22272F"/>
                <w:sz w:val="21"/>
                <w:szCs w:val="21"/>
                <w:lang w:val="ru-RU"/>
                <w:rPrChange w:id="1178" w:author="Гурьянов" w:date="2021-07-23T15:48:00Z">
                  <w:rPr>
                    <w:color w:val="22272F"/>
                    <w:sz w:val="17"/>
                    <w:szCs w:val="17"/>
                  </w:rPr>
                </w:rPrChange>
              </w:rPr>
              <w:instrText>.</w:instrText>
            </w:r>
            <w:r w:rsidRPr="002A5E52">
              <w:rPr>
                <w:rFonts w:ascii="Arial" w:hAnsi="Arial" w:cs="Arial"/>
                <w:color w:val="22272F"/>
                <w:sz w:val="21"/>
                <w:szCs w:val="21"/>
                <w:rPrChange w:id="1179" w:author="Гурьянов" w:date="2021-07-23T15:48:00Z">
                  <w:rPr>
                    <w:color w:val="22272F"/>
                    <w:sz w:val="17"/>
                    <w:szCs w:val="17"/>
                  </w:rPr>
                </w:rPrChange>
              </w:rPr>
              <w:instrText>garant</w:instrText>
            </w:r>
            <w:r w:rsidRPr="002A5E52">
              <w:rPr>
                <w:rFonts w:ascii="Arial" w:hAnsi="Arial" w:cs="Arial"/>
                <w:color w:val="22272F"/>
                <w:sz w:val="21"/>
                <w:szCs w:val="21"/>
                <w:lang w:val="ru-RU"/>
                <w:rPrChange w:id="1180" w:author="Гурьянов" w:date="2021-07-23T15:48:00Z">
                  <w:rPr>
                    <w:color w:val="22272F"/>
                    <w:sz w:val="17"/>
                    <w:szCs w:val="17"/>
                  </w:rPr>
                </w:rPrChange>
              </w:rPr>
              <w:instrText>.</w:instrText>
            </w:r>
            <w:r w:rsidRPr="002A5E52">
              <w:rPr>
                <w:rFonts w:ascii="Arial" w:hAnsi="Arial" w:cs="Arial"/>
                <w:color w:val="22272F"/>
                <w:sz w:val="21"/>
                <w:szCs w:val="21"/>
                <w:rPrChange w:id="1181" w:author="Гурьянов" w:date="2021-07-23T15:48:00Z">
                  <w:rPr>
                    <w:color w:val="22272F"/>
                    <w:sz w:val="17"/>
                    <w:szCs w:val="17"/>
                  </w:rPr>
                </w:rPrChange>
              </w:rPr>
              <w:instrText>ru</w:instrText>
            </w:r>
            <w:r w:rsidRPr="002A5E52">
              <w:rPr>
                <w:rFonts w:ascii="Arial" w:hAnsi="Arial" w:cs="Arial"/>
                <w:color w:val="22272F"/>
                <w:sz w:val="21"/>
                <w:szCs w:val="21"/>
                <w:lang w:val="ru-RU"/>
                <w:rPrChange w:id="1182" w:author="Гурьянов" w:date="2021-07-23T15:48:00Z">
                  <w:rPr>
                    <w:color w:val="22272F"/>
                    <w:sz w:val="17"/>
                    <w:szCs w:val="17"/>
                  </w:rPr>
                </w:rPrChange>
              </w:rPr>
              <w:instrText>/" \</w:instrText>
            </w:r>
            <w:r w:rsidRPr="002A5E52">
              <w:rPr>
                <w:rFonts w:ascii="Arial" w:hAnsi="Arial" w:cs="Arial"/>
                <w:color w:val="22272F"/>
                <w:sz w:val="21"/>
                <w:szCs w:val="21"/>
                <w:rPrChange w:id="1183" w:author="Гурьянов" w:date="2021-07-23T15:48:00Z">
                  <w:rPr>
                    <w:color w:val="22272F"/>
                    <w:sz w:val="17"/>
                    <w:szCs w:val="17"/>
                  </w:rPr>
                </w:rPrChange>
              </w:rPr>
              <w:instrText>l</w:instrText>
            </w:r>
            <w:r w:rsidRPr="002A5E52">
              <w:rPr>
                <w:rFonts w:ascii="Arial" w:hAnsi="Arial" w:cs="Arial"/>
                <w:color w:val="22272F"/>
                <w:sz w:val="21"/>
                <w:szCs w:val="21"/>
                <w:lang w:val="ru-RU"/>
                <w:rPrChange w:id="1184" w:author="Гурьянов" w:date="2021-07-23T15:48:00Z">
                  <w:rPr>
                    <w:color w:val="22272F"/>
                    <w:sz w:val="17"/>
                    <w:szCs w:val="17"/>
                  </w:rPr>
                </w:rPrChange>
              </w:rPr>
              <w:instrText xml:space="preserve"> "/</w:instrText>
            </w:r>
            <w:r w:rsidRPr="002A5E52">
              <w:rPr>
                <w:rFonts w:ascii="Arial" w:hAnsi="Arial" w:cs="Arial"/>
                <w:color w:val="22272F"/>
                <w:sz w:val="21"/>
                <w:szCs w:val="21"/>
                <w:rPrChange w:id="1185" w:author="Гурьянов" w:date="2021-07-23T15:48:00Z">
                  <w:rPr>
                    <w:color w:val="22272F"/>
                    <w:sz w:val="17"/>
                    <w:szCs w:val="17"/>
                  </w:rPr>
                </w:rPrChange>
              </w:rPr>
              <w:instrText>multilink</w:instrText>
            </w:r>
            <w:r w:rsidRPr="002A5E52">
              <w:rPr>
                <w:rFonts w:ascii="Arial" w:hAnsi="Arial" w:cs="Arial"/>
                <w:color w:val="22272F"/>
                <w:sz w:val="21"/>
                <w:szCs w:val="21"/>
                <w:lang w:val="ru-RU"/>
                <w:rPrChange w:id="1186" w:author="Гурьянов" w:date="2021-07-23T15:48:00Z">
                  <w:rPr>
                    <w:color w:val="22272F"/>
                    <w:sz w:val="17"/>
                    <w:szCs w:val="17"/>
                  </w:rPr>
                </w:rPrChange>
              </w:rPr>
              <w:instrText>/12125268/</w:instrText>
            </w:r>
            <w:r w:rsidRPr="002A5E52">
              <w:rPr>
                <w:rFonts w:ascii="Arial" w:hAnsi="Arial" w:cs="Arial"/>
                <w:color w:val="22272F"/>
                <w:sz w:val="21"/>
                <w:szCs w:val="21"/>
                <w:rPrChange w:id="1187" w:author="Гурьянов" w:date="2021-07-23T15:48:00Z">
                  <w:rPr>
                    <w:color w:val="22272F"/>
                    <w:sz w:val="17"/>
                    <w:szCs w:val="17"/>
                  </w:rPr>
                </w:rPrChange>
              </w:rPr>
              <w:instrText>paragraph</w:instrText>
            </w:r>
            <w:r w:rsidRPr="002A5E52">
              <w:rPr>
                <w:rFonts w:ascii="Arial" w:hAnsi="Arial" w:cs="Arial"/>
                <w:color w:val="22272F"/>
                <w:sz w:val="21"/>
                <w:szCs w:val="21"/>
                <w:lang w:val="ru-RU"/>
                <w:rPrChange w:id="1188" w:author="Гурьянов" w:date="2021-07-23T15:48:00Z">
                  <w:rPr>
                    <w:color w:val="22272F"/>
                    <w:sz w:val="17"/>
                    <w:szCs w:val="17"/>
                  </w:rPr>
                </w:rPrChange>
              </w:rPr>
              <w:instrText>/802/</w:instrText>
            </w:r>
            <w:r w:rsidRPr="002A5E52">
              <w:rPr>
                <w:rFonts w:ascii="Arial" w:hAnsi="Arial" w:cs="Arial"/>
                <w:color w:val="22272F"/>
                <w:sz w:val="21"/>
                <w:szCs w:val="21"/>
                <w:rPrChange w:id="1189" w:author="Гурьянов" w:date="2021-07-23T15:48:00Z">
                  <w:rPr>
                    <w:color w:val="22272F"/>
                    <w:sz w:val="17"/>
                    <w:szCs w:val="17"/>
                  </w:rPr>
                </w:rPrChange>
              </w:rPr>
              <w:instrText>number</w:instrText>
            </w:r>
            <w:r w:rsidRPr="002A5E52">
              <w:rPr>
                <w:rFonts w:ascii="Arial" w:hAnsi="Arial" w:cs="Arial"/>
                <w:color w:val="22272F"/>
                <w:sz w:val="21"/>
                <w:szCs w:val="21"/>
                <w:lang w:val="ru-RU"/>
                <w:rPrChange w:id="1190" w:author="Гурьянов" w:date="2021-07-23T15:48:00Z">
                  <w:rPr>
                    <w:color w:val="22272F"/>
                    <w:sz w:val="17"/>
                    <w:szCs w:val="17"/>
                  </w:rPr>
                </w:rPrChange>
              </w:rPr>
              <w:instrText xml:space="preserve">/1" </w:instrText>
            </w:r>
            <w:r w:rsidRPr="002A5E52">
              <w:rPr>
                <w:rFonts w:ascii="Arial" w:hAnsi="Arial" w:cs="Arial"/>
                <w:color w:val="22272F"/>
                <w:sz w:val="21"/>
                <w:szCs w:val="21"/>
                <w:rPrChange w:id="1191" w:author="Гурьянов" w:date="2021-07-23T15:48:00Z">
                  <w:rPr>
                    <w:color w:val="22272F"/>
                    <w:sz w:val="17"/>
                    <w:szCs w:val="17"/>
                  </w:rPr>
                </w:rPrChange>
              </w:rPr>
              <w:fldChar w:fldCharType="separate"/>
            </w:r>
            <w:r w:rsidRPr="002A5E52">
              <w:rPr>
                <w:rFonts w:ascii="Arial" w:hAnsi="Arial" w:cs="Arial"/>
                <w:color w:val="22272F"/>
                <w:sz w:val="21"/>
                <w:szCs w:val="21"/>
                <w:lang w:val="ru-RU"/>
                <w:rPrChange w:id="1192" w:author="Гурьянов" w:date="2021-07-23T15:48:00Z">
                  <w:rPr>
                    <w:rStyle w:val="af1"/>
                    <w:color w:val="3272C0"/>
                    <w:sz w:val="17"/>
                    <w:szCs w:val="17"/>
                  </w:rPr>
                </w:rPrChange>
              </w:rPr>
              <w:t>федеральными законами</w:t>
            </w:r>
            <w:r w:rsidRPr="002A5E52">
              <w:rPr>
                <w:rFonts w:ascii="Arial" w:hAnsi="Arial" w:cs="Arial"/>
                <w:color w:val="22272F"/>
                <w:sz w:val="21"/>
                <w:szCs w:val="21"/>
                <w:rPrChange w:id="1193" w:author="Гурьянов" w:date="2021-07-23T15:48:00Z">
                  <w:rPr>
                    <w:color w:val="22272F"/>
                    <w:sz w:val="17"/>
                    <w:szCs w:val="17"/>
                  </w:rPr>
                </w:rPrChange>
              </w:rPr>
              <w:fldChar w:fldCharType="end"/>
            </w:r>
            <w:r w:rsidRPr="002A5E52">
              <w:rPr>
                <w:rFonts w:ascii="Arial" w:hAnsi="Arial" w:cs="Arial"/>
                <w:color w:val="22272F"/>
                <w:sz w:val="21"/>
                <w:szCs w:val="21"/>
                <w:lang w:val="ru-RU"/>
              </w:rPr>
              <w:t xml:space="preserve"> России</w:t>
            </w:r>
            <w:r w:rsidRPr="002A5E52">
              <w:rPr>
                <w:rFonts w:ascii="Arial" w:hAnsi="Arial" w:cs="Arial"/>
                <w:color w:val="22272F"/>
                <w:sz w:val="21"/>
                <w:szCs w:val="21"/>
                <w:lang w:val="ru-RU"/>
                <w:rPrChange w:id="1194" w:author="Гурьянов" w:date="2021-07-23T15:48:00Z">
                  <w:rPr>
                    <w:color w:val="22272F"/>
                    <w:sz w:val="17"/>
                    <w:szCs w:val="17"/>
                  </w:rPr>
                </w:rPrChange>
              </w:rPr>
              <w:t>.</w:t>
            </w:r>
          </w:p>
        </w:tc>
        <w:tc>
          <w:tcPr>
            <w:tcW w:w="1667" w:type="pct"/>
            <w:shd w:val="clear" w:color="auto" w:fill="auto"/>
          </w:tcPr>
          <w:p w14:paraId="35694E01" w14:textId="7430245C" w:rsidR="00FE68A9" w:rsidRPr="00E17745" w:rsidRDefault="00FE68A9" w:rsidP="00FE68A9">
            <w:pPr>
              <w:pStyle w:val="af"/>
              <w:numPr>
                <w:ilvl w:val="0"/>
                <w:numId w:val="166"/>
              </w:numPr>
              <w:ind w:left="709" w:hanging="709"/>
              <w:rPr>
                <w:rFonts w:ascii="Arial" w:hAnsi="Arial" w:cs="Arial"/>
                <w:color w:val="22272F"/>
                <w:sz w:val="21"/>
                <w:szCs w:val="21"/>
              </w:rPr>
            </w:pPr>
            <w:r w:rsidRPr="00E17745">
              <w:rPr>
                <w:rFonts w:ascii="Arial" w:hAnsi="Arial" w:cs="Arial"/>
                <w:color w:val="22272F"/>
                <w:sz w:val="21"/>
                <w:szCs w:val="21"/>
              </w:rPr>
              <w:t>an employment contract may be terminated on other grounds provided for by federal laws of Russia.</w:t>
            </w:r>
          </w:p>
        </w:tc>
      </w:tr>
      <w:tr w:rsidR="00AB4F03" w:rsidRPr="002A5E52" w14:paraId="41A33F1A" w14:textId="77777777" w:rsidTr="00487147">
        <w:trPr>
          <w:trHeight w:val="156"/>
        </w:trPr>
        <w:tc>
          <w:tcPr>
            <w:tcW w:w="1666" w:type="pct"/>
          </w:tcPr>
          <w:p w14:paraId="672CF6D7" w14:textId="77777777" w:rsidR="00AB4F03" w:rsidRPr="002A5E52" w:rsidDel="00ED4C36" w:rsidRDefault="00AB4F03" w:rsidP="00AB4F03">
            <w:pPr>
              <w:rPr>
                <w:del w:id="1195" w:author="Mia Choi" w:date="2021-07-25T17:14:00Z"/>
                <w:rFonts w:ascii="Arial" w:eastAsia="Malgun Gothic" w:hAnsi="Arial" w:cs="Arial"/>
                <w:color w:val="000000"/>
                <w:sz w:val="21"/>
                <w:szCs w:val="21"/>
              </w:rPr>
            </w:pPr>
            <w:del w:id="1196" w:author="Mia Choi" w:date="2021-07-25T15:40:00Z">
              <w:r w:rsidRPr="002A5E52" w:rsidDel="00DA5DF7">
                <w:rPr>
                  <w:rFonts w:ascii="Arial" w:eastAsia="Malgun Gothic" w:hAnsi="Arial" w:cs="Arial"/>
                  <w:color w:val="000000"/>
                  <w:sz w:val="21"/>
                  <w:szCs w:val="21"/>
                </w:rPr>
                <w:delText xml:space="preserve">        </w:delText>
              </w:r>
            </w:del>
            <w:del w:id="1197" w:author="Mia Choi" w:date="2021-07-25T17:14:00Z">
              <w:r w:rsidRPr="002A5E52" w:rsidDel="00ED4C36">
                <w:rPr>
                  <w:rFonts w:ascii="Arial" w:eastAsia="Malgun Gothic" w:hAnsi="Arial" w:cs="Arial"/>
                  <w:color w:val="000000"/>
                  <w:sz w:val="21"/>
                  <w:szCs w:val="21"/>
                </w:rPr>
                <w:delText xml:space="preserve">1. </w:delText>
              </w:r>
              <w:r w:rsidRPr="002A5E52" w:rsidDel="00ED4C36">
                <w:rPr>
                  <w:rFonts w:ascii="Arial" w:eastAsia="Malgun Gothic" w:hAnsi="Arial" w:cs="Arial"/>
                  <w:color w:val="000000"/>
                  <w:sz w:val="21"/>
                  <w:szCs w:val="21"/>
                </w:rPr>
                <w:delText>사망하였을</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때</w:delText>
              </w:r>
            </w:del>
          </w:p>
          <w:p w14:paraId="430687EC" w14:textId="77777777" w:rsidR="00AB4F03" w:rsidRPr="002A5E52" w:rsidDel="00ED4C36" w:rsidRDefault="00AB4F03" w:rsidP="00AB4F03">
            <w:pPr>
              <w:rPr>
                <w:del w:id="1198" w:author="Mia Choi" w:date="2021-07-25T17:14:00Z"/>
                <w:rFonts w:ascii="Arial" w:eastAsia="Malgun Gothic" w:hAnsi="Arial" w:cs="Arial"/>
                <w:color w:val="000000"/>
                <w:sz w:val="21"/>
                <w:szCs w:val="21"/>
              </w:rPr>
            </w:pPr>
            <w:del w:id="1199" w:author="Mia Choi" w:date="2021-07-25T15:40:00Z">
              <w:r w:rsidRPr="002A5E52" w:rsidDel="00DA5DF7">
                <w:rPr>
                  <w:rFonts w:ascii="Arial" w:eastAsia="Malgun Gothic" w:hAnsi="Arial" w:cs="Arial"/>
                  <w:color w:val="000000"/>
                  <w:sz w:val="21"/>
                  <w:szCs w:val="21"/>
                </w:rPr>
                <w:delText xml:space="preserve">        </w:delText>
              </w:r>
            </w:del>
            <w:del w:id="1200" w:author="Mia Choi" w:date="2021-07-25T17:14:00Z">
              <w:r w:rsidRPr="002A5E52" w:rsidDel="00ED4C36">
                <w:rPr>
                  <w:rFonts w:ascii="Arial" w:eastAsia="Malgun Gothic" w:hAnsi="Arial" w:cs="Arial"/>
                  <w:color w:val="000000"/>
                  <w:sz w:val="21"/>
                  <w:szCs w:val="21"/>
                </w:rPr>
                <w:delText xml:space="preserve">2. </w:delText>
              </w:r>
              <w:r w:rsidRPr="002A5E52" w:rsidDel="00ED4C36">
                <w:rPr>
                  <w:rFonts w:ascii="Arial" w:eastAsia="Malgun Gothic" w:hAnsi="Arial" w:cs="Arial"/>
                  <w:color w:val="000000"/>
                  <w:sz w:val="21"/>
                  <w:szCs w:val="21"/>
                </w:rPr>
                <w:delText>정년에</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달하였거나</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고용기간이</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만료되었을</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때</w:delText>
              </w:r>
            </w:del>
          </w:p>
          <w:p w14:paraId="6C993F33" w14:textId="77777777" w:rsidR="00AB4F03" w:rsidRPr="002A5E52" w:rsidDel="00ED4C36" w:rsidRDefault="00AB4F03" w:rsidP="00AB4F03">
            <w:pPr>
              <w:rPr>
                <w:del w:id="1201" w:author="Mia Choi" w:date="2021-07-25T17:14:00Z"/>
                <w:rFonts w:ascii="Arial" w:eastAsia="Malgun Gothic" w:hAnsi="Arial" w:cs="Arial"/>
                <w:color w:val="000000"/>
                <w:sz w:val="21"/>
                <w:szCs w:val="21"/>
              </w:rPr>
            </w:pPr>
            <w:del w:id="1202" w:author="Mia Choi" w:date="2021-07-25T15:40:00Z">
              <w:r w:rsidRPr="002A5E52" w:rsidDel="00DA5DF7">
                <w:rPr>
                  <w:rFonts w:ascii="Arial" w:eastAsia="Malgun Gothic" w:hAnsi="Arial" w:cs="Arial"/>
                  <w:color w:val="000000"/>
                  <w:sz w:val="21"/>
                  <w:szCs w:val="21"/>
                </w:rPr>
                <w:delText xml:space="preserve">        </w:delText>
              </w:r>
            </w:del>
            <w:del w:id="1203" w:author="Mia Choi" w:date="2021-07-25T17:14:00Z">
              <w:r w:rsidRPr="002A5E52" w:rsidDel="00ED4C36">
                <w:rPr>
                  <w:rFonts w:ascii="Arial" w:eastAsia="Malgun Gothic" w:hAnsi="Arial" w:cs="Arial"/>
                  <w:color w:val="000000"/>
                  <w:sz w:val="21"/>
                  <w:szCs w:val="21"/>
                </w:rPr>
                <w:delText xml:space="preserve">3. </w:delText>
              </w:r>
              <w:r w:rsidRPr="002A5E52" w:rsidDel="00ED4C36">
                <w:rPr>
                  <w:rFonts w:ascii="Arial" w:eastAsia="Malgun Gothic" w:hAnsi="Arial" w:cs="Arial"/>
                  <w:color w:val="000000"/>
                  <w:sz w:val="21"/>
                  <w:szCs w:val="21"/>
                </w:rPr>
                <w:delText>본인이</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사직서를</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제출하였을</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때</w:delText>
              </w:r>
            </w:del>
          </w:p>
          <w:p w14:paraId="4E1A78E5" w14:textId="77777777" w:rsidR="00AB4F03" w:rsidRPr="002A5E52" w:rsidDel="00ED4C36" w:rsidRDefault="00AB4F03" w:rsidP="00AB4F03">
            <w:pPr>
              <w:rPr>
                <w:del w:id="1204" w:author="Mia Choi" w:date="2021-07-25T17:14:00Z"/>
                <w:rFonts w:ascii="Arial" w:eastAsia="Malgun Gothic" w:hAnsi="Arial" w:cs="Arial"/>
                <w:color w:val="000000"/>
                <w:sz w:val="21"/>
                <w:szCs w:val="21"/>
              </w:rPr>
            </w:pPr>
            <w:del w:id="1205" w:author="Mia Choi" w:date="2021-07-25T15:40:00Z">
              <w:r w:rsidRPr="002A5E52" w:rsidDel="00DA5DF7">
                <w:rPr>
                  <w:rFonts w:ascii="Arial" w:eastAsia="Malgun Gothic" w:hAnsi="Arial" w:cs="Arial"/>
                  <w:color w:val="000000"/>
                  <w:sz w:val="21"/>
                  <w:szCs w:val="21"/>
                </w:rPr>
                <w:delText xml:space="preserve">        </w:delText>
              </w:r>
            </w:del>
            <w:del w:id="1206" w:author="Mia Choi" w:date="2021-07-25T17:14:00Z">
              <w:r w:rsidRPr="002A5E52" w:rsidDel="00ED4C36">
                <w:rPr>
                  <w:rFonts w:ascii="Arial" w:eastAsia="Malgun Gothic" w:hAnsi="Arial" w:cs="Arial"/>
                  <w:color w:val="000000"/>
                  <w:sz w:val="21"/>
                  <w:szCs w:val="21"/>
                </w:rPr>
                <w:delText xml:space="preserve">4. </w:delText>
              </w:r>
              <w:r w:rsidRPr="002A5E52" w:rsidDel="00ED4C36">
                <w:rPr>
                  <w:rFonts w:ascii="Arial" w:eastAsia="Malgun Gothic" w:hAnsi="Arial" w:cs="Arial"/>
                  <w:color w:val="000000"/>
                  <w:sz w:val="21"/>
                  <w:szCs w:val="21"/>
                </w:rPr>
                <w:delText>휴직기간</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만료</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후</w:delText>
              </w:r>
              <w:r w:rsidRPr="002A5E52" w:rsidDel="00ED4C36">
                <w:rPr>
                  <w:rFonts w:ascii="Arial" w:eastAsia="Malgun Gothic" w:hAnsi="Arial" w:cs="Arial"/>
                  <w:color w:val="000000"/>
                  <w:sz w:val="21"/>
                  <w:szCs w:val="21"/>
                </w:rPr>
                <w:delText xml:space="preserve"> 10</w:delText>
              </w:r>
              <w:r w:rsidRPr="002A5E52" w:rsidDel="00ED4C36">
                <w:rPr>
                  <w:rFonts w:ascii="Arial" w:eastAsia="Malgun Gothic" w:hAnsi="Arial" w:cs="Arial"/>
                  <w:color w:val="000000"/>
                  <w:sz w:val="21"/>
                  <w:szCs w:val="21"/>
                </w:rPr>
                <w:delText>일</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이내에</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복직하지</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않았을</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때</w:delText>
              </w:r>
            </w:del>
          </w:p>
          <w:p w14:paraId="689CBC49" w14:textId="77777777" w:rsidR="00AB4F03" w:rsidRPr="002A5E52" w:rsidDel="00ED4C36" w:rsidRDefault="00AB4F03" w:rsidP="00AB4F03">
            <w:pPr>
              <w:ind w:left="900"/>
              <w:rPr>
                <w:del w:id="1207" w:author="Mia Choi" w:date="2021-07-25T17:14:00Z"/>
                <w:rFonts w:ascii="Arial" w:eastAsia="Malgun Gothic" w:hAnsi="Arial" w:cs="Arial"/>
                <w:color w:val="000000"/>
                <w:sz w:val="21"/>
                <w:szCs w:val="21"/>
              </w:rPr>
            </w:pPr>
            <w:del w:id="1208" w:author="Mia Choi" w:date="2021-07-25T17:14:00Z">
              <w:r w:rsidRPr="002A5E52" w:rsidDel="00ED4C36">
                <w:rPr>
                  <w:rFonts w:ascii="Arial" w:eastAsia="Malgun Gothic" w:hAnsi="Arial" w:cs="Arial"/>
                  <w:color w:val="000000"/>
                  <w:sz w:val="21"/>
                  <w:szCs w:val="21"/>
                </w:rPr>
                <w:delText xml:space="preserve">5. </w:delText>
              </w:r>
              <w:r w:rsidRPr="002A5E52" w:rsidDel="00ED4C36">
                <w:rPr>
                  <w:rFonts w:ascii="Arial" w:eastAsia="Malgun Gothic" w:hAnsi="Arial" w:cs="Arial"/>
                  <w:color w:val="000000"/>
                  <w:sz w:val="21"/>
                  <w:szCs w:val="21"/>
                </w:rPr>
                <w:delText>기타</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퇴직사유가</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발생하여</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회사가</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이를</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인정할</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때</w:delText>
              </w:r>
            </w:del>
          </w:p>
          <w:p w14:paraId="751FFBDF" w14:textId="77777777" w:rsidR="00AB4F03" w:rsidRPr="002A5E52" w:rsidDel="00ED4C36" w:rsidRDefault="00AB4F03" w:rsidP="00AB4F03">
            <w:pPr>
              <w:rPr>
                <w:rFonts w:ascii="Arial" w:eastAsia="Malgun Gothic" w:hAnsi="Arial" w:cs="Arial"/>
                <w:color w:val="000000"/>
                <w:sz w:val="21"/>
                <w:szCs w:val="21"/>
              </w:rPr>
            </w:pPr>
          </w:p>
        </w:tc>
        <w:tc>
          <w:tcPr>
            <w:tcW w:w="1667" w:type="pct"/>
            <w:shd w:val="clear" w:color="auto" w:fill="auto"/>
          </w:tcPr>
          <w:p w14:paraId="670EA23B" w14:textId="77777777" w:rsidR="00AB4F03" w:rsidRPr="002A5E52" w:rsidRDefault="00AB4F03" w:rsidP="00AB4F03">
            <w:pPr>
              <w:rPr>
                <w:rFonts w:ascii="Arial" w:eastAsia="Malgun Gothic" w:hAnsi="Arial" w:cs="Arial"/>
                <w:color w:val="000000"/>
                <w:sz w:val="21"/>
                <w:szCs w:val="21"/>
              </w:rPr>
            </w:pPr>
          </w:p>
        </w:tc>
        <w:tc>
          <w:tcPr>
            <w:tcW w:w="1667" w:type="pct"/>
            <w:shd w:val="clear" w:color="auto" w:fill="auto"/>
          </w:tcPr>
          <w:p w14:paraId="377293F7" w14:textId="77777777" w:rsidR="00AB4F03" w:rsidRPr="002A5E52" w:rsidRDefault="00AB4F03" w:rsidP="00AB4F03">
            <w:pPr>
              <w:pStyle w:val="af"/>
              <w:ind w:left="0"/>
              <w:rPr>
                <w:rFonts w:ascii="Arial" w:eastAsia="Malgun Gothic" w:hAnsi="Arial" w:cs="Arial"/>
                <w:color w:val="000000"/>
                <w:sz w:val="21"/>
                <w:szCs w:val="21"/>
              </w:rPr>
            </w:pPr>
          </w:p>
        </w:tc>
      </w:tr>
      <w:tr w:rsidR="00AB4F03" w:rsidRPr="002A5E52" w14:paraId="15371AC4" w14:textId="77777777" w:rsidTr="00487147">
        <w:trPr>
          <w:trHeight w:val="156"/>
        </w:trPr>
        <w:tc>
          <w:tcPr>
            <w:tcW w:w="1666" w:type="pct"/>
          </w:tcPr>
          <w:p w14:paraId="39C92019" w14:textId="0978432E" w:rsidR="00AB4F03" w:rsidRPr="002A5E52" w:rsidDel="00DA5DF7" w:rsidRDefault="00AB4F03" w:rsidP="00AB4F03">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50</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퇴직의</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효력</w:t>
            </w:r>
            <w:r w:rsidRPr="002A5E52">
              <w:rPr>
                <w:rFonts w:ascii="Arial" w:eastAsia="Malgun Gothic" w:hAnsi="Arial" w:cs="Arial"/>
                <w:b/>
                <w:bCs/>
                <w:color w:val="000000"/>
                <w:sz w:val="21"/>
                <w:szCs w:val="21"/>
              </w:rPr>
              <w:t>)</w:t>
            </w:r>
          </w:p>
        </w:tc>
        <w:tc>
          <w:tcPr>
            <w:tcW w:w="1667" w:type="pct"/>
            <w:shd w:val="clear" w:color="auto" w:fill="auto"/>
          </w:tcPr>
          <w:p w14:paraId="73E135C5" w14:textId="25352F43" w:rsidR="00AB4F03" w:rsidRPr="002A5E52" w:rsidRDefault="00AB4F03" w:rsidP="00AB4F03">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 xml:space="preserve">Статья 50 (Последствия увольнения) </w:t>
            </w:r>
          </w:p>
        </w:tc>
        <w:tc>
          <w:tcPr>
            <w:tcW w:w="1667" w:type="pct"/>
            <w:shd w:val="clear" w:color="auto" w:fill="auto"/>
          </w:tcPr>
          <w:p w14:paraId="21D8CCD7" w14:textId="28F09113" w:rsidR="00AB4F03" w:rsidRPr="002A5E52" w:rsidRDefault="002800CC" w:rsidP="002800CC">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50 (Consequences of dismissal)</w:t>
            </w:r>
          </w:p>
        </w:tc>
      </w:tr>
      <w:tr w:rsidR="00AB4F03" w:rsidRPr="002A5E52" w14:paraId="3DB1794D" w14:textId="77777777" w:rsidTr="00487147">
        <w:trPr>
          <w:trHeight w:val="156"/>
        </w:trPr>
        <w:tc>
          <w:tcPr>
            <w:tcW w:w="1666" w:type="pct"/>
          </w:tcPr>
          <w:p w14:paraId="61B54DC7" w14:textId="77777777" w:rsidR="00AB4F03" w:rsidRPr="002A5E52" w:rsidRDefault="00AB4F03" w:rsidP="00AB4F03">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1. </w:t>
            </w:r>
            <w:r w:rsidRPr="002A5E52">
              <w:rPr>
                <w:rFonts w:ascii="Arial" w:eastAsia="Malgun Gothic" w:hAnsi="Arial" w:cs="Arial"/>
                <w:color w:val="000000"/>
                <w:sz w:val="21"/>
                <w:szCs w:val="21"/>
              </w:rPr>
              <w:t>종업원이</w:t>
            </w:r>
            <w:r w:rsidRPr="002A5E52">
              <w:rPr>
                <w:rFonts w:ascii="Arial" w:eastAsia="Malgun Gothic" w:hAnsi="Arial" w:cs="Arial"/>
                <w:color w:val="000000"/>
                <w:sz w:val="21"/>
                <w:szCs w:val="21"/>
              </w:rPr>
              <w:t xml:space="preserve"> </w:t>
            </w:r>
            <w:ins w:id="1209" w:author="Mia Choi" w:date="2021-07-25T17:16:00Z">
              <w:r w:rsidRPr="002A5E52">
                <w:rPr>
                  <w:rFonts w:ascii="Arial" w:eastAsia="Malgun Gothic" w:hAnsi="Arial" w:cs="Arial"/>
                  <w:color w:val="000000"/>
                  <w:sz w:val="21"/>
                  <w:szCs w:val="21"/>
                </w:rPr>
                <w:t>본인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의사에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의해</w:t>
              </w:r>
              <w:r w:rsidRPr="002A5E52">
                <w:rPr>
                  <w:rFonts w:ascii="Arial" w:eastAsia="Malgun Gothic" w:hAnsi="Arial" w:cs="Arial"/>
                  <w:color w:val="000000"/>
                  <w:sz w:val="21"/>
                  <w:szCs w:val="21"/>
                </w:rPr>
                <w:t xml:space="preserve"> </w:t>
              </w:r>
            </w:ins>
            <w:r w:rsidRPr="002A5E52">
              <w:rPr>
                <w:rFonts w:ascii="Arial" w:eastAsia="Malgun Gothic" w:hAnsi="Arial" w:cs="Arial"/>
                <w:color w:val="000000"/>
                <w:sz w:val="21"/>
                <w:szCs w:val="21"/>
              </w:rPr>
              <w:t>퇴직을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하고자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때에는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사전에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퇴직사유를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명시한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사직원을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제출하여야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p w14:paraId="35364C61" w14:textId="106CFA33" w:rsidR="00AB4F03" w:rsidRPr="002A5E52" w:rsidRDefault="00AB4F03" w:rsidP="00AB4F03">
            <w:pPr>
              <w:ind w:left="210" w:hangingChars="100" w:hanging="210"/>
              <w:rPr>
                <w:rFonts w:ascii="Arial" w:eastAsia="Malgun Gothic" w:hAnsi="Arial" w:cs="Arial"/>
                <w:color w:val="000000"/>
                <w:sz w:val="21"/>
                <w:szCs w:val="21"/>
              </w:rPr>
            </w:pPr>
            <w:del w:id="1210" w:author="Mia Choi" w:date="2021-07-25T17:16:00Z">
              <w:r w:rsidRPr="002A5E52" w:rsidDel="00ED4C36">
                <w:rPr>
                  <w:rFonts w:ascii="Arial" w:eastAsia="Malgun Gothic" w:hAnsi="Arial" w:cs="Arial"/>
                  <w:color w:val="000000"/>
                  <w:sz w:val="21"/>
                  <w:szCs w:val="21"/>
                </w:rPr>
                <w:delText xml:space="preserve">2. </w:delText>
              </w:r>
              <w:r w:rsidRPr="002A5E52" w:rsidDel="00ED4C36">
                <w:rPr>
                  <w:rFonts w:ascii="Arial" w:eastAsia="Malgun Gothic" w:hAnsi="Arial" w:cs="Arial"/>
                  <w:color w:val="000000"/>
                  <w:sz w:val="21"/>
                  <w:szCs w:val="21"/>
                </w:rPr>
                <w:delText>회사는</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사직원을</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받은</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날로부터</w:delText>
              </w:r>
              <w:r w:rsidRPr="002A5E52" w:rsidDel="00ED4C36">
                <w:rPr>
                  <w:rFonts w:ascii="Arial" w:eastAsia="Malgun Gothic" w:hAnsi="Arial" w:cs="Arial"/>
                  <w:color w:val="000000"/>
                  <w:sz w:val="21"/>
                  <w:szCs w:val="21"/>
                </w:rPr>
                <w:delText xml:space="preserve"> 30</w:delText>
              </w:r>
              <w:r w:rsidRPr="002A5E52" w:rsidDel="00ED4C36">
                <w:rPr>
                  <w:rFonts w:ascii="Arial" w:eastAsia="Malgun Gothic" w:hAnsi="Arial" w:cs="Arial"/>
                  <w:color w:val="000000"/>
                  <w:sz w:val="21"/>
                  <w:szCs w:val="21"/>
                </w:rPr>
                <w:delText>일</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이내에</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사직원의</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수리를</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하여야</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하며</w:delText>
              </w:r>
              <w:r w:rsidRPr="002A5E52" w:rsidDel="00ED4C36">
                <w:rPr>
                  <w:rFonts w:ascii="Arial" w:eastAsia="Malgun Gothic" w:hAnsi="Arial" w:cs="Arial"/>
                  <w:color w:val="000000"/>
                  <w:sz w:val="21"/>
                  <w:szCs w:val="21"/>
                </w:rPr>
                <w:delText xml:space="preserve"> 30</w:delText>
              </w:r>
              <w:r w:rsidRPr="002A5E52" w:rsidDel="00ED4C36">
                <w:rPr>
                  <w:rFonts w:ascii="Arial" w:eastAsia="Malgun Gothic" w:hAnsi="Arial" w:cs="Arial"/>
                  <w:color w:val="000000"/>
                  <w:sz w:val="21"/>
                  <w:szCs w:val="21"/>
                </w:rPr>
                <w:delText>일까지</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수리되지</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않았을</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경우</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수리여부에</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관계없이</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퇴직의</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효력이</w:delText>
              </w:r>
              <w:r w:rsidRPr="002A5E52" w:rsidDel="00ED4C36">
                <w:rPr>
                  <w:rFonts w:ascii="Arial" w:eastAsia="Malgun Gothic" w:hAnsi="Arial" w:cs="Arial"/>
                  <w:color w:val="000000"/>
                  <w:sz w:val="21"/>
                  <w:szCs w:val="21"/>
                </w:rPr>
                <w:delText xml:space="preserve"> </w:delText>
              </w:r>
              <w:r w:rsidRPr="002A5E52" w:rsidDel="00ED4C36">
                <w:rPr>
                  <w:rFonts w:ascii="Arial" w:eastAsia="Malgun Gothic" w:hAnsi="Arial" w:cs="Arial"/>
                  <w:color w:val="000000"/>
                  <w:sz w:val="21"/>
                  <w:szCs w:val="21"/>
                </w:rPr>
                <w:delText>발생한다</w:delText>
              </w:r>
              <w:r w:rsidRPr="002A5E52" w:rsidDel="00ED4C36">
                <w:rPr>
                  <w:rFonts w:ascii="Arial" w:eastAsia="Malgun Gothic" w:hAnsi="Arial" w:cs="Arial"/>
                  <w:color w:val="000000"/>
                  <w:sz w:val="21"/>
                  <w:szCs w:val="21"/>
                </w:rPr>
                <w:delText>.</w:delText>
              </w:r>
            </w:del>
          </w:p>
        </w:tc>
        <w:tc>
          <w:tcPr>
            <w:tcW w:w="1667" w:type="pct"/>
            <w:shd w:val="clear" w:color="auto" w:fill="auto"/>
          </w:tcPr>
          <w:p w14:paraId="7F1D061E" w14:textId="0E47337A" w:rsidR="00AB4F03" w:rsidRPr="002A5E52" w:rsidRDefault="00AB4F03" w:rsidP="00AB4F03">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Работник должен предоставить Компании заявление об уходе при увольнении по собственному желанию.</w:t>
            </w:r>
          </w:p>
        </w:tc>
        <w:tc>
          <w:tcPr>
            <w:tcW w:w="1667" w:type="pct"/>
            <w:shd w:val="clear" w:color="auto" w:fill="auto"/>
          </w:tcPr>
          <w:p w14:paraId="1780A7C9" w14:textId="686FED54" w:rsidR="00AB4F03" w:rsidRPr="00E17745" w:rsidRDefault="002800CC" w:rsidP="00AB4F03">
            <w:pPr>
              <w:pStyle w:val="af"/>
              <w:ind w:left="0"/>
              <w:rPr>
                <w:rFonts w:ascii="Arial" w:eastAsia="Malgun Gothic" w:hAnsi="Arial" w:cs="Arial"/>
                <w:color w:val="000000"/>
                <w:sz w:val="21"/>
                <w:szCs w:val="21"/>
              </w:rPr>
            </w:pPr>
            <w:r w:rsidRPr="002A5E52">
              <w:rPr>
                <w:rFonts w:ascii="Arial" w:eastAsia="Malgun Gothic" w:hAnsi="Arial" w:cs="Arial"/>
                <w:color w:val="000000"/>
                <w:sz w:val="21"/>
                <w:szCs w:val="21"/>
              </w:rPr>
              <w:t>The Employee shall provide the Company with a letter of resignation upon dismissal of his own free will.</w:t>
            </w:r>
          </w:p>
        </w:tc>
      </w:tr>
      <w:tr w:rsidR="00AB4F03" w:rsidRPr="002A5E52" w14:paraId="62DA2B7D" w14:textId="77777777" w:rsidTr="00487147">
        <w:trPr>
          <w:trHeight w:val="156"/>
        </w:trPr>
        <w:tc>
          <w:tcPr>
            <w:tcW w:w="1666" w:type="pct"/>
          </w:tcPr>
          <w:p w14:paraId="33F3F206" w14:textId="5A56F721" w:rsidR="00AB4F03" w:rsidRPr="002A5E52" w:rsidRDefault="00AB4F03" w:rsidP="00AB4F03">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51</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해고</w:t>
            </w:r>
            <w:r w:rsidRPr="002A5E52">
              <w:rPr>
                <w:rFonts w:ascii="Arial" w:eastAsia="Malgun Gothic" w:hAnsi="Arial" w:cs="Arial"/>
                <w:b/>
                <w:bCs/>
                <w:color w:val="000000"/>
                <w:sz w:val="21"/>
                <w:szCs w:val="21"/>
              </w:rPr>
              <w:t>)</w:t>
            </w:r>
          </w:p>
        </w:tc>
        <w:tc>
          <w:tcPr>
            <w:tcW w:w="1667" w:type="pct"/>
            <w:shd w:val="clear" w:color="auto" w:fill="auto"/>
          </w:tcPr>
          <w:p w14:paraId="3098AFB7" w14:textId="4582B7C6" w:rsidR="00AB4F03" w:rsidRPr="002A5E52" w:rsidRDefault="000A5F32" w:rsidP="00AB4F03">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51 (Увольнение)</w:t>
            </w:r>
          </w:p>
        </w:tc>
        <w:tc>
          <w:tcPr>
            <w:tcW w:w="1667" w:type="pct"/>
            <w:shd w:val="clear" w:color="auto" w:fill="auto"/>
          </w:tcPr>
          <w:p w14:paraId="6C99C9A8" w14:textId="089844CF" w:rsidR="00AB4F03" w:rsidRPr="002A5E52" w:rsidRDefault="00475E3E" w:rsidP="00AB4F03">
            <w:pPr>
              <w:pStyle w:val="af"/>
              <w:ind w:left="0"/>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51 (Dismissal)</w:t>
            </w:r>
          </w:p>
        </w:tc>
      </w:tr>
      <w:tr w:rsidR="00475E3E" w:rsidRPr="002A5E52" w14:paraId="3684AC38" w14:textId="77777777" w:rsidTr="00E17745">
        <w:tc>
          <w:tcPr>
            <w:tcW w:w="1666" w:type="pct"/>
          </w:tcPr>
          <w:p w14:paraId="13B762F4" w14:textId="446ABED1" w:rsidR="00475E3E" w:rsidRPr="002A5E52" w:rsidRDefault="00475E3E" w:rsidP="00E17745">
            <w:pPr>
              <w:rPr>
                <w:rFonts w:ascii="Arial" w:eastAsia="Malgun Gothic" w:hAnsi="Arial" w:cs="Arial"/>
                <w:color w:val="000000"/>
                <w:sz w:val="21"/>
                <w:szCs w:val="21"/>
              </w:rPr>
            </w:pPr>
            <w:r w:rsidRPr="002A5E52">
              <w:rPr>
                <w:rFonts w:ascii="Arial" w:eastAsia="Malgun Gothic" w:hAnsi="Arial" w:cs="Arial"/>
                <w:color w:val="000000"/>
                <w:sz w:val="21"/>
                <w:szCs w:val="21"/>
              </w:rPr>
              <w:t>종업원이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아래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해당할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때는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관계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법령의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절차</w:t>
            </w:r>
            <w:r w:rsidRPr="002A5E52">
              <w:rPr>
                <w:rFonts w:ascii="Arial" w:eastAsia="Malgun Gothic" w:hAnsi="Arial" w:cs="Arial"/>
                <w:color w:val="000000"/>
                <w:sz w:val="21"/>
                <w:szCs w:val="21"/>
              </w:rPr>
              <w:lastRenderedPageBreak/>
              <w:t>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따라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해고할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있다</w:t>
            </w:r>
            <w:r w:rsidRPr="002A5E52">
              <w:rPr>
                <w:rFonts w:ascii="Arial" w:eastAsia="Malgun Gothic" w:hAnsi="Arial" w:cs="Arial"/>
                <w:color w:val="000000"/>
                <w:sz w:val="21"/>
                <w:szCs w:val="21"/>
              </w:rPr>
              <w:t>.</w:t>
            </w:r>
          </w:p>
        </w:tc>
        <w:tc>
          <w:tcPr>
            <w:tcW w:w="1667" w:type="pct"/>
          </w:tcPr>
          <w:p w14:paraId="7D5BF2DE" w14:textId="3F51BC8A" w:rsidR="00475E3E" w:rsidRPr="002A5E52" w:rsidRDefault="00475E3E" w:rsidP="00E17745">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lastRenderedPageBreak/>
              <w:t xml:space="preserve">Компания может расторгнуть трудовой договор с </w:t>
            </w:r>
            <w:r w:rsidRPr="002A5E52">
              <w:rPr>
                <w:rFonts w:ascii="Arial" w:eastAsia="Malgun Gothic" w:hAnsi="Arial" w:cs="Arial"/>
                <w:color w:val="000000"/>
                <w:sz w:val="21"/>
                <w:szCs w:val="21"/>
                <w:lang w:val="ru-RU"/>
              </w:rPr>
              <w:lastRenderedPageBreak/>
              <w:t>Работником по своей инициативе в следующих случаях:</w:t>
            </w:r>
          </w:p>
        </w:tc>
        <w:tc>
          <w:tcPr>
            <w:tcW w:w="1667" w:type="pct"/>
          </w:tcPr>
          <w:p w14:paraId="4B8132BF" w14:textId="365C473C" w:rsidR="00475E3E" w:rsidRPr="002A5E52" w:rsidRDefault="00475E3E" w:rsidP="00E17745">
            <w:pPr>
              <w:rPr>
                <w:rFonts w:ascii="Arial" w:eastAsia="Malgun Gothic" w:hAnsi="Arial" w:cs="Arial"/>
                <w:color w:val="000000"/>
                <w:sz w:val="21"/>
                <w:szCs w:val="21"/>
              </w:rPr>
            </w:pPr>
            <w:r w:rsidRPr="002A5E52">
              <w:rPr>
                <w:rFonts w:ascii="Arial" w:eastAsia="Malgun Gothic" w:hAnsi="Arial" w:cs="Arial"/>
                <w:color w:val="000000"/>
                <w:sz w:val="21"/>
                <w:szCs w:val="21"/>
              </w:rPr>
              <w:lastRenderedPageBreak/>
              <w:t xml:space="preserve">The Company may terminate the employment </w:t>
            </w:r>
            <w:r w:rsidRPr="002A5E52">
              <w:rPr>
                <w:rFonts w:ascii="Arial" w:eastAsia="Malgun Gothic" w:hAnsi="Arial" w:cs="Arial"/>
                <w:color w:val="000000"/>
                <w:sz w:val="21"/>
                <w:szCs w:val="21"/>
              </w:rPr>
              <w:lastRenderedPageBreak/>
              <w:t>contract with the Employee on its own initiative in the following cases:</w:t>
            </w:r>
          </w:p>
        </w:tc>
      </w:tr>
      <w:tr w:rsidR="00475E3E" w:rsidRPr="002A5E52" w14:paraId="188833D6" w14:textId="77777777" w:rsidTr="00E17745">
        <w:tc>
          <w:tcPr>
            <w:tcW w:w="1666" w:type="pct"/>
          </w:tcPr>
          <w:p w14:paraId="03FA9B5A" w14:textId="77777777" w:rsidR="00475E3E" w:rsidRPr="002A5E52" w:rsidRDefault="00475E3E" w:rsidP="00E17745">
            <w:pPr>
              <w:rPr>
                <w:rFonts w:ascii="Arial" w:eastAsia="Malgun Gothic" w:hAnsi="Arial" w:cs="Arial"/>
                <w:color w:val="000000"/>
                <w:sz w:val="21"/>
                <w:szCs w:val="21"/>
              </w:rPr>
            </w:pPr>
            <w:ins w:id="1211" w:author="Mia Choi" w:date="2021-07-25T15:47:00Z">
              <w:r w:rsidRPr="002A5E52">
                <w:rPr>
                  <w:rFonts w:ascii="Arial" w:eastAsia="Malgun Gothic" w:hAnsi="Arial" w:cs="Arial"/>
                  <w:color w:val="000000"/>
                  <w:sz w:val="21"/>
                  <w:szCs w:val="21"/>
                </w:rPr>
                <w:lastRenderedPageBreak/>
                <w:t xml:space="preserve">1. </w:t>
              </w:r>
            </w:ins>
            <w:ins w:id="1212" w:author="Mia Choi" w:date="2021-07-25T16:09:00Z">
              <w:r w:rsidRPr="002A5E52">
                <w:rPr>
                  <w:rFonts w:ascii="Arial" w:eastAsia="Malgun Gothic" w:hAnsi="Arial" w:cs="Arial"/>
                  <w:color w:val="000000"/>
                  <w:sz w:val="21"/>
                  <w:szCs w:val="21"/>
                </w:rPr>
                <w:t>조직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청산</w:t>
              </w:r>
            </w:ins>
          </w:p>
        </w:tc>
        <w:tc>
          <w:tcPr>
            <w:tcW w:w="1667" w:type="pct"/>
          </w:tcPr>
          <w:p w14:paraId="40268BE9" w14:textId="77777777" w:rsidR="00475E3E" w:rsidRPr="002A5E52" w:rsidRDefault="00475E3E" w:rsidP="00F73A9C">
            <w:pPr>
              <w:pStyle w:val="af"/>
              <w:numPr>
                <w:ilvl w:val="0"/>
                <w:numId w:val="167"/>
              </w:numPr>
              <w:rPr>
                <w:rFonts w:ascii="Arial" w:eastAsia="Malgun Gothic" w:hAnsi="Arial" w:cs="Arial"/>
                <w:color w:val="000000"/>
                <w:sz w:val="21"/>
                <w:szCs w:val="21"/>
              </w:rPr>
            </w:pPr>
            <w:r w:rsidRPr="002A5E52">
              <w:rPr>
                <w:rFonts w:ascii="Arial" w:eastAsia="Malgun Gothic" w:hAnsi="Arial" w:cs="Arial"/>
                <w:color w:val="000000"/>
                <w:sz w:val="21"/>
                <w:szCs w:val="21"/>
                <w:lang w:val="ru-RU"/>
              </w:rPr>
              <w:t>ликвидация Компании;</w:t>
            </w:r>
          </w:p>
        </w:tc>
        <w:tc>
          <w:tcPr>
            <w:tcW w:w="1667" w:type="pct"/>
          </w:tcPr>
          <w:p w14:paraId="21D236AC" w14:textId="22A15B1A" w:rsidR="00475E3E" w:rsidRPr="002A5E52" w:rsidRDefault="00F73A9C" w:rsidP="00F73A9C">
            <w:pPr>
              <w:pStyle w:val="af"/>
              <w:numPr>
                <w:ilvl w:val="0"/>
                <w:numId w:val="169"/>
              </w:numPr>
              <w:rPr>
                <w:rFonts w:ascii="Arial" w:eastAsia="Malgun Gothic" w:hAnsi="Arial" w:cs="Arial"/>
                <w:color w:val="000000"/>
                <w:sz w:val="21"/>
                <w:szCs w:val="21"/>
              </w:rPr>
            </w:pPr>
            <w:r w:rsidRPr="002A5E52">
              <w:rPr>
                <w:rFonts w:ascii="Arial" w:eastAsia="Malgun Gothic" w:hAnsi="Arial" w:cs="Arial"/>
                <w:color w:val="000000"/>
                <w:sz w:val="21"/>
                <w:szCs w:val="21"/>
              </w:rPr>
              <w:t xml:space="preserve">liquidation of the </w:t>
            </w:r>
            <w:proofErr w:type="spellStart"/>
            <w:r w:rsidRPr="002A5E52">
              <w:rPr>
                <w:rFonts w:ascii="Arial" w:eastAsia="Malgun Gothic" w:hAnsi="Arial" w:cs="Arial"/>
                <w:color w:val="000000"/>
                <w:sz w:val="21"/>
                <w:szCs w:val="21"/>
              </w:rPr>
              <w:t>organisation</w:t>
            </w:r>
            <w:proofErr w:type="spellEnd"/>
            <w:r w:rsidRPr="002A5E52">
              <w:rPr>
                <w:rFonts w:ascii="Arial" w:eastAsia="Malgun Gothic" w:hAnsi="Arial" w:cs="Arial"/>
                <w:color w:val="000000"/>
                <w:sz w:val="21"/>
                <w:szCs w:val="21"/>
              </w:rPr>
              <w:t xml:space="preserve"> or termination of the activities of an individual entrepreneur;</w:t>
            </w:r>
          </w:p>
        </w:tc>
      </w:tr>
      <w:tr w:rsidR="00475E3E" w:rsidRPr="002A5E52" w14:paraId="148CCDCE" w14:textId="77777777" w:rsidTr="00E17745">
        <w:tc>
          <w:tcPr>
            <w:tcW w:w="1666" w:type="pct"/>
          </w:tcPr>
          <w:p w14:paraId="3C3959EE" w14:textId="77777777" w:rsidR="00475E3E" w:rsidRPr="002A5E52" w:rsidRDefault="00475E3E" w:rsidP="00E17745">
            <w:pPr>
              <w:rPr>
                <w:rFonts w:ascii="Arial" w:eastAsia="Malgun Gothic" w:hAnsi="Arial" w:cs="Arial"/>
                <w:color w:val="000000"/>
                <w:sz w:val="21"/>
                <w:szCs w:val="21"/>
              </w:rPr>
            </w:pPr>
            <w:ins w:id="1213" w:author="Mia Choi" w:date="2021-07-25T15:47:00Z">
              <w:r w:rsidRPr="002A5E52">
                <w:rPr>
                  <w:rFonts w:ascii="Arial" w:eastAsia="Malgun Gothic" w:hAnsi="Arial" w:cs="Arial"/>
                  <w:color w:val="000000"/>
                  <w:sz w:val="21"/>
                  <w:szCs w:val="21"/>
                </w:rPr>
                <w:t xml:space="preserve">2. </w:t>
              </w:r>
            </w:ins>
            <w:ins w:id="1214" w:author="Mia Choi" w:date="2021-07-25T16:09:00Z">
              <w:r w:rsidRPr="002A5E52">
                <w:rPr>
                  <w:rFonts w:ascii="Arial" w:eastAsia="Malgun Gothic" w:hAnsi="Arial" w:cs="Arial"/>
                  <w:color w:val="000000"/>
                  <w:sz w:val="21"/>
                  <w:szCs w:val="21"/>
                </w:rPr>
                <w:t>조직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구성원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혹은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근로자를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감축하는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ins>
          </w:p>
        </w:tc>
        <w:tc>
          <w:tcPr>
            <w:tcW w:w="1667" w:type="pct"/>
          </w:tcPr>
          <w:p w14:paraId="7F3BDA58" w14:textId="77777777" w:rsidR="00475E3E" w:rsidRPr="00E17745" w:rsidRDefault="00475E3E" w:rsidP="00F73A9C">
            <w:pPr>
              <w:pStyle w:val="af"/>
              <w:numPr>
                <w:ilvl w:val="0"/>
                <w:numId w:val="167"/>
              </w:numPr>
              <w:rPr>
                <w:rFonts w:ascii="Arial" w:eastAsia="Malgun Gothic" w:hAnsi="Arial" w:cs="Arial"/>
                <w:color w:val="000000"/>
                <w:sz w:val="21"/>
                <w:szCs w:val="21"/>
                <w:lang w:val="ru-RU"/>
              </w:rPr>
            </w:pPr>
            <w:r w:rsidRPr="00E17745">
              <w:rPr>
                <w:rFonts w:ascii="Arial" w:eastAsia="Malgun Gothic" w:hAnsi="Arial" w:cs="Arial"/>
                <w:color w:val="000000"/>
                <w:sz w:val="21"/>
                <w:szCs w:val="21"/>
                <w:lang w:val="ru-RU"/>
              </w:rPr>
              <w:t>сокращение численности или штата Работников;</w:t>
            </w:r>
          </w:p>
        </w:tc>
        <w:tc>
          <w:tcPr>
            <w:tcW w:w="1667" w:type="pct"/>
          </w:tcPr>
          <w:p w14:paraId="36346ED6" w14:textId="79E20DA7" w:rsidR="00475E3E" w:rsidRPr="002A5E52" w:rsidRDefault="00F73A9C" w:rsidP="00F73A9C">
            <w:pPr>
              <w:pStyle w:val="af"/>
              <w:numPr>
                <w:ilvl w:val="0"/>
                <w:numId w:val="169"/>
              </w:numPr>
              <w:rPr>
                <w:rFonts w:ascii="Arial" w:eastAsia="Malgun Gothic" w:hAnsi="Arial" w:cs="Arial"/>
                <w:color w:val="000000"/>
                <w:sz w:val="21"/>
                <w:szCs w:val="21"/>
              </w:rPr>
            </w:pPr>
            <w:r w:rsidRPr="002A5E52">
              <w:rPr>
                <w:rFonts w:ascii="Arial" w:eastAsia="Malgun Gothic" w:hAnsi="Arial" w:cs="Arial"/>
                <w:color w:val="000000"/>
                <w:sz w:val="21"/>
                <w:szCs w:val="21"/>
              </w:rPr>
              <w:t xml:space="preserve">redundancy or staff cuts at the </w:t>
            </w:r>
            <w:proofErr w:type="spellStart"/>
            <w:r w:rsidRPr="002A5E52">
              <w:rPr>
                <w:rFonts w:ascii="Arial" w:eastAsia="Malgun Gothic" w:hAnsi="Arial" w:cs="Arial"/>
                <w:color w:val="000000"/>
                <w:sz w:val="21"/>
                <w:szCs w:val="21"/>
              </w:rPr>
              <w:t>organisation</w:t>
            </w:r>
            <w:proofErr w:type="spellEnd"/>
            <w:r w:rsidRPr="002A5E52">
              <w:rPr>
                <w:rFonts w:ascii="Arial" w:eastAsia="Malgun Gothic" w:hAnsi="Arial" w:cs="Arial"/>
                <w:color w:val="000000"/>
                <w:sz w:val="21"/>
                <w:szCs w:val="21"/>
              </w:rPr>
              <w:t>, individual entrepreneur;</w:t>
            </w:r>
          </w:p>
        </w:tc>
      </w:tr>
      <w:tr w:rsidR="00475E3E" w:rsidRPr="002A5E52" w14:paraId="356032E0" w14:textId="77777777" w:rsidTr="00E17745">
        <w:tc>
          <w:tcPr>
            <w:tcW w:w="1666" w:type="pct"/>
          </w:tcPr>
          <w:p w14:paraId="78C004F1" w14:textId="77777777" w:rsidR="00475E3E" w:rsidRPr="002A5E52" w:rsidRDefault="00475E3E" w:rsidP="00E17745">
            <w:pPr>
              <w:rPr>
                <w:rFonts w:ascii="Arial" w:eastAsia="Malgun Gothic" w:hAnsi="Arial" w:cs="Arial"/>
                <w:color w:val="000000"/>
                <w:sz w:val="21"/>
                <w:szCs w:val="21"/>
              </w:rPr>
            </w:pPr>
            <w:ins w:id="1215" w:author="Mia Choi" w:date="2021-07-25T15:47:00Z">
              <w:r w:rsidRPr="002A5E52">
                <w:rPr>
                  <w:rFonts w:ascii="Arial" w:eastAsia="Malgun Gothic" w:hAnsi="Arial" w:cs="Arial"/>
                  <w:color w:val="000000"/>
                  <w:sz w:val="21"/>
                  <w:szCs w:val="21"/>
                </w:rPr>
                <w:t xml:space="preserve">3. </w:t>
              </w:r>
            </w:ins>
            <w:ins w:id="1216" w:author="Mia Choi" w:date="2021-07-25T16:09:00Z">
              <w:r w:rsidRPr="002A5E52">
                <w:rPr>
                  <w:rFonts w:ascii="Arial" w:eastAsia="Malgun Gothic" w:hAnsi="Arial" w:cs="Arial"/>
                  <w:color w:val="000000"/>
                  <w:sz w:val="21"/>
                  <w:szCs w:val="21"/>
                </w:rPr>
                <w:t>근로자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자격검증</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결과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자격</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미달의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ins>
          </w:p>
        </w:tc>
        <w:tc>
          <w:tcPr>
            <w:tcW w:w="1667" w:type="pct"/>
          </w:tcPr>
          <w:p w14:paraId="798A78B9" w14:textId="77777777" w:rsidR="00475E3E" w:rsidRPr="00E17745" w:rsidRDefault="00475E3E" w:rsidP="00F73A9C">
            <w:pPr>
              <w:pStyle w:val="af"/>
              <w:numPr>
                <w:ilvl w:val="0"/>
                <w:numId w:val="167"/>
              </w:numPr>
              <w:rPr>
                <w:rFonts w:ascii="Arial" w:eastAsia="Malgun Gothic" w:hAnsi="Arial" w:cs="Arial"/>
                <w:color w:val="000000"/>
                <w:sz w:val="21"/>
                <w:szCs w:val="21"/>
                <w:lang w:val="ru-RU"/>
              </w:rPr>
            </w:pPr>
            <w:r w:rsidRPr="00E17745">
              <w:rPr>
                <w:rFonts w:ascii="Arial" w:eastAsia="Malgun Gothic" w:hAnsi="Arial" w:cs="Arial"/>
                <w:color w:val="000000"/>
                <w:sz w:val="21"/>
                <w:szCs w:val="21"/>
                <w:lang w:val="ru-RU"/>
              </w:rPr>
              <w:t>несоответствие Работника занимаемой должности или выполняемой работе вследствие недостаточной квалификации, подтвержденной результатами аттестации;</w:t>
            </w:r>
          </w:p>
        </w:tc>
        <w:tc>
          <w:tcPr>
            <w:tcW w:w="1667" w:type="pct"/>
          </w:tcPr>
          <w:p w14:paraId="5046560E" w14:textId="06008AFD" w:rsidR="00475E3E" w:rsidRPr="002A5E52" w:rsidRDefault="00F73A9C" w:rsidP="00F73A9C">
            <w:pPr>
              <w:pStyle w:val="af"/>
              <w:numPr>
                <w:ilvl w:val="0"/>
                <w:numId w:val="169"/>
              </w:numPr>
              <w:rPr>
                <w:rFonts w:ascii="Arial" w:eastAsia="Malgun Gothic" w:hAnsi="Arial" w:cs="Arial"/>
                <w:color w:val="000000"/>
                <w:sz w:val="21"/>
                <w:szCs w:val="21"/>
              </w:rPr>
            </w:pPr>
            <w:r w:rsidRPr="002A5E52">
              <w:rPr>
                <w:rFonts w:ascii="Arial" w:eastAsia="Malgun Gothic" w:hAnsi="Arial" w:cs="Arial"/>
                <w:color w:val="000000"/>
                <w:sz w:val="21"/>
                <w:szCs w:val="21"/>
              </w:rPr>
              <w:t>he employee's failure to meet the requirements associated with his position or job due to insufficient qualifications as confirmed by the results of an attestation;</w:t>
            </w:r>
          </w:p>
        </w:tc>
      </w:tr>
      <w:tr w:rsidR="00475E3E" w:rsidRPr="002A5E52" w14:paraId="60017AC7" w14:textId="77777777" w:rsidTr="00E17745">
        <w:tc>
          <w:tcPr>
            <w:tcW w:w="1666" w:type="pct"/>
          </w:tcPr>
          <w:p w14:paraId="468C8268" w14:textId="77777777" w:rsidR="00475E3E" w:rsidRPr="002A5E52" w:rsidRDefault="00475E3E" w:rsidP="00E17745">
            <w:pPr>
              <w:rPr>
                <w:rFonts w:ascii="Arial" w:eastAsia="Malgun Gothic" w:hAnsi="Arial" w:cs="Arial"/>
                <w:color w:val="000000"/>
                <w:sz w:val="21"/>
                <w:szCs w:val="21"/>
              </w:rPr>
            </w:pPr>
            <w:ins w:id="1217" w:author="Mia Choi" w:date="2021-07-25T15:47:00Z">
              <w:r w:rsidRPr="002A5E52">
                <w:rPr>
                  <w:rFonts w:ascii="Arial" w:eastAsia="Malgun Gothic" w:hAnsi="Arial" w:cs="Arial"/>
                  <w:color w:val="000000"/>
                  <w:sz w:val="21"/>
                  <w:szCs w:val="21"/>
                </w:rPr>
                <w:t xml:space="preserve">4. </w:t>
              </w:r>
            </w:ins>
            <w:ins w:id="1218" w:author="Mia Choi" w:date="2021-07-25T16:10:00Z">
              <w:r w:rsidRPr="002A5E52">
                <w:rPr>
                  <w:rFonts w:ascii="Arial" w:eastAsia="Malgun Gothic" w:hAnsi="Arial" w:cs="Arial"/>
                  <w:color w:val="000000"/>
                  <w:sz w:val="21"/>
                  <w:szCs w:val="21"/>
                </w:rPr>
                <w:t>타당한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없는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근로자의</w:t>
              </w:r>
              <w:r w:rsidRPr="002A5E52">
                <w:rPr>
                  <w:rFonts w:ascii="Arial" w:eastAsia="Malgun Gothic" w:hAnsi="Arial" w:cs="Arial"/>
                  <w:color w:val="000000"/>
                  <w:sz w:val="21"/>
                  <w:szCs w:val="21"/>
                </w:rPr>
                <w:t xml:space="preserve"> </w:t>
              </w:r>
            </w:ins>
            <w:ins w:id="1219" w:author="Mia Choi" w:date="2021-07-25T15:49:00Z">
              <w:r w:rsidRPr="002A5E52">
                <w:rPr>
                  <w:rFonts w:ascii="Arial" w:eastAsia="Malgun Gothic" w:hAnsi="Arial" w:cs="Arial"/>
                  <w:color w:val="000000"/>
                  <w:sz w:val="21"/>
                  <w:szCs w:val="21"/>
                </w:rPr>
                <w:t>반복적</w:t>
              </w:r>
              <w:r w:rsidRPr="002A5E52">
                <w:rPr>
                  <w:rFonts w:ascii="Arial" w:eastAsia="Malgun Gothic" w:hAnsi="Arial" w:cs="Arial"/>
                  <w:color w:val="000000"/>
                  <w:sz w:val="21"/>
                  <w:szCs w:val="21"/>
                </w:rPr>
                <w:t xml:space="preserve"> </w:t>
              </w:r>
            </w:ins>
            <w:ins w:id="1220" w:author="Mia Choi" w:date="2021-07-25T16:10:00Z">
              <w:r w:rsidRPr="002A5E52">
                <w:rPr>
                  <w:rFonts w:ascii="Arial" w:eastAsia="Malgun Gothic" w:hAnsi="Arial" w:cs="Arial"/>
                  <w:color w:val="000000"/>
                  <w:sz w:val="21"/>
                  <w:szCs w:val="21"/>
                </w:rPr>
                <w:t>업</w:t>
              </w:r>
            </w:ins>
            <w:ins w:id="1221" w:author="Mia Choi" w:date="2021-07-25T15:48:00Z">
              <w:r w:rsidRPr="002A5E52">
                <w:rPr>
                  <w:rFonts w:ascii="Arial" w:eastAsia="Malgun Gothic" w:hAnsi="Arial" w:cs="Arial"/>
                  <w:color w:val="000000"/>
                  <w:sz w:val="21"/>
                  <w:szCs w:val="21"/>
                </w:rPr>
                <w:t>무</w:t>
              </w:r>
            </w:ins>
            <w:ins w:id="1222" w:author="Mia Choi" w:date="2021-07-25T15:49:00Z">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불</w:t>
              </w:r>
            </w:ins>
            <w:ins w:id="1223" w:author="Mia Choi" w:date="2021-07-25T15:48:00Z">
              <w:r w:rsidRPr="002A5E52">
                <w:rPr>
                  <w:rFonts w:ascii="Arial" w:eastAsia="Malgun Gothic" w:hAnsi="Arial" w:cs="Arial"/>
                  <w:color w:val="000000"/>
                  <w:sz w:val="21"/>
                  <w:szCs w:val="21"/>
                </w:rPr>
                <w:t>이행</w:t>
              </w:r>
            </w:ins>
            <w:ins w:id="1224" w:author="Mia Choi" w:date="2021-07-25T15:49:00Z">
              <w:r w:rsidRPr="002A5E52">
                <w:rPr>
                  <w:rFonts w:ascii="Arial" w:eastAsia="Malgun Gothic" w:hAnsi="Arial" w:cs="Arial"/>
                  <w:color w:val="000000"/>
                  <w:sz w:val="21"/>
                  <w:szCs w:val="21"/>
                </w:rPr>
                <w:t>으로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인</w:t>
              </w:r>
            </w:ins>
            <w:ins w:id="1225" w:author="Mia Choi" w:date="2021-07-25T15:48:00Z">
              <w:r w:rsidRPr="002A5E52">
                <w:rPr>
                  <w:rFonts w:ascii="Arial" w:eastAsia="Malgun Gothic" w:hAnsi="Arial" w:cs="Arial"/>
                  <w:color w:val="000000"/>
                  <w:sz w:val="21"/>
                  <w:szCs w:val="21"/>
                </w:rPr>
                <w:t>하여</w:t>
              </w:r>
              <w:r w:rsidRPr="002A5E52">
                <w:rPr>
                  <w:rFonts w:ascii="Arial" w:eastAsia="Malgun Gothic" w:hAnsi="Arial" w:cs="Arial"/>
                  <w:color w:val="000000"/>
                  <w:sz w:val="21"/>
                  <w:szCs w:val="21"/>
                </w:rPr>
                <w:t xml:space="preserve"> </w:t>
              </w:r>
            </w:ins>
            <w:ins w:id="1226" w:author="Mia Choi" w:date="2021-07-25T15:47:00Z">
              <w:r w:rsidRPr="002A5E52">
                <w:rPr>
                  <w:rFonts w:ascii="Arial" w:eastAsia="Malgun Gothic" w:hAnsi="Arial" w:cs="Arial"/>
                  <w:color w:val="000000"/>
                  <w:sz w:val="21"/>
                  <w:szCs w:val="21"/>
                </w:rPr>
                <w:t>근로자가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징계처분을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받은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r w:rsidRPr="002A5E52">
                <w:rPr>
                  <w:rFonts w:ascii="Arial" w:eastAsia="Malgun Gothic" w:hAnsi="Arial" w:cs="Arial"/>
                  <w:color w:val="000000"/>
                  <w:sz w:val="21"/>
                  <w:szCs w:val="21"/>
                </w:rPr>
                <w:t xml:space="preserve"> </w:t>
              </w:r>
            </w:ins>
          </w:p>
        </w:tc>
        <w:tc>
          <w:tcPr>
            <w:tcW w:w="1667" w:type="pct"/>
          </w:tcPr>
          <w:p w14:paraId="1773B11E" w14:textId="77777777" w:rsidR="00475E3E" w:rsidRPr="00E17745" w:rsidRDefault="00475E3E" w:rsidP="00F73A9C">
            <w:pPr>
              <w:pStyle w:val="af"/>
              <w:numPr>
                <w:ilvl w:val="0"/>
                <w:numId w:val="167"/>
              </w:numPr>
              <w:rPr>
                <w:rFonts w:ascii="Arial" w:eastAsia="Malgun Gothic" w:hAnsi="Arial" w:cs="Arial"/>
                <w:color w:val="000000"/>
                <w:sz w:val="21"/>
                <w:szCs w:val="21"/>
                <w:lang w:val="ru-RU"/>
              </w:rPr>
            </w:pPr>
            <w:r w:rsidRPr="00E17745">
              <w:rPr>
                <w:rFonts w:ascii="Arial" w:eastAsia="Malgun Gothic" w:hAnsi="Arial" w:cs="Arial"/>
                <w:color w:val="000000"/>
                <w:sz w:val="21"/>
                <w:szCs w:val="21"/>
                <w:lang w:val="ru-RU"/>
              </w:rPr>
              <w:t>неоднократное неисполнение Работником без уважительных причин трудовых обязанностей, если он имеет дисциплинарное взыскание;</w:t>
            </w:r>
          </w:p>
        </w:tc>
        <w:tc>
          <w:tcPr>
            <w:tcW w:w="1667" w:type="pct"/>
          </w:tcPr>
          <w:p w14:paraId="4C5E7D80" w14:textId="7BC1E7BA" w:rsidR="00475E3E" w:rsidRPr="002A5E52" w:rsidRDefault="00F73A9C" w:rsidP="00F73A9C">
            <w:pPr>
              <w:pStyle w:val="af"/>
              <w:numPr>
                <w:ilvl w:val="0"/>
                <w:numId w:val="169"/>
              </w:numPr>
              <w:rPr>
                <w:rFonts w:ascii="Arial" w:eastAsia="Malgun Gothic" w:hAnsi="Arial" w:cs="Arial"/>
                <w:color w:val="000000"/>
                <w:sz w:val="21"/>
                <w:szCs w:val="21"/>
              </w:rPr>
            </w:pPr>
            <w:r w:rsidRPr="002A5E52">
              <w:rPr>
                <w:rFonts w:ascii="Arial" w:eastAsia="Malgun Gothic" w:hAnsi="Arial" w:cs="Arial"/>
                <w:color w:val="000000"/>
                <w:sz w:val="21"/>
                <w:szCs w:val="21"/>
              </w:rPr>
              <w:t xml:space="preserve">numerous failures by the employee to fulfil </w:t>
            </w:r>
            <w:proofErr w:type="spellStart"/>
            <w:r w:rsidRPr="002A5E52">
              <w:rPr>
                <w:rFonts w:ascii="Arial" w:eastAsia="Malgun Gothic" w:hAnsi="Arial" w:cs="Arial"/>
                <w:color w:val="000000"/>
                <w:sz w:val="21"/>
                <w:szCs w:val="21"/>
              </w:rPr>
              <w:t>labour</w:t>
            </w:r>
            <w:proofErr w:type="spellEnd"/>
            <w:r w:rsidRPr="002A5E52">
              <w:rPr>
                <w:rFonts w:ascii="Arial" w:eastAsia="Malgun Gothic" w:hAnsi="Arial" w:cs="Arial"/>
                <w:color w:val="000000"/>
                <w:sz w:val="21"/>
                <w:szCs w:val="21"/>
              </w:rPr>
              <w:t xml:space="preserve"> duties without justifiable reasons if he has been reprimanded;</w:t>
            </w:r>
          </w:p>
        </w:tc>
      </w:tr>
      <w:tr w:rsidR="00475E3E" w:rsidRPr="002A5E52" w14:paraId="57A5D838" w14:textId="77777777" w:rsidTr="00E17745">
        <w:tc>
          <w:tcPr>
            <w:tcW w:w="1666" w:type="pct"/>
          </w:tcPr>
          <w:p w14:paraId="33D017FC" w14:textId="77777777" w:rsidR="00475E3E" w:rsidRPr="002A5E52" w:rsidRDefault="00475E3E" w:rsidP="00E17745">
            <w:pPr>
              <w:rPr>
                <w:rFonts w:ascii="Arial" w:eastAsia="Malgun Gothic" w:hAnsi="Arial" w:cs="Arial"/>
                <w:color w:val="000000"/>
                <w:sz w:val="21"/>
                <w:szCs w:val="21"/>
              </w:rPr>
            </w:pPr>
            <w:ins w:id="1227" w:author="Mia Choi" w:date="2021-07-25T15:51:00Z">
              <w:r w:rsidRPr="002A5E52">
                <w:rPr>
                  <w:rFonts w:ascii="Arial" w:eastAsia="Malgun Gothic" w:hAnsi="Arial" w:cs="Arial"/>
                  <w:color w:val="000000"/>
                  <w:sz w:val="21"/>
                  <w:szCs w:val="21"/>
                </w:rPr>
                <w:t xml:space="preserve">6) </w:t>
              </w:r>
              <w:r w:rsidRPr="002A5E52">
                <w:rPr>
                  <w:rFonts w:ascii="Arial" w:eastAsia="Malgun Gothic" w:hAnsi="Arial" w:cs="Arial"/>
                  <w:color w:val="000000"/>
                  <w:sz w:val="21"/>
                  <w:szCs w:val="21"/>
                </w:rPr>
                <w:t>다음과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같은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근로자의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심각한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근로의무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위반을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반복한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ins>
            <w:ins w:id="1228" w:author="Mia Choi" w:date="2021-07-25T16:10:00Z">
              <w:r w:rsidRPr="002A5E52">
                <w:rPr>
                  <w:rFonts w:ascii="Arial" w:eastAsia="Malgun Gothic" w:hAnsi="Arial" w:cs="Arial"/>
                  <w:color w:val="000000"/>
                  <w:sz w:val="21"/>
                  <w:szCs w:val="21"/>
                </w:rPr>
                <w:t>:</w:t>
              </w:r>
            </w:ins>
          </w:p>
        </w:tc>
        <w:tc>
          <w:tcPr>
            <w:tcW w:w="1667" w:type="pct"/>
          </w:tcPr>
          <w:p w14:paraId="5134E368" w14:textId="77777777" w:rsidR="00475E3E" w:rsidRPr="002A5E52" w:rsidRDefault="00475E3E" w:rsidP="00F73A9C">
            <w:pPr>
              <w:pStyle w:val="af"/>
              <w:numPr>
                <w:ilvl w:val="0"/>
                <w:numId w:val="167"/>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 xml:space="preserve">однократное </w:t>
            </w:r>
            <w:r w:rsidRPr="00E17745">
              <w:rPr>
                <w:rFonts w:ascii="Arial" w:eastAsia="Malgun Gothic" w:hAnsi="Arial" w:cs="Arial"/>
                <w:color w:val="000000"/>
                <w:sz w:val="21"/>
                <w:szCs w:val="21"/>
                <w:lang w:val="ru-RU"/>
              </w:rPr>
              <w:t>грубое</w:t>
            </w:r>
            <w:r w:rsidRPr="002A5E52">
              <w:rPr>
                <w:rFonts w:ascii="Arial" w:eastAsia="Malgun Gothic" w:hAnsi="Arial" w:cs="Arial"/>
                <w:color w:val="000000"/>
                <w:sz w:val="21"/>
                <w:szCs w:val="21"/>
                <w:lang w:val="ru-RU"/>
              </w:rPr>
              <w:t xml:space="preserve"> нарушение Работником трудовых обязанностей:</w:t>
            </w:r>
          </w:p>
        </w:tc>
        <w:tc>
          <w:tcPr>
            <w:tcW w:w="1667" w:type="pct"/>
          </w:tcPr>
          <w:p w14:paraId="7504E3D8" w14:textId="710AA77D" w:rsidR="00475E3E" w:rsidRPr="002A5E52" w:rsidRDefault="00F73A9C" w:rsidP="00F73A9C">
            <w:pPr>
              <w:pStyle w:val="af"/>
              <w:numPr>
                <w:ilvl w:val="0"/>
                <w:numId w:val="169"/>
              </w:numPr>
              <w:rPr>
                <w:rFonts w:ascii="Arial" w:eastAsia="Malgun Gothic" w:hAnsi="Arial" w:cs="Arial"/>
                <w:color w:val="000000"/>
                <w:sz w:val="21"/>
                <w:szCs w:val="21"/>
              </w:rPr>
            </w:pPr>
            <w:r w:rsidRPr="002A5E52">
              <w:rPr>
                <w:rFonts w:ascii="Arial" w:eastAsia="Malgun Gothic" w:hAnsi="Arial" w:cs="Arial"/>
                <w:color w:val="000000"/>
                <w:sz w:val="21"/>
                <w:szCs w:val="21"/>
              </w:rPr>
              <w:t xml:space="preserve">a single severe violation by the employee of his </w:t>
            </w:r>
            <w:proofErr w:type="spellStart"/>
            <w:r w:rsidRPr="002A5E52">
              <w:rPr>
                <w:rFonts w:ascii="Arial" w:eastAsia="Malgun Gothic" w:hAnsi="Arial" w:cs="Arial"/>
                <w:color w:val="000000"/>
                <w:sz w:val="21"/>
                <w:szCs w:val="21"/>
              </w:rPr>
              <w:t>labour</w:t>
            </w:r>
            <w:proofErr w:type="spellEnd"/>
            <w:r w:rsidRPr="002A5E52">
              <w:rPr>
                <w:rFonts w:ascii="Arial" w:eastAsia="Malgun Gothic" w:hAnsi="Arial" w:cs="Arial"/>
                <w:color w:val="000000"/>
                <w:sz w:val="21"/>
                <w:szCs w:val="21"/>
              </w:rPr>
              <w:t xml:space="preserve"> duties:</w:t>
            </w:r>
          </w:p>
        </w:tc>
      </w:tr>
      <w:tr w:rsidR="00475E3E" w:rsidRPr="002A5E52" w14:paraId="77D8DEDE" w14:textId="77777777" w:rsidTr="00E17745">
        <w:tc>
          <w:tcPr>
            <w:tcW w:w="1666" w:type="pct"/>
          </w:tcPr>
          <w:p w14:paraId="1064B4D6" w14:textId="77777777" w:rsidR="00475E3E" w:rsidRPr="002A5E52" w:rsidRDefault="00475E3E" w:rsidP="00E17745">
            <w:pPr>
              <w:rPr>
                <w:rFonts w:ascii="Arial" w:eastAsia="Malgun Gothic" w:hAnsi="Arial" w:cs="Arial"/>
                <w:color w:val="000000"/>
                <w:sz w:val="21"/>
                <w:szCs w:val="21"/>
              </w:rPr>
            </w:pPr>
            <w:ins w:id="1229" w:author="Mia Choi" w:date="2021-07-25T15:51:00Z">
              <w:r w:rsidRPr="002A5E52">
                <w:rPr>
                  <w:rFonts w:ascii="Arial" w:eastAsia="Malgun Gothic" w:hAnsi="Arial" w:cs="Arial" w:hint="eastAsia"/>
                  <w:color w:val="000000"/>
                  <w:sz w:val="21"/>
                  <w:szCs w:val="21"/>
                  <w:rPrChange w:id="1230" w:author="Mia Choi" w:date="2021-07-25T16:10:00Z">
                    <w:rPr>
                      <w:rFonts w:hint="eastAsia"/>
                    </w:rPr>
                  </w:rPrChange>
                </w:rPr>
                <w:t>타당한</w:t>
              </w:r>
              <w:r w:rsidRPr="002A5E52">
                <w:rPr>
                  <w:rFonts w:ascii="Arial" w:eastAsia="Malgun Gothic" w:hAnsi="Arial" w:cs="Arial"/>
                  <w:color w:val="000000"/>
                  <w:sz w:val="21"/>
                  <w:szCs w:val="21"/>
                  <w:rPrChange w:id="1231" w:author="Mia Choi" w:date="2021-07-25T16:10:00Z">
                    <w:rPr/>
                  </w:rPrChange>
                </w:rPr>
                <w:t xml:space="preserve"> </w:t>
              </w:r>
              <w:r w:rsidRPr="002A5E52">
                <w:rPr>
                  <w:rFonts w:ascii="Arial" w:eastAsia="Malgun Gothic" w:hAnsi="Arial" w:cs="Arial" w:hint="eastAsia"/>
                  <w:color w:val="000000"/>
                  <w:sz w:val="21"/>
                  <w:szCs w:val="21"/>
                  <w:rPrChange w:id="1232" w:author="Mia Choi" w:date="2021-07-25T16:10:00Z">
                    <w:rPr>
                      <w:rFonts w:hint="eastAsia"/>
                    </w:rPr>
                  </w:rPrChange>
                </w:rPr>
                <w:t>이유</w:t>
              </w:r>
              <w:r w:rsidRPr="002A5E52">
                <w:rPr>
                  <w:rFonts w:ascii="Arial" w:eastAsia="Malgun Gothic" w:hAnsi="Arial" w:cs="Arial"/>
                  <w:color w:val="000000"/>
                  <w:sz w:val="21"/>
                  <w:szCs w:val="21"/>
                  <w:rPrChange w:id="1233" w:author="Mia Choi" w:date="2021-07-25T16:10:00Z">
                    <w:rPr/>
                  </w:rPrChange>
                </w:rPr>
                <w:t xml:space="preserve"> </w:t>
              </w:r>
              <w:r w:rsidRPr="002A5E52">
                <w:rPr>
                  <w:rFonts w:ascii="Arial" w:eastAsia="Malgun Gothic" w:hAnsi="Arial" w:cs="Arial" w:hint="eastAsia"/>
                  <w:color w:val="000000"/>
                  <w:sz w:val="21"/>
                  <w:szCs w:val="21"/>
                  <w:rPrChange w:id="1234" w:author="Mia Choi" w:date="2021-07-25T16:10:00Z">
                    <w:rPr>
                      <w:rFonts w:hint="eastAsia"/>
                    </w:rPr>
                  </w:rPrChange>
                </w:rPr>
                <w:t>없이</w:t>
              </w:r>
              <w:r w:rsidRPr="002A5E52">
                <w:rPr>
                  <w:rFonts w:ascii="Arial" w:eastAsia="Malgun Gothic" w:hAnsi="Arial" w:cs="Arial"/>
                  <w:color w:val="000000"/>
                  <w:sz w:val="21"/>
                  <w:szCs w:val="21"/>
                  <w:rPrChange w:id="1235" w:author="Mia Choi" w:date="2021-07-25T16:10:00Z">
                    <w:rPr/>
                  </w:rPrChange>
                </w:rPr>
                <w:t xml:space="preserve"> 4 </w:t>
              </w:r>
              <w:r w:rsidRPr="002A5E52">
                <w:rPr>
                  <w:rFonts w:ascii="Arial" w:eastAsia="Malgun Gothic" w:hAnsi="Arial" w:cs="Arial" w:hint="eastAsia"/>
                  <w:color w:val="000000"/>
                  <w:sz w:val="21"/>
                  <w:szCs w:val="21"/>
                  <w:rPrChange w:id="1236" w:author="Mia Choi" w:date="2021-07-25T16:10:00Z">
                    <w:rPr>
                      <w:rFonts w:hint="eastAsia"/>
                    </w:rPr>
                  </w:rPrChange>
                </w:rPr>
                <w:t>시간</w:t>
              </w:r>
              <w:r w:rsidRPr="002A5E52">
                <w:rPr>
                  <w:rFonts w:ascii="Arial" w:eastAsia="Malgun Gothic" w:hAnsi="Arial" w:cs="Arial"/>
                  <w:color w:val="000000"/>
                  <w:sz w:val="21"/>
                  <w:szCs w:val="21"/>
                  <w:rPrChange w:id="1237" w:author="Mia Choi" w:date="2021-07-25T16:10:00Z">
                    <w:rPr/>
                  </w:rPrChange>
                </w:rPr>
                <w:t xml:space="preserve"> </w:t>
              </w:r>
              <w:r w:rsidRPr="002A5E52">
                <w:rPr>
                  <w:rFonts w:ascii="Arial" w:eastAsia="Malgun Gothic" w:hAnsi="Arial" w:cs="Arial" w:hint="eastAsia"/>
                  <w:color w:val="000000"/>
                  <w:sz w:val="21"/>
                  <w:szCs w:val="21"/>
                  <w:rPrChange w:id="1238" w:author="Mia Choi" w:date="2021-07-25T16:10:00Z">
                    <w:rPr>
                      <w:rFonts w:hint="eastAsia"/>
                    </w:rPr>
                  </w:rPrChange>
                </w:rPr>
                <w:t>이상</w:t>
              </w:r>
              <w:r w:rsidRPr="002A5E52">
                <w:rPr>
                  <w:rFonts w:ascii="Arial" w:eastAsia="Malgun Gothic" w:hAnsi="Arial" w:cs="Arial"/>
                  <w:color w:val="000000"/>
                  <w:sz w:val="21"/>
                  <w:szCs w:val="21"/>
                  <w:rPrChange w:id="1239" w:author="Mia Choi" w:date="2021-07-25T16:10:00Z">
                    <w:rPr/>
                  </w:rPrChange>
                </w:rPr>
                <w:t xml:space="preserve"> </w:t>
              </w:r>
              <w:r w:rsidRPr="002A5E52">
                <w:rPr>
                  <w:rFonts w:ascii="Arial" w:eastAsia="Malgun Gothic" w:hAnsi="Arial" w:cs="Arial" w:hint="eastAsia"/>
                  <w:color w:val="000000"/>
                  <w:sz w:val="21"/>
                  <w:szCs w:val="21"/>
                  <w:rPrChange w:id="1240" w:author="Mia Choi" w:date="2021-07-25T16:10:00Z">
                    <w:rPr>
                      <w:rFonts w:hint="eastAsia"/>
                    </w:rPr>
                  </w:rPrChange>
                </w:rPr>
                <w:t>근무지를</w:t>
              </w:r>
              <w:r w:rsidRPr="002A5E52">
                <w:rPr>
                  <w:rFonts w:ascii="Arial" w:eastAsia="Malgun Gothic" w:hAnsi="Arial" w:cs="Arial"/>
                  <w:color w:val="000000"/>
                  <w:sz w:val="21"/>
                  <w:szCs w:val="21"/>
                  <w:rPrChange w:id="1241" w:author="Mia Choi" w:date="2021-07-25T16:10:00Z">
                    <w:rPr/>
                  </w:rPrChange>
                </w:rPr>
                <w:t xml:space="preserve"> </w:t>
              </w:r>
              <w:r w:rsidRPr="002A5E52">
                <w:rPr>
                  <w:rFonts w:ascii="Arial" w:eastAsia="Malgun Gothic" w:hAnsi="Arial" w:cs="Arial" w:hint="eastAsia"/>
                  <w:color w:val="000000"/>
                  <w:sz w:val="21"/>
                  <w:szCs w:val="21"/>
                  <w:rPrChange w:id="1242" w:author="Mia Choi" w:date="2021-07-25T16:10:00Z">
                    <w:rPr>
                      <w:rFonts w:hint="eastAsia"/>
                    </w:rPr>
                  </w:rPrChange>
                </w:rPr>
                <w:t>이탈하거나</w:t>
              </w:r>
              <w:r w:rsidRPr="002A5E52">
                <w:rPr>
                  <w:rFonts w:ascii="Arial" w:eastAsia="Malgun Gothic" w:hAnsi="Arial" w:cs="Arial"/>
                  <w:color w:val="000000"/>
                  <w:sz w:val="21"/>
                  <w:szCs w:val="21"/>
                  <w:rPrChange w:id="1243" w:author="Mia Choi" w:date="2021-07-25T16:10:00Z">
                    <w:rPr/>
                  </w:rPrChange>
                </w:rPr>
                <w:t xml:space="preserve"> </w:t>
              </w:r>
              <w:r w:rsidRPr="002A5E52">
                <w:rPr>
                  <w:rFonts w:ascii="Arial" w:eastAsia="Malgun Gothic" w:hAnsi="Arial" w:cs="Arial" w:hint="eastAsia"/>
                  <w:color w:val="000000"/>
                  <w:sz w:val="21"/>
                  <w:szCs w:val="21"/>
                  <w:rPrChange w:id="1244" w:author="Mia Choi" w:date="2021-07-25T16:10:00Z">
                    <w:rPr>
                      <w:rFonts w:hint="eastAsia"/>
                    </w:rPr>
                  </w:rPrChange>
                </w:rPr>
                <w:t>업무를</w:t>
              </w:r>
              <w:r w:rsidRPr="002A5E52">
                <w:rPr>
                  <w:rFonts w:ascii="Arial" w:eastAsia="Malgun Gothic" w:hAnsi="Arial" w:cs="Arial"/>
                  <w:color w:val="000000"/>
                  <w:sz w:val="21"/>
                  <w:szCs w:val="21"/>
                  <w:rPrChange w:id="1245" w:author="Mia Choi" w:date="2021-07-25T16:10:00Z">
                    <w:rPr/>
                  </w:rPrChange>
                </w:rPr>
                <w:t xml:space="preserve"> </w:t>
              </w:r>
              <w:r w:rsidRPr="002A5E52">
                <w:rPr>
                  <w:rFonts w:ascii="Arial" w:eastAsia="Malgun Gothic" w:hAnsi="Arial" w:cs="Arial" w:hint="eastAsia"/>
                  <w:color w:val="000000"/>
                  <w:sz w:val="21"/>
                  <w:szCs w:val="21"/>
                  <w:rPrChange w:id="1246" w:author="Mia Choi" w:date="2021-07-25T16:10:00Z">
                    <w:rPr>
                      <w:rFonts w:hint="eastAsia"/>
                    </w:rPr>
                  </w:rPrChange>
                </w:rPr>
                <w:t>소홀히</w:t>
              </w:r>
              <w:r w:rsidRPr="002A5E52">
                <w:rPr>
                  <w:rFonts w:ascii="Arial" w:eastAsia="Malgun Gothic" w:hAnsi="Arial" w:cs="Arial"/>
                  <w:color w:val="000000"/>
                  <w:sz w:val="21"/>
                  <w:szCs w:val="21"/>
                  <w:rPrChange w:id="1247" w:author="Mia Choi" w:date="2021-07-25T16:10:00Z">
                    <w:rPr/>
                  </w:rPrChange>
                </w:rPr>
                <w:t xml:space="preserve"> </w:t>
              </w:r>
              <w:r w:rsidRPr="002A5E52">
                <w:rPr>
                  <w:rFonts w:ascii="Arial" w:eastAsia="Malgun Gothic" w:hAnsi="Arial" w:cs="Arial" w:hint="eastAsia"/>
                  <w:color w:val="000000"/>
                  <w:sz w:val="21"/>
                  <w:szCs w:val="21"/>
                  <w:rPrChange w:id="1248" w:author="Mia Choi" w:date="2021-07-25T16:10:00Z">
                    <w:rPr>
                      <w:rFonts w:hint="eastAsia"/>
                    </w:rPr>
                  </w:rPrChange>
                </w:rPr>
                <w:t>한</w:t>
              </w:r>
              <w:r w:rsidRPr="002A5E52">
                <w:rPr>
                  <w:rFonts w:ascii="Arial" w:eastAsia="Malgun Gothic" w:hAnsi="Arial" w:cs="Arial"/>
                  <w:color w:val="000000"/>
                  <w:sz w:val="21"/>
                  <w:szCs w:val="21"/>
                  <w:rPrChange w:id="1249" w:author="Mia Choi" w:date="2021-07-25T16:10:00Z">
                    <w:rPr/>
                  </w:rPrChange>
                </w:rPr>
                <w:t xml:space="preserve"> </w:t>
              </w:r>
              <w:r w:rsidRPr="002A5E52">
                <w:rPr>
                  <w:rFonts w:ascii="Arial" w:eastAsia="Malgun Gothic" w:hAnsi="Arial" w:cs="Arial" w:hint="eastAsia"/>
                  <w:color w:val="000000"/>
                  <w:sz w:val="21"/>
                  <w:szCs w:val="21"/>
                  <w:rPrChange w:id="1250" w:author="Mia Choi" w:date="2021-07-25T16:10:00Z">
                    <w:rPr>
                      <w:rFonts w:hint="eastAsia"/>
                    </w:rPr>
                  </w:rPrChange>
                </w:rPr>
                <w:t>경우</w:t>
              </w:r>
            </w:ins>
          </w:p>
        </w:tc>
        <w:tc>
          <w:tcPr>
            <w:tcW w:w="1667" w:type="pct"/>
          </w:tcPr>
          <w:p w14:paraId="027A3D14" w14:textId="77777777" w:rsidR="00475E3E" w:rsidRPr="002A5E52" w:rsidRDefault="00475E3E" w:rsidP="00F73A9C">
            <w:pPr>
              <w:pStyle w:val="af"/>
              <w:numPr>
                <w:ilvl w:val="0"/>
                <w:numId w:val="168"/>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прогул, то есть отсутствие на рабочем месте без уважительных причин в течение всего рабочего дня, независимо от его продолжительности, а также в случае отсутствия на рабочем месте без уважительных причин более четырех часов подряд в течение рабочего дня;</w:t>
            </w:r>
          </w:p>
        </w:tc>
        <w:tc>
          <w:tcPr>
            <w:tcW w:w="1667" w:type="pct"/>
          </w:tcPr>
          <w:p w14:paraId="2685D8BF" w14:textId="5DF21B2C" w:rsidR="00475E3E" w:rsidRPr="00E17745" w:rsidRDefault="00F73A9C" w:rsidP="00F73A9C">
            <w:pPr>
              <w:pStyle w:val="af"/>
              <w:numPr>
                <w:ilvl w:val="0"/>
                <w:numId w:val="168"/>
              </w:numPr>
              <w:rPr>
                <w:rFonts w:ascii="Arial" w:eastAsia="Malgun Gothic" w:hAnsi="Arial" w:cs="Arial"/>
                <w:color w:val="000000"/>
                <w:sz w:val="21"/>
                <w:szCs w:val="21"/>
              </w:rPr>
            </w:pPr>
            <w:r w:rsidRPr="00E17745">
              <w:rPr>
                <w:rFonts w:ascii="Arial" w:eastAsia="Malgun Gothic" w:hAnsi="Arial" w:cs="Arial"/>
                <w:color w:val="000000"/>
                <w:sz w:val="21"/>
                <w:szCs w:val="21"/>
              </w:rPr>
              <w:t xml:space="preserve">absenteeism, </w:t>
            </w:r>
            <w:proofErr w:type="gramStart"/>
            <w:r w:rsidRPr="00E17745">
              <w:rPr>
                <w:rFonts w:ascii="Arial" w:eastAsia="Malgun Gothic" w:hAnsi="Arial" w:cs="Arial"/>
                <w:color w:val="000000"/>
                <w:sz w:val="21"/>
                <w:szCs w:val="21"/>
              </w:rPr>
              <w:t>i.e.</w:t>
            </w:r>
            <w:proofErr w:type="gramEnd"/>
            <w:r w:rsidRPr="00E17745">
              <w:rPr>
                <w:rFonts w:ascii="Arial" w:eastAsia="Malgun Gothic" w:hAnsi="Arial" w:cs="Arial"/>
                <w:color w:val="000000"/>
                <w:sz w:val="21"/>
                <w:szCs w:val="21"/>
              </w:rPr>
              <w:t xml:space="preserve"> absence from the workplace without a good reason during the whole working day (shift) irrespective of the duration thereof, and also in the event of absence from the workplace without a good reason for more than four consecutive hours during the working day (shift);</w:t>
            </w:r>
          </w:p>
        </w:tc>
      </w:tr>
      <w:tr w:rsidR="00475E3E" w:rsidRPr="002A5E52" w14:paraId="1255A5E6" w14:textId="77777777" w:rsidTr="00E17745">
        <w:tc>
          <w:tcPr>
            <w:tcW w:w="1666" w:type="pct"/>
          </w:tcPr>
          <w:p w14:paraId="55EAE66E" w14:textId="77777777" w:rsidR="00475E3E" w:rsidRPr="002A5E52" w:rsidRDefault="00475E3E" w:rsidP="00E17745">
            <w:pPr>
              <w:rPr>
                <w:rFonts w:ascii="Arial" w:eastAsia="Malgun Gothic" w:hAnsi="Arial" w:cs="Arial"/>
                <w:color w:val="000000"/>
                <w:sz w:val="21"/>
                <w:szCs w:val="21"/>
              </w:rPr>
            </w:pPr>
            <w:ins w:id="1251" w:author="Mia Choi" w:date="2021-07-25T15:51:00Z">
              <w:r w:rsidRPr="002A5E52">
                <w:rPr>
                  <w:rFonts w:ascii="Arial" w:eastAsia="Malgun Gothic" w:hAnsi="Arial" w:cs="Arial"/>
                  <w:color w:val="000000"/>
                  <w:sz w:val="21"/>
                  <w:szCs w:val="21"/>
                </w:rPr>
                <w:t>알코올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마약</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혹은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여타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약물복용</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상태로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출근한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ins>
          </w:p>
        </w:tc>
        <w:tc>
          <w:tcPr>
            <w:tcW w:w="1667" w:type="pct"/>
          </w:tcPr>
          <w:p w14:paraId="2F96E680" w14:textId="77777777" w:rsidR="00475E3E" w:rsidRPr="002A5E52" w:rsidRDefault="00475E3E" w:rsidP="00F73A9C">
            <w:pPr>
              <w:pStyle w:val="af"/>
              <w:numPr>
                <w:ilvl w:val="0"/>
                <w:numId w:val="168"/>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 xml:space="preserve">появление Работника на работе в состоянии алкогольного, наркотического или иного </w:t>
            </w:r>
            <w:r w:rsidRPr="002A5E52">
              <w:rPr>
                <w:rFonts w:ascii="Arial" w:eastAsia="Malgun Gothic" w:hAnsi="Arial" w:cs="Arial"/>
                <w:color w:val="000000"/>
                <w:sz w:val="21"/>
                <w:szCs w:val="21"/>
                <w:lang w:val="ru-RU"/>
              </w:rPr>
              <w:lastRenderedPageBreak/>
              <w:t>токсического опьянения;</w:t>
            </w:r>
          </w:p>
        </w:tc>
        <w:tc>
          <w:tcPr>
            <w:tcW w:w="1667" w:type="pct"/>
          </w:tcPr>
          <w:p w14:paraId="4B157C7D" w14:textId="2030B2A3" w:rsidR="00475E3E" w:rsidRPr="00E17745" w:rsidRDefault="00F73A9C" w:rsidP="00F73A9C">
            <w:pPr>
              <w:pStyle w:val="af"/>
              <w:numPr>
                <w:ilvl w:val="0"/>
                <w:numId w:val="168"/>
              </w:numPr>
              <w:rPr>
                <w:rFonts w:ascii="Arial" w:eastAsia="Malgun Gothic" w:hAnsi="Arial" w:cs="Arial"/>
                <w:color w:val="000000"/>
                <w:sz w:val="21"/>
                <w:szCs w:val="21"/>
              </w:rPr>
            </w:pPr>
            <w:r w:rsidRPr="00E17745">
              <w:rPr>
                <w:rFonts w:ascii="Arial" w:eastAsia="Malgun Gothic" w:hAnsi="Arial" w:cs="Arial"/>
                <w:color w:val="000000"/>
                <w:sz w:val="21"/>
                <w:szCs w:val="21"/>
              </w:rPr>
              <w:lastRenderedPageBreak/>
              <w:t xml:space="preserve">the appearance of the employee at the workplace (at his workplace or on the territory of </w:t>
            </w:r>
            <w:r w:rsidRPr="00E17745">
              <w:rPr>
                <w:rFonts w:ascii="Arial" w:eastAsia="Malgun Gothic" w:hAnsi="Arial" w:cs="Arial"/>
                <w:color w:val="000000"/>
                <w:sz w:val="21"/>
                <w:szCs w:val="21"/>
              </w:rPr>
              <w:lastRenderedPageBreak/>
              <w:t xml:space="preserve">the employer's </w:t>
            </w:r>
            <w:proofErr w:type="spellStart"/>
            <w:r w:rsidRPr="00E17745">
              <w:rPr>
                <w:rFonts w:ascii="Arial" w:eastAsia="Malgun Gothic" w:hAnsi="Arial" w:cs="Arial"/>
                <w:color w:val="000000"/>
                <w:sz w:val="21"/>
                <w:szCs w:val="21"/>
              </w:rPr>
              <w:t>organisation</w:t>
            </w:r>
            <w:proofErr w:type="spellEnd"/>
            <w:r w:rsidRPr="00E17745">
              <w:rPr>
                <w:rFonts w:ascii="Arial" w:eastAsia="Malgun Gothic" w:hAnsi="Arial" w:cs="Arial"/>
                <w:color w:val="000000"/>
                <w:sz w:val="21"/>
                <w:szCs w:val="21"/>
              </w:rPr>
              <w:t xml:space="preserve"> or of the facility where the employee </w:t>
            </w:r>
            <w:proofErr w:type="gramStart"/>
            <w:r w:rsidRPr="00E17745">
              <w:rPr>
                <w:rFonts w:ascii="Arial" w:eastAsia="Malgun Gothic" w:hAnsi="Arial" w:cs="Arial"/>
                <w:color w:val="000000"/>
                <w:sz w:val="21"/>
                <w:szCs w:val="21"/>
              </w:rPr>
              <w:t>has to</w:t>
            </w:r>
            <w:proofErr w:type="gramEnd"/>
            <w:r w:rsidRPr="00E17745">
              <w:rPr>
                <w:rFonts w:ascii="Arial" w:eastAsia="Malgun Gothic" w:hAnsi="Arial" w:cs="Arial"/>
                <w:color w:val="000000"/>
                <w:sz w:val="21"/>
                <w:szCs w:val="21"/>
              </w:rPr>
              <w:t xml:space="preserve"> perform his </w:t>
            </w:r>
            <w:proofErr w:type="spellStart"/>
            <w:r w:rsidRPr="00E17745">
              <w:rPr>
                <w:rFonts w:ascii="Arial" w:eastAsia="Malgun Gothic" w:hAnsi="Arial" w:cs="Arial"/>
                <w:color w:val="000000"/>
                <w:sz w:val="21"/>
                <w:szCs w:val="21"/>
              </w:rPr>
              <w:t>labour</w:t>
            </w:r>
            <w:proofErr w:type="spellEnd"/>
            <w:r w:rsidRPr="00E17745">
              <w:rPr>
                <w:rFonts w:ascii="Arial" w:eastAsia="Malgun Gothic" w:hAnsi="Arial" w:cs="Arial"/>
                <w:color w:val="000000"/>
                <w:sz w:val="21"/>
                <w:szCs w:val="21"/>
              </w:rPr>
              <w:t xml:space="preserve"> function on the instructions of the employer) in the state of alcoholic, narcotic or another intoxication;</w:t>
            </w:r>
          </w:p>
        </w:tc>
      </w:tr>
      <w:tr w:rsidR="00475E3E" w:rsidRPr="002A5E52" w14:paraId="6F14BCB2" w14:textId="77777777" w:rsidTr="00E17745">
        <w:tc>
          <w:tcPr>
            <w:tcW w:w="1666" w:type="pct"/>
          </w:tcPr>
          <w:p w14:paraId="7ACA1DE6" w14:textId="77777777" w:rsidR="00475E3E" w:rsidRPr="002A5E52" w:rsidRDefault="00475E3E" w:rsidP="00E17745">
            <w:pPr>
              <w:rPr>
                <w:rFonts w:ascii="Arial" w:eastAsia="Malgun Gothic" w:hAnsi="Arial" w:cs="Arial"/>
                <w:color w:val="000000"/>
                <w:sz w:val="21"/>
                <w:szCs w:val="21"/>
              </w:rPr>
            </w:pPr>
            <w:ins w:id="1252" w:author="Mia Choi" w:date="2021-07-25T15:51:00Z">
              <w:r w:rsidRPr="002A5E52">
                <w:rPr>
                  <w:rFonts w:ascii="Arial" w:eastAsia="Malgun Gothic" w:hAnsi="Arial" w:cs="Arial"/>
                  <w:color w:val="000000"/>
                  <w:sz w:val="21"/>
                  <w:szCs w:val="21"/>
                </w:rPr>
                <w:lastRenderedPageBreak/>
                <w:t>근로의무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이행</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근로자가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얻게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법으로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보호되는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국가적인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상업적인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업무적인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기밀을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누설한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ins>
          </w:p>
        </w:tc>
        <w:tc>
          <w:tcPr>
            <w:tcW w:w="1667" w:type="pct"/>
          </w:tcPr>
          <w:p w14:paraId="36EA0D59" w14:textId="77777777" w:rsidR="00475E3E" w:rsidRPr="002A5E52" w:rsidRDefault="00475E3E" w:rsidP="00F73A9C">
            <w:pPr>
              <w:pStyle w:val="af"/>
              <w:numPr>
                <w:ilvl w:val="0"/>
                <w:numId w:val="168"/>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 xml:space="preserve">разглашение охраняемой законом </w:t>
            </w:r>
            <w:r w:rsidR="00E17745">
              <w:fldChar w:fldCharType="begin"/>
            </w:r>
            <w:r w:rsidR="00E17745" w:rsidRPr="00E17745">
              <w:rPr>
                <w:lang w:val="ru-RU"/>
              </w:rPr>
              <w:instrText xml:space="preserve"> </w:instrText>
            </w:r>
            <w:r w:rsidR="00E17745">
              <w:instrText>HYPERLINK</w:instrText>
            </w:r>
            <w:r w:rsidR="00E17745" w:rsidRPr="00E17745">
              <w:rPr>
                <w:lang w:val="ru-RU"/>
              </w:rPr>
              <w:instrText xml:space="preserve"> "</w:instrText>
            </w:r>
            <w:r w:rsidR="00E17745">
              <w:instrText>http</w:instrText>
            </w:r>
            <w:r w:rsidR="00E17745" w:rsidRPr="00E17745">
              <w:rPr>
                <w:lang w:val="ru-RU"/>
              </w:rPr>
              <w:instrText>://</w:instrText>
            </w:r>
            <w:r w:rsidR="00E17745">
              <w:instrText>www</w:instrText>
            </w:r>
            <w:r w:rsidR="00E17745" w:rsidRPr="00E17745">
              <w:rPr>
                <w:lang w:val="ru-RU"/>
              </w:rPr>
              <w:instrText>.</w:instrText>
            </w:r>
            <w:r w:rsidR="00E17745">
              <w:instrText>consultant</w:instrText>
            </w:r>
            <w:r w:rsidR="00E17745" w:rsidRPr="00E17745">
              <w:rPr>
                <w:lang w:val="ru-RU"/>
              </w:rPr>
              <w:instrText>.</w:instrText>
            </w:r>
            <w:r w:rsidR="00E17745">
              <w:instrText>ru</w:instrText>
            </w:r>
            <w:r w:rsidR="00E17745" w:rsidRPr="00E17745">
              <w:rPr>
                <w:lang w:val="ru-RU"/>
              </w:rPr>
              <w:instrText>/</w:instrText>
            </w:r>
            <w:r w:rsidR="00E17745">
              <w:instrText>document</w:instrText>
            </w:r>
            <w:r w:rsidR="00E17745" w:rsidRPr="00E17745">
              <w:rPr>
                <w:lang w:val="ru-RU"/>
              </w:rPr>
              <w:instrText>/</w:instrText>
            </w:r>
            <w:r w:rsidR="00E17745">
              <w:instrText>cons</w:instrText>
            </w:r>
            <w:r w:rsidR="00E17745" w:rsidRPr="00E17745">
              <w:rPr>
                <w:lang w:val="ru-RU"/>
              </w:rPr>
              <w:instrText>_</w:instrText>
            </w:r>
            <w:r w:rsidR="00E17745">
              <w:instrText>doc</w:instrText>
            </w:r>
            <w:r w:rsidR="00E17745" w:rsidRPr="00E17745">
              <w:rPr>
                <w:lang w:val="ru-RU"/>
              </w:rPr>
              <w:instrText>_</w:instrText>
            </w:r>
            <w:r w:rsidR="00E17745">
              <w:instrText>LAW</w:instrText>
            </w:r>
            <w:r w:rsidR="00E17745" w:rsidRPr="00E17745">
              <w:rPr>
                <w:lang w:val="ru-RU"/>
              </w:rPr>
              <w:instrText>_93980" \</w:instrText>
            </w:r>
            <w:r w:rsidR="00E17745">
              <w:instrText>o</w:instrText>
            </w:r>
            <w:r w:rsidR="00E17745" w:rsidRPr="00E17745">
              <w:rPr>
                <w:lang w:val="ru-RU"/>
              </w:rPr>
              <w:instrText xml:space="preserve"> "Справочная</w:instrText>
            </w:r>
            <w:r w:rsidR="00E17745">
              <w:instrText> </w:instrText>
            </w:r>
            <w:r w:rsidR="00E17745" w:rsidRPr="00E17745">
              <w:rPr>
                <w:lang w:val="ru-RU"/>
              </w:rPr>
              <w:instrText>информация:</w:instrText>
            </w:r>
            <w:r w:rsidR="00E17745">
              <w:instrText> </w:instrText>
            </w:r>
            <w:r w:rsidR="00E17745" w:rsidRPr="00E17745">
              <w:rPr>
                <w:lang w:val="ru-RU"/>
              </w:rPr>
              <w:instrText>\"Перечень</w:instrText>
            </w:r>
            <w:r w:rsidR="00E17745">
              <w:instrText> </w:instrText>
            </w:r>
            <w:r w:rsidR="00E17745" w:rsidRPr="00E17745">
              <w:rPr>
                <w:lang w:val="ru-RU"/>
              </w:rPr>
              <w:instrText>нормативных</w:instrText>
            </w:r>
            <w:r w:rsidR="00E17745">
              <w:instrText> </w:instrText>
            </w:r>
            <w:r w:rsidR="00E17745" w:rsidRPr="00E17745">
              <w:rPr>
                <w:lang w:val="ru-RU"/>
              </w:rPr>
              <w:instrText>актов,</w:instrText>
            </w:r>
            <w:r w:rsidR="00E17745">
              <w:instrText> </w:instrText>
            </w:r>
            <w:r w:rsidR="00E17745" w:rsidRPr="00E17745">
              <w:rPr>
                <w:lang w:val="ru-RU"/>
              </w:rPr>
              <w:instrText>относящих</w:instrText>
            </w:r>
            <w:r w:rsidR="00E17745">
              <w:instrText> </w:instrText>
            </w:r>
            <w:r w:rsidR="00E17745" w:rsidRPr="00E17745">
              <w:rPr>
                <w:lang w:val="ru-RU"/>
              </w:rPr>
              <w:instrText>сведения</w:instrText>
            </w:r>
            <w:r w:rsidR="00E17745">
              <w:instrText> </w:instrText>
            </w:r>
            <w:r w:rsidR="00E17745" w:rsidRPr="00E17745">
              <w:rPr>
                <w:lang w:val="ru-RU"/>
              </w:rPr>
              <w:instrText>к</w:instrText>
            </w:r>
            <w:r w:rsidR="00E17745">
              <w:instrText> </w:instrText>
            </w:r>
            <w:r w:rsidR="00E17745" w:rsidRPr="00E17745">
              <w:rPr>
                <w:lang w:val="ru-RU"/>
              </w:rPr>
              <w:instrText>категории ограниченного</w:instrText>
            </w:r>
            <w:r w:rsidR="00E17745">
              <w:instrText> </w:instrText>
            </w:r>
            <w:r w:rsidR="00E17745" w:rsidRPr="00E17745">
              <w:rPr>
                <w:lang w:val="ru-RU"/>
              </w:rPr>
              <w:instrText>доступа\" (Материал</w:instrText>
            </w:r>
            <w:r w:rsidR="00E17745">
              <w:instrText> </w:instrText>
            </w:r>
            <w:r w:rsidR="00E17745" w:rsidRPr="00E17745">
              <w:rPr>
                <w:lang w:val="ru-RU"/>
              </w:rPr>
              <w:instrText>подготовлен</w:instrText>
            </w:r>
            <w:r w:rsidR="00E17745">
              <w:instrText> </w:instrText>
            </w:r>
            <w:r w:rsidR="00E17745" w:rsidRPr="00E17745">
              <w:rPr>
                <w:lang w:val="ru-RU"/>
              </w:rPr>
              <w:instrText>специалистами</w:instrText>
            </w:r>
            <w:r w:rsidR="00E17745">
              <w:instrText> </w:instrText>
            </w:r>
            <w:r w:rsidR="00E17745" w:rsidRPr="00E17745">
              <w:rPr>
                <w:lang w:val="ru-RU"/>
              </w:rPr>
              <w:instrText xml:space="preserve">КонсультантПлюс)" </w:instrText>
            </w:r>
            <w:r w:rsidR="00E17745">
              <w:fldChar w:fldCharType="separate"/>
            </w:r>
            <w:r w:rsidRPr="002A5E52">
              <w:rPr>
                <w:rFonts w:ascii="Arial" w:eastAsia="Malgun Gothic" w:hAnsi="Arial" w:cs="Arial"/>
                <w:color w:val="000000"/>
                <w:sz w:val="21"/>
                <w:szCs w:val="21"/>
                <w:lang w:val="ru-RU"/>
              </w:rPr>
              <w:t>тайны</w:t>
            </w:r>
            <w:r w:rsidR="00E17745">
              <w:rPr>
                <w:rFonts w:ascii="Arial" w:eastAsia="Malgun Gothic" w:hAnsi="Arial" w:cs="Arial"/>
                <w:color w:val="000000"/>
                <w:sz w:val="21"/>
                <w:szCs w:val="21"/>
                <w:lang w:val="ru-RU"/>
              </w:rPr>
              <w:fldChar w:fldCharType="end"/>
            </w:r>
            <w:r w:rsidRPr="002A5E52">
              <w:rPr>
                <w:rFonts w:ascii="Arial" w:eastAsia="Malgun Gothic" w:hAnsi="Arial" w:cs="Arial"/>
                <w:color w:val="000000"/>
                <w:sz w:val="21"/>
                <w:szCs w:val="21"/>
                <w:lang w:val="ru-RU"/>
              </w:rPr>
              <w:t xml:space="preserve"> (коммерческой), ставшей известной Работнику в связи с исполнением им трудовых обязанностей, в том числе разглашения персональных данных другого Работника;</w:t>
            </w:r>
          </w:p>
        </w:tc>
        <w:tc>
          <w:tcPr>
            <w:tcW w:w="1667" w:type="pct"/>
          </w:tcPr>
          <w:p w14:paraId="4C0ECE7F" w14:textId="671F4E0B" w:rsidR="00475E3E" w:rsidRPr="00E17745" w:rsidRDefault="00F73A9C" w:rsidP="00F73A9C">
            <w:pPr>
              <w:pStyle w:val="af"/>
              <w:numPr>
                <w:ilvl w:val="0"/>
                <w:numId w:val="168"/>
              </w:numPr>
              <w:rPr>
                <w:rFonts w:ascii="Arial" w:eastAsia="Malgun Gothic" w:hAnsi="Arial" w:cs="Arial"/>
                <w:color w:val="000000"/>
                <w:sz w:val="21"/>
                <w:szCs w:val="21"/>
              </w:rPr>
            </w:pPr>
            <w:r w:rsidRPr="00E17745">
              <w:rPr>
                <w:rFonts w:ascii="Arial" w:eastAsia="Malgun Gothic" w:hAnsi="Arial" w:cs="Arial"/>
                <w:color w:val="000000"/>
                <w:sz w:val="21"/>
                <w:szCs w:val="21"/>
              </w:rPr>
              <w:t xml:space="preserve">disclosure of the secret protected by the law (state, commercial, service and other) that became </w:t>
            </w:r>
            <w:proofErr w:type="spellStart"/>
            <w:r w:rsidRPr="00E17745">
              <w:rPr>
                <w:rFonts w:ascii="Arial" w:eastAsia="Malgun Gothic" w:hAnsi="Arial" w:cs="Arial"/>
                <w:color w:val="000000"/>
                <w:sz w:val="21"/>
                <w:szCs w:val="21"/>
              </w:rPr>
              <w:t>know</w:t>
            </w:r>
            <w:proofErr w:type="spellEnd"/>
            <w:r w:rsidRPr="00E17745">
              <w:rPr>
                <w:rFonts w:ascii="Arial" w:eastAsia="Malgun Gothic" w:hAnsi="Arial" w:cs="Arial"/>
                <w:color w:val="000000"/>
                <w:sz w:val="21"/>
                <w:szCs w:val="21"/>
              </w:rPr>
              <w:t xml:space="preserve"> to the employee as a result of his execution of </w:t>
            </w:r>
            <w:proofErr w:type="spellStart"/>
            <w:r w:rsidRPr="00E17745">
              <w:rPr>
                <w:rFonts w:ascii="Arial" w:eastAsia="Malgun Gothic" w:hAnsi="Arial" w:cs="Arial"/>
                <w:color w:val="000000"/>
                <w:sz w:val="21"/>
                <w:szCs w:val="21"/>
              </w:rPr>
              <w:t>labour</w:t>
            </w:r>
            <w:proofErr w:type="spellEnd"/>
            <w:r w:rsidRPr="00E17745">
              <w:rPr>
                <w:rFonts w:ascii="Arial" w:eastAsia="Malgun Gothic" w:hAnsi="Arial" w:cs="Arial"/>
                <w:color w:val="000000"/>
                <w:sz w:val="21"/>
                <w:szCs w:val="21"/>
              </w:rPr>
              <w:t xml:space="preserve"> duties, including the disclosure of the personal information of another employee;</w:t>
            </w:r>
          </w:p>
        </w:tc>
      </w:tr>
      <w:tr w:rsidR="00475E3E" w:rsidRPr="002A5E52" w14:paraId="225F81F0" w14:textId="77777777" w:rsidTr="00E17745">
        <w:tc>
          <w:tcPr>
            <w:tcW w:w="1666" w:type="pct"/>
          </w:tcPr>
          <w:p w14:paraId="0997DB59" w14:textId="77777777" w:rsidR="00475E3E" w:rsidRPr="002A5E52" w:rsidRDefault="00475E3E" w:rsidP="00E17745">
            <w:pPr>
              <w:rPr>
                <w:rFonts w:ascii="Arial" w:eastAsia="Malgun Gothic" w:hAnsi="Arial" w:cs="Arial"/>
                <w:color w:val="000000"/>
                <w:sz w:val="21"/>
                <w:szCs w:val="21"/>
              </w:rPr>
            </w:pPr>
            <w:ins w:id="1253" w:author="Mia Choi" w:date="2021-07-25T15:51:00Z">
              <w:r w:rsidRPr="002A5E52">
                <w:rPr>
                  <w:rFonts w:ascii="Arial" w:eastAsia="Malgun Gothic" w:hAnsi="Arial" w:cs="Arial"/>
                  <w:color w:val="000000"/>
                  <w:sz w:val="21"/>
                  <w:szCs w:val="21"/>
                </w:rPr>
                <w:t>근무지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내에서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타인의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재산을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작은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것이라도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약탈하거나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재산을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말살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혹은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훼손하려는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목적으로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사용한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대한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것은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법적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효력을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갖는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법원판결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혹은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행정적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징계처분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전권기관의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규정에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명시되어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있다</w:t>
              </w:r>
              <w:r w:rsidRPr="002A5E52">
                <w:rPr>
                  <w:rFonts w:ascii="Arial" w:eastAsia="Malgun Gothic" w:hAnsi="Arial" w:cs="Arial"/>
                  <w:color w:val="000000"/>
                  <w:sz w:val="21"/>
                  <w:szCs w:val="21"/>
                </w:rPr>
                <w:t>.</w:t>
              </w:r>
            </w:ins>
          </w:p>
        </w:tc>
        <w:tc>
          <w:tcPr>
            <w:tcW w:w="1667" w:type="pct"/>
          </w:tcPr>
          <w:p w14:paraId="21C6A15A" w14:textId="77777777" w:rsidR="00475E3E" w:rsidRPr="002A5E52" w:rsidRDefault="00475E3E" w:rsidP="00F73A9C">
            <w:pPr>
              <w:pStyle w:val="af"/>
              <w:numPr>
                <w:ilvl w:val="0"/>
                <w:numId w:val="168"/>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совершение по месту работы хищения (в том числе мелкого) чужого имущества, растраты, умышленного его уничтожения или повреждения, установленных вступившим в законную силу приговором суда или постановлением судьи, органа, должностного лица, уполномоченных рассматривать дела об административных правонарушениях;</w:t>
            </w:r>
          </w:p>
        </w:tc>
        <w:tc>
          <w:tcPr>
            <w:tcW w:w="1667" w:type="pct"/>
          </w:tcPr>
          <w:p w14:paraId="5C28C020" w14:textId="2DD6B7E0" w:rsidR="00475E3E" w:rsidRPr="00E17745" w:rsidRDefault="00F73A9C" w:rsidP="00F73A9C">
            <w:pPr>
              <w:pStyle w:val="af"/>
              <w:numPr>
                <w:ilvl w:val="0"/>
                <w:numId w:val="168"/>
              </w:numPr>
              <w:rPr>
                <w:rFonts w:ascii="Arial" w:eastAsia="Malgun Gothic" w:hAnsi="Arial" w:cs="Arial"/>
                <w:color w:val="000000"/>
                <w:sz w:val="21"/>
                <w:szCs w:val="21"/>
              </w:rPr>
            </w:pPr>
            <w:r w:rsidRPr="00E17745">
              <w:rPr>
                <w:rFonts w:ascii="Arial" w:eastAsia="Malgun Gothic" w:hAnsi="Arial" w:cs="Arial"/>
                <w:color w:val="000000"/>
                <w:sz w:val="21"/>
                <w:szCs w:val="21"/>
              </w:rPr>
              <w:t xml:space="preserve">committing pilferage at the place of work (including petty pilferage) of others' property, embezzlement, </w:t>
            </w:r>
            <w:proofErr w:type="spellStart"/>
            <w:r w:rsidRPr="00E17745">
              <w:rPr>
                <w:rFonts w:ascii="Arial" w:eastAsia="Malgun Gothic" w:hAnsi="Arial" w:cs="Arial"/>
                <w:color w:val="000000"/>
                <w:sz w:val="21"/>
                <w:szCs w:val="21"/>
              </w:rPr>
              <w:t>wilful</w:t>
            </w:r>
            <w:proofErr w:type="spellEnd"/>
            <w:r w:rsidRPr="00E17745">
              <w:rPr>
                <w:rFonts w:ascii="Arial" w:eastAsia="Malgun Gothic" w:hAnsi="Arial" w:cs="Arial"/>
                <w:color w:val="000000"/>
                <w:sz w:val="21"/>
                <w:szCs w:val="21"/>
              </w:rPr>
              <w:t xml:space="preserve"> destruction or damage to property as determined by a court ruling that has entered into legal force or the decision of a judge, body, official empowered to hear administrative offences cases</w:t>
            </w:r>
          </w:p>
        </w:tc>
      </w:tr>
      <w:tr w:rsidR="00475E3E" w:rsidRPr="002A5E52" w14:paraId="7B28B611" w14:textId="77777777" w:rsidTr="00E17745">
        <w:tc>
          <w:tcPr>
            <w:tcW w:w="1666" w:type="pct"/>
          </w:tcPr>
          <w:p w14:paraId="4508A6C2" w14:textId="77777777" w:rsidR="00475E3E" w:rsidRPr="002A5E52" w:rsidRDefault="00475E3E" w:rsidP="00E17745">
            <w:pPr>
              <w:rPr>
                <w:rFonts w:ascii="Arial" w:eastAsia="Malgun Gothic" w:hAnsi="Arial" w:cs="Arial"/>
                <w:color w:val="000000"/>
                <w:sz w:val="21"/>
                <w:szCs w:val="21"/>
              </w:rPr>
            </w:pPr>
            <w:ins w:id="1254" w:author="Mia Choi" w:date="2021-07-25T16:13:00Z">
              <w:r w:rsidRPr="002A5E52">
                <w:rPr>
                  <w:rFonts w:ascii="Arial" w:eastAsia="Malgun Gothic" w:hAnsi="Arial" w:cs="Arial"/>
                  <w:color w:val="000000"/>
                  <w:sz w:val="21"/>
                  <w:szCs w:val="21"/>
                </w:rPr>
                <w:t>근로자가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근로안전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요구사항을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위반하여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작업상의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문제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참사와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같은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결과를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야기했거나</w:t>
              </w:r>
              <w:r w:rsidRPr="002A5E52">
                <w:rPr>
                  <w:rFonts w:ascii="Arial" w:eastAsia="Malgun Gothic" w:hAnsi="Arial" w:cs="Arial"/>
                  <w:color w:val="000000"/>
                  <w:sz w:val="21"/>
                  <w:szCs w:val="21"/>
                </w:rPr>
                <w:t xml:space="preserve"> </w:t>
              </w:r>
              <w:proofErr w:type="spellStart"/>
              <w:r w:rsidRPr="002A5E52">
                <w:rPr>
                  <w:rFonts w:ascii="Arial" w:eastAsia="Malgun Gothic" w:hAnsi="Arial" w:cs="Arial"/>
                  <w:color w:val="000000"/>
                  <w:sz w:val="21"/>
                  <w:szCs w:val="21"/>
                </w:rPr>
                <w:t>호은</w:t>
              </w:r>
              <w:proofErr w:type="spell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야기할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ins>
            <w:ins w:id="1255" w:author="Mia Choi" w:date="2021-07-25T16:14:00Z">
              <w:r w:rsidRPr="002A5E52">
                <w:rPr>
                  <w:rFonts w:ascii="Arial" w:eastAsia="Malgun Gothic" w:hAnsi="Arial" w:cs="Arial"/>
                  <w:color w:val="000000"/>
                  <w:sz w:val="21"/>
                  <w:szCs w:val="21"/>
                </w:rPr>
                <w:t>;</w:t>
              </w:r>
            </w:ins>
          </w:p>
        </w:tc>
        <w:tc>
          <w:tcPr>
            <w:tcW w:w="1667" w:type="pct"/>
          </w:tcPr>
          <w:p w14:paraId="77F240C2" w14:textId="77777777" w:rsidR="00475E3E" w:rsidRPr="002A5E52" w:rsidRDefault="00475E3E" w:rsidP="00F73A9C">
            <w:pPr>
              <w:pStyle w:val="af"/>
              <w:numPr>
                <w:ilvl w:val="0"/>
                <w:numId w:val="168"/>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 xml:space="preserve">установленное комиссией по охране труда или уполномоченным по охране труда нарушения Работником требований охраны труда, если это нарушение повлекло за собой тяжкие последствия (несчастный случай на производстве, авария, катастрофа) либо </w:t>
            </w:r>
            <w:r w:rsidRPr="002A5E52">
              <w:rPr>
                <w:rFonts w:ascii="Arial" w:eastAsia="Malgun Gothic" w:hAnsi="Arial" w:cs="Arial"/>
                <w:color w:val="000000"/>
                <w:sz w:val="21"/>
                <w:szCs w:val="21"/>
                <w:lang w:val="ru-RU"/>
              </w:rPr>
              <w:lastRenderedPageBreak/>
              <w:t>заведомо создавало реальную угрозу наступления таких последствий;</w:t>
            </w:r>
          </w:p>
        </w:tc>
        <w:tc>
          <w:tcPr>
            <w:tcW w:w="1667" w:type="pct"/>
          </w:tcPr>
          <w:p w14:paraId="23AB3BFA" w14:textId="34B94129" w:rsidR="00475E3E" w:rsidRPr="00E17745" w:rsidRDefault="00F73A9C" w:rsidP="00F73A9C">
            <w:pPr>
              <w:pStyle w:val="af"/>
              <w:numPr>
                <w:ilvl w:val="0"/>
                <w:numId w:val="168"/>
              </w:numPr>
              <w:rPr>
                <w:rFonts w:ascii="Arial" w:eastAsia="Malgun Gothic" w:hAnsi="Arial" w:cs="Arial"/>
                <w:color w:val="000000"/>
                <w:sz w:val="21"/>
                <w:szCs w:val="21"/>
              </w:rPr>
            </w:pPr>
            <w:r w:rsidRPr="00E17745">
              <w:rPr>
                <w:rFonts w:ascii="Arial" w:eastAsia="Malgun Gothic" w:hAnsi="Arial" w:cs="Arial"/>
                <w:color w:val="000000"/>
                <w:sz w:val="21"/>
                <w:szCs w:val="21"/>
              </w:rPr>
              <w:lastRenderedPageBreak/>
              <w:t xml:space="preserve">the fact, established by a </w:t>
            </w:r>
            <w:proofErr w:type="spellStart"/>
            <w:r w:rsidRPr="00E17745">
              <w:rPr>
                <w:rFonts w:ascii="Arial" w:eastAsia="Malgun Gothic" w:hAnsi="Arial" w:cs="Arial"/>
                <w:color w:val="000000"/>
                <w:sz w:val="21"/>
                <w:szCs w:val="21"/>
              </w:rPr>
              <w:t>labour</w:t>
            </w:r>
            <w:proofErr w:type="spellEnd"/>
            <w:r w:rsidRPr="00E17745">
              <w:rPr>
                <w:rFonts w:ascii="Arial" w:eastAsia="Malgun Gothic" w:hAnsi="Arial" w:cs="Arial"/>
                <w:color w:val="000000"/>
                <w:sz w:val="21"/>
                <w:szCs w:val="21"/>
              </w:rPr>
              <w:t xml:space="preserve"> protection commission, of violation by the employee of the </w:t>
            </w:r>
            <w:proofErr w:type="spellStart"/>
            <w:r w:rsidRPr="00E17745">
              <w:rPr>
                <w:rFonts w:ascii="Arial" w:eastAsia="Malgun Gothic" w:hAnsi="Arial" w:cs="Arial"/>
                <w:color w:val="000000"/>
                <w:sz w:val="21"/>
                <w:szCs w:val="21"/>
              </w:rPr>
              <w:t>labour</w:t>
            </w:r>
            <w:proofErr w:type="spellEnd"/>
            <w:r w:rsidRPr="00E17745">
              <w:rPr>
                <w:rFonts w:ascii="Arial" w:eastAsia="Malgun Gothic" w:hAnsi="Arial" w:cs="Arial"/>
                <w:color w:val="000000"/>
                <w:sz w:val="21"/>
                <w:szCs w:val="21"/>
              </w:rPr>
              <w:t xml:space="preserve"> protection requirements if this resulted in severe consequences (industrial accident, disaster) or is known to have created a real hazard of such consequences;</w:t>
            </w:r>
          </w:p>
        </w:tc>
      </w:tr>
      <w:tr w:rsidR="00475E3E" w:rsidRPr="002A5E52" w14:paraId="3F76EB39" w14:textId="77777777" w:rsidTr="00E17745">
        <w:tc>
          <w:tcPr>
            <w:tcW w:w="1666" w:type="pct"/>
          </w:tcPr>
          <w:p w14:paraId="63DD989E" w14:textId="77777777" w:rsidR="00475E3E" w:rsidRPr="002A5E52" w:rsidRDefault="00475E3E" w:rsidP="00E17745">
            <w:pPr>
              <w:rPr>
                <w:rFonts w:ascii="Arial" w:eastAsia="Malgun Gothic" w:hAnsi="Arial" w:cs="Arial"/>
                <w:color w:val="000000"/>
                <w:sz w:val="21"/>
                <w:szCs w:val="21"/>
              </w:rPr>
            </w:pPr>
            <w:ins w:id="1256" w:author="Mia Choi" w:date="2021-07-25T16:14:00Z">
              <w:r w:rsidRPr="002A5E52">
                <w:rPr>
                  <w:rFonts w:ascii="Arial" w:eastAsia="Malgun Gothic" w:hAnsi="Arial" w:cs="Arial"/>
                  <w:color w:val="000000"/>
                  <w:sz w:val="21"/>
                  <w:szCs w:val="21"/>
                </w:rPr>
                <w:t>근로자의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과오로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금전적인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피해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혹은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제품상의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피해가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발생하여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사용자로부터의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신뢰를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잃은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ins>
          </w:p>
        </w:tc>
        <w:tc>
          <w:tcPr>
            <w:tcW w:w="1667" w:type="pct"/>
          </w:tcPr>
          <w:p w14:paraId="4734DBB6" w14:textId="77777777" w:rsidR="00475E3E" w:rsidRPr="002A5E52" w:rsidRDefault="00475E3E" w:rsidP="00F73A9C">
            <w:pPr>
              <w:pStyle w:val="af"/>
              <w:numPr>
                <w:ilvl w:val="0"/>
                <w:numId w:val="168"/>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совершение виновных действий Работником, непосредственно обслуживающим денежные или товарные ценности, если эти действия дают основание для утраты доверия к нему со стороны Работодателя;</w:t>
            </w:r>
          </w:p>
        </w:tc>
        <w:tc>
          <w:tcPr>
            <w:tcW w:w="1667" w:type="pct"/>
          </w:tcPr>
          <w:p w14:paraId="51DDA7B0" w14:textId="535A1D7C" w:rsidR="00475E3E" w:rsidRPr="00E17745" w:rsidRDefault="00F73A9C" w:rsidP="00F73A9C">
            <w:pPr>
              <w:pStyle w:val="af"/>
              <w:numPr>
                <w:ilvl w:val="0"/>
                <w:numId w:val="168"/>
              </w:numPr>
              <w:rPr>
                <w:rFonts w:ascii="Arial" w:eastAsia="Malgun Gothic" w:hAnsi="Arial" w:cs="Arial"/>
                <w:color w:val="000000"/>
                <w:sz w:val="21"/>
                <w:szCs w:val="21"/>
              </w:rPr>
            </w:pPr>
            <w:r w:rsidRPr="00E17745">
              <w:rPr>
                <w:rFonts w:ascii="Arial" w:eastAsia="Malgun Gothic" w:hAnsi="Arial" w:cs="Arial"/>
                <w:color w:val="000000"/>
                <w:sz w:val="21"/>
                <w:szCs w:val="21"/>
              </w:rPr>
              <w:t xml:space="preserve">committing of culpable actions by an employee directly handling money or valuables if these actions provide grounds to </w:t>
            </w:r>
            <w:proofErr w:type="spellStart"/>
            <w:proofErr w:type="gramStart"/>
            <w:r w:rsidRPr="00E17745">
              <w:rPr>
                <w:rFonts w:ascii="Arial" w:eastAsia="Malgun Gothic" w:hAnsi="Arial" w:cs="Arial"/>
                <w:color w:val="000000"/>
                <w:sz w:val="21"/>
                <w:szCs w:val="21"/>
              </w:rPr>
              <w:t>loose</w:t>
            </w:r>
            <w:proofErr w:type="spellEnd"/>
            <w:proofErr w:type="gramEnd"/>
            <w:r w:rsidRPr="00E17745">
              <w:rPr>
                <w:rFonts w:ascii="Arial" w:eastAsia="Malgun Gothic" w:hAnsi="Arial" w:cs="Arial"/>
                <w:color w:val="000000"/>
                <w:sz w:val="21"/>
                <w:szCs w:val="21"/>
              </w:rPr>
              <w:t xml:space="preserve"> confidence in him on the part of the employer;</w:t>
            </w:r>
          </w:p>
        </w:tc>
      </w:tr>
      <w:tr w:rsidR="00475E3E" w:rsidRPr="002A5E52" w14:paraId="24D97FE6" w14:textId="77777777" w:rsidTr="00E17745">
        <w:tc>
          <w:tcPr>
            <w:tcW w:w="1666" w:type="pct"/>
          </w:tcPr>
          <w:p w14:paraId="502AACD8" w14:textId="09B1DEFB" w:rsidR="00475E3E" w:rsidRPr="002A5E52" w:rsidRDefault="00475E3E" w:rsidP="00E17745">
            <w:pPr>
              <w:rPr>
                <w:rFonts w:ascii="Arial" w:eastAsia="Malgun Gothic" w:hAnsi="Arial" w:cs="Arial"/>
                <w:color w:val="000000"/>
                <w:sz w:val="21"/>
                <w:szCs w:val="21"/>
              </w:rPr>
            </w:pPr>
            <w:ins w:id="1257" w:author="Mia Choi" w:date="2021-07-25T16:14:00Z">
              <w:r w:rsidRPr="002A5E52">
                <w:rPr>
                  <w:rFonts w:ascii="Arial" w:eastAsia="Malgun Gothic" w:hAnsi="Arial" w:cs="Arial"/>
                  <w:color w:val="000000"/>
                  <w:sz w:val="21"/>
                  <w:szCs w:val="21"/>
                </w:rPr>
                <w:t>조직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대표부의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대표</w:t>
              </w:r>
              <w:r w:rsidRPr="002A5E52">
                <w:rPr>
                  <w:rFonts w:ascii="Arial" w:eastAsia="Malgun Gothic" w:hAnsi="Arial" w:cs="Arial"/>
                  <w:color w:val="000000"/>
                  <w:sz w:val="21"/>
                  <w:szCs w:val="21"/>
                </w:rPr>
                <w:t xml:space="preserve">, </w:t>
              </w:r>
              <w:proofErr w:type="spellStart"/>
              <w:r w:rsidRPr="002A5E52">
                <w:rPr>
                  <w:rFonts w:ascii="Arial" w:eastAsia="Malgun Gothic" w:hAnsi="Arial" w:cs="Arial"/>
                  <w:color w:val="000000"/>
                  <w:sz w:val="21"/>
                  <w:szCs w:val="21"/>
                </w:rPr>
                <w:t>부대표</w:t>
              </w:r>
              <w:proofErr w:type="spell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주요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회계원이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근거가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없</w:t>
              </w:r>
            </w:ins>
            <w:ins w:id="1258" w:author="Mia Choi" w:date="2021-07-25T16:19:00Z">
              <w:r w:rsidRPr="002A5E52">
                <w:rPr>
                  <w:rFonts w:ascii="Arial" w:eastAsia="Malgun Gothic" w:hAnsi="Arial" w:cs="Arial"/>
                  <w:color w:val="000000"/>
                  <w:sz w:val="21"/>
                  <w:szCs w:val="21"/>
                </w:rPr>
                <w:t>는</w:t>
              </w:r>
            </w:ins>
            <w:ins w:id="1259" w:author="Mia Choi" w:date="2021-07-25T16:14:00Z">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결정을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내려</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재산을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보호하지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못하거나</w:t>
              </w:r>
              <w:r w:rsidRPr="002A5E52">
                <w:rPr>
                  <w:rFonts w:ascii="Arial" w:eastAsia="Malgun Gothic" w:hAnsi="Arial" w:cs="Arial"/>
                  <w:color w:val="000000"/>
                  <w:sz w:val="21"/>
                  <w:szCs w:val="21"/>
                </w:rPr>
                <w:t xml:space="preserve">, </w:t>
              </w:r>
            </w:ins>
            <w:ins w:id="1260" w:author="Mia Choi" w:date="2021-07-25T16:15:00Z">
              <w:r w:rsidRPr="002A5E52">
                <w:rPr>
                  <w:rFonts w:ascii="Arial" w:eastAsia="Malgun Gothic" w:hAnsi="Arial" w:cs="Arial"/>
                  <w:color w:val="000000"/>
                  <w:sz w:val="21"/>
                  <w:szCs w:val="21"/>
                </w:rPr>
                <w:t>조직의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재산을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불법으로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사용</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혹은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훼손한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ins>
          </w:p>
        </w:tc>
        <w:tc>
          <w:tcPr>
            <w:tcW w:w="1667" w:type="pct"/>
          </w:tcPr>
          <w:p w14:paraId="1035AAB8" w14:textId="77777777" w:rsidR="00475E3E" w:rsidRPr="002A5E52" w:rsidRDefault="00475E3E" w:rsidP="00F73A9C">
            <w:pPr>
              <w:pStyle w:val="af"/>
              <w:numPr>
                <w:ilvl w:val="0"/>
                <w:numId w:val="168"/>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принятие необоснованного решения руководителем Общества (филиала, представительства), его заместителями и главным бухгалтером, повлекшего за собой нарушение сохранности имущества, неправомерное его использование или иной ущерб имуществу Общества;</w:t>
            </w:r>
          </w:p>
        </w:tc>
        <w:tc>
          <w:tcPr>
            <w:tcW w:w="1667" w:type="pct"/>
          </w:tcPr>
          <w:p w14:paraId="75E31CEC" w14:textId="4F3CADE4" w:rsidR="00475E3E" w:rsidRPr="00E17745" w:rsidRDefault="00F73A9C" w:rsidP="00F73A9C">
            <w:pPr>
              <w:pStyle w:val="af"/>
              <w:numPr>
                <w:ilvl w:val="0"/>
                <w:numId w:val="168"/>
              </w:numPr>
              <w:rPr>
                <w:rFonts w:ascii="Arial" w:eastAsia="Malgun Gothic" w:hAnsi="Arial" w:cs="Arial"/>
                <w:color w:val="000000"/>
                <w:sz w:val="21"/>
                <w:szCs w:val="21"/>
              </w:rPr>
            </w:pPr>
            <w:r w:rsidRPr="00E17745">
              <w:rPr>
                <w:rFonts w:ascii="Arial" w:eastAsia="Malgun Gothic" w:hAnsi="Arial" w:cs="Arial"/>
                <w:color w:val="000000"/>
                <w:sz w:val="21"/>
                <w:szCs w:val="21"/>
              </w:rPr>
              <w:t>committing by an employee engaged in educational functions of an immoral deed that is incompatible with the given work;</w:t>
            </w:r>
          </w:p>
        </w:tc>
      </w:tr>
      <w:tr w:rsidR="00475E3E" w:rsidRPr="002A5E52" w14:paraId="7D891064" w14:textId="77777777" w:rsidTr="00E17745">
        <w:tc>
          <w:tcPr>
            <w:tcW w:w="1666" w:type="pct"/>
          </w:tcPr>
          <w:p w14:paraId="470C5F44" w14:textId="77777777" w:rsidR="00475E3E" w:rsidRPr="002A5E52" w:rsidRDefault="00475E3E" w:rsidP="00E17745">
            <w:pPr>
              <w:rPr>
                <w:rFonts w:ascii="Arial" w:eastAsia="Malgun Gothic" w:hAnsi="Arial" w:cs="Arial"/>
                <w:color w:val="000000"/>
                <w:sz w:val="21"/>
                <w:szCs w:val="21"/>
              </w:rPr>
            </w:pPr>
            <w:ins w:id="1261" w:author="Mia Choi" w:date="2021-07-25T16:15:00Z">
              <w:r w:rsidRPr="002A5E52">
                <w:rPr>
                  <w:rFonts w:ascii="Arial" w:eastAsia="Malgun Gothic" w:hAnsi="Arial" w:cs="Arial"/>
                  <w:color w:val="000000"/>
                  <w:sz w:val="21"/>
                  <w:szCs w:val="21"/>
                </w:rPr>
                <w:t>조직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대표부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대표</w:t>
              </w:r>
              <w:r w:rsidRPr="002A5E52">
                <w:rPr>
                  <w:rFonts w:ascii="Arial" w:eastAsia="Malgun Gothic" w:hAnsi="Arial" w:cs="Arial"/>
                  <w:color w:val="000000"/>
                  <w:sz w:val="21"/>
                  <w:szCs w:val="21"/>
                </w:rPr>
                <w:t xml:space="preserve">, </w:t>
              </w:r>
              <w:proofErr w:type="spellStart"/>
              <w:r w:rsidRPr="002A5E52">
                <w:rPr>
                  <w:rFonts w:ascii="Arial" w:eastAsia="Malgun Gothic" w:hAnsi="Arial" w:cs="Arial"/>
                  <w:color w:val="000000"/>
                  <w:sz w:val="21"/>
                  <w:szCs w:val="21"/>
                </w:rPr>
                <w:t>부대표</w:t>
              </w:r>
              <w:proofErr w:type="spell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주요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회계원이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자신의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근로의무를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심각하게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위반한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ins>
          </w:p>
        </w:tc>
        <w:tc>
          <w:tcPr>
            <w:tcW w:w="1667" w:type="pct"/>
          </w:tcPr>
          <w:p w14:paraId="40AF7CD5" w14:textId="77777777" w:rsidR="00475E3E" w:rsidRPr="002A5E52" w:rsidRDefault="00475E3E" w:rsidP="00F73A9C">
            <w:pPr>
              <w:pStyle w:val="af"/>
              <w:numPr>
                <w:ilvl w:val="0"/>
                <w:numId w:val="168"/>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однократное грубое нарушение руководителем Общества (филиала, представительства), его заместителями своих трудовых обязанностей;</w:t>
            </w:r>
          </w:p>
        </w:tc>
        <w:tc>
          <w:tcPr>
            <w:tcW w:w="1667" w:type="pct"/>
          </w:tcPr>
          <w:p w14:paraId="2754DC02" w14:textId="44EC1571" w:rsidR="00475E3E" w:rsidRPr="00E17745" w:rsidRDefault="00F73A9C" w:rsidP="00F73A9C">
            <w:pPr>
              <w:pStyle w:val="af"/>
              <w:numPr>
                <w:ilvl w:val="0"/>
                <w:numId w:val="168"/>
              </w:numPr>
              <w:rPr>
                <w:rFonts w:ascii="Arial" w:eastAsia="Malgun Gothic" w:hAnsi="Arial" w:cs="Arial"/>
                <w:color w:val="000000"/>
                <w:sz w:val="21"/>
                <w:szCs w:val="21"/>
              </w:rPr>
            </w:pPr>
            <w:r w:rsidRPr="00E17745">
              <w:rPr>
                <w:rFonts w:ascii="Arial" w:eastAsia="Malgun Gothic" w:hAnsi="Arial" w:cs="Arial"/>
                <w:color w:val="000000"/>
                <w:sz w:val="21"/>
                <w:szCs w:val="21"/>
              </w:rPr>
              <w:t xml:space="preserve">a single severe violation by the manager of the </w:t>
            </w:r>
            <w:proofErr w:type="spellStart"/>
            <w:r w:rsidRPr="00E17745">
              <w:rPr>
                <w:rFonts w:ascii="Arial" w:eastAsia="Malgun Gothic" w:hAnsi="Arial" w:cs="Arial"/>
                <w:color w:val="000000"/>
                <w:sz w:val="21"/>
                <w:szCs w:val="21"/>
              </w:rPr>
              <w:t>organisation</w:t>
            </w:r>
            <w:proofErr w:type="spellEnd"/>
            <w:r w:rsidRPr="00E17745">
              <w:rPr>
                <w:rFonts w:ascii="Arial" w:eastAsia="Malgun Gothic" w:hAnsi="Arial" w:cs="Arial"/>
                <w:color w:val="000000"/>
                <w:sz w:val="21"/>
                <w:szCs w:val="21"/>
              </w:rPr>
              <w:t xml:space="preserve"> (branch, representation office) or his deputies of their </w:t>
            </w:r>
            <w:proofErr w:type="spellStart"/>
            <w:r w:rsidRPr="00E17745">
              <w:rPr>
                <w:rFonts w:ascii="Arial" w:eastAsia="Malgun Gothic" w:hAnsi="Arial" w:cs="Arial"/>
                <w:color w:val="000000"/>
                <w:sz w:val="21"/>
                <w:szCs w:val="21"/>
              </w:rPr>
              <w:t>labour</w:t>
            </w:r>
            <w:proofErr w:type="spellEnd"/>
            <w:r w:rsidRPr="00E17745">
              <w:rPr>
                <w:rFonts w:ascii="Arial" w:eastAsia="Malgun Gothic" w:hAnsi="Arial" w:cs="Arial"/>
                <w:color w:val="000000"/>
                <w:sz w:val="21"/>
                <w:szCs w:val="21"/>
              </w:rPr>
              <w:t xml:space="preserve"> duties;</w:t>
            </w:r>
          </w:p>
        </w:tc>
      </w:tr>
      <w:tr w:rsidR="00475E3E" w:rsidRPr="002A5E52" w14:paraId="2462D245" w14:textId="77777777" w:rsidTr="00E17745">
        <w:tc>
          <w:tcPr>
            <w:tcW w:w="1666" w:type="pct"/>
          </w:tcPr>
          <w:p w14:paraId="0E46BA1A" w14:textId="77777777" w:rsidR="00475E3E" w:rsidRPr="002A5E52" w:rsidRDefault="00475E3E" w:rsidP="00E17745">
            <w:pPr>
              <w:rPr>
                <w:rFonts w:ascii="Arial" w:eastAsia="Malgun Gothic" w:hAnsi="Arial" w:cs="Arial"/>
                <w:color w:val="000000"/>
                <w:sz w:val="21"/>
                <w:szCs w:val="21"/>
              </w:rPr>
            </w:pPr>
            <w:ins w:id="1262" w:author="Mia Choi" w:date="2021-07-25T16:15:00Z">
              <w:r w:rsidRPr="002A5E52">
                <w:rPr>
                  <w:rFonts w:ascii="Arial" w:eastAsia="Malgun Gothic" w:hAnsi="Arial" w:cs="Arial"/>
                  <w:color w:val="000000"/>
                  <w:sz w:val="21"/>
                  <w:szCs w:val="21"/>
                </w:rPr>
                <w:t>근로계약</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체결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근로자가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사용자에게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허위문서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혹은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허위정보를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제공한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r w:rsidRPr="002A5E52">
                <w:rPr>
                  <w:rFonts w:ascii="Arial" w:eastAsia="Malgun Gothic" w:hAnsi="Arial" w:cs="Arial"/>
                  <w:color w:val="000000"/>
                  <w:sz w:val="21"/>
                  <w:szCs w:val="21"/>
                </w:rPr>
                <w:t xml:space="preserve"> </w:t>
              </w:r>
            </w:ins>
          </w:p>
        </w:tc>
        <w:tc>
          <w:tcPr>
            <w:tcW w:w="1667" w:type="pct"/>
          </w:tcPr>
          <w:p w14:paraId="4A5E2EF8" w14:textId="77777777" w:rsidR="00475E3E" w:rsidRPr="002A5E52" w:rsidRDefault="00475E3E" w:rsidP="00F73A9C">
            <w:pPr>
              <w:pStyle w:val="af"/>
              <w:numPr>
                <w:ilvl w:val="0"/>
                <w:numId w:val="168"/>
              </w:num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представление Работником работодателю подложных документов при заключении трудового договора.</w:t>
            </w:r>
          </w:p>
        </w:tc>
        <w:tc>
          <w:tcPr>
            <w:tcW w:w="1667" w:type="pct"/>
          </w:tcPr>
          <w:p w14:paraId="1A3CAA6D" w14:textId="2FFF7701" w:rsidR="00475E3E" w:rsidRPr="00E17745" w:rsidRDefault="00F73A9C" w:rsidP="00F73A9C">
            <w:pPr>
              <w:pStyle w:val="af"/>
              <w:numPr>
                <w:ilvl w:val="0"/>
                <w:numId w:val="168"/>
              </w:numPr>
              <w:rPr>
                <w:rFonts w:ascii="Arial" w:eastAsia="Malgun Gothic" w:hAnsi="Arial" w:cs="Arial"/>
                <w:color w:val="000000"/>
                <w:sz w:val="21"/>
                <w:szCs w:val="21"/>
              </w:rPr>
            </w:pPr>
            <w:r w:rsidRPr="00E17745">
              <w:rPr>
                <w:rFonts w:ascii="Arial" w:eastAsia="Malgun Gothic" w:hAnsi="Arial" w:cs="Arial"/>
                <w:color w:val="000000"/>
                <w:sz w:val="21"/>
                <w:szCs w:val="21"/>
              </w:rPr>
              <w:t xml:space="preserve">presentation of faked documents by the employee to an employer at the conclusion of the </w:t>
            </w:r>
            <w:proofErr w:type="spellStart"/>
            <w:r w:rsidRPr="00E17745">
              <w:rPr>
                <w:rFonts w:ascii="Arial" w:eastAsia="Malgun Gothic" w:hAnsi="Arial" w:cs="Arial"/>
                <w:color w:val="000000"/>
                <w:sz w:val="21"/>
                <w:szCs w:val="21"/>
              </w:rPr>
              <w:t>labour</w:t>
            </w:r>
            <w:proofErr w:type="spellEnd"/>
            <w:r w:rsidRPr="00E17745">
              <w:rPr>
                <w:rFonts w:ascii="Arial" w:eastAsia="Malgun Gothic" w:hAnsi="Arial" w:cs="Arial"/>
                <w:color w:val="000000"/>
                <w:sz w:val="21"/>
                <w:szCs w:val="21"/>
              </w:rPr>
              <w:t xml:space="preserve"> contract; </w:t>
            </w:r>
          </w:p>
        </w:tc>
      </w:tr>
      <w:tr w:rsidR="00AB4F03" w:rsidRPr="002A5E52" w14:paraId="784A4B6A" w14:textId="77777777" w:rsidTr="00487147">
        <w:trPr>
          <w:trHeight w:val="156"/>
        </w:trPr>
        <w:tc>
          <w:tcPr>
            <w:tcW w:w="1666" w:type="pct"/>
          </w:tcPr>
          <w:p w14:paraId="047EF8B6" w14:textId="77777777" w:rsidR="00AB4F03" w:rsidRPr="002A5E52" w:rsidDel="00883E29" w:rsidRDefault="00AB4F03" w:rsidP="00AB4F03">
            <w:pPr>
              <w:rPr>
                <w:del w:id="1263" w:author="Mia Choi" w:date="2021-07-26T11:33:00Z"/>
                <w:rFonts w:ascii="Arial" w:eastAsia="Malgun Gothic" w:hAnsi="Arial" w:cs="Arial"/>
                <w:color w:val="000000"/>
                <w:sz w:val="21"/>
                <w:szCs w:val="21"/>
              </w:rPr>
            </w:pPr>
            <w:del w:id="1264" w:author="Mia Choi" w:date="2021-07-25T15:40:00Z">
              <w:r w:rsidRPr="002A5E52" w:rsidDel="00DA5DF7">
                <w:rPr>
                  <w:rFonts w:ascii="Arial" w:eastAsia="Malgun Gothic" w:hAnsi="Arial" w:cs="Arial"/>
                  <w:color w:val="000000"/>
                  <w:sz w:val="21"/>
                  <w:szCs w:val="21"/>
                </w:rPr>
                <w:delText xml:space="preserve">        </w:delText>
              </w:r>
            </w:del>
            <w:del w:id="1265" w:author="Mia Choi" w:date="2021-07-26T11:33:00Z">
              <w:r w:rsidRPr="002A5E52" w:rsidDel="00883E29">
                <w:rPr>
                  <w:rFonts w:ascii="Arial" w:eastAsia="Malgun Gothic" w:hAnsi="Arial" w:cs="Arial"/>
                  <w:color w:val="000000"/>
                  <w:sz w:val="21"/>
                  <w:szCs w:val="21"/>
                </w:rPr>
                <w:delText xml:space="preserve">1. </w:delText>
              </w:r>
              <w:r w:rsidRPr="002A5E52" w:rsidDel="00883E29">
                <w:rPr>
                  <w:rFonts w:ascii="Arial" w:eastAsia="Malgun Gothic" w:hAnsi="Arial" w:cs="Arial"/>
                  <w:color w:val="000000"/>
                  <w:sz w:val="21"/>
                  <w:szCs w:val="21"/>
                </w:rPr>
                <w:delText>수습기간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중</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채용이</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취소되었을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때</w:delText>
              </w:r>
            </w:del>
          </w:p>
          <w:p w14:paraId="16180024" w14:textId="77777777" w:rsidR="00AB4F03" w:rsidRPr="002A5E52" w:rsidDel="00883E29" w:rsidRDefault="00AB4F03" w:rsidP="00AB4F03">
            <w:pPr>
              <w:rPr>
                <w:del w:id="1266" w:author="Mia Choi" w:date="2021-07-26T11:33:00Z"/>
                <w:rFonts w:ascii="Arial" w:eastAsia="Malgun Gothic" w:hAnsi="Arial" w:cs="Arial"/>
                <w:color w:val="000000"/>
                <w:sz w:val="21"/>
                <w:szCs w:val="21"/>
              </w:rPr>
            </w:pPr>
            <w:del w:id="1267" w:author="Mia Choi" w:date="2021-07-25T15:40:00Z">
              <w:r w:rsidRPr="002A5E52" w:rsidDel="00DA5DF7">
                <w:rPr>
                  <w:rFonts w:ascii="Arial" w:eastAsia="Malgun Gothic" w:hAnsi="Arial" w:cs="Arial"/>
                  <w:color w:val="000000"/>
                  <w:sz w:val="21"/>
                  <w:szCs w:val="21"/>
                </w:rPr>
                <w:delText xml:space="preserve">        </w:delText>
              </w:r>
            </w:del>
            <w:del w:id="1268" w:author="Mia Choi" w:date="2021-07-26T11:33:00Z">
              <w:r w:rsidRPr="002A5E52" w:rsidDel="00883E29">
                <w:rPr>
                  <w:rFonts w:ascii="Arial" w:eastAsia="Malgun Gothic" w:hAnsi="Arial" w:cs="Arial"/>
                  <w:color w:val="000000"/>
                  <w:sz w:val="21"/>
                  <w:szCs w:val="21"/>
                </w:rPr>
                <w:delText xml:space="preserve">2. </w:delText>
              </w:r>
              <w:r w:rsidRPr="002A5E52" w:rsidDel="00883E29">
                <w:rPr>
                  <w:rFonts w:ascii="Arial" w:eastAsia="Malgun Gothic" w:hAnsi="Arial" w:cs="Arial"/>
                  <w:color w:val="000000"/>
                  <w:sz w:val="21"/>
                  <w:szCs w:val="21"/>
                </w:rPr>
                <w:delText>사규에서</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정하는</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바에</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따라</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징계해고가</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결정되었을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때</w:delText>
              </w:r>
            </w:del>
          </w:p>
          <w:p w14:paraId="31CA1B05" w14:textId="77777777" w:rsidR="00AB4F03" w:rsidRPr="002A5E52" w:rsidDel="00883E29" w:rsidRDefault="00AB4F03" w:rsidP="00AB4F03">
            <w:pPr>
              <w:rPr>
                <w:del w:id="1269" w:author="Mia Choi" w:date="2021-07-26T11:33:00Z"/>
                <w:rFonts w:ascii="Arial" w:eastAsia="Malgun Gothic" w:hAnsi="Arial" w:cs="Arial"/>
                <w:color w:val="000000"/>
                <w:sz w:val="21"/>
                <w:szCs w:val="21"/>
              </w:rPr>
            </w:pPr>
            <w:del w:id="1270" w:author="Mia Choi" w:date="2021-07-25T15:40:00Z">
              <w:r w:rsidRPr="002A5E52" w:rsidDel="00DA5DF7">
                <w:rPr>
                  <w:rFonts w:ascii="Arial" w:eastAsia="Malgun Gothic" w:hAnsi="Arial" w:cs="Arial"/>
                  <w:color w:val="000000"/>
                  <w:sz w:val="21"/>
                  <w:szCs w:val="21"/>
                </w:rPr>
                <w:delText xml:space="preserve">        </w:delText>
              </w:r>
            </w:del>
            <w:del w:id="1271" w:author="Mia Choi" w:date="2021-07-26T11:33:00Z">
              <w:r w:rsidRPr="002A5E52" w:rsidDel="00883E29">
                <w:rPr>
                  <w:rFonts w:ascii="Arial" w:eastAsia="Malgun Gothic" w:hAnsi="Arial" w:cs="Arial"/>
                  <w:color w:val="000000"/>
                  <w:sz w:val="21"/>
                  <w:szCs w:val="21"/>
                </w:rPr>
                <w:delText xml:space="preserve">3. </w:delText>
              </w:r>
              <w:r w:rsidRPr="002A5E52" w:rsidDel="00883E29">
                <w:rPr>
                  <w:rFonts w:ascii="Arial" w:eastAsia="Malgun Gothic" w:hAnsi="Arial" w:cs="Arial"/>
                  <w:color w:val="000000"/>
                  <w:sz w:val="21"/>
                  <w:szCs w:val="21"/>
                </w:rPr>
                <w:delText>정기</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또는</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수시</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검진결과</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취업부적격자로</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판정된</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자</w:delText>
              </w:r>
            </w:del>
          </w:p>
          <w:p w14:paraId="317B5104" w14:textId="77777777" w:rsidR="00AB4F03" w:rsidRPr="002A5E52" w:rsidDel="00883E29" w:rsidRDefault="00AB4F03" w:rsidP="00AB4F03">
            <w:pPr>
              <w:rPr>
                <w:del w:id="1272" w:author="Mia Choi" w:date="2021-07-26T11:33:00Z"/>
                <w:rFonts w:ascii="Arial" w:eastAsia="Malgun Gothic" w:hAnsi="Arial" w:cs="Arial"/>
                <w:color w:val="000000"/>
                <w:sz w:val="21"/>
                <w:szCs w:val="21"/>
              </w:rPr>
            </w:pPr>
            <w:del w:id="1273" w:author="Mia Choi" w:date="2021-07-25T15:40:00Z">
              <w:r w:rsidRPr="002A5E52" w:rsidDel="00DA5DF7">
                <w:rPr>
                  <w:rFonts w:ascii="Arial" w:eastAsia="Malgun Gothic" w:hAnsi="Arial" w:cs="Arial"/>
                  <w:color w:val="000000"/>
                  <w:sz w:val="21"/>
                  <w:szCs w:val="21"/>
                </w:rPr>
                <w:lastRenderedPageBreak/>
                <w:delText xml:space="preserve">        </w:delText>
              </w:r>
            </w:del>
            <w:del w:id="1274" w:author="Mia Choi" w:date="2021-07-26T11:33:00Z">
              <w:r w:rsidRPr="002A5E52" w:rsidDel="00883E29">
                <w:rPr>
                  <w:rFonts w:ascii="Arial" w:eastAsia="Malgun Gothic" w:hAnsi="Arial" w:cs="Arial"/>
                  <w:color w:val="000000"/>
                  <w:sz w:val="21"/>
                  <w:szCs w:val="21"/>
                </w:rPr>
                <w:delText xml:space="preserve">4. </w:delText>
              </w:r>
              <w:r w:rsidRPr="002A5E52" w:rsidDel="00883E29">
                <w:rPr>
                  <w:rFonts w:ascii="Arial" w:eastAsia="Malgun Gothic" w:hAnsi="Arial" w:cs="Arial"/>
                  <w:color w:val="000000"/>
                  <w:sz w:val="21"/>
                  <w:szCs w:val="21"/>
                </w:rPr>
                <w:delText>정신</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또는</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육체적인</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장애로</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계속</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근무가</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어렵고</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회복의</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전망이</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없을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때</w:delText>
              </w:r>
            </w:del>
          </w:p>
          <w:p w14:paraId="62DFDF81" w14:textId="77777777" w:rsidR="00AB4F03" w:rsidRPr="002A5E52" w:rsidDel="00883E29" w:rsidRDefault="00AB4F03" w:rsidP="00AB4F03">
            <w:pPr>
              <w:ind w:leftChars="409" w:left="1110" w:hangingChars="100" w:hanging="210"/>
              <w:rPr>
                <w:del w:id="1275" w:author="Mia Choi" w:date="2021-07-26T11:33:00Z"/>
                <w:rFonts w:ascii="Arial" w:eastAsia="Malgun Gothic" w:hAnsi="Arial" w:cs="Arial"/>
                <w:color w:val="000000"/>
                <w:sz w:val="21"/>
                <w:szCs w:val="21"/>
              </w:rPr>
            </w:pPr>
            <w:del w:id="1276" w:author="Mia Choi" w:date="2021-07-26T11:33:00Z">
              <w:r w:rsidRPr="002A5E52" w:rsidDel="00883E29">
                <w:rPr>
                  <w:rFonts w:ascii="Arial" w:eastAsia="Malgun Gothic" w:hAnsi="Arial" w:cs="Arial"/>
                  <w:color w:val="000000"/>
                  <w:sz w:val="21"/>
                  <w:szCs w:val="21"/>
                </w:rPr>
                <w:delText xml:space="preserve">5. </w:delText>
              </w:r>
              <w:r w:rsidRPr="002A5E52" w:rsidDel="00883E29">
                <w:rPr>
                  <w:rFonts w:ascii="Arial" w:eastAsia="Malgun Gothic" w:hAnsi="Arial" w:cs="Arial"/>
                  <w:color w:val="000000"/>
                  <w:sz w:val="21"/>
                  <w:szCs w:val="21"/>
                </w:rPr>
                <w:delText>난치의</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전염성</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질환을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가졌거나</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취업으로</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병세가</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악화될</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염려가</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있거나</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질병의</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치료를</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게을리하여</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다른</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종업원에게</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전염될</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우려가</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있는</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자</w:delText>
              </w:r>
            </w:del>
          </w:p>
          <w:p w14:paraId="418E4047" w14:textId="77777777" w:rsidR="00AB4F03" w:rsidRPr="002A5E52" w:rsidDel="00883E29" w:rsidRDefault="00AB4F03" w:rsidP="00AB4F03">
            <w:pPr>
              <w:rPr>
                <w:del w:id="1277" w:author="Mia Choi" w:date="2021-07-26T11:33:00Z"/>
                <w:rFonts w:ascii="Arial" w:eastAsia="Malgun Gothic" w:hAnsi="Arial" w:cs="Arial"/>
                <w:color w:val="000000"/>
                <w:sz w:val="21"/>
                <w:szCs w:val="21"/>
              </w:rPr>
            </w:pPr>
            <w:del w:id="1278" w:author="Mia Choi" w:date="2021-07-25T15:40:00Z">
              <w:r w:rsidRPr="002A5E52" w:rsidDel="00DA5DF7">
                <w:rPr>
                  <w:rFonts w:ascii="Arial" w:eastAsia="Malgun Gothic" w:hAnsi="Arial" w:cs="Arial"/>
                  <w:color w:val="000000"/>
                  <w:sz w:val="21"/>
                  <w:szCs w:val="21"/>
                </w:rPr>
                <w:delText xml:space="preserve">        </w:delText>
              </w:r>
            </w:del>
            <w:del w:id="1279" w:author="Mia Choi" w:date="2021-07-26T11:33:00Z">
              <w:r w:rsidRPr="002A5E52" w:rsidDel="00883E29">
                <w:rPr>
                  <w:rFonts w:ascii="Arial" w:eastAsia="Malgun Gothic" w:hAnsi="Arial" w:cs="Arial"/>
                  <w:color w:val="000000"/>
                  <w:sz w:val="21"/>
                  <w:szCs w:val="21"/>
                </w:rPr>
                <w:delText xml:space="preserve">6. </w:delText>
              </w:r>
              <w:r w:rsidRPr="002A5E52" w:rsidDel="00883E29">
                <w:rPr>
                  <w:rFonts w:ascii="Arial" w:eastAsia="Malgun Gothic" w:hAnsi="Arial" w:cs="Arial"/>
                  <w:color w:val="000000"/>
                  <w:sz w:val="21"/>
                  <w:szCs w:val="21"/>
                </w:rPr>
                <w:delText>금치산</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또는</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한정치산</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선고를</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받았을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때</w:delText>
              </w:r>
            </w:del>
          </w:p>
          <w:p w14:paraId="0944AEE0" w14:textId="77777777" w:rsidR="00AB4F03" w:rsidRPr="002A5E52" w:rsidDel="00883E29" w:rsidRDefault="00AB4F03" w:rsidP="00AB4F03">
            <w:pPr>
              <w:ind w:leftChars="409" w:left="1110" w:hangingChars="100" w:hanging="210"/>
              <w:rPr>
                <w:del w:id="1280" w:author="Mia Choi" w:date="2021-07-26T11:33:00Z"/>
                <w:rFonts w:ascii="Arial" w:eastAsia="Malgun Gothic" w:hAnsi="Arial" w:cs="Arial"/>
                <w:color w:val="000000"/>
                <w:sz w:val="21"/>
                <w:szCs w:val="21"/>
              </w:rPr>
            </w:pPr>
            <w:del w:id="1281" w:author="Mia Choi" w:date="2021-07-26T11:33:00Z">
              <w:r w:rsidRPr="002A5E52" w:rsidDel="00883E29">
                <w:rPr>
                  <w:rFonts w:ascii="Arial" w:eastAsia="Malgun Gothic" w:hAnsi="Arial" w:cs="Arial"/>
                  <w:color w:val="000000"/>
                  <w:sz w:val="21"/>
                  <w:szCs w:val="21"/>
                </w:rPr>
                <w:delText xml:space="preserve">7. </w:delText>
              </w:r>
              <w:r w:rsidRPr="002A5E52" w:rsidDel="00883E29">
                <w:rPr>
                  <w:rFonts w:ascii="Arial" w:eastAsia="Malgun Gothic" w:hAnsi="Arial" w:cs="Arial"/>
                  <w:color w:val="000000"/>
                  <w:sz w:val="21"/>
                  <w:szCs w:val="21"/>
                </w:rPr>
                <w:delText>형사사건으로</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실형판결이</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확정되었을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때</w:delText>
              </w:r>
            </w:del>
          </w:p>
          <w:p w14:paraId="2AF57B01" w14:textId="77777777" w:rsidR="00AB4F03" w:rsidRPr="002A5E52" w:rsidDel="00883E29" w:rsidRDefault="00AB4F03" w:rsidP="00AB4F03">
            <w:pPr>
              <w:rPr>
                <w:del w:id="1282" w:author="Mia Choi" w:date="2021-07-26T11:33:00Z"/>
                <w:rFonts w:ascii="Arial" w:eastAsia="Malgun Gothic" w:hAnsi="Arial" w:cs="Arial"/>
                <w:color w:val="000000"/>
                <w:sz w:val="21"/>
                <w:szCs w:val="21"/>
              </w:rPr>
            </w:pPr>
            <w:del w:id="1283" w:author="Mia Choi" w:date="2021-07-25T15:40:00Z">
              <w:r w:rsidRPr="002A5E52" w:rsidDel="00DA5DF7">
                <w:rPr>
                  <w:rFonts w:ascii="Arial" w:eastAsia="Malgun Gothic" w:hAnsi="Arial" w:cs="Arial"/>
                  <w:color w:val="000000"/>
                  <w:sz w:val="21"/>
                  <w:szCs w:val="21"/>
                </w:rPr>
                <w:delText xml:space="preserve">        </w:delText>
              </w:r>
            </w:del>
            <w:del w:id="1284" w:author="Mia Choi" w:date="2021-07-26T11:33:00Z">
              <w:r w:rsidRPr="002A5E52" w:rsidDel="00883E29">
                <w:rPr>
                  <w:rFonts w:ascii="Arial" w:eastAsia="Malgun Gothic" w:hAnsi="Arial" w:cs="Arial"/>
                  <w:color w:val="000000"/>
                  <w:sz w:val="21"/>
                  <w:szCs w:val="21"/>
                </w:rPr>
                <w:delText xml:space="preserve">8. </w:delText>
              </w:r>
              <w:r w:rsidRPr="002A5E52" w:rsidDel="00883E29">
                <w:rPr>
                  <w:rFonts w:ascii="Arial" w:eastAsia="Malgun Gothic" w:hAnsi="Arial" w:cs="Arial"/>
                  <w:color w:val="000000"/>
                  <w:sz w:val="21"/>
                  <w:szCs w:val="21"/>
                </w:rPr>
                <w:delText>타</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근로자를</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선동하여</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정상적인</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회사운영을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방해하는</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자</w:delText>
              </w:r>
            </w:del>
          </w:p>
          <w:p w14:paraId="267C8E9C" w14:textId="77777777" w:rsidR="00AB4F03" w:rsidRPr="002A5E52" w:rsidDel="00883E29" w:rsidRDefault="00AB4F03" w:rsidP="00AB4F03">
            <w:pPr>
              <w:rPr>
                <w:del w:id="1285" w:author="Mia Choi" w:date="2021-07-26T11:33:00Z"/>
                <w:rFonts w:ascii="Arial" w:eastAsia="Malgun Gothic" w:hAnsi="Arial" w:cs="Arial"/>
                <w:color w:val="000000"/>
                <w:sz w:val="21"/>
                <w:szCs w:val="21"/>
              </w:rPr>
            </w:pPr>
            <w:del w:id="1286" w:author="Mia Choi" w:date="2021-07-25T15:40:00Z">
              <w:r w:rsidRPr="002A5E52" w:rsidDel="00DA5DF7">
                <w:rPr>
                  <w:rFonts w:ascii="Arial" w:eastAsia="Malgun Gothic" w:hAnsi="Arial" w:cs="Arial"/>
                  <w:color w:val="000000"/>
                  <w:sz w:val="21"/>
                  <w:szCs w:val="21"/>
                </w:rPr>
                <w:delText xml:space="preserve">        </w:delText>
              </w:r>
            </w:del>
            <w:del w:id="1287" w:author="Mia Choi" w:date="2021-07-26T11:33:00Z">
              <w:r w:rsidRPr="002A5E52" w:rsidDel="00883E29">
                <w:rPr>
                  <w:rFonts w:ascii="Arial" w:eastAsia="Malgun Gothic" w:hAnsi="Arial" w:cs="Arial"/>
                  <w:color w:val="000000"/>
                  <w:sz w:val="21"/>
                  <w:szCs w:val="21"/>
                </w:rPr>
                <w:delText xml:space="preserve">9. </w:delText>
              </w:r>
              <w:r w:rsidRPr="002A5E52" w:rsidDel="00883E29">
                <w:rPr>
                  <w:rFonts w:ascii="Arial" w:eastAsia="Malgun Gothic" w:hAnsi="Arial" w:cs="Arial"/>
                  <w:color w:val="000000"/>
                  <w:sz w:val="21"/>
                  <w:szCs w:val="21"/>
                </w:rPr>
                <w:delText>근무성적</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또는</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능률이</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현저하게</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불량한</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자</w:delText>
              </w:r>
            </w:del>
          </w:p>
          <w:p w14:paraId="1377C7D2" w14:textId="77777777" w:rsidR="00AB4F03" w:rsidRPr="002A5E52" w:rsidDel="00883E29" w:rsidRDefault="00AB4F03" w:rsidP="00AB4F03">
            <w:pPr>
              <w:rPr>
                <w:del w:id="1288" w:author="Mia Choi" w:date="2021-07-26T11:33:00Z"/>
                <w:rFonts w:ascii="Arial" w:eastAsia="Malgun Gothic" w:hAnsi="Arial" w:cs="Arial"/>
                <w:color w:val="000000"/>
                <w:sz w:val="21"/>
                <w:szCs w:val="21"/>
              </w:rPr>
            </w:pPr>
            <w:del w:id="1289" w:author="Mia Choi" w:date="2021-07-25T15:40:00Z">
              <w:r w:rsidRPr="002A5E52" w:rsidDel="00DA5DF7">
                <w:rPr>
                  <w:rFonts w:ascii="Arial" w:eastAsia="Malgun Gothic" w:hAnsi="Arial" w:cs="Arial"/>
                  <w:color w:val="000000"/>
                  <w:sz w:val="21"/>
                  <w:szCs w:val="21"/>
                </w:rPr>
                <w:delText xml:space="preserve">    </w:delText>
              </w:r>
            </w:del>
            <w:del w:id="1290" w:author="Mia Choi" w:date="2021-07-26T11:33:00Z">
              <w:r w:rsidRPr="002A5E52" w:rsidDel="00883E29">
                <w:rPr>
                  <w:rFonts w:ascii="Arial" w:eastAsia="Malgun Gothic" w:hAnsi="Arial" w:cs="Arial"/>
                  <w:color w:val="000000"/>
                  <w:sz w:val="21"/>
                  <w:szCs w:val="21"/>
                </w:rPr>
                <w:delText xml:space="preserve">   10. </w:delText>
              </w:r>
              <w:r w:rsidRPr="002A5E52" w:rsidDel="00883E29">
                <w:rPr>
                  <w:rFonts w:ascii="Arial" w:eastAsia="Malgun Gothic" w:hAnsi="Arial" w:cs="Arial"/>
                  <w:color w:val="000000"/>
                  <w:sz w:val="21"/>
                  <w:szCs w:val="21"/>
                </w:rPr>
                <w:delText>천재지변</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또는</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직제개편</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기타</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회사형편상</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인원감소가</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불가피한</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때</w:delText>
              </w:r>
            </w:del>
          </w:p>
          <w:p w14:paraId="75399243" w14:textId="77777777" w:rsidR="00AB4F03" w:rsidRPr="002A5E52" w:rsidDel="00883E29" w:rsidRDefault="00AB4F03" w:rsidP="00AB4F03">
            <w:pPr>
              <w:rPr>
                <w:del w:id="1291" w:author="Mia Choi" w:date="2021-07-26T11:33:00Z"/>
                <w:rFonts w:ascii="Arial" w:eastAsia="Malgun Gothic" w:hAnsi="Arial" w:cs="Arial"/>
                <w:color w:val="000000"/>
                <w:sz w:val="21"/>
                <w:szCs w:val="21"/>
              </w:rPr>
            </w:pPr>
            <w:del w:id="1292" w:author="Mia Choi" w:date="2021-07-25T15:40:00Z">
              <w:r w:rsidRPr="002A5E52" w:rsidDel="00DA5DF7">
                <w:rPr>
                  <w:rFonts w:ascii="Arial" w:eastAsia="Malgun Gothic" w:hAnsi="Arial" w:cs="Arial"/>
                  <w:color w:val="000000"/>
                  <w:sz w:val="21"/>
                  <w:szCs w:val="21"/>
                </w:rPr>
                <w:delText xml:space="preserve">    </w:delText>
              </w:r>
            </w:del>
            <w:del w:id="1293" w:author="Mia Choi" w:date="2021-07-26T11:33:00Z">
              <w:r w:rsidRPr="002A5E52" w:rsidDel="00883E29">
                <w:rPr>
                  <w:rFonts w:ascii="Arial" w:eastAsia="Malgun Gothic" w:hAnsi="Arial" w:cs="Arial"/>
                  <w:color w:val="000000"/>
                  <w:sz w:val="21"/>
                  <w:szCs w:val="21"/>
                </w:rPr>
                <w:delText xml:space="preserve">   11. </w:delText>
              </w:r>
              <w:r w:rsidRPr="002A5E52" w:rsidDel="00883E29">
                <w:rPr>
                  <w:rFonts w:ascii="Arial" w:eastAsia="Malgun Gothic" w:hAnsi="Arial" w:cs="Arial"/>
                  <w:color w:val="000000"/>
                  <w:sz w:val="21"/>
                  <w:szCs w:val="21"/>
                </w:rPr>
                <w:delText>휴직기간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만료</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휴직사유가</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소멸되었는데도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복직원을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제출하지</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않을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경우</w:delText>
              </w:r>
            </w:del>
          </w:p>
          <w:p w14:paraId="1F3F8799" w14:textId="4366121F" w:rsidR="00AB4F03" w:rsidRPr="002A5E52" w:rsidRDefault="00AB4F03" w:rsidP="00AB4F03">
            <w:pPr>
              <w:ind w:firstLine="795"/>
              <w:rPr>
                <w:rFonts w:ascii="Arial" w:eastAsia="Malgun Gothic" w:hAnsi="Arial" w:cs="Arial"/>
                <w:color w:val="000000"/>
                <w:sz w:val="21"/>
                <w:szCs w:val="21"/>
              </w:rPr>
            </w:pPr>
            <w:del w:id="1294" w:author="Mia Choi" w:date="2021-07-26T11:33:00Z">
              <w:r w:rsidRPr="002A5E52" w:rsidDel="00883E29">
                <w:rPr>
                  <w:rFonts w:ascii="Arial" w:eastAsia="Malgun Gothic" w:hAnsi="Arial" w:cs="Arial"/>
                  <w:color w:val="000000"/>
                  <w:sz w:val="21"/>
                  <w:szCs w:val="21"/>
                  <w:rPrChange w:id="1295" w:author="Mia Choi" w:date="2021-07-26T11:34:00Z">
                    <w:rPr>
                      <w:rFonts w:ascii="Malgun Gothic" w:eastAsia="Malgun Gothic" w:hAnsi="Malgun Gothic"/>
                      <w:color w:val="000000"/>
                    </w:rPr>
                  </w:rPrChange>
                </w:rPr>
                <w:delText xml:space="preserve">12. </w:delText>
              </w:r>
              <w:r w:rsidRPr="002A5E52" w:rsidDel="00883E29">
                <w:rPr>
                  <w:rFonts w:ascii="Arial" w:eastAsia="Malgun Gothic" w:hAnsi="Arial" w:cs="Arial"/>
                  <w:color w:val="000000"/>
                  <w:sz w:val="21"/>
                  <w:szCs w:val="21"/>
                </w:rPr>
                <w:delText>학력</w:delText>
              </w:r>
              <w:r w:rsidRPr="002A5E52" w:rsidDel="00883E29">
                <w:rPr>
                  <w:rFonts w:ascii="Arial" w:eastAsia="Malgun Gothic" w:hAnsi="Arial" w:cs="Arial"/>
                  <w:color w:val="000000"/>
                  <w:sz w:val="21"/>
                  <w:szCs w:val="21"/>
                  <w:rPrChange w:id="1296" w:author="Mia Choi" w:date="2021-07-26T11:34:00Z">
                    <w:rPr>
                      <w:rFonts w:ascii="Malgun Gothic" w:eastAsia="Malgun Gothic" w:hAnsi="Malgun Gothic"/>
                      <w:color w:val="000000"/>
                    </w:rPr>
                  </w:rPrChange>
                </w:rPr>
                <w:delText xml:space="preserve"> </w:delText>
              </w:r>
              <w:r w:rsidRPr="002A5E52" w:rsidDel="00883E29">
                <w:rPr>
                  <w:rFonts w:ascii="Arial" w:eastAsia="Malgun Gothic" w:hAnsi="Arial" w:cs="Arial"/>
                  <w:color w:val="000000"/>
                  <w:sz w:val="21"/>
                  <w:szCs w:val="21"/>
                </w:rPr>
                <w:delText>및</w:delText>
              </w:r>
              <w:r w:rsidRPr="002A5E52" w:rsidDel="00883E29">
                <w:rPr>
                  <w:rFonts w:ascii="Arial" w:eastAsia="Malgun Gothic" w:hAnsi="Arial" w:cs="Arial"/>
                  <w:color w:val="000000"/>
                  <w:sz w:val="21"/>
                  <w:szCs w:val="21"/>
                  <w:rPrChange w:id="1297" w:author="Mia Choi" w:date="2021-07-26T11:34:00Z">
                    <w:rPr>
                      <w:rFonts w:ascii="Malgun Gothic" w:eastAsia="Malgun Gothic" w:hAnsi="Malgun Gothic"/>
                      <w:color w:val="000000"/>
                    </w:rPr>
                  </w:rPrChange>
                </w:rPr>
                <w:delText xml:space="preserve"> </w:delText>
              </w:r>
              <w:r w:rsidRPr="002A5E52" w:rsidDel="00883E29">
                <w:rPr>
                  <w:rFonts w:ascii="Arial" w:eastAsia="Malgun Gothic" w:hAnsi="Arial" w:cs="Arial"/>
                  <w:color w:val="000000"/>
                  <w:sz w:val="21"/>
                  <w:szCs w:val="21"/>
                </w:rPr>
                <w:delText>경력을</w:delText>
              </w:r>
              <w:r w:rsidRPr="002A5E52" w:rsidDel="00883E29">
                <w:rPr>
                  <w:rFonts w:ascii="Arial" w:eastAsia="Malgun Gothic" w:hAnsi="Arial" w:cs="Arial"/>
                  <w:color w:val="000000"/>
                  <w:sz w:val="21"/>
                  <w:szCs w:val="21"/>
                  <w:rPrChange w:id="1298" w:author="Mia Choi" w:date="2021-07-26T11:34:00Z">
                    <w:rPr>
                      <w:rFonts w:ascii="Malgun Gothic" w:eastAsia="Malgun Gothic" w:hAnsi="Malgun Gothic"/>
                      <w:color w:val="000000"/>
                    </w:rPr>
                  </w:rPrChange>
                </w:rPr>
                <w:delText xml:space="preserve"> </w:delText>
              </w:r>
              <w:r w:rsidRPr="002A5E52" w:rsidDel="00883E29">
                <w:rPr>
                  <w:rFonts w:ascii="Arial" w:eastAsia="Malgun Gothic" w:hAnsi="Arial" w:cs="Arial"/>
                  <w:color w:val="000000"/>
                  <w:sz w:val="21"/>
                  <w:szCs w:val="21"/>
                </w:rPr>
                <w:delText>사칭하거나</w:delText>
              </w:r>
              <w:r w:rsidRPr="002A5E52" w:rsidDel="00883E29">
                <w:rPr>
                  <w:rFonts w:ascii="Arial" w:eastAsia="Malgun Gothic" w:hAnsi="Arial" w:cs="Arial"/>
                  <w:color w:val="000000"/>
                  <w:sz w:val="21"/>
                  <w:szCs w:val="21"/>
                  <w:rPrChange w:id="1299" w:author="Mia Choi" w:date="2021-07-26T11:34:00Z">
                    <w:rPr>
                      <w:rFonts w:ascii="Malgun Gothic" w:eastAsia="Malgun Gothic" w:hAnsi="Malgun Gothic"/>
                      <w:color w:val="000000"/>
                    </w:rPr>
                  </w:rPrChange>
                </w:rPr>
                <w:delText xml:space="preserve"> </w:delText>
              </w:r>
              <w:r w:rsidRPr="002A5E52" w:rsidDel="00883E29">
                <w:rPr>
                  <w:rFonts w:ascii="Arial" w:eastAsia="Malgun Gothic" w:hAnsi="Arial" w:cs="Arial"/>
                  <w:color w:val="000000"/>
                  <w:sz w:val="21"/>
                  <w:szCs w:val="21"/>
                </w:rPr>
                <w:delText>기타</w:delText>
              </w:r>
              <w:r w:rsidRPr="002A5E52" w:rsidDel="00883E29">
                <w:rPr>
                  <w:rFonts w:ascii="Arial" w:eastAsia="Malgun Gothic" w:hAnsi="Arial" w:cs="Arial"/>
                  <w:color w:val="000000"/>
                  <w:sz w:val="21"/>
                  <w:szCs w:val="21"/>
                  <w:rPrChange w:id="1300" w:author="Mia Choi" w:date="2021-07-26T11:34:00Z">
                    <w:rPr>
                      <w:rFonts w:ascii="Malgun Gothic" w:eastAsia="Malgun Gothic" w:hAnsi="Malgun Gothic"/>
                      <w:color w:val="000000"/>
                    </w:rPr>
                  </w:rPrChange>
                </w:rPr>
                <w:delText xml:space="preserve"> </w:delText>
              </w:r>
              <w:r w:rsidRPr="002A5E52" w:rsidDel="00883E29">
                <w:rPr>
                  <w:rFonts w:ascii="Arial" w:eastAsia="Malgun Gothic" w:hAnsi="Arial" w:cs="Arial"/>
                  <w:color w:val="000000"/>
                  <w:sz w:val="21"/>
                  <w:szCs w:val="21"/>
                </w:rPr>
                <w:delText>부정한</w:delText>
              </w:r>
              <w:r w:rsidRPr="002A5E52" w:rsidDel="00883E29">
                <w:rPr>
                  <w:rFonts w:ascii="Arial" w:eastAsia="Malgun Gothic" w:hAnsi="Arial" w:cs="Arial"/>
                  <w:color w:val="000000"/>
                  <w:sz w:val="21"/>
                  <w:szCs w:val="21"/>
                  <w:rPrChange w:id="1301" w:author="Mia Choi" w:date="2021-07-26T11:34:00Z">
                    <w:rPr>
                      <w:rFonts w:ascii="Malgun Gothic" w:eastAsia="Malgun Gothic" w:hAnsi="Malgun Gothic"/>
                      <w:color w:val="000000"/>
                    </w:rPr>
                  </w:rPrChange>
                </w:rPr>
                <w:delText xml:space="preserve"> </w:delText>
              </w:r>
              <w:r w:rsidRPr="002A5E52" w:rsidDel="00883E29">
                <w:rPr>
                  <w:rFonts w:ascii="Arial" w:eastAsia="Malgun Gothic" w:hAnsi="Arial" w:cs="Arial"/>
                  <w:color w:val="000000"/>
                  <w:sz w:val="21"/>
                  <w:szCs w:val="21"/>
                </w:rPr>
                <w:delText>방법으로</w:delText>
              </w:r>
              <w:r w:rsidRPr="002A5E52" w:rsidDel="00883E29">
                <w:rPr>
                  <w:rFonts w:ascii="Arial" w:eastAsia="Malgun Gothic" w:hAnsi="Arial" w:cs="Arial"/>
                  <w:color w:val="000000"/>
                  <w:sz w:val="21"/>
                  <w:szCs w:val="21"/>
                  <w:rPrChange w:id="1302" w:author="Mia Choi" w:date="2021-07-26T11:34:00Z">
                    <w:rPr>
                      <w:rFonts w:ascii="Malgun Gothic" w:eastAsia="Malgun Gothic" w:hAnsi="Malgun Gothic"/>
                      <w:color w:val="000000"/>
                    </w:rPr>
                  </w:rPrChange>
                </w:rPr>
                <w:delText xml:space="preserve"> </w:delText>
              </w:r>
              <w:r w:rsidRPr="002A5E52" w:rsidDel="00883E29">
                <w:rPr>
                  <w:rFonts w:ascii="Arial" w:eastAsia="Malgun Gothic" w:hAnsi="Arial" w:cs="Arial"/>
                  <w:color w:val="000000"/>
                  <w:sz w:val="21"/>
                  <w:szCs w:val="21"/>
                </w:rPr>
                <w:delText>채용된</w:delText>
              </w:r>
              <w:r w:rsidRPr="002A5E52" w:rsidDel="00883E29">
                <w:rPr>
                  <w:rFonts w:ascii="Arial" w:eastAsia="Malgun Gothic" w:hAnsi="Arial" w:cs="Arial"/>
                  <w:color w:val="000000"/>
                  <w:sz w:val="21"/>
                  <w:szCs w:val="21"/>
                  <w:rPrChange w:id="1303" w:author="Mia Choi" w:date="2021-07-26T11:34:00Z">
                    <w:rPr>
                      <w:rFonts w:ascii="Malgun Gothic" w:eastAsia="Malgun Gothic" w:hAnsi="Malgun Gothic"/>
                      <w:color w:val="000000"/>
                    </w:rPr>
                  </w:rPrChange>
                </w:rPr>
                <w:delText xml:space="preserve"> </w:delText>
              </w:r>
              <w:r w:rsidRPr="002A5E52" w:rsidDel="00883E29">
                <w:rPr>
                  <w:rFonts w:ascii="Arial" w:eastAsia="Malgun Gothic" w:hAnsi="Arial" w:cs="Arial"/>
                  <w:color w:val="000000"/>
                  <w:sz w:val="21"/>
                  <w:szCs w:val="21"/>
                </w:rPr>
                <w:delText>것이</w:delText>
              </w:r>
              <w:r w:rsidRPr="002A5E52" w:rsidDel="00883E29">
                <w:rPr>
                  <w:rFonts w:ascii="Arial" w:eastAsia="Malgun Gothic" w:hAnsi="Arial" w:cs="Arial"/>
                  <w:color w:val="000000"/>
                  <w:sz w:val="21"/>
                  <w:szCs w:val="21"/>
                  <w:rPrChange w:id="1304" w:author="Mia Choi" w:date="2021-07-26T11:34:00Z">
                    <w:rPr>
                      <w:rFonts w:ascii="Malgun Gothic" w:eastAsia="Malgun Gothic" w:hAnsi="Malgun Gothic"/>
                      <w:color w:val="000000"/>
                    </w:rPr>
                  </w:rPrChange>
                </w:rPr>
                <w:delText xml:space="preserve"> </w:delText>
              </w:r>
              <w:r w:rsidRPr="002A5E52" w:rsidDel="00883E29">
                <w:rPr>
                  <w:rFonts w:ascii="Arial" w:eastAsia="Malgun Gothic" w:hAnsi="Arial" w:cs="Arial"/>
                  <w:color w:val="000000"/>
                  <w:sz w:val="21"/>
                  <w:szCs w:val="21"/>
                </w:rPr>
                <w:delText>판정된</w:delText>
              </w:r>
              <w:r w:rsidRPr="002A5E52" w:rsidDel="00883E29">
                <w:rPr>
                  <w:rFonts w:ascii="Arial" w:eastAsia="Malgun Gothic" w:hAnsi="Arial" w:cs="Arial"/>
                  <w:color w:val="000000"/>
                  <w:sz w:val="21"/>
                  <w:szCs w:val="21"/>
                  <w:rPrChange w:id="1305" w:author="Mia Choi" w:date="2021-07-26T11:34:00Z">
                    <w:rPr>
                      <w:rFonts w:ascii="Malgun Gothic" w:eastAsia="Malgun Gothic" w:hAnsi="Malgun Gothic"/>
                      <w:color w:val="000000"/>
                    </w:rPr>
                  </w:rPrChange>
                </w:rPr>
                <w:delText xml:space="preserve"> </w:delText>
              </w:r>
              <w:r w:rsidRPr="002A5E52" w:rsidDel="00883E29">
                <w:rPr>
                  <w:rFonts w:ascii="Arial" w:eastAsia="Malgun Gothic" w:hAnsi="Arial" w:cs="Arial"/>
                  <w:color w:val="000000"/>
                  <w:sz w:val="21"/>
                  <w:szCs w:val="21"/>
                </w:rPr>
                <w:delText>자</w:delText>
              </w:r>
              <w:r w:rsidRPr="002A5E52" w:rsidDel="00883E29">
                <w:rPr>
                  <w:rFonts w:ascii="Arial" w:eastAsia="Malgun Gothic" w:hAnsi="Arial" w:cs="Arial"/>
                  <w:color w:val="000000"/>
                  <w:sz w:val="21"/>
                  <w:szCs w:val="21"/>
                  <w:rPrChange w:id="1306" w:author="Mia Choi" w:date="2021-07-26T11:34:00Z">
                    <w:rPr>
                      <w:rFonts w:ascii="Malgun Gothic" w:eastAsia="Malgun Gothic" w:hAnsi="Malgun Gothic"/>
                      <w:color w:val="000000"/>
                    </w:rPr>
                  </w:rPrChange>
                </w:rPr>
                <w:delText>.</w:delText>
              </w:r>
            </w:del>
            <w:r w:rsidRPr="002A5E52">
              <w:rPr>
                <w:rFonts w:ascii="Arial" w:eastAsia="Malgun Gothic" w:hAnsi="Arial" w:cs="Arial"/>
                <w:color w:val="000000"/>
                <w:sz w:val="21"/>
                <w:szCs w:val="21"/>
                <w:rPrChange w:id="1307" w:author="Mia Choi" w:date="2021-07-26T11:34:00Z">
                  <w:rPr>
                    <w:rFonts w:ascii="Malgun Gothic" w:eastAsia="Malgun Gothic" w:hAnsi="Malgun Gothic"/>
                    <w:color w:val="000000"/>
                  </w:rPr>
                </w:rPrChange>
              </w:rPr>
              <w:t xml:space="preserve"> </w:t>
            </w:r>
          </w:p>
        </w:tc>
        <w:tc>
          <w:tcPr>
            <w:tcW w:w="1667" w:type="pct"/>
            <w:shd w:val="clear" w:color="auto" w:fill="auto"/>
          </w:tcPr>
          <w:p w14:paraId="6341B054" w14:textId="3C091E83" w:rsidR="00AB4F03" w:rsidRPr="002A5E52" w:rsidRDefault="000A5F32" w:rsidP="00AB4F03">
            <w:pPr>
              <w:rPr>
                <w:rFonts w:ascii="Arial" w:eastAsia="Malgun Gothic" w:hAnsi="Arial" w:cs="Arial"/>
                <w:color w:val="000000"/>
                <w:sz w:val="21"/>
                <w:szCs w:val="21"/>
              </w:rPr>
            </w:pPr>
            <w:r w:rsidRPr="002A5E52">
              <w:rPr>
                <w:rFonts w:ascii="Arial" w:eastAsia="Malgun Gothic" w:hAnsi="Arial" w:cs="Arial"/>
                <w:color w:val="000000"/>
                <w:sz w:val="21"/>
                <w:szCs w:val="21"/>
              </w:rPr>
              <w:lastRenderedPageBreak/>
              <w:t xml:space="preserve"> </w:t>
            </w:r>
          </w:p>
        </w:tc>
        <w:tc>
          <w:tcPr>
            <w:tcW w:w="1667" w:type="pct"/>
            <w:shd w:val="clear" w:color="auto" w:fill="auto"/>
          </w:tcPr>
          <w:p w14:paraId="6A1665BF" w14:textId="77777777" w:rsidR="00AB4F03" w:rsidRPr="002A5E52" w:rsidRDefault="00AB4F03" w:rsidP="00AB4F03">
            <w:pPr>
              <w:pStyle w:val="af"/>
              <w:ind w:left="0"/>
              <w:rPr>
                <w:rFonts w:ascii="Arial" w:eastAsia="Malgun Gothic" w:hAnsi="Arial" w:cs="Arial"/>
                <w:color w:val="000000"/>
                <w:sz w:val="21"/>
                <w:szCs w:val="21"/>
              </w:rPr>
            </w:pPr>
          </w:p>
        </w:tc>
      </w:tr>
      <w:tr w:rsidR="000A5F32" w:rsidRPr="002A5E52" w14:paraId="10940575" w14:textId="77777777" w:rsidTr="00487147">
        <w:trPr>
          <w:trHeight w:val="156"/>
        </w:trPr>
        <w:tc>
          <w:tcPr>
            <w:tcW w:w="1666" w:type="pct"/>
          </w:tcPr>
          <w:p w14:paraId="3A41842D" w14:textId="1AFA1E3F" w:rsidR="000A5F32" w:rsidRPr="002A5E52" w:rsidRDefault="000A5F32" w:rsidP="00AB4F03">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52</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해고의</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제한</w:t>
            </w:r>
            <w:r w:rsidRPr="002A5E52">
              <w:rPr>
                <w:rFonts w:ascii="Arial" w:eastAsia="Malgun Gothic" w:hAnsi="Arial" w:cs="Arial"/>
                <w:b/>
                <w:bCs/>
                <w:color w:val="000000"/>
                <w:sz w:val="21"/>
                <w:szCs w:val="21"/>
              </w:rPr>
              <w:t>)</w:t>
            </w:r>
          </w:p>
        </w:tc>
        <w:tc>
          <w:tcPr>
            <w:tcW w:w="1667" w:type="pct"/>
            <w:shd w:val="clear" w:color="auto" w:fill="auto"/>
          </w:tcPr>
          <w:p w14:paraId="7E787C99" w14:textId="318AB61C" w:rsidR="000A5F32" w:rsidRPr="002A5E52" w:rsidRDefault="000A5F32" w:rsidP="00AB4F03">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52 (Запрет на увольнение)</w:t>
            </w:r>
          </w:p>
        </w:tc>
        <w:tc>
          <w:tcPr>
            <w:tcW w:w="1667" w:type="pct"/>
            <w:shd w:val="clear" w:color="auto" w:fill="auto"/>
          </w:tcPr>
          <w:p w14:paraId="6F50FA02" w14:textId="240FF990" w:rsidR="000A5F32" w:rsidRPr="002A5E52" w:rsidRDefault="000A5F32" w:rsidP="00AB4F03">
            <w:pPr>
              <w:pStyle w:val="af"/>
              <w:ind w:left="0"/>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52 (Restriction on Dismissal)</w:t>
            </w:r>
          </w:p>
        </w:tc>
      </w:tr>
      <w:tr w:rsidR="000A5F32" w:rsidRPr="002A5E52" w14:paraId="2A2EBBA4" w14:textId="77777777" w:rsidTr="00487147">
        <w:trPr>
          <w:trHeight w:val="156"/>
        </w:trPr>
        <w:tc>
          <w:tcPr>
            <w:tcW w:w="1666" w:type="pct"/>
          </w:tcPr>
          <w:p w14:paraId="1B1FF981" w14:textId="5EAF59C7" w:rsidR="000A5F32" w:rsidRPr="002A5E52" w:rsidRDefault="000A5F32" w:rsidP="00AB4F03">
            <w:pPr>
              <w:rPr>
                <w:rFonts w:ascii="Arial" w:eastAsia="Malgun Gothic" w:hAnsi="Arial" w:cs="Arial"/>
                <w:color w:val="000000"/>
                <w:sz w:val="21"/>
                <w:szCs w:val="21"/>
              </w:rPr>
            </w:pPr>
            <w:r w:rsidRPr="002A5E52">
              <w:rPr>
                <w:rFonts w:ascii="Arial" w:eastAsia="Malgun Gothic" w:hAnsi="Arial" w:cs="Arial"/>
                <w:color w:val="000000"/>
                <w:sz w:val="21"/>
                <w:szCs w:val="21"/>
              </w:rPr>
              <w:t>회사는</w:t>
            </w:r>
            <w:r w:rsidRPr="002A5E52">
              <w:rPr>
                <w:rFonts w:ascii="Arial" w:eastAsia="Malgun Gothic" w:hAnsi="Arial" w:cs="Arial"/>
                <w:color w:val="000000"/>
                <w:sz w:val="21"/>
                <w:szCs w:val="21"/>
              </w:rPr>
              <w:t xml:space="preserve"> </w:t>
            </w:r>
            <w:ins w:id="1308" w:author="Mia Choi" w:date="2021-07-26T11:25:00Z">
              <w:r w:rsidRPr="002A5E52">
                <w:rPr>
                  <w:rFonts w:ascii="Arial" w:eastAsia="Malgun Gothic" w:hAnsi="Arial" w:cs="Arial"/>
                  <w:color w:val="000000"/>
                  <w:sz w:val="21"/>
                  <w:szCs w:val="21"/>
                </w:rPr>
                <w:t>현행</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법률에서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정하는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근거가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없는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r w:rsidRPr="002A5E52">
                <w:rPr>
                  <w:rFonts w:ascii="Arial" w:eastAsia="Malgun Gothic" w:hAnsi="Arial" w:cs="Arial"/>
                  <w:color w:val="000000"/>
                  <w:sz w:val="21"/>
                  <w:szCs w:val="21"/>
                </w:rPr>
                <w:t xml:space="preserve"> </w:t>
              </w:r>
            </w:ins>
            <w:proofErr w:type="spellStart"/>
            <w:r w:rsidRPr="002A5E52">
              <w:rPr>
                <w:rFonts w:ascii="Arial" w:eastAsia="Malgun Gothic" w:hAnsi="Arial" w:cs="Arial"/>
                <w:color w:val="000000"/>
                <w:sz w:val="21"/>
                <w:szCs w:val="21"/>
              </w:rPr>
              <w:t>종업원</w:t>
            </w:r>
            <w:ins w:id="1309" w:author="Mia Choi" w:date="2021-07-26T11:25:00Z">
              <w:r w:rsidRPr="002A5E52">
                <w:rPr>
                  <w:rFonts w:ascii="Arial" w:eastAsia="Malgun Gothic" w:hAnsi="Arial" w:cs="Arial"/>
                  <w:color w:val="000000"/>
                  <w:sz w:val="21"/>
                  <w:szCs w:val="21"/>
                </w:rPr>
                <w:t>을</w:t>
              </w:r>
            </w:ins>
            <w:del w:id="1310" w:author="Mia Choi" w:date="2021-07-26T11:25:00Z">
              <w:r w:rsidRPr="002A5E52" w:rsidDel="00883E29">
                <w:rPr>
                  <w:rFonts w:ascii="Arial" w:eastAsia="Malgun Gothic" w:hAnsi="Arial" w:cs="Arial"/>
                  <w:color w:val="000000"/>
                  <w:sz w:val="21"/>
                  <w:szCs w:val="21"/>
                </w:rPr>
                <w:delText>이</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업무상</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부상</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또는</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질병으로</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요양</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중에</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있거나</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완치</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후</w:delText>
              </w:r>
              <w:r w:rsidRPr="002A5E52" w:rsidDel="00883E29">
                <w:rPr>
                  <w:rFonts w:ascii="Arial" w:eastAsia="Malgun Gothic" w:hAnsi="Arial" w:cs="Arial"/>
                  <w:color w:val="000000"/>
                  <w:sz w:val="21"/>
                  <w:szCs w:val="21"/>
                </w:rPr>
                <w:delText xml:space="preserve"> 30</w:delText>
              </w:r>
              <w:r w:rsidRPr="002A5E52" w:rsidDel="00883E29">
                <w:rPr>
                  <w:rFonts w:ascii="Arial" w:eastAsia="Malgun Gothic" w:hAnsi="Arial" w:cs="Arial"/>
                  <w:color w:val="000000"/>
                  <w:sz w:val="21"/>
                  <w:szCs w:val="21"/>
                </w:rPr>
                <w:delText>일간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또는</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출산</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유급휴가</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중이거나</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그</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후</w:delText>
              </w:r>
              <w:r w:rsidRPr="002A5E52" w:rsidDel="00883E29">
                <w:rPr>
                  <w:rFonts w:ascii="Arial" w:eastAsia="Malgun Gothic" w:hAnsi="Arial" w:cs="Arial"/>
                  <w:color w:val="000000"/>
                  <w:sz w:val="21"/>
                  <w:szCs w:val="21"/>
                </w:rPr>
                <w:delText xml:space="preserve"> 30</w:delText>
              </w:r>
              <w:r w:rsidRPr="002A5E52" w:rsidDel="00883E29">
                <w:rPr>
                  <w:rFonts w:ascii="Arial" w:eastAsia="Malgun Gothic" w:hAnsi="Arial" w:cs="Arial"/>
                  <w:color w:val="000000"/>
                  <w:sz w:val="21"/>
                  <w:szCs w:val="21"/>
                </w:rPr>
                <w:delText>일간은</w:delText>
              </w:r>
              <w:r w:rsidRPr="002A5E52" w:rsidDel="00883E29">
                <w:rPr>
                  <w:rFonts w:ascii="Arial" w:eastAsia="Malgun Gothic" w:hAnsi="Arial" w:cs="Arial"/>
                  <w:color w:val="000000"/>
                  <w:sz w:val="21"/>
                  <w:szCs w:val="21"/>
                </w:rPr>
                <w:delText xml:space="preserve"> </w:delText>
              </w:r>
            </w:del>
            <w:r w:rsidRPr="002A5E52">
              <w:rPr>
                <w:rFonts w:ascii="Arial" w:eastAsia="Malgun Gothic" w:hAnsi="Arial" w:cs="Arial"/>
                <w:color w:val="000000"/>
                <w:sz w:val="21"/>
                <w:szCs w:val="21"/>
              </w:rPr>
              <w:t>해고하지</w:t>
            </w:r>
            <w:proofErr w:type="spell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아니한다</w:t>
            </w:r>
            <w:r w:rsidRPr="002A5E52">
              <w:rPr>
                <w:rFonts w:ascii="Arial" w:eastAsia="Malgun Gothic" w:hAnsi="Arial" w:cs="Arial"/>
                <w:color w:val="000000"/>
                <w:sz w:val="21"/>
                <w:szCs w:val="21"/>
              </w:rPr>
              <w:t>.</w:t>
            </w:r>
          </w:p>
        </w:tc>
        <w:tc>
          <w:tcPr>
            <w:tcW w:w="1667" w:type="pct"/>
            <w:shd w:val="clear" w:color="auto" w:fill="auto"/>
          </w:tcPr>
          <w:p w14:paraId="34B38283" w14:textId="30AF1711" w:rsidR="000A5F32" w:rsidRPr="002A5E52" w:rsidRDefault="000A5F32" w:rsidP="00AB4F03">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 xml:space="preserve">Компания не </w:t>
            </w:r>
            <w:r w:rsidRPr="002A5E52">
              <w:rPr>
                <w:rFonts w:ascii="Arial" w:eastAsia="Malgun Gothic" w:hAnsi="Arial" w:cs="Arial"/>
                <w:color w:val="000000"/>
                <w:sz w:val="21"/>
                <w:szCs w:val="21"/>
                <w:lang w:val="ru-RU"/>
                <w:rPrChange w:id="1311" w:author="Гурьянов" w:date="2021-07-21T15:43:00Z">
                  <w:rPr>
                    <w:rFonts w:eastAsia="Malgun Gothic"/>
                    <w:color w:val="000000"/>
                    <w:u w:val="single"/>
                  </w:rPr>
                </w:rPrChange>
              </w:rPr>
              <w:t>имеет</w:t>
            </w:r>
            <w:r w:rsidRPr="002A5E52">
              <w:rPr>
                <w:rFonts w:ascii="Arial" w:eastAsia="Malgun Gothic" w:hAnsi="Arial" w:cs="Arial"/>
                <w:color w:val="000000"/>
                <w:sz w:val="21"/>
                <w:szCs w:val="21"/>
                <w:lang w:val="ru-RU"/>
              </w:rPr>
              <w:t xml:space="preserve"> право уволить Работника без оснований, содержащихся в дейсвующем законодательстве.</w:t>
            </w:r>
          </w:p>
        </w:tc>
        <w:tc>
          <w:tcPr>
            <w:tcW w:w="1667" w:type="pct"/>
            <w:shd w:val="clear" w:color="auto" w:fill="auto"/>
          </w:tcPr>
          <w:p w14:paraId="65A29B5A" w14:textId="59F78570" w:rsidR="000A5F32" w:rsidRPr="002A5E52" w:rsidRDefault="000A5F32" w:rsidP="00AB4F03">
            <w:pPr>
              <w:pStyle w:val="af"/>
              <w:ind w:left="0"/>
              <w:rPr>
                <w:rFonts w:ascii="Arial" w:eastAsia="Malgun Gothic" w:hAnsi="Arial" w:cs="Arial"/>
                <w:color w:val="000000"/>
                <w:sz w:val="21"/>
                <w:szCs w:val="21"/>
              </w:rPr>
            </w:pPr>
            <w:r w:rsidRPr="002A5E52">
              <w:rPr>
                <w:rFonts w:ascii="Arial" w:eastAsia="Malgun Gothic" w:hAnsi="Arial" w:cs="Arial"/>
                <w:color w:val="000000"/>
                <w:sz w:val="21"/>
                <w:szCs w:val="21"/>
              </w:rPr>
              <w:t>The Company does not have the right to dismiss an Employee without the grounds contained in the current legislation.</w:t>
            </w:r>
          </w:p>
        </w:tc>
      </w:tr>
      <w:tr w:rsidR="000A5F32" w:rsidRPr="002A5E52" w14:paraId="65225F8E" w14:textId="77777777" w:rsidTr="00487147">
        <w:trPr>
          <w:trHeight w:val="156"/>
        </w:trPr>
        <w:tc>
          <w:tcPr>
            <w:tcW w:w="1666" w:type="pct"/>
          </w:tcPr>
          <w:p w14:paraId="1EBA25CC" w14:textId="5295F3AD" w:rsidR="000A5F32" w:rsidRPr="002A5E52" w:rsidRDefault="000A5F32" w:rsidP="00AB4F03">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53</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해고의</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예고</w:t>
            </w:r>
            <w:r w:rsidRPr="002A5E52">
              <w:rPr>
                <w:rFonts w:ascii="Arial" w:eastAsia="Malgun Gothic" w:hAnsi="Arial" w:cs="Arial"/>
                <w:b/>
                <w:bCs/>
                <w:color w:val="000000"/>
                <w:sz w:val="21"/>
                <w:szCs w:val="21"/>
              </w:rPr>
              <w:t>)</w:t>
            </w:r>
          </w:p>
        </w:tc>
        <w:tc>
          <w:tcPr>
            <w:tcW w:w="1667" w:type="pct"/>
            <w:shd w:val="clear" w:color="auto" w:fill="auto"/>
          </w:tcPr>
          <w:p w14:paraId="6648D83A" w14:textId="0D1779B6" w:rsidR="000A5F32" w:rsidRPr="002A5E52" w:rsidRDefault="000A5F32" w:rsidP="00AB4F03">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53 (Предупреждение об увольнении)</w:t>
            </w:r>
          </w:p>
        </w:tc>
        <w:tc>
          <w:tcPr>
            <w:tcW w:w="1667" w:type="pct"/>
            <w:shd w:val="clear" w:color="auto" w:fill="auto"/>
          </w:tcPr>
          <w:p w14:paraId="139C101A" w14:textId="67CBB568" w:rsidR="000A5F32" w:rsidRPr="002A5E52" w:rsidRDefault="000A5F32" w:rsidP="00AB4F03">
            <w:pPr>
              <w:pStyle w:val="af"/>
              <w:ind w:left="0"/>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53 (Notice of Dismissal)</w:t>
            </w:r>
          </w:p>
        </w:tc>
      </w:tr>
      <w:tr w:rsidR="000A5F32" w:rsidRPr="002A5E52" w14:paraId="7E6BE4A5" w14:textId="77777777" w:rsidTr="00487147">
        <w:trPr>
          <w:trHeight w:val="156"/>
        </w:trPr>
        <w:tc>
          <w:tcPr>
            <w:tcW w:w="1666" w:type="pct"/>
          </w:tcPr>
          <w:p w14:paraId="56F82407" w14:textId="77777777" w:rsidR="000A5F32" w:rsidRPr="002A5E52" w:rsidRDefault="000A5F32" w:rsidP="00AB4F03">
            <w:pPr>
              <w:rPr>
                <w:rFonts w:ascii="Arial" w:eastAsia="Malgun Gothic" w:hAnsi="Arial" w:cs="Arial"/>
                <w:color w:val="000000"/>
                <w:sz w:val="21"/>
                <w:szCs w:val="21"/>
              </w:rPr>
            </w:pPr>
            <w:ins w:id="1312" w:author="Mia Choi" w:date="2021-07-26T11:24:00Z">
              <w:r w:rsidRPr="002A5E52">
                <w:rPr>
                  <w:rFonts w:ascii="Arial" w:eastAsia="Malgun Gothic" w:hAnsi="Arial" w:cs="Arial"/>
                  <w:color w:val="000000"/>
                  <w:sz w:val="21"/>
                  <w:szCs w:val="21"/>
                </w:rPr>
                <w:t>현행</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법률이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달리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정하고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아니한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종업원은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lastRenderedPageBreak/>
                <w:t>회사에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퇴사에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대해</w:t>
              </w:r>
              <w:r w:rsidRPr="002A5E52">
                <w:rPr>
                  <w:rFonts w:ascii="Arial" w:eastAsia="Malgun Gothic" w:hAnsi="Arial" w:cs="Arial"/>
                  <w:color w:val="000000"/>
                  <w:sz w:val="21"/>
                  <w:szCs w:val="21"/>
                </w:rPr>
                <w:t xml:space="preserve"> 14</w:t>
              </w:r>
              <w:r w:rsidRPr="002A5E52">
                <w:rPr>
                  <w:rFonts w:ascii="Arial" w:eastAsia="Malgun Gothic" w:hAnsi="Arial" w:cs="Arial"/>
                  <w:color w:val="000000"/>
                  <w:sz w:val="21"/>
                  <w:szCs w:val="21"/>
                </w:rPr>
                <w:t>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이전에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통지하여야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ins>
          </w:p>
          <w:p w14:paraId="61B73F27" w14:textId="77777777" w:rsidR="000A5F32" w:rsidRPr="002A5E52" w:rsidDel="00883E29" w:rsidRDefault="000A5F32" w:rsidP="000A5F32">
            <w:pPr>
              <w:rPr>
                <w:del w:id="1313" w:author="Mia Choi" w:date="2021-07-26T11:24:00Z"/>
                <w:rFonts w:ascii="Arial" w:eastAsia="Malgun Gothic" w:hAnsi="Arial" w:cs="Arial"/>
                <w:color w:val="000000"/>
                <w:sz w:val="21"/>
                <w:szCs w:val="21"/>
              </w:rPr>
            </w:pPr>
            <w:del w:id="1314" w:author="Mia Choi" w:date="2021-07-26T11:24:00Z">
              <w:r w:rsidRPr="002A5E52" w:rsidDel="00883E29">
                <w:rPr>
                  <w:rFonts w:ascii="Arial" w:eastAsia="Malgun Gothic" w:hAnsi="Arial" w:cs="Arial"/>
                  <w:color w:val="000000"/>
                  <w:sz w:val="21"/>
                  <w:szCs w:val="21"/>
                </w:rPr>
                <w:delText>회사의</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귀책사유에</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의하여</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해고할</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경우에는</w:delText>
              </w:r>
              <w:r w:rsidRPr="002A5E52" w:rsidDel="00883E29">
                <w:rPr>
                  <w:rFonts w:ascii="Arial" w:eastAsia="Malgun Gothic" w:hAnsi="Arial" w:cs="Arial"/>
                  <w:color w:val="000000"/>
                  <w:sz w:val="21"/>
                  <w:szCs w:val="21"/>
                </w:rPr>
                <w:delText xml:space="preserve"> 30</w:delText>
              </w:r>
              <w:r w:rsidRPr="002A5E52" w:rsidDel="00883E29">
                <w:rPr>
                  <w:rFonts w:ascii="Arial" w:eastAsia="Malgun Gothic" w:hAnsi="Arial" w:cs="Arial"/>
                  <w:color w:val="000000"/>
                  <w:sz w:val="21"/>
                  <w:szCs w:val="21"/>
                </w:rPr>
                <w:delText>일전에</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예고하여야</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한다</w:delText>
              </w:r>
              <w:r w:rsidRPr="002A5E52" w:rsidDel="00883E29">
                <w:rPr>
                  <w:rFonts w:ascii="Arial" w:eastAsia="Malgun Gothic" w:hAnsi="Arial" w:cs="Arial"/>
                  <w:color w:val="000000"/>
                  <w:sz w:val="21"/>
                  <w:szCs w:val="21"/>
                </w:rPr>
                <w:delText>.</w:delText>
              </w:r>
            </w:del>
          </w:p>
          <w:p w14:paraId="4DFEAAD0" w14:textId="77777777" w:rsidR="000A5F32" w:rsidRPr="002A5E52" w:rsidDel="00883E29" w:rsidRDefault="000A5F32" w:rsidP="000A5F32">
            <w:pPr>
              <w:rPr>
                <w:del w:id="1315" w:author="Mia Choi" w:date="2021-07-26T11:24:00Z"/>
                <w:rFonts w:ascii="Arial" w:eastAsia="Malgun Gothic" w:hAnsi="Arial" w:cs="Arial"/>
                <w:color w:val="000000"/>
                <w:sz w:val="21"/>
                <w:szCs w:val="21"/>
              </w:rPr>
            </w:pPr>
            <w:del w:id="1316" w:author="Mia Choi" w:date="2021-07-25T15:40:00Z">
              <w:r w:rsidRPr="002A5E52" w:rsidDel="00DA5DF7">
                <w:rPr>
                  <w:rFonts w:ascii="Arial" w:eastAsia="Malgun Gothic" w:hAnsi="Arial" w:cs="Arial"/>
                  <w:color w:val="000000"/>
                  <w:sz w:val="21"/>
                  <w:szCs w:val="21"/>
                </w:rPr>
                <w:delText xml:space="preserve">        </w:delText>
              </w:r>
            </w:del>
            <w:del w:id="1317" w:author="Mia Choi" w:date="2021-07-26T11:24:00Z">
              <w:r w:rsidRPr="002A5E52" w:rsidDel="00883E29">
                <w:rPr>
                  <w:rFonts w:ascii="Arial" w:eastAsia="Malgun Gothic" w:hAnsi="Arial" w:cs="Arial"/>
                  <w:color w:val="000000"/>
                  <w:sz w:val="21"/>
                  <w:szCs w:val="21"/>
                </w:rPr>
                <w:delText>2. 30</w:delText>
              </w:r>
              <w:r w:rsidRPr="002A5E52" w:rsidDel="00883E29">
                <w:rPr>
                  <w:rFonts w:ascii="Arial" w:eastAsia="Malgun Gothic" w:hAnsi="Arial" w:cs="Arial"/>
                  <w:color w:val="000000"/>
                  <w:sz w:val="21"/>
                  <w:szCs w:val="21"/>
                </w:rPr>
                <w:delText>일전에</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예고</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하지</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않고</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해고할</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때에는</w:delText>
              </w:r>
              <w:r w:rsidRPr="002A5E52" w:rsidDel="00883E29">
                <w:rPr>
                  <w:rFonts w:ascii="Arial" w:eastAsia="Malgun Gothic" w:hAnsi="Arial" w:cs="Arial"/>
                  <w:color w:val="000000"/>
                  <w:sz w:val="21"/>
                  <w:szCs w:val="21"/>
                </w:rPr>
                <w:delText xml:space="preserve"> 30</w:delText>
              </w:r>
              <w:r w:rsidRPr="002A5E52" w:rsidDel="00883E29">
                <w:rPr>
                  <w:rFonts w:ascii="Arial" w:eastAsia="Malgun Gothic" w:hAnsi="Arial" w:cs="Arial"/>
                  <w:color w:val="000000"/>
                  <w:sz w:val="21"/>
                  <w:szCs w:val="21"/>
                </w:rPr>
                <w:delText>일분의</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통상임금을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지급</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하여야</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한다</w:delText>
              </w:r>
              <w:r w:rsidRPr="002A5E52" w:rsidDel="00883E29">
                <w:rPr>
                  <w:rFonts w:ascii="Arial" w:eastAsia="Malgun Gothic" w:hAnsi="Arial" w:cs="Arial"/>
                  <w:color w:val="000000"/>
                  <w:sz w:val="21"/>
                  <w:szCs w:val="21"/>
                </w:rPr>
                <w:delText>.</w:delText>
              </w:r>
            </w:del>
          </w:p>
          <w:p w14:paraId="3DEBB9C4" w14:textId="77777777" w:rsidR="000A5F32" w:rsidRPr="002A5E52" w:rsidDel="00883E29" w:rsidRDefault="000A5F32">
            <w:pPr>
              <w:rPr>
                <w:del w:id="1318" w:author="Mia Choi" w:date="2021-07-26T11:24:00Z"/>
                <w:rFonts w:ascii="Arial" w:eastAsia="Malgun Gothic" w:hAnsi="Arial" w:cs="Arial"/>
                <w:color w:val="000000"/>
                <w:sz w:val="21"/>
                <w:szCs w:val="21"/>
              </w:rPr>
              <w:pPrChange w:id="1319" w:author="Mia Choi" w:date="2021-07-26T11:24:00Z">
                <w:pPr>
                  <w:ind w:leftChars="400" w:left="1090" w:hangingChars="100" w:hanging="210"/>
                </w:pPr>
              </w:pPrChange>
            </w:pPr>
            <w:del w:id="1320" w:author="Mia Choi" w:date="2021-07-26T11:24:00Z">
              <w:r w:rsidRPr="002A5E52" w:rsidDel="00883E29">
                <w:rPr>
                  <w:rFonts w:ascii="Arial" w:eastAsia="Malgun Gothic" w:hAnsi="Arial" w:cs="Arial"/>
                  <w:color w:val="000000"/>
                  <w:sz w:val="21"/>
                  <w:szCs w:val="21"/>
                </w:rPr>
                <w:delText xml:space="preserve">3. </w:delText>
              </w:r>
              <w:r w:rsidRPr="002A5E52" w:rsidDel="00883E29">
                <w:rPr>
                  <w:rFonts w:ascii="Arial" w:eastAsia="Malgun Gothic" w:hAnsi="Arial" w:cs="Arial"/>
                  <w:color w:val="000000"/>
                  <w:sz w:val="21"/>
                  <w:szCs w:val="21"/>
                </w:rPr>
                <w:delText>천재</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사변</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그</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밖의</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부득이한</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사유로</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사업을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계속하는</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것이</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불가능한</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경우</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또는</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근로자가</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고의로</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사업에</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막대한</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지장을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초래하거나</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재산상</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손해를</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끼친</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경우로서</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고용노동부령으로</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정하는</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사유에</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해당하는</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경우에는</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그러하지</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아니하다</w:delText>
              </w:r>
              <w:r w:rsidRPr="002A5E52" w:rsidDel="00883E29">
                <w:rPr>
                  <w:rFonts w:ascii="Arial" w:eastAsia="Malgun Gothic" w:hAnsi="Arial" w:cs="Arial"/>
                  <w:color w:val="000000"/>
                  <w:sz w:val="21"/>
                  <w:szCs w:val="21"/>
                </w:rPr>
                <w:delText>.</w:delText>
              </w:r>
            </w:del>
          </w:p>
          <w:p w14:paraId="174263A1" w14:textId="77777777" w:rsidR="000A5F32" w:rsidRPr="002A5E52" w:rsidDel="00883E29" w:rsidRDefault="000A5F32">
            <w:pPr>
              <w:rPr>
                <w:del w:id="1321" w:author="Mia Choi" w:date="2021-07-26T11:24:00Z"/>
                <w:rFonts w:ascii="Arial" w:eastAsia="Malgun Gothic" w:hAnsi="Arial" w:cs="Arial"/>
                <w:color w:val="000000"/>
                <w:sz w:val="21"/>
                <w:szCs w:val="21"/>
              </w:rPr>
              <w:pPrChange w:id="1322" w:author="Mia Choi" w:date="2021-07-26T11:24:00Z">
                <w:pPr>
                  <w:ind w:leftChars="409" w:left="1110" w:hangingChars="100" w:hanging="210"/>
                  <w:outlineLvl w:val="0"/>
                </w:pPr>
              </w:pPrChange>
            </w:pPr>
            <w:del w:id="1323" w:author="Mia Choi" w:date="2021-07-26T11:24:00Z">
              <w:r w:rsidRPr="002A5E52" w:rsidDel="00883E29">
                <w:rPr>
                  <w:rFonts w:ascii="Arial" w:eastAsia="Malgun Gothic" w:hAnsi="Arial" w:cs="Arial"/>
                  <w:color w:val="000000"/>
                  <w:sz w:val="21"/>
                  <w:szCs w:val="21"/>
                </w:rPr>
                <w:delText xml:space="preserve">4. </w:delText>
              </w:r>
              <w:r w:rsidRPr="002A5E52" w:rsidDel="00883E29">
                <w:rPr>
                  <w:rFonts w:ascii="Arial" w:eastAsia="Malgun Gothic" w:hAnsi="Arial" w:cs="Arial"/>
                  <w:color w:val="000000"/>
                  <w:sz w:val="21"/>
                  <w:szCs w:val="21"/>
                </w:rPr>
                <w:delText>회사는</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필요에</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따라</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징계하고</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해당자를</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예고기간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중</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취업</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정지시킬</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수</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있다</w:delText>
              </w:r>
              <w:r w:rsidRPr="002A5E52" w:rsidDel="00883E29">
                <w:rPr>
                  <w:rFonts w:ascii="Arial" w:eastAsia="Malgun Gothic" w:hAnsi="Arial" w:cs="Arial"/>
                  <w:color w:val="000000"/>
                  <w:sz w:val="21"/>
                  <w:szCs w:val="21"/>
                </w:rPr>
                <w:delText>.</w:delText>
              </w:r>
            </w:del>
          </w:p>
          <w:p w14:paraId="609421DD" w14:textId="024C37BB" w:rsidR="000A5F32" w:rsidRPr="002A5E52" w:rsidRDefault="000A5F32" w:rsidP="00AB4F03">
            <w:pPr>
              <w:rPr>
                <w:rFonts w:ascii="Arial" w:eastAsia="Malgun Gothic" w:hAnsi="Arial" w:cs="Arial"/>
                <w:color w:val="000000"/>
                <w:sz w:val="21"/>
                <w:szCs w:val="21"/>
              </w:rPr>
            </w:pPr>
            <w:del w:id="1324" w:author="Mia Choi" w:date="2021-07-26T11:24:00Z">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이</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경우에는</w:delText>
              </w:r>
              <w:r w:rsidRPr="002A5E52" w:rsidDel="00883E29">
                <w:rPr>
                  <w:rFonts w:ascii="Arial" w:eastAsia="Malgun Gothic" w:hAnsi="Arial" w:cs="Arial"/>
                  <w:color w:val="000000"/>
                  <w:sz w:val="21"/>
                  <w:szCs w:val="21"/>
                </w:rPr>
                <w:delText xml:space="preserve"> 30</w:delText>
              </w:r>
              <w:r w:rsidRPr="002A5E52" w:rsidDel="00883E29">
                <w:rPr>
                  <w:rFonts w:ascii="Arial" w:eastAsia="Malgun Gothic" w:hAnsi="Arial" w:cs="Arial"/>
                  <w:color w:val="000000"/>
                  <w:sz w:val="21"/>
                  <w:szCs w:val="21"/>
                </w:rPr>
                <w:delText>일분의</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통상임금을</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지급한다</w:delText>
              </w:r>
              <w:r w:rsidRPr="002A5E52" w:rsidDel="00883E29">
                <w:rPr>
                  <w:rFonts w:ascii="Arial" w:eastAsia="Malgun Gothic" w:hAnsi="Arial" w:cs="Arial"/>
                  <w:color w:val="000000"/>
                  <w:sz w:val="21"/>
                  <w:szCs w:val="21"/>
                </w:rPr>
                <w:delText>.</w:delText>
              </w:r>
            </w:del>
          </w:p>
        </w:tc>
        <w:tc>
          <w:tcPr>
            <w:tcW w:w="1667" w:type="pct"/>
            <w:shd w:val="clear" w:color="auto" w:fill="auto"/>
          </w:tcPr>
          <w:p w14:paraId="6F843015" w14:textId="0D1341E1" w:rsidR="000A5F32" w:rsidRPr="002A5E52" w:rsidRDefault="000A5F32" w:rsidP="000A5F32">
            <w:pPr>
              <w:rPr>
                <w:rFonts w:ascii="Arial" w:eastAsia="Malgun Gothic" w:hAnsi="Arial" w:cs="Arial"/>
                <w:color w:val="000000"/>
                <w:sz w:val="21"/>
                <w:szCs w:val="21"/>
                <w:lang w:val="ru-RU"/>
                <w:rPrChange w:id="1325" w:author="Гурьянов" w:date="2021-07-21T15:43:00Z">
                  <w:rPr>
                    <w:rFonts w:eastAsia="Malgun Gothic"/>
                    <w:color w:val="000000"/>
                  </w:rPr>
                </w:rPrChange>
              </w:rPr>
            </w:pPr>
            <w:r w:rsidRPr="002A5E52">
              <w:rPr>
                <w:rFonts w:ascii="Arial" w:eastAsia="Malgun Gothic" w:hAnsi="Arial" w:cs="Arial"/>
                <w:color w:val="000000"/>
                <w:sz w:val="21"/>
                <w:szCs w:val="21"/>
                <w:lang w:val="ru-RU"/>
              </w:rPr>
              <w:lastRenderedPageBreak/>
              <w:t xml:space="preserve">В случае увольнения по собственному желанию </w:t>
            </w:r>
            <w:r w:rsidRPr="002A5E52">
              <w:rPr>
                <w:rFonts w:ascii="Arial" w:eastAsia="Malgun Gothic" w:hAnsi="Arial" w:cs="Arial"/>
                <w:color w:val="000000"/>
                <w:sz w:val="21"/>
                <w:szCs w:val="21"/>
                <w:lang w:val="ru-RU"/>
              </w:rPr>
              <w:lastRenderedPageBreak/>
              <w:t>Работник должен уведомить Компанию не менее чем за 14 дней до планируемой даты увольнения, если иной срок не предусмотрен действующим законодательством</w:t>
            </w:r>
            <w:r w:rsidRPr="002A5E52">
              <w:rPr>
                <w:rFonts w:ascii="Arial" w:eastAsia="Malgun Gothic" w:hAnsi="Arial" w:cs="Arial"/>
                <w:color w:val="000000"/>
                <w:sz w:val="21"/>
                <w:szCs w:val="21"/>
                <w:lang w:val="ru-RU"/>
                <w:rPrChange w:id="1326" w:author="Гурьянов" w:date="2021-07-21T15:43:00Z">
                  <w:rPr>
                    <w:rFonts w:eastAsia="Malgun Gothic"/>
                    <w:color w:val="000000"/>
                    <w:u w:val="single"/>
                  </w:rPr>
                </w:rPrChange>
              </w:rPr>
              <w:t>.</w:t>
            </w:r>
          </w:p>
          <w:p w14:paraId="2DE410ED" w14:textId="77777777" w:rsidR="000A5F32" w:rsidRPr="002A5E52" w:rsidRDefault="000A5F32" w:rsidP="00AB4F03">
            <w:pPr>
              <w:rPr>
                <w:rFonts w:ascii="Arial" w:eastAsia="Malgun Gothic" w:hAnsi="Arial" w:cs="Arial"/>
                <w:color w:val="000000"/>
                <w:sz w:val="21"/>
                <w:szCs w:val="21"/>
                <w:lang w:val="ru-RU"/>
              </w:rPr>
            </w:pPr>
          </w:p>
        </w:tc>
        <w:tc>
          <w:tcPr>
            <w:tcW w:w="1667" w:type="pct"/>
            <w:shd w:val="clear" w:color="auto" w:fill="auto"/>
          </w:tcPr>
          <w:p w14:paraId="216A19C8" w14:textId="7E7A0E0B" w:rsidR="000A5F32" w:rsidRPr="002A5E52" w:rsidRDefault="000A5F32" w:rsidP="00AB4F03">
            <w:pPr>
              <w:pStyle w:val="af"/>
              <w:ind w:left="0"/>
              <w:rPr>
                <w:rFonts w:ascii="Arial" w:eastAsia="Malgun Gothic" w:hAnsi="Arial" w:cs="Arial"/>
                <w:color w:val="000000"/>
                <w:sz w:val="21"/>
                <w:szCs w:val="21"/>
                <w:rPrChange w:id="1327" w:author="Mia Choi" w:date="2021-07-27T16:38:00Z">
                  <w:rPr>
                    <w:rFonts w:ascii="Arial" w:eastAsia="Malgun Gothic" w:hAnsi="Arial" w:cs="Arial"/>
                    <w:color w:val="000000"/>
                    <w:sz w:val="21"/>
                    <w:szCs w:val="21"/>
                    <w:lang w:val="ru-RU"/>
                  </w:rPr>
                </w:rPrChange>
              </w:rPr>
            </w:pPr>
            <w:r w:rsidRPr="002A5E52">
              <w:rPr>
                <w:rFonts w:ascii="Arial" w:eastAsia="Malgun Gothic" w:hAnsi="Arial" w:cs="Arial"/>
                <w:color w:val="000000"/>
                <w:sz w:val="21"/>
                <w:szCs w:val="21"/>
                <w:rPrChange w:id="1328" w:author="Mia Choi" w:date="2021-07-27T16:38:00Z">
                  <w:rPr>
                    <w:rFonts w:ascii="Arial" w:eastAsia="Malgun Gothic" w:hAnsi="Arial" w:cs="Arial"/>
                    <w:color w:val="000000"/>
                    <w:sz w:val="21"/>
                    <w:szCs w:val="21"/>
                    <w:lang w:val="ru-RU"/>
                  </w:rPr>
                </w:rPrChange>
              </w:rPr>
              <w:lastRenderedPageBreak/>
              <w:t xml:space="preserve">In case of dismissal of his own free will, the </w:t>
            </w:r>
            <w:r w:rsidRPr="002A5E52">
              <w:rPr>
                <w:rFonts w:ascii="Arial" w:eastAsia="Malgun Gothic" w:hAnsi="Arial" w:cs="Arial"/>
                <w:color w:val="000000"/>
                <w:sz w:val="21"/>
                <w:szCs w:val="21"/>
                <w:rPrChange w:id="1329" w:author="Mia Choi" w:date="2021-07-27T16:38:00Z">
                  <w:rPr>
                    <w:rFonts w:ascii="Arial" w:eastAsia="Malgun Gothic" w:hAnsi="Arial" w:cs="Arial"/>
                    <w:color w:val="000000"/>
                    <w:sz w:val="21"/>
                    <w:szCs w:val="21"/>
                    <w:lang w:val="ru-RU"/>
                  </w:rPr>
                </w:rPrChange>
              </w:rPr>
              <w:lastRenderedPageBreak/>
              <w:t>Employee must notify the Company at least 14 days before the planned date of dismissal, unless another period is provided for by the current legislation.</w:t>
            </w:r>
          </w:p>
        </w:tc>
      </w:tr>
      <w:tr w:rsidR="000A5F32" w:rsidRPr="002A5E52" w14:paraId="131F78BA" w14:textId="77777777" w:rsidTr="00487147">
        <w:trPr>
          <w:trHeight w:val="156"/>
        </w:trPr>
        <w:tc>
          <w:tcPr>
            <w:tcW w:w="1666" w:type="pct"/>
          </w:tcPr>
          <w:p w14:paraId="692DE66C" w14:textId="0076441A" w:rsidR="000A5F32" w:rsidRPr="002A5E52" w:rsidRDefault="000A5F32" w:rsidP="00AB4F03">
            <w:pPr>
              <w:rPr>
                <w:rFonts w:ascii="Arial" w:eastAsia="Malgun Gothic" w:hAnsi="Arial" w:cs="Arial"/>
                <w:color w:val="000000"/>
                <w:sz w:val="21"/>
                <w:szCs w:val="21"/>
              </w:rPr>
            </w:pPr>
            <w:proofErr w:type="gramStart"/>
            <w:r w:rsidRPr="002A5E52">
              <w:rPr>
                <w:rFonts w:ascii="Arial" w:eastAsia="Malgun Gothic" w:hAnsi="Arial" w:cs="Arial"/>
                <w:color w:val="000000"/>
                <w:sz w:val="21"/>
                <w:szCs w:val="21"/>
              </w:rPr>
              <w:lastRenderedPageBreak/>
              <w:t>제</w:t>
            </w:r>
            <w:r w:rsidRPr="002A5E52">
              <w:rPr>
                <w:rFonts w:ascii="Arial" w:eastAsia="Malgun Gothic" w:hAnsi="Arial" w:cs="Arial"/>
                <w:color w:val="000000"/>
                <w:sz w:val="21"/>
                <w:szCs w:val="21"/>
              </w:rPr>
              <w:t xml:space="preserve"> 54</w:t>
            </w:r>
            <w:proofErr w:type="gramEnd"/>
            <w:r w:rsidRPr="002A5E52">
              <w:rPr>
                <w:rFonts w:ascii="Arial" w:eastAsia="Malgun Gothic" w:hAnsi="Arial" w:cs="Arial"/>
                <w:color w:val="000000"/>
                <w:sz w:val="21"/>
                <w:szCs w:val="21"/>
              </w:rPr>
              <w:t>조</w:t>
            </w:r>
            <w:r w:rsidRPr="002A5E52">
              <w:rPr>
                <w:rFonts w:ascii="Arial" w:eastAsia="Malgun Gothic" w:hAnsi="Arial" w:cs="Arial"/>
                <w:color w:val="000000"/>
                <w:sz w:val="21"/>
                <w:szCs w:val="21"/>
              </w:rPr>
              <w:t xml:space="preserve"> </w:t>
            </w:r>
            <w:ins w:id="1330" w:author="Mia Choi" w:date="2021-07-26T11:21:00Z">
              <w:r w:rsidRPr="002A5E52">
                <w:rPr>
                  <w:rFonts w:ascii="Arial" w:eastAsia="Malgun Gothic" w:hAnsi="Arial" w:cs="Arial"/>
                  <w:color w:val="000000"/>
                  <w:sz w:val="21"/>
                  <w:szCs w:val="21"/>
                </w:rPr>
                <w:t>비적용</w:t>
              </w:r>
            </w:ins>
          </w:p>
        </w:tc>
        <w:tc>
          <w:tcPr>
            <w:tcW w:w="1667" w:type="pct"/>
            <w:shd w:val="clear" w:color="auto" w:fill="auto"/>
          </w:tcPr>
          <w:p w14:paraId="20EDA6E3" w14:textId="77777777" w:rsidR="000A5F32" w:rsidRPr="002A5E52" w:rsidRDefault="000A5F32" w:rsidP="000A5F32">
            <w:pPr>
              <w:rPr>
                <w:rFonts w:ascii="Arial" w:eastAsia="Malgun Gothic" w:hAnsi="Arial" w:cs="Arial"/>
                <w:color w:val="000000"/>
                <w:sz w:val="21"/>
                <w:szCs w:val="21"/>
                <w:lang w:val="ru-RU"/>
              </w:rPr>
            </w:pPr>
          </w:p>
        </w:tc>
        <w:tc>
          <w:tcPr>
            <w:tcW w:w="1667" w:type="pct"/>
            <w:shd w:val="clear" w:color="auto" w:fill="auto"/>
          </w:tcPr>
          <w:p w14:paraId="58280A49" w14:textId="77777777" w:rsidR="000A5F32" w:rsidRPr="002A5E52" w:rsidRDefault="000A5F32" w:rsidP="00AB4F03">
            <w:pPr>
              <w:pStyle w:val="af"/>
              <w:ind w:left="0"/>
              <w:rPr>
                <w:rFonts w:ascii="Arial" w:eastAsia="Malgun Gothic" w:hAnsi="Arial" w:cs="Arial"/>
                <w:color w:val="000000"/>
                <w:sz w:val="21"/>
                <w:szCs w:val="21"/>
                <w:lang w:val="ru-RU"/>
              </w:rPr>
            </w:pPr>
          </w:p>
        </w:tc>
      </w:tr>
      <w:tr w:rsidR="000A5F32" w:rsidRPr="002A5E52" w14:paraId="4CC76193" w14:textId="77777777" w:rsidTr="00487147">
        <w:trPr>
          <w:trHeight w:val="156"/>
        </w:trPr>
        <w:tc>
          <w:tcPr>
            <w:tcW w:w="1666" w:type="pct"/>
          </w:tcPr>
          <w:p w14:paraId="0DA1B447" w14:textId="77777777" w:rsidR="000A5F32" w:rsidRPr="002A5E52" w:rsidDel="00883E29" w:rsidRDefault="000A5F32" w:rsidP="000A5F32">
            <w:pPr>
              <w:rPr>
                <w:del w:id="1331" w:author="Mia Choi" w:date="2021-07-26T11:21:00Z"/>
                <w:rFonts w:ascii="Arial" w:eastAsia="Malgun Gothic" w:hAnsi="Arial" w:cs="Arial"/>
                <w:color w:val="000000"/>
                <w:sz w:val="21"/>
                <w:szCs w:val="21"/>
              </w:rPr>
            </w:pPr>
            <w:del w:id="1332" w:author="Mia Choi" w:date="2021-07-25T15:40:00Z">
              <w:r w:rsidRPr="002A5E52" w:rsidDel="00DA5DF7">
                <w:rPr>
                  <w:rFonts w:ascii="Arial" w:eastAsia="Malgun Gothic" w:hAnsi="Arial" w:cs="Arial"/>
                  <w:color w:val="000000"/>
                  <w:sz w:val="21"/>
                  <w:szCs w:val="21"/>
                  <w:rPrChange w:id="1333" w:author="Гурьянов" w:date="2021-07-21T15:43:00Z">
                    <w:rPr>
                      <w:rFonts w:ascii="Malgun Gothic" w:eastAsia="Malgun Gothic" w:hAnsi="Malgun Gothic"/>
                      <w:color w:val="000000"/>
                      <w:u w:val="single"/>
                      <w:lang w:val="ru-RU"/>
                    </w:rPr>
                  </w:rPrChange>
                </w:rPr>
                <w:delText xml:space="preserve">       </w:delText>
              </w:r>
            </w:del>
            <w:del w:id="1334" w:author="Mia Choi" w:date="2021-07-26T11:21:00Z">
              <w:r w:rsidRPr="002A5E52" w:rsidDel="00883E29">
                <w:rPr>
                  <w:rFonts w:ascii="Arial" w:eastAsia="Malgun Gothic" w:hAnsi="Arial" w:cs="Arial"/>
                  <w:color w:val="000000"/>
                  <w:sz w:val="21"/>
                  <w:szCs w:val="21"/>
                </w:rPr>
                <w:delText>다음</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각</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호의</w:delText>
              </w:r>
              <w:r w:rsidRPr="002A5E52" w:rsidDel="00883E29">
                <w:rPr>
                  <w:rFonts w:ascii="Arial" w:eastAsia="Malgun Gothic" w:hAnsi="Arial" w:cs="Arial"/>
                  <w:color w:val="000000"/>
                  <w:sz w:val="21"/>
                  <w:szCs w:val="21"/>
                </w:rPr>
                <w:delText xml:space="preserve"> 1</w:delText>
              </w:r>
              <w:r w:rsidRPr="002A5E52" w:rsidDel="00883E29">
                <w:rPr>
                  <w:rFonts w:ascii="Arial" w:eastAsia="Malgun Gothic" w:hAnsi="Arial" w:cs="Arial"/>
                  <w:color w:val="000000"/>
                  <w:sz w:val="21"/>
                  <w:szCs w:val="21"/>
                </w:rPr>
                <w:delText>에</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해당하는</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종업원은</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즉시</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해고할</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수</w:delText>
              </w:r>
              <w:r w:rsidRPr="002A5E52" w:rsidDel="00883E29">
                <w:rPr>
                  <w:rFonts w:ascii="Arial" w:eastAsia="Malgun Gothic" w:hAnsi="Arial" w:cs="Arial"/>
                  <w:color w:val="000000"/>
                  <w:sz w:val="21"/>
                  <w:szCs w:val="21"/>
                </w:rPr>
                <w:delText xml:space="preserve"> </w:delText>
              </w:r>
              <w:r w:rsidRPr="002A5E52" w:rsidDel="00883E29">
                <w:rPr>
                  <w:rFonts w:ascii="Arial" w:eastAsia="Malgun Gothic" w:hAnsi="Arial" w:cs="Arial"/>
                  <w:color w:val="000000"/>
                  <w:sz w:val="21"/>
                  <w:szCs w:val="21"/>
                </w:rPr>
                <w:delText>있다</w:delText>
              </w:r>
              <w:r w:rsidRPr="002A5E52" w:rsidDel="00883E29">
                <w:rPr>
                  <w:rFonts w:ascii="Arial" w:eastAsia="Malgun Gothic" w:hAnsi="Arial" w:cs="Arial"/>
                  <w:color w:val="000000"/>
                  <w:sz w:val="21"/>
                  <w:szCs w:val="21"/>
                </w:rPr>
                <w:delText>.</w:delText>
              </w:r>
            </w:del>
          </w:p>
          <w:p w14:paraId="0F8DC696" w14:textId="77777777" w:rsidR="000A5F32" w:rsidRPr="002A5E52" w:rsidDel="00883E29" w:rsidRDefault="000A5F32" w:rsidP="000A5F32">
            <w:pPr>
              <w:rPr>
                <w:del w:id="1335" w:author="Mia Choi" w:date="2021-07-26T11:21:00Z"/>
                <w:rFonts w:ascii="Arial" w:eastAsia="Malgun Gothic" w:hAnsi="Arial" w:cs="Arial"/>
                <w:color w:val="0000FF"/>
                <w:sz w:val="21"/>
                <w:szCs w:val="21"/>
              </w:rPr>
            </w:pPr>
            <w:del w:id="1336" w:author="Mia Choi" w:date="2021-07-25T15:40:00Z">
              <w:r w:rsidRPr="002A5E52" w:rsidDel="00DA5DF7">
                <w:rPr>
                  <w:rFonts w:ascii="Arial" w:eastAsia="Malgun Gothic" w:hAnsi="Arial" w:cs="Arial"/>
                  <w:color w:val="0000FF"/>
                  <w:sz w:val="21"/>
                  <w:szCs w:val="21"/>
                </w:rPr>
                <w:delText xml:space="preserve">        </w:delText>
              </w:r>
            </w:del>
            <w:del w:id="1337" w:author="Mia Choi" w:date="2021-07-26T11:21:00Z">
              <w:r w:rsidRPr="002A5E52" w:rsidDel="00883E29">
                <w:rPr>
                  <w:rFonts w:ascii="Arial" w:eastAsia="Malgun Gothic" w:hAnsi="Arial" w:cs="Arial"/>
                  <w:color w:val="0000FF"/>
                  <w:sz w:val="21"/>
                  <w:szCs w:val="21"/>
                </w:rPr>
                <w:delText xml:space="preserve">1. </w:delText>
              </w:r>
              <w:r w:rsidRPr="002A5E52" w:rsidDel="00883E29">
                <w:rPr>
                  <w:rFonts w:ascii="Arial" w:eastAsia="Malgun Gothic" w:hAnsi="Arial" w:cs="Arial"/>
                  <w:color w:val="0000FF"/>
                  <w:sz w:val="21"/>
                  <w:szCs w:val="21"/>
                </w:rPr>
                <w:delText>근로자가</w:delText>
              </w:r>
              <w:r w:rsidRPr="002A5E52" w:rsidDel="00883E29">
                <w:rPr>
                  <w:rFonts w:ascii="Arial" w:eastAsia="Malgun Gothic" w:hAnsi="Arial" w:cs="Arial"/>
                  <w:color w:val="0000FF"/>
                  <w:sz w:val="21"/>
                  <w:szCs w:val="21"/>
                </w:rPr>
                <w:delText xml:space="preserve"> </w:delText>
              </w:r>
              <w:r w:rsidRPr="002A5E52" w:rsidDel="00883E29">
                <w:rPr>
                  <w:rFonts w:ascii="Arial" w:eastAsia="Malgun Gothic" w:hAnsi="Arial" w:cs="Arial"/>
                  <w:color w:val="0000FF"/>
                  <w:sz w:val="21"/>
                  <w:szCs w:val="21"/>
                </w:rPr>
                <w:delText>계속</w:delText>
              </w:r>
              <w:r w:rsidRPr="002A5E52" w:rsidDel="00883E29">
                <w:rPr>
                  <w:rFonts w:ascii="Arial" w:eastAsia="Malgun Gothic" w:hAnsi="Arial" w:cs="Arial"/>
                  <w:color w:val="0000FF"/>
                  <w:sz w:val="21"/>
                  <w:szCs w:val="21"/>
                </w:rPr>
                <w:delText xml:space="preserve"> </w:delText>
              </w:r>
              <w:r w:rsidRPr="002A5E52" w:rsidDel="00883E29">
                <w:rPr>
                  <w:rFonts w:ascii="Arial" w:eastAsia="Malgun Gothic" w:hAnsi="Arial" w:cs="Arial"/>
                  <w:color w:val="0000FF"/>
                  <w:sz w:val="21"/>
                  <w:szCs w:val="21"/>
                </w:rPr>
                <w:delText>근로한</w:delText>
              </w:r>
              <w:r w:rsidRPr="002A5E52" w:rsidDel="00883E29">
                <w:rPr>
                  <w:rFonts w:ascii="Arial" w:eastAsia="Malgun Gothic" w:hAnsi="Arial" w:cs="Arial"/>
                  <w:color w:val="0000FF"/>
                  <w:sz w:val="21"/>
                  <w:szCs w:val="21"/>
                </w:rPr>
                <w:delText xml:space="preserve"> </w:delText>
              </w:r>
              <w:r w:rsidRPr="002A5E52" w:rsidDel="00883E29">
                <w:rPr>
                  <w:rFonts w:ascii="Arial" w:eastAsia="Malgun Gothic" w:hAnsi="Arial" w:cs="Arial"/>
                  <w:color w:val="0000FF"/>
                  <w:sz w:val="21"/>
                  <w:szCs w:val="21"/>
                </w:rPr>
                <w:delText>기간이</w:delText>
              </w:r>
              <w:r w:rsidRPr="002A5E52" w:rsidDel="00883E29">
                <w:rPr>
                  <w:rFonts w:ascii="Arial" w:eastAsia="Malgun Gothic" w:hAnsi="Arial" w:cs="Arial"/>
                  <w:color w:val="0000FF"/>
                  <w:sz w:val="21"/>
                  <w:szCs w:val="21"/>
                </w:rPr>
                <w:delText xml:space="preserve"> 3</w:delText>
              </w:r>
              <w:r w:rsidRPr="002A5E52" w:rsidDel="00883E29">
                <w:rPr>
                  <w:rFonts w:ascii="Arial" w:eastAsia="Malgun Gothic" w:hAnsi="Arial" w:cs="Arial"/>
                  <w:color w:val="0000FF"/>
                  <w:sz w:val="21"/>
                  <w:szCs w:val="21"/>
                </w:rPr>
                <w:delText>개월</w:delText>
              </w:r>
              <w:r w:rsidRPr="002A5E52" w:rsidDel="00883E29">
                <w:rPr>
                  <w:rFonts w:ascii="Arial" w:eastAsia="Malgun Gothic" w:hAnsi="Arial" w:cs="Arial"/>
                  <w:color w:val="0000FF"/>
                  <w:sz w:val="21"/>
                  <w:szCs w:val="21"/>
                </w:rPr>
                <w:delText xml:space="preserve"> </w:delText>
              </w:r>
              <w:r w:rsidRPr="002A5E52" w:rsidDel="00883E29">
                <w:rPr>
                  <w:rFonts w:ascii="Arial" w:eastAsia="Malgun Gothic" w:hAnsi="Arial" w:cs="Arial"/>
                  <w:color w:val="0000FF"/>
                  <w:sz w:val="21"/>
                  <w:szCs w:val="21"/>
                </w:rPr>
                <w:delText>미만인</w:delText>
              </w:r>
              <w:r w:rsidRPr="002A5E52" w:rsidDel="00883E29">
                <w:rPr>
                  <w:rFonts w:ascii="Arial" w:eastAsia="Malgun Gothic" w:hAnsi="Arial" w:cs="Arial"/>
                  <w:color w:val="0000FF"/>
                  <w:sz w:val="21"/>
                  <w:szCs w:val="21"/>
                </w:rPr>
                <w:delText xml:space="preserve"> </w:delText>
              </w:r>
              <w:r w:rsidRPr="002A5E52" w:rsidDel="00883E29">
                <w:rPr>
                  <w:rFonts w:ascii="Arial" w:eastAsia="Malgun Gothic" w:hAnsi="Arial" w:cs="Arial"/>
                  <w:color w:val="0000FF"/>
                  <w:sz w:val="21"/>
                  <w:szCs w:val="21"/>
                </w:rPr>
                <w:delText>경우</w:delText>
              </w:r>
            </w:del>
          </w:p>
          <w:p w14:paraId="4D082436" w14:textId="77777777" w:rsidR="000A5F32" w:rsidRPr="002A5E52" w:rsidDel="00883E29" w:rsidRDefault="000A5F32" w:rsidP="000A5F32">
            <w:pPr>
              <w:rPr>
                <w:del w:id="1338" w:author="Mia Choi" w:date="2021-07-26T11:21:00Z"/>
                <w:rFonts w:ascii="Arial" w:eastAsia="Malgun Gothic" w:hAnsi="Arial" w:cs="Arial"/>
                <w:color w:val="0000FF"/>
                <w:sz w:val="21"/>
                <w:szCs w:val="21"/>
              </w:rPr>
            </w:pPr>
            <w:del w:id="1339" w:author="Mia Choi" w:date="2021-07-25T15:40:00Z">
              <w:r w:rsidRPr="002A5E52" w:rsidDel="00DA5DF7">
                <w:rPr>
                  <w:rFonts w:ascii="Arial" w:eastAsia="Malgun Gothic" w:hAnsi="Arial" w:cs="Arial"/>
                  <w:color w:val="0000FF"/>
                  <w:sz w:val="21"/>
                  <w:szCs w:val="21"/>
                </w:rPr>
                <w:delText xml:space="preserve">        </w:delText>
              </w:r>
            </w:del>
            <w:del w:id="1340" w:author="Mia Choi" w:date="2021-07-26T11:21:00Z">
              <w:r w:rsidRPr="002A5E52" w:rsidDel="00883E29">
                <w:rPr>
                  <w:rFonts w:ascii="Arial" w:eastAsia="Malgun Gothic" w:hAnsi="Arial" w:cs="Arial"/>
                  <w:color w:val="0000FF"/>
                  <w:sz w:val="21"/>
                  <w:szCs w:val="21"/>
                </w:rPr>
                <w:delText xml:space="preserve">2. </w:delText>
              </w:r>
              <w:r w:rsidRPr="002A5E52" w:rsidDel="00883E29">
                <w:rPr>
                  <w:rFonts w:ascii="Arial" w:eastAsia="Malgun Gothic" w:hAnsi="Arial" w:cs="Arial"/>
                  <w:color w:val="0000FF"/>
                  <w:sz w:val="21"/>
                  <w:szCs w:val="21"/>
                </w:rPr>
                <w:delText>천재사변</w:delText>
              </w:r>
              <w:r w:rsidRPr="002A5E52" w:rsidDel="00883E29">
                <w:rPr>
                  <w:rFonts w:ascii="Arial" w:eastAsia="Malgun Gothic" w:hAnsi="Arial" w:cs="Arial"/>
                  <w:color w:val="0000FF"/>
                  <w:sz w:val="21"/>
                  <w:szCs w:val="21"/>
                </w:rPr>
                <w:delText xml:space="preserve">, </w:delText>
              </w:r>
              <w:r w:rsidRPr="002A5E52" w:rsidDel="00883E29">
                <w:rPr>
                  <w:rFonts w:ascii="Arial" w:eastAsia="Malgun Gothic" w:hAnsi="Arial" w:cs="Arial"/>
                  <w:color w:val="0000FF"/>
                  <w:sz w:val="21"/>
                  <w:szCs w:val="21"/>
                </w:rPr>
                <w:delText>그</w:delText>
              </w:r>
              <w:r w:rsidRPr="002A5E52" w:rsidDel="00883E29">
                <w:rPr>
                  <w:rFonts w:ascii="Arial" w:eastAsia="Malgun Gothic" w:hAnsi="Arial" w:cs="Arial"/>
                  <w:color w:val="0000FF"/>
                  <w:sz w:val="21"/>
                  <w:szCs w:val="21"/>
                </w:rPr>
                <w:delText xml:space="preserve"> </w:delText>
              </w:r>
              <w:r w:rsidRPr="002A5E52" w:rsidDel="00883E29">
                <w:rPr>
                  <w:rFonts w:ascii="Arial" w:eastAsia="Malgun Gothic" w:hAnsi="Arial" w:cs="Arial"/>
                  <w:color w:val="0000FF"/>
                  <w:sz w:val="21"/>
                  <w:szCs w:val="21"/>
                </w:rPr>
                <w:delText>밖의</w:delText>
              </w:r>
              <w:r w:rsidRPr="002A5E52" w:rsidDel="00883E29">
                <w:rPr>
                  <w:rFonts w:ascii="Arial" w:eastAsia="Malgun Gothic" w:hAnsi="Arial" w:cs="Arial"/>
                  <w:color w:val="0000FF"/>
                  <w:sz w:val="21"/>
                  <w:szCs w:val="21"/>
                </w:rPr>
                <w:delText xml:space="preserve"> </w:delText>
              </w:r>
              <w:r w:rsidRPr="002A5E52" w:rsidDel="00883E29">
                <w:rPr>
                  <w:rFonts w:ascii="Arial" w:eastAsia="Malgun Gothic" w:hAnsi="Arial" w:cs="Arial"/>
                  <w:color w:val="0000FF"/>
                  <w:sz w:val="21"/>
                  <w:szCs w:val="21"/>
                </w:rPr>
                <w:delText>부득이한</w:delText>
              </w:r>
              <w:r w:rsidRPr="002A5E52" w:rsidDel="00883E29">
                <w:rPr>
                  <w:rFonts w:ascii="Arial" w:eastAsia="Malgun Gothic" w:hAnsi="Arial" w:cs="Arial"/>
                  <w:color w:val="0000FF"/>
                  <w:sz w:val="21"/>
                  <w:szCs w:val="21"/>
                </w:rPr>
                <w:delText xml:space="preserve"> </w:delText>
              </w:r>
              <w:r w:rsidRPr="002A5E52" w:rsidDel="00883E29">
                <w:rPr>
                  <w:rFonts w:ascii="Arial" w:eastAsia="Malgun Gothic" w:hAnsi="Arial" w:cs="Arial"/>
                  <w:color w:val="0000FF"/>
                  <w:sz w:val="21"/>
                  <w:szCs w:val="21"/>
                </w:rPr>
                <w:delText>사유로</w:delText>
              </w:r>
              <w:r w:rsidRPr="002A5E52" w:rsidDel="00883E29">
                <w:rPr>
                  <w:rFonts w:ascii="Arial" w:eastAsia="Malgun Gothic" w:hAnsi="Arial" w:cs="Arial"/>
                  <w:color w:val="0000FF"/>
                  <w:sz w:val="21"/>
                  <w:szCs w:val="21"/>
                </w:rPr>
                <w:delText xml:space="preserve"> </w:delText>
              </w:r>
              <w:r w:rsidRPr="002A5E52" w:rsidDel="00883E29">
                <w:rPr>
                  <w:rFonts w:ascii="Arial" w:eastAsia="Malgun Gothic" w:hAnsi="Arial" w:cs="Arial"/>
                  <w:color w:val="0000FF"/>
                  <w:sz w:val="21"/>
                  <w:szCs w:val="21"/>
                </w:rPr>
                <w:delText>사업을</w:delText>
              </w:r>
              <w:r w:rsidRPr="002A5E52" w:rsidDel="00883E29">
                <w:rPr>
                  <w:rFonts w:ascii="Arial" w:eastAsia="Malgun Gothic" w:hAnsi="Arial" w:cs="Arial"/>
                  <w:color w:val="0000FF"/>
                  <w:sz w:val="21"/>
                  <w:szCs w:val="21"/>
                </w:rPr>
                <w:delText xml:space="preserve"> </w:delText>
              </w:r>
              <w:r w:rsidRPr="002A5E52" w:rsidDel="00883E29">
                <w:rPr>
                  <w:rFonts w:ascii="Arial" w:eastAsia="Malgun Gothic" w:hAnsi="Arial" w:cs="Arial"/>
                  <w:color w:val="0000FF"/>
                  <w:sz w:val="21"/>
                  <w:szCs w:val="21"/>
                </w:rPr>
                <w:delText>계속하는</w:delText>
              </w:r>
              <w:r w:rsidRPr="002A5E52" w:rsidDel="00883E29">
                <w:rPr>
                  <w:rFonts w:ascii="Arial" w:eastAsia="Malgun Gothic" w:hAnsi="Arial" w:cs="Arial"/>
                  <w:color w:val="0000FF"/>
                  <w:sz w:val="21"/>
                  <w:szCs w:val="21"/>
                </w:rPr>
                <w:delText xml:space="preserve"> </w:delText>
              </w:r>
              <w:r w:rsidRPr="002A5E52" w:rsidDel="00883E29">
                <w:rPr>
                  <w:rFonts w:ascii="Arial" w:eastAsia="Malgun Gothic" w:hAnsi="Arial" w:cs="Arial"/>
                  <w:color w:val="0000FF"/>
                  <w:sz w:val="21"/>
                  <w:szCs w:val="21"/>
                </w:rPr>
                <w:delText>것이</w:delText>
              </w:r>
              <w:r w:rsidRPr="002A5E52" w:rsidDel="00883E29">
                <w:rPr>
                  <w:rFonts w:ascii="Arial" w:eastAsia="Malgun Gothic" w:hAnsi="Arial" w:cs="Arial"/>
                  <w:color w:val="0000FF"/>
                  <w:sz w:val="21"/>
                  <w:szCs w:val="21"/>
                </w:rPr>
                <w:delText xml:space="preserve"> </w:delText>
              </w:r>
              <w:r w:rsidRPr="002A5E52" w:rsidDel="00883E29">
                <w:rPr>
                  <w:rFonts w:ascii="Arial" w:eastAsia="Malgun Gothic" w:hAnsi="Arial" w:cs="Arial"/>
                  <w:color w:val="0000FF"/>
                  <w:sz w:val="21"/>
                  <w:szCs w:val="21"/>
                </w:rPr>
                <w:delText>불가능한</w:delText>
              </w:r>
              <w:r w:rsidRPr="002A5E52" w:rsidDel="00883E29">
                <w:rPr>
                  <w:rFonts w:ascii="Arial" w:eastAsia="Malgun Gothic" w:hAnsi="Arial" w:cs="Arial"/>
                  <w:color w:val="0000FF"/>
                  <w:sz w:val="21"/>
                  <w:szCs w:val="21"/>
                </w:rPr>
                <w:delText xml:space="preserve"> </w:delText>
              </w:r>
              <w:r w:rsidRPr="002A5E52" w:rsidDel="00883E29">
                <w:rPr>
                  <w:rFonts w:ascii="Arial" w:eastAsia="Malgun Gothic" w:hAnsi="Arial" w:cs="Arial"/>
                  <w:color w:val="0000FF"/>
                  <w:sz w:val="21"/>
                  <w:szCs w:val="21"/>
                </w:rPr>
                <w:delText>경우</w:delText>
              </w:r>
            </w:del>
          </w:p>
          <w:p w14:paraId="4C61FC8A" w14:textId="77777777" w:rsidR="000A5F32" w:rsidRPr="002A5E52" w:rsidDel="00883E29" w:rsidRDefault="000A5F32">
            <w:pPr>
              <w:rPr>
                <w:del w:id="1341" w:author="Mia Choi" w:date="2021-07-26T11:21:00Z"/>
                <w:rFonts w:ascii="Arial" w:eastAsia="Malgun Gothic" w:hAnsi="Arial" w:cs="Arial"/>
                <w:color w:val="0000FF"/>
                <w:sz w:val="21"/>
                <w:szCs w:val="21"/>
              </w:rPr>
              <w:pPrChange w:id="1342" w:author="Mia Choi" w:date="2021-07-26T11:21:00Z">
                <w:pPr>
                  <w:ind w:firstLineChars="400" w:firstLine="840"/>
                </w:pPr>
              </w:pPrChange>
            </w:pPr>
            <w:del w:id="1343" w:author="Mia Choi" w:date="2021-07-26T11:21:00Z">
              <w:r w:rsidRPr="002A5E52" w:rsidDel="00883E29">
                <w:rPr>
                  <w:rFonts w:ascii="Arial" w:eastAsia="Malgun Gothic" w:hAnsi="Arial" w:cs="Arial"/>
                  <w:color w:val="0000FF"/>
                  <w:sz w:val="21"/>
                  <w:szCs w:val="21"/>
                </w:rPr>
                <w:delText xml:space="preserve">3. </w:delText>
              </w:r>
              <w:r w:rsidRPr="002A5E52" w:rsidDel="00883E29">
                <w:rPr>
                  <w:rFonts w:ascii="Arial" w:eastAsia="Malgun Gothic" w:hAnsi="Arial" w:cs="Arial"/>
                  <w:color w:val="0000FF"/>
                  <w:sz w:val="21"/>
                  <w:szCs w:val="21"/>
                </w:rPr>
                <w:delText>근로자가</w:delText>
              </w:r>
              <w:r w:rsidRPr="002A5E52" w:rsidDel="00883E29">
                <w:rPr>
                  <w:rFonts w:ascii="Arial" w:eastAsia="Malgun Gothic" w:hAnsi="Arial" w:cs="Arial"/>
                  <w:color w:val="0000FF"/>
                  <w:sz w:val="21"/>
                  <w:szCs w:val="21"/>
                </w:rPr>
                <w:delText xml:space="preserve"> </w:delText>
              </w:r>
              <w:r w:rsidRPr="002A5E52" w:rsidDel="00883E29">
                <w:rPr>
                  <w:rFonts w:ascii="Arial" w:eastAsia="Malgun Gothic" w:hAnsi="Arial" w:cs="Arial"/>
                  <w:color w:val="0000FF"/>
                  <w:sz w:val="21"/>
                  <w:szCs w:val="21"/>
                </w:rPr>
                <w:delText>고의로</w:delText>
              </w:r>
              <w:r w:rsidRPr="002A5E52" w:rsidDel="00883E29">
                <w:rPr>
                  <w:rFonts w:ascii="Arial" w:eastAsia="Malgun Gothic" w:hAnsi="Arial" w:cs="Arial"/>
                  <w:color w:val="0000FF"/>
                  <w:sz w:val="21"/>
                  <w:szCs w:val="21"/>
                </w:rPr>
                <w:delText xml:space="preserve"> </w:delText>
              </w:r>
              <w:r w:rsidRPr="002A5E52" w:rsidDel="00883E29">
                <w:rPr>
                  <w:rFonts w:ascii="Arial" w:eastAsia="Malgun Gothic" w:hAnsi="Arial" w:cs="Arial"/>
                  <w:color w:val="0000FF"/>
                  <w:sz w:val="21"/>
                  <w:szCs w:val="21"/>
                </w:rPr>
                <w:delText>사업에</w:delText>
              </w:r>
              <w:r w:rsidRPr="002A5E52" w:rsidDel="00883E29">
                <w:rPr>
                  <w:rFonts w:ascii="Arial" w:eastAsia="Malgun Gothic" w:hAnsi="Arial" w:cs="Arial"/>
                  <w:color w:val="0000FF"/>
                  <w:sz w:val="21"/>
                  <w:szCs w:val="21"/>
                </w:rPr>
                <w:delText xml:space="preserve"> </w:delText>
              </w:r>
              <w:r w:rsidRPr="002A5E52" w:rsidDel="00883E29">
                <w:rPr>
                  <w:rFonts w:ascii="Arial" w:eastAsia="Malgun Gothic" w:hAnsi="Arial" w:cs="Arial"/>
                  <w:color w:val="0000FF"/>
                  <w:sz w:val="21"/>
                  <w:szCs w:val="21"/>
                </w:rPr>
                <w:delText>막대한</w:delText>
              </w:r>
              <w:r w:rsidRPr="002A5E52" w:rsidDel="00883E29">
                <w:rPr>
                  <w:rFonts w:ascii="Arial" w:eastAsia="Malgun Gothic" w:hAnsi="Arial" w:cs="Arial"/>
                  <w:color w:val="0000FF"/>
                  <w:sz w:val="21"/>
                  <w:szCs w:val="21"/>
                </w:rPr>
                <w:delText xml:space="preserve"> </w:delText>
              </w:r>
              <w:r w:rsidRPr="002A5E52" w:rsidDel="00883E29">
                <w:rPr>
                  <w:rFonts w:ascii="Arial" w:eastAsia="Malgun Gothic" w:hAnsi="Arial" w:cs="Arial"/>
                  <w:color w:val="0000FF"/>
                  <w:sz w:val="21"/>
                  <w:szCs w:val="21"/>
                </w:rPr>
                <w:delText>지장을</w:delText>
              </w:r>
              <w:r w:rsidRPr="002A5E52" w:rsidDel="00883E29">
                <w:rPr>
                  <w:rFonts w:ascii="Arial" w:eastAsia="Malgun Gothic" w:hAnsi="Arial" w:cs="Arial"/>
                  <w:color w:val="0000FF"/>
                  <w:sz w:val="21"/>
                  <w:szCs w:val="21"/>
                </w:rPr>
                <w:delText xml:space="preserve"> </w:delText>
              </w:r>
              <w:r w:rsidRPr="002A5E52" w:rsidDel="00883E29">
                <w:rPr>
                  <w:rFonts w:ascii="Arial" w:eastAsia="Malgun Gothic" w:hAnsi="Arial" w:cs="Arial"/>
                  <w:color w:val="0000FF"/>
                  <w:sz w:val="21"/>
                  <w:szCs w:val="21"/>
                </w:rPr>
                <w:delText>초래하거나</w:delText>
              </w:r>
              <w:r w:rsidRPr="002A5E52" w:rsidDel="00883E29">
                <w:rPr>
                  <w:rFonts w:ascii="Arial" w:eastAsia="Malgun Gothic" w:hAnsi="Arial" w:cs="Arial"/>
                  <w:color w:val="0000FF"/>
                  <w:sz w:val="21"/>
                  <w:szCs w:val="21"/>
                </w:rPr>
                <w:delText xml:space="preserve"> </w:delText>
              </w:r>
              <w:r w:rsidRPr="002A5E52" w:rsidDel="00883E29">
                <w:rPr>
                  <w:rFonts w:ascii="Arial" w:eastAsia="Malgun Gothic" w:hAnsi="Arial" w:cs="Arial"/>
                  <w:color w:val="0000FF"/>
                  <w:sz w:val="21"/>
                  <w:szCs w:val="21"/>
                </w:rPr>
                <w:delText>재산상</w:delText>
              </w:r>
              <w:r w:rsidRPr="002A5E52" w:rsidDel="00883E29">
                <w:rPr>
                  <w:rFonts w:ascii="Arial" w:eastAsia="Malgun Gothic" w:hAnsi="Arial" w:cs="Arial"/>
                  <w:color w:val="0000FF"/>
                  <w:sz w:val="21"/>
                  <w:szCs w:val="21"/>
                </w:rPr>
                <w:delText xml:space="preserve"> </w:delText>
              </w:r>
              <w:r w:rsidRPr="002A5E52" w:rsidDel="00883E29">
                <w:rPr>
                  <w:rFonts w:ascii="Arial" w:eastAsia="Malgun Gothic" w:hAnsi="Arial" w:cs="Arial"/>
                  <w:color w:val="0000FF"/>
                  <w:sz w:val="21"/>
                  <w:szCs w:val="21"/>
                </w:rPr>
                <w:delText>손해를</w:delText>
              </w:r>
              <w:r w:rsidRPr="002A5E52" w:rsidDel="00883E29">
                <w:rPr>
                  <w:rFonts w:ascii="Arial" w:eastAsia="Malgun Gothic" w:hAnsi="Arial" w:cs="Arial"/>
                  <w:color w:val="0000FF"/>
                  <w:sz w:val="21"/>
                  <w:szCs w:val="21"/>
                </w:rPr>
                <w:delText xml:space="preserve"> </w:delText>
              </w:r>
              <w:r w:rsidRPr="002A5E52" w:rsidDel="00883E29">
                <w:rPr>
                  <w:rFonts w:ascii="Arial" w:eastAsia="Malgun Gothic" w:hAnsi="Arial" w:cs="Arial"/>
                  <w:color w:val="0000FF"/>
                  <w:sz w:val="21"/>
                  <w:szCs w:val="21"/>
                </w:rPr>
                <w:delText>끼친</w:delText>
              </w:r>
              <w:r w:rsidRPr="002A5E52" w:rsidDel="00883E29">
                <w:rPr>
                  <w:rFonts w:ascii="Arial" w:eastAsia="Malgun Gothic" w:hAnsi="Arial" w:cs="Arial"/>
                  <w:color w:val="0000FF"/>
                  <w:sz w:val="21"/>
                  <w:szCs w:val="21"/>
                </w:rPr>
                <w:delText xml:space="preserve"> </w:delText>
              </w:r>
              <w:r w:rsidRPr="002A5E52" w:rsidDel="00883E29">
                <w:rPr>
                  <w:rFonts w:ascii="Arial" w:eastAsia="Malgun Gothic" w:hAnsi="Arial" w:cs="Arial"/>
                  <w:color w:val="0000FF"/>
                  <w:sz w:val="21"/>
                  <w:szCs w:val="21"/>
                </w:rPr>
                <w:delText>경우로서</w:delText>
              </w:r>
              <w:r w:rsidRPr="002A5E52" w:rsidDel="00883E29">
                <w:rPr>
                  <w:rFonts w:ascii="Arial" w:eastAsia="Malgun Gothic" w:hAnsi="Arial" w:cs="Arial"/>
                  <w:color w:val="0000FF"/>
                  <w:sz w:val="21"/>
                  <w:szCs w:val="21"/>
                </w:rPr>
                <w:delText xml:space="preserve"> </w:delText>
              </w:r>
            </w:del>
          </w:p>
          <w:p w14:paraId="66221A90" w14:textId="77777777" w:rsidR="000A5F32" w:rsidRPr="002A5E52" w:rsidRDefault="000A5F32">
            <w:pPr>
              <w:rPr>
                <w:rFonts w:ascii="Arial" w:eastAsia="Malgun Gothic" w:hAnsi="Arial" w:cs="Arial"/>
                <w:color w:val="0000FF"/>
                <w:sz w:val="21"/>
                <w:szCs w:val="21"/>
                <w:lang w:val="ru-RU"/>
                <w:rPrChange w:id="1344" w:author="Гурьянов" w:date="2021-07-21T15:43:00Z">
                  <w:rPr>
                    <w:rFonts w:ascii="Malgun Gothic" w:eastAsia="Malgun Gothic" w:hAnsi="Malgun Gothic"/>
                    <w:color w:val="0000FF"/>
                  </w:rPr>
                </w:rPrChange>
              </w:rPr>
              <w:pPrChange w:id="1345" w:author="Mia Choi" w:date="2021-07-26T11:21:00Z">
                <w:pPr>
                  <w:ind w:firstLineChars="500" w:firstLine="1050"/>
                </w:pPr>
              </w:pPrChange>
            </w:pPr>
            <w:del w:id="1346" w:author="Mia Choi" w:date="2021-07-26T11:21:00Z">
              <w:r w:rsidRPr="002A5E52" w:rsidDel="00883E29">
                <w:rPr>
                  <w:rFonts w:ascii="Arial" w:eastAsia="Malgun Gothic" w:hAnsi="Arial" w:cs="Arial"/>
                  <w:color w:val="0000FF"/>
                  <w:sz w:val="21"/>
                  <w:szCs w:val="21"/>
                </w:rPr>
                <w:delText>고용노동부령으로</w:delText>
              </w:r>
              <w:r w:rsidRPr="002A5E52" w:rsidDel="00883E29">
                <w:rPr>
                  <w:rFonts w:ascii="Arial" w:eastAsia="Malgun Gothic" w:hAnsi="Arial" w:cs="Arial"/>
                  <w:color w:val="0000FF"/>
                  <w:sz w:val="21"/>
                  <w:szCs w:val="21"/>
                  <w:lang w:val="ru-RU"/>
                  <w:rPrChange w:id="1347" w:author="Гурьянов" w:date="2021-07-21T15:43:00Z">
                    <w:rPr>
                      <w:rFonts w:ascii="Malgun Gothic" w:eastAsia="Malgun Gothic" w:hAnsi="Malgun Gothic"/>
                      <w:color w:val="0000FF"/>
                      <w:u w:val="single"/>
                    </w:rPr>
                  </w:rPrChange>
                </w:rPr>
                <w:delText xml:space="preserve"> </w:delText>
              </w:r>
              <w:r w:rsidRPr="002A5E52" w:rsidDel="00883E29">
                <w:rPr>
                  <w:rFonts w:ascii="Arial" w:eastAsia="Malgun Gothic" w:hAnsi="Arial" w:cs="Arial"/>
                  <w:color w:val="0000FF"/>
                  <w:sz w:val="21"/>
                  <w:szCs w:val="21"/>
                </w:rPr>
                <w:delText>정하는</w:delText>
              </w:r>
              <w:r w:rsidRPr="002A5E52" w:rsidDel="00883E29">
                <w:rPr>
                  <w:rFonts w:ascii="Arial" w:eastAsia="Malgun Gothic" w:hAnsi="Arial" w:cs="Arial"/>
                  <w:color w:val="0000FF"/>
                  <w:sz w:val="21"/>
                  <w:szCs w:val="21"/>
                  <w:lang w:val="ru-RU"/>
                  <w:rPrChange w:id="1348" w:author="Гурьянов" w:date="2021-07-21T15:43:00Z">
                    <w:rPr>
                      <w:rFonts w:ascii="Malgun Gothic" w:eastAsia="Malgun Gothic" w:hAnsi="Malgun Gothic"/>
                      <w:color w:val="0000FF"/>
                      <w:u w:val="single"/>
                    </w:rPr>
                  </w:rPrChange>
                </w:rPr>
                <w:delText xml:space="preserve"> </w:delText>
              </w:r>
              <w:r w:rsidRPr="002A5E52" w:rsidDel="00883E29">
                <w:rPr>
                  <w:rFonts w:ascii="Arial" w:eastAsia="Malgun Gothic" w:hAnsi="Arial" w:cs="Arial"/>
                  <w:color w:val="0000FF"/>
                  <w:sz w:val="21"/>
                  <w:szCs w:val="21"/>
                </w:rPr>
                <w:delText>사유에</w:delText>
              </w:r>
              <w:r w:rsidRPr="002A5E52" w:rsidDel="00883E29">
                <w:rPr>
                  <w:rFonts w:ascii="Arial" w:eastAsia="Malgun Gothic" w:hAnsi="Arial" w:cs="Arial"/>
                  <w:color w:val="0000FF"/>
                  <w:sz w:val="21"/>
                  <w:szCs w:val="21"/>
                  <w:lang w:val="ru-RU"/>
                  <w:rPrChange w:id="1349" w:author="Гурьянов" w:date="2021-07-21T15:43:00Z">
                    <w:rPr>
                      <w:rFonts w:ascii="Malgun Gothic" w:eastAsia="Malgun Gothic" w:hAnsi="Malgun Gothic"/>
                      <w:color w:val="0000FF"/>
                      <w:u w:val="single"/>
                    </w:rPr>
                  </w:rPrChange>
                </w:rPr>
                <w:delText xml:space="preserve"> </w:delText>
              </w:r>
              <w:r w:rsidRPr="002A5E52" w:rsidDel="00883E29">
                <w:rPr>
                  <w:rFonts w:ascii="Arial" w:eastAsia="Malgun Gothic" w:hAnsi="Arial" w:cs="Arial"/>
                  <w:color w:val="0000FF"/>
                  <w:sz w:val="21"/>
                  <w:szCs w:val="21"/>
                </w:rPr>
                <w:delText>해당하는</w:delText>
              </w:r>
              <w:r w:rsidRPr="002A5E52" w:rsidDel="00883E29">
                <w:rPr>
                  <w:rFonts w:ascii="Arial" w:eastAsia="Malgun Gothic" w:hAnsi="Arial" w:cs="Arial"/>
                  <w:color w:val="0000FF"/>
                  <w:sz w:val="21"/>
                  <w:szCs w:val="21"/>
                  <w:lang w:val="ru-RU"/>
                  <w:rPrChange w:id="1350" w:author="Гурьянов" w:date="2021-07-21T15:43:00Z">
                    <w:rPr>
                      <w:rFonts w:ascii="Malgun Gothic" w:eastAsia="Malgun Gothic" w:hAnsi="Malgun Gothic"/>
                      <w:color w:val="0000FF"/>
                      <w:u w:val="single"/>
                    </w:rPr>
                  </w:rPrChange>
                </w:rPr>
                <w:delText xml:space="preserve"> </w:delText>
              </w:r>
              <w:r w:rsidRPr="002A5E52" w:rsidDel="00883E29">
                <w:rPr>
                  <w:rFonts w:ascii="Arial" w:eastAsia="Malgun Gothic" w:hAnsi="Arial" w:cs="Arial"/>
                  <w:color w:val="0000FF"/>
                  <w:sz w:val="21"/>
                  <w:szCs w:val="21"/>
                </w:rPr>
                <w:delText>경우</w:delText>
              </w:r>
            </w:del>
          </w:p>
          <w:p w14:paraId="554E6FD7" w14:textId="77777777" w:rsidR="000A5F32" w:rsidRPr="002A5E52" w:rsidRDefault="000A5F32" w:rsidP="00AB4F03">
            <w:pPr>
              <w:rPr>
                <w:rFonts w:ascii="Arial" w:eastAsia="Malgun Gothic" w:hAnsi="Arial" w:cs="Arial"/>
                <w:color w:val="000000"/>
                <w:sz w:val="21"/>
                <w:szCs w:val="21"/>
              </w:rPr>
            </w:pPr>
          </w:p>
        </w:tc>
        <w:tc>
          <w:tcPr>
            <w:tcW w:w="1667" w:type="pct"/>
            <w:shd w:val="clear" w:color="auto" w:fill="auto"/>
          </w:tcPr>
          <w:p w14:paraId="3D256F6F" w14:textId="77777777" w:rsidR="000A5F32" w:rsidRPr="002A5E52" w:rsidRDefault="000A5F32" w:rsidP="000A5F32">
            <w:pPr>
              <w:rPr>
                <w:rFonts w:ascii="Arial" w:eastAsia="Malgun Gothic" w:hAnsi="Arial" w:cs="Arial"/>
                <w:color w:val="000000"/>
                <w:sz w:val="21"/>
                <w:szCs w:val="21"/>
                <w:lang w:val="ru-RU"/>
              </w:rPr>
            </w:pPr>
          </w:p>
        </w:tc>
        <w:tc>
          <w:tcPr>
            <w:tcW w:w="1667" w:type="pct"/>
            <w:shd w:val="clear" w:color="auto" w:fill="auto"/>
          </w:tcPr>
          <w:p w14:paraId="6030D77B" w14:textId="77777777" w:rsidR="000A5F32" w:rsidRPr="002A5E52" w:rsidRDefault="000A5F32" w:rsidP="00AB4F03">
            <w:pPr>
              <w:pStyle w:val="af"/>
              <w:ind w:left="0"/>
              <w:rPr>
                <w:rFonts w:ascii="Arial" w:eastAsia="Malgun Gothic" w:hAnsi="Arial" w:cs="Arial"/>
                <w:color w:val="000000"/>
                <w:sz w:val="21"/>
                <w:szCs w:val="21"/>
                <w:lang w:val="ru-RU"/>
              </w:rPr>
            </w:pPr>
          </w:p>
        </w:tc>
      </w:tr>
      <w:tr w:rsidR="000A5F32" w:rsidRPr="002A5E52" w14:paraId="448ECD1E" w14:textId="77777777" w:rsidTr="00487147">
        <w:trPr>
          <w:trHeight w:val="156"/>
        </w:trPr>
        <w:tc>
          <w:tcPr>
            <w:tcW w:w="1666" w:type="pct"/>
          </w:tcPr>
          <w:p w14:paraId="06CDDA92" w14:textId="6A0ECF43" w:rsidR="000A5F32" w:rsidRPr="002A5E52" w:rsidDel="00DA5DF7" w:rsidRDefault="000A5F32" w:rsidP="000A5F32">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5</w:t>
            </w:r>
            <w:proofErr w:type="gramEnd"/>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장</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임금</w:t>
            </w:r>
          </w:p>
        </w:tc>
        <w:tc>
          <w:tcPr>
            <w:tcW w:w="1667" w:type="pct"/>
            <w:shd w:val="clear" w:color="auto" w:fill="auto"/>
          </w:tcPr>
          <w:p w14:paraId="2246B5A8" w14:textId="087B25AA" w:rsidR="000A5F32" w:rsidRPr="002A5E52" w:rsidRDefault="000A5F32" w:rsidP="000A5F32">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Г</w:t>
            </w:r>
            <w:r w:rsidR="009341C1" w:rsidRPr="002A5E52">
              <w:rPr>
                <w:rFonts w:ascii="Arial" w:eastAsia="Malgun Gothic" w:hAnsi="Arial" w:cs="Arial"/>
                <w:b/>
                <w:bCs/>
                <w:color w:val="000000"/>
                <w:sz w:val="21"/>
                <w:szCs w:val="21"/>
                <w:lang w:val="ru-RU"/>
              </w:rPr>
              <w:t>ЛАВА</w:t>
            </w:r>
            <w:r w:rsidRPr="002A5E52">
              <w:rPr>
                <w:rFonts w:ascii="Arial" w:eastAsia="Malgun Gothic" w:hAnsi="Arial" w:cs="Arial"/>
                <w:b/>
                <w:bCs/>
                <w:color w:val="000000"/>
                <w:sz w:val="21"/>
                <w:szCs w:val="21"/>
                <w:lang w:val="ru-RU"/>
              </w:rPr>
              <w:t xml:space="preserve"> 5</w:t>
            </w:r>
            <w:r w:rsidR="002A5E52" w:rsidRPr="002A5E52">
              <w:rPr>
                <w:rFonts w:ascii="Arial" w:eastAsia="Malgun Gothic" w:hAnsi="Arial" w:cs="Arial"/>
                <w:b/>
                <w:bCs/>
                <w:color w:val="000000"/>
                <w:sz w:val="21"/>
                <w:szCs w:val="21"/>
                <w:lang w:val="en-GB"/>
              </w:rPr>
              <w:t xml:space="preserve">. </w:t>
            </w:r>
            <w:r w:rsidR="009341C1" w:rsidRPr="002A5E52">
              <w:rPr>
                <w:rFonts w:ascii="Arial" w:eastAsia="Malgun Gothic" w:hAnsi="Arial" w:cs="Arial"/>
                <w:b/>
                <w:bCs/>
                <w:color w:val="000000"/>
                <w:sz w:val="21"/>
                <w:szCs w:val="21"/>
                <w:lang w:val="ru-RU"/>
              </w:rPr>
              <w:t>ЗАРАБОТНАЯ ПЛАТА</w:t>
            </w:r>
          </w:p>
        </w:tc>
        <w:tc>
          <w:tcPr>
            <w:tcW w:w="1667" w:type="pct"/>
            <w:shd w:val="clear" w:color="auto" w:fill="auto"/>
          </w:tcPr>
          <w:p w14:paraId="0DB3C4BA" w14:textId="3E685CBD" w:rsidR="000A5F32" w:rsidRPr="002A5E52" w:rsidRDefault="009341C1" w:rsidP="00AB4F03">
            <w:pPr>
              <w:pStyle w:val="af"/>
              <w:ind w:left="0"/>
              <w:rPr>
                <w:rFonts w:ascii="Arial" w:eastAsia="Malgun Gothic" w:hAnsi="Arial" w:cs="Arial"/>
                <w:b/>
                <w:bCs/>
                <w:color w:val="000000"/>
                <w:sz w:val="21"/>
                <w:szCs w:val="21"/>
              </w:rPr>
            </w:pPr>
            <w:r w:rsidRPr="002A5E52">
              <w:rPr>
                <w:rFonts w:ascii="Arial" w:eastAsia="Malgun Gothic" w:hAnsi="Arial" w:cs="Arial"/>
                <w:b/>
                <w:bCs/>
                <w:color w:val="000000"/>
                <w:sz w:val="21"/>
                <w:szCs w:val="21"/>
              </w:rPr>
              <w:t>CHAPTER</w:t>
            </w:r>
            <w:r w:rsidR="000A5F32" w:rsidRPr="002A5E52">
              <w:rPr>
                <w:rFonts w:ascii="Arial" w:eastAsia="Malgun Gothic" w:hAnsi="Arial" w:cs="Arial"/>
                <w:b/>
                <w:bCs/>
                <w:color w:val="000000"/>
                <w:sz w:val="21"/>
                <w:szCs w:val="21"/>
              </w:rPr>
              <w:t xml:space="preserve"> 5</w:t>
            </w:r>
            <w:r w:rsidR="002A5E52"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SALARY</w:t>
            </w:r>
          </w:p>
        </w:tc>
      </w:tr>
      <w:tr w:rsidR="000A5F32" w:rsidRPr="002A5E52" w14:paraId="1FC14402" w14:textId="77777777" w:rsidTr="00487147">
        <w:trPr>
          <w:trHeight w:val="156"/>
        </w:trPr>
        <w:tc>
          <w:tcPr>
            <w:tcW w:w="1666" w:type="pct"/>
          </w:tcPr>
          <w:p w14:paraId="6F23AE54" w14:textId="3C2B3592" w:rsidR="000A5F32" w:rsidRPr="002A5E52" w:rsidRDefault="000A5F32" w:rsidP="000A5F32">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lastRenderedPageBreak/>
              <w:t>제</w:t>
            </w:r>
            <w:r w:rsidRPr="002A5E52">
              <w:rPr>
                <w:rFonts w:ascii="Arial" w:eastAsia="Malgun Gothic" w:hAnsi="Arial" w:cs="Arial"/>
                <w:b/>
                <w:bCs/>
                <w:color w:val="000000"/>
                <w:sz w:val="21"/>
                <w:szCs w:val="21"/>
              </w:rPr>
              <w:t xml:space="preserve"> 55</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임금규정</w:t>
            </w:r>
            <w:r w:rsidRPr="002A5E52">
              <w:rPr>
                <w:rFonts w:ascii="Arial" w:eastAsia="Malgun Gothic" w:hAnsi="Arial" w:cs="Arial"/>
                <w:b/>
                <w:bCs/>
                <w:color w:val="000000"/>
                <w:sz w:val="21"/>
                <w:szCs w:val="21"/>
              </w:rPr>
              <w:t>)</w:t>
            </w:r>
          </w:p>
        </w:tc>
        <w:tc>
          <w:tcPr>
            <w:tcW w:w="1667" w:type="pct"/>
            <w:shd w:val="clear" w:color="auto" w:fill="auto"/>
          </w:tcPr>
          <w:p w14:paraId="46E3C959" w14:textId="2FA2624B" w:rsidR="000A5F32" w:rsidRPr="002A5E52" w:rsidRDefault="000A5F32" w:rsidP="000A5F32">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55 (Регулирование заработной платы)</w:t>
            </w:r>
          </w:p>
        </w:tc>
        <w:tc>
          <w:tcPr>
            <w:tcW w:w="1667" w:type="pct"/>
            <w:shd w:val="clear" w:color="auto" w:fill="auto"/>
          </w:tcPr>
          <w:p w14:paraId="2BB0267D" w14:textId="46A50C1A" w:rsidR="000A5F32" w:rsidRPr="002A5E52" w:rsidRDefault="000A5F32" w:rsidP="00AB4F03">
            <w:pPr>
              <w:pStyle w:val="af"/>
              <w:ind w:left="0"/>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55 (Regulation of Salary)</w:t>
            </w:r>
          </w:p>
        </w:tc>
      </w:tr>
      <w:tr w:rsidR="000A5F32" w:rsidRPr="002A5E52" w14:paraId="2E50E92F" w14:textId="77777777" w:rsidTr="00487147">
        <w:trPr>
          <w:trHeight w:val="156"/>
        </w:trPr>
        <w:tc>
          <w:tcPr>
            <w:tcW w:w="1666" w:type="pct"/>
          </w:tcPr>
          <w:p w14:paraId="4361554A" w14:textId="0472E672" w:rsidR="000A5F32" w:rsidRPr="002A5E52" w:rsidRDefault="000A5F32" w:rsidP="000A5F32">
            <w:pPr>
              <w:rPr>
                <w:rFonts w:ascii="Arial" w:eastAsia="Malgun Gothic" w:hAnsi="Arial" w:cs="Arial"/>
                <w:color w:val="000000"/>
                <w:sz w:val="21"/>
                <w:szCs w:val="21"/>
              </w:rPr>
            </w:pPr>
            <w:del w:id="1351" w:author="Mia Choi" w:date="2021-07-27T16:38:00Z">
              <w:r w:rsidRPr="002A5E52" w:rsidDel="000A5F32">
                <w:rPr>
                  <w:rFonts w:ascii="Arial" w:eastAsia="Malgun Gothic" w:hAnsi="Arial" w:cs="Arial"/>
                  <w:color w:val="000000"/>
                  <w:sz w:val="21"/>
                  <w:szCs w:val="21"/>
                </w:rPr>
                <w:delText>종업원의</w:delText>
              </w:r>
              <w:r w:rsidRPr="002A5E52" w:rsidDel="000A5F32">
                <w:rPr>
                  <w:rFonts w:ascii="Arial" w:eastAsia="Malgun Gothic" w:hAnsi="Arial" w:cs="Arial"/>
                  <w:color w:val="000000"/>
                  <w:sz w:val="21"/>
                  <w:szCs w:val="21"/>
                  <w:lang w:val="ru-RU"/>
                  <w:rPrChange w:id="1352" w:author="Гурьянов" w:date="2021-07-21T15:43:00Z">
                    <w:rPr>
                      <w:rFonts w:ascii="Malgun Gothic" w:eastAsia="Malgun Gothic" w:hAnsi="Malgun Gothic"/>
                      <w:color w:val="000000"/>
                      <w:u w:val="single"/>
                    </w:rPr>
                  </w:rPrChange>
                </w:rPr>
                <w:delText xml:space="preserve"> </w:delText>
              </w:r>
              <w:r w:rsidRPr="002A5E52" w:rsidDel="000A5F32">
                <w:rPr>
                  <w:rFonts w:ascii="Arial" w:eastAsia="Malgun Gothic" w:hAnsi="Arial" w:cs="Arial"/>
                  <w:color w:val="000000"/>
                  <w:sz w:val="21"/>
                  <w:szCs w:val="21"/>
                </w:rPr>
                <w:delText>임금은</w:delText>
              </w:r>
              <w:r w:rsidRPr="002A5E52" w:rsidDel="000A5F32">
                <w:rPr>
                  <w:rFonts w:ascii="Arial" w:eastAsia="Malgun Gothic" w:hAnsi="Arial" w:cs="Arial"/>
                  <w:color w:val="000000"/>
                  <w:sz w:val="21"/>
                  <w:szCs w:val="21"/>
                  <w:lang w:val="ru-RU"/>
                  <w:rPrChange w:id="1353" w:author="Гурьянов" w:date="2021-07-21T15:43:00Z">
                    <w:rPr>
                      <w:rFonts w:ascii="Malgun Gothic" w:eastAsia="Malgun Gothic" w:hAnsi="Malgun Gothic"/>
                      <w:color w:val="000000"/>
                      <w:u w:val="single"/>
                    </w:rPr>
                  </w:rPrChange>
                </w:rPr>
                <w:delText xml:space="preserve"> </w:delText>
              </w:r>
              <w:r w:rsidRPr="002A5E52" w:rsidDel="000A5F32">
                <w:rPr>
                  <w:rFonts w:ascii="Arial" w:eastAsia="Malgun Gothic" w:hAnsi="Arial" w:cs="Arial"/>
                  <w:color w:val="000000"/>
                  <w:sz w:val="21"/>
                  <w:szCs w:val="21"/>
                </w:rPr>
                <w:delText>연봉제로</w:delText>
              </w:r>
              <w:r w:rsidRPr="002A5E52" w:rsidDel="000A5F32">
                <w:rPr>
                  <w:rFonts w:ascii="Arial" w:eastAsia="Malgun Gothic" w:hAnsi="Arial" w:cs="Arial"/>
                  <w:color w:val="000000"/>
                  <w:sz w:val="21"/>
                  <w:szCs w:val="21"/>
                  <w:lang w:val="ru-RU"/>
                  <w:rPrChange w:id="1354" w:author="Гурьянов" w:date="2021-07-21T15:43:00Z">
                    <w:rPr>
                      <w:rFonts w:ascii="Malgun Gothic" w:eastAsia="Malgun Gothic" w:hAnsi="Malgun Gothic"/>
                      <w:color w:val="000000"/>
                      <w:u w:val="single"/>
                    </w:rPr>
                  </w:rPrChange>
                </w:rPr>
                <w:delText xml:space="preserve"> </w:delText>
              </w:r>
              <w:r w:rsidRPr="002A5E52" w:rsidDel="000A5F32">
                <w:rPr>
                  <w:rFonts w:ascii="Arial" w:eastAsia="Malgun Gothic" w:hAnsi="Arial" w:cs="Arial"/>
                  <w:color w:val="000000"/>
                  <w:sz w:val="21"/>
                  <w:szCs w:val="21"/>
                </w:rPr>
                <w:delText>한다</w:delText>
              </w:r>
              <w:r w:rsidRPr="002A5E52" w:rsidDel="000A5F32">
                <w:rPr>
                  <w:rFonts w:ascii="Arial" w:eastAsia="Malgun Gothic" w:hAnsi="Arial" w:cs="Arial"/>
                  <w:color w:val="000000"/>
                  <w:sz w:val="21"/>
                  <w:szCs w:val="21"/>
                  <w:lang w:val="ru-RU"/>
                  <w:rPrChange w:id="1355" w:author="Гурьянов" w:date="2021-07-21T15:43:00Z">
                    <w:rPr>
                      <w:rFonts w:ascii="Malgun Gothic" w:eastAsia="Malgun Gothic" w:hAnsi="Malgun Gothic"/>
                      <w:color w:val="000000"/>
                      <w:u w:val="single"/>
                    </w:rPr>
                  </w:rPrChange>
                </w:rPr>
                <w:delText>.</w:delText>
              </w:r>
              <w:r w:rsidRPr="002A5E52" w:rsidDel="000A5F32">
                <w:rPr>
                  <w:rFonts w:ascii="Arial" w:eastAsia="Malgun Gothic" w:hAnsi="Arial" w:cs="Arial"/>
                  <w:color w:val="000000"/>
                  <w:sz w:val="21"/>
                  <w:szCs w:val="21"/>
                </w:rPr>
                <w:delText xml:space="preserve"> </w:delText>
              </w:r>
            </w:del>
          </w:p>
        </w:tc>
        <w:tc>
          <w:tcPr>
            <w:tcW w:w="1667" w:type="pct"/>
            <w:shd w:val="clear" w:color="auto" w:fill="auto"/>
          </w:tcPr>
          <w:p w14:paraId="0811DD57" w14:textId="200CEC1F" w:rsidR="000A5F32" w:rsidRPr="002A5E52" w:rsidRDefault="000A5F32" w:rsidP="000A5F32">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Заработная плата плата Работника включает вознаграждение за труд, компенсационные выплаты и стимулирующие выплаты.</w:t>
            </w:r>
          </w:p>
        </w:tc>
        <w:tc>
          <w:tcPr>
            <w:tcW w:w="1667" w:type="pct"/>
            <w:shd w:val="clear" w:color="auto" w:fill="auto"/>
          </w:tcPr>
          <w:p w14:paraId="306503D6" w14:textId="47EA9B19" w:rsidR="000A5F32" w:rsidRPr="002A5E52" w:rsidRDefault="000A5F32" w:rsidP="00AB4F03">
            <w:pPr>
              <w:pStyle w:val="af"/>
              <w:ind w:left="0"/>
              <w:rPr>
                <w:rFonts w:ascii="Arial" w:eastAsia="Malgun Gothic" w:hAnsi="Arial" w:cs="Arial"/>
                <w:color w:val="000000"/>
                <w:sz w:val="21"/>
                <w:szCs w:val="21"/>
              </w:rPr>
            </w:pPr>
            <w:r w:rsidRPr="002A5E52">
              <w:rPr>
                <w:rFonts w:ascii="Arial" w:eastAsia="Malgun Gothic" w:hAnsi="Arial" w:cs="Arial"/>
                <w:color w:val="000000"/>
                <w:sz w:val="21"/>
                <w:szCs w:val="21"/>
              </w:rPr>
              <w:t>The Employee's salary includes remuneration for labor, compensation payments and incentive payments.</w:t>
            </w:r>
          </w:p>
        </w:tc>
      </w:tr>
      <w:tr w:rsidR="000A5F32" w:rsidRPr="002A5E52" w14:paraId="4ED7F695" w14:textId="77777777" w:rsidTr="00487147">
        <w:trPr>
          <w:trHeight w:val="156"/>
        </w:trPr>
        <w:tc>
          <w:tcPr>
            <w:tcW w:w="1666" w:type="pct"/>
          </w:tcPr>
          <w:p w14:paraId="3FC7D518" w14:textId="1C280205" w:rsidR="000A5F32" w:rsidRPr="002A5E52" w:rsidDel="000A5F32" w:rsidRDefault="000A5F32" w:rsidP="000A5F32">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56</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임금의</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결정</w:t>
            </w:r>
            <w:r w:rsidRPr="002A5E52">
              <w:rPr>
                <w:rFonts w:ascii="Arial" w:eastAsia="Malgun Gothic" w:hAnsi="Arial" w:cs="Arial"/>
                <w:b/>
                <w:bCs/>
                <w:color w:val="000000"/>
                <w:sz w:val="21"/>
                <w:szCs w:val="21"/>
              </w:rPr>
              <w:t>)</w:t>
            </w:r>
          </w:p>
        </w:tc>
        <w:tc>
          <w:tcPr>
            <w:tcW w:w="1667" w:type="pct"/>
            <w:shd w:val="clear" w:color="auto" w:fill="auto"/>
          </w:tcPr>
          <w:p w14:paraId="7046CFE2" w14:textId="0787D0A4" w:rsidR="000A5F32" w:rsidRPr="002A5E52" w:rsidRDefault="000A5F32" w:rsidP="000A5F32">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56 (Принятие решений по заработной плате)</w:t>
            </w:r>
          </w:p>
        </w:tc>
        <w:tc>
          <w:tcPr>
            <w:tcW w:w="1667" w:type="pct"/>
            <w:shd w:val="clear" w:color="auto" w:fill="auto"/>
          </w:tcPr>
          <w:p w14:paraId="67A20CF5" w14:textId="133A56F6" w:rsidR="000A5F32" w:rsidRPr="002A5E52" w:rsidRDefault="000A5F32" w:rsidP="00AB4F03">
            <w:pPr>
              <w:pStyle w:val="af"/>
              <w:ind w:left="0"/>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56 (Approval of Salary)</w:t>
            </w:r>
          </w:p>
        </w:tc>
      </w:tr>
      <w:tr w:rsidR="000A5F32" w:rsidRPr="002A5E52" w14:paraId="01B7E660" w14:textId="77777777" w:rsidTr="00487147">
        <w:trPr>
          <w:trHeight w:val="156"/>
        </w:trPr>
        <w:tc>
          <w:tcPr>
            <w:tcW w:w="1666" w:type="pct"/>
          </w:tcPr>
          <w:p w14:paraId="365C1EC3" w14:textId="7667BCC7" w:rsidR="000A5F32" w:rsidRPr="002A5E52" w:rsidDel="000A5F32" w:rsidRDefault="000A5F32" w:rsidP="000A5F32">
            <w:pPr>
              <w:rPr>
                <w:rFonts w:ascii="Arial" w:eastAsia="Malgun Gothic" w:hAnsi="Arial" w:cs="Arial"/>
                <w:color w:val="000000"/>
                <w:sz w:val="21"/>
                <w:szCs w:val="21"/>
              </w:rPr>
            </w:pPr>
            <w:del w:id="1356" w:author="Mia Choi" w:date="2021-07-27T16:43:00Z">
              <w:r w:rsidRPr="002A5E52" w:rsidDel="000A5F32">
                <w:rPr>
                  <w:rFonts w:ascii="Arial" w:eastAsia="Malgun Gothic" w:hAnsi="Arial" w:cs="Arial"/>
                  <w:color w:val="000000"/>
                  <w:sz w:val="21"/>
                  <w:szCs w:val="21"/>
                </w:rPr>
                <w:delText>종업원의</w:delText>
              </w:r>
              <w:r w:rsidRPr="002A5E52" w:rsidDel="000A5F32">
                <w:rPr>
                  <w:rFonts w:ascii="Arial" w:eastAsia="Malgun Gothic" w:hAnsi="Arial" w:cs="Arial"/>
                  <w:color w:val="000000"/>
                  <w:sz w:val="21"/>
                  <w:szCs w:val="21"/>
                </w:rPr>
                <w:delText xml:space="preserve"> </w:delText>
              </w:r>
              <w:r w:rsidRPr="002A5E52" w:rsidDel="000A5F32">
                <w:rPr>
                  <w:rFonts w:ascii="Arial" w:eastAsia="Malgun Gothic" w:hAnsi="Arial" w:cs="Arial"/>
                  <w:color w:val="000000"/>
                  <w:sz w:val="21"/>
                  <w:szCs w:val="21"/>
                </w:rPr>
                <w:delText>임금은</w:delText>
              </w:r>
              <w:r w:rsidRPr="002A5E52" w:rsidDel="000A5F32">
                <w:rPr>
                  <w:rFonts w:ascii="Arial" w:eastAsia="Malgun Gothic" w:hAnsi="Arial" w:cs="Arial"/>
                  <w:color w:val="000000"/>
                  <w:sz w:val="21"/>
                  <w:szCs w:val="21"/>
                </w:rPr>
                <w:delText xml:space="preserve"> </w:delText>
              </w:r>
              <w:r w:rsidRPr="002A5E52" w:rsidDel="000A5F32">
                <w:rPr>
                  <w:rFonts w:ascii="Arial" w:eastAsia="Malgun Gothic" w:hAnsi="Arial" w:cs="Arial"/>
                  <w:color w:val="000000"/>
                  <w:sz w:val="21"/>
                  <w:szCs w:val="21"/>
                </w:rPr>
                <w:delText>회사가</w:delText>
              </w:r>
              <w:r w:rsidRPr="002A5E52" w:rsidDel="000A5F32">
                <w:rPr>
                  <w:rFonts w:ascii="Arial" w:eastAsia="Malgun Gothic" w:hAnsi="Arial" w:cs="Arial"/>
                  <w:color w:val="000000"/>
                  <w:sz w:val="21"/>
                  <w:szCs w:val="21"/>
                </w:rPr>
                <w:delText xml:space="preserve"> </w:delText>
              </w:r>
              <w:r w:rsidRPr="002A5E52" w:rsidDel="000A5F32">
                <w:rPr>
                  <w:rFonts w:ascii="Arial" w:eastAsia="Malgun Gothic" w:hAnsi="Arial" w:cs="Arial"/>
                  <w:color w:val="000000"/>
                  <w:sz w:val="21"/>
                  <w:szCs w:val="21"/>
                </w:rPr>
                <w:delText>별도로</w:delText>
              </w:r>
              <w:r w:rsidRPr="002A5E52" w:rsidDel="000A5F32">
                <w:rPr>
                  <w:rFonts w:ascii="Arial" w:eastAsia="Malgun Gothic" w:hAnsi="Arial" w:cs="Arial"/>
                  <w:color w:val="000000"/>
                  <w:sz w:val="21"/>
                  <w:szCs w:val="21"/>
                </w:rPr>
                <w:delText xml:space="preserve"> </w:delText>
              </w:r>
              <w:r w:rsidRPr="002A5E52" w:rsidDel="000A5F32">
                <w:rPr>
                  <w:rFonts w:ascii="Arial" w:eastAsia="Malgun Gothic" w:hAnsi="Arial" w:cs="Arial"/>
                  <w:color w:val="000000"/>
                  <w:sz w:val="21"/>
                  <w:szCs w:val="21"/>
                </w:rPr>
                <w:delText>정한</w:delText>
              </w:r>
              <w:r w:rsidRPr="002A5E52" w:rsidDel="000A5F32">
                <w:rPr>
                  <w:rFonts w:ascii="Arial" w:eastAsia="Malgun Gothic" w:hAnsi="Arial" w:cs="Arial"/>
                  <w:color w:val="000000"/>
                  <w:sz w:val="21"/>
                  <w:szCs w:val="21"/>
                </w:rPr>
                <w:delText xml:space="preserve"> </w:delText>
              </w:r>
              <w:r w:rsidRPr="002A5E52" w:rsidDel="000A5F32">
                <w:rPr>
                  <w:rFonts w:ascii="Arial" w:eastAsia="Malgun Gothic" w:hAnsi="Arial" w:cs="Arial"/>
                  <w:color w:val="000000"/>
                  <w:sz w:val="21"/>
                  <w:szCs w:val="21"/>
                </w:rPr>
                <w:delText>급여규정에</w:delText>
              </w:r>
              <w:r w:rsidRPr="002A5E52" w:rsidDel="000A5F32">
                <w:rPr>
                  <w:rFonts w:ascii="Arial" w:eastAsia="Malgun Gothic" w:hAnsi="Arial" w:cs="Arial"/>
                  <w:color w:val="000000"/>
                  <w:sz w:val="21"/>
                  <w:szCs w:val="21"/>
                </w:rPr>
                <w:delText xml:space="preserve"> </w:delText>
              </w:r>
              <w:r w:rsidRPr="002A5E52" w:rsidDel="000A5F32">
                <w:rPr>
                  <w:rFonts w:ascii="Arial" w:eastAsia="Malgun Gothic" w:hAnsi="Arial" w:cs="Arial"/>
                  <w:color w:val="000000"/>
                  <w:sz w:val="21"/>
                  <w:szCs w:val="21"/>
                </w:rPr>
                <w:delText>의한다</w:delText>
              </w:r>
              <w:r w:rsidRPr="002A5E52" w:rsidDel="000A5F32">
                <w:rPr>
                  <w:rFonts w:ascii="Arial" w:eastAsia="Malgun Gothic" w:hAnsi="Arial" w:cs="Arial"/>
                  <w:color w:val="000000"/>
                  <w:sz w:val="21"/>
                  <w:szCs w:val="21"/>
                </w:rPr>
                <w:delText>.</w:delText>
              </w:r>
            </w:del>
            <w:ins w:id="1357" w:author="Mia Choi" w:date="2021-07-27T16:43:00Z">
              <w:r w:rsidRPr="002A5E52">
                <w:rPr>
                  <w:rFonts w:ascii="Arial" w:eastAsia="Malgun Gothic" w:hAnsi="Arial" w:cs="Arial"/>
                  <w:color w:val="000000"/>
                  <w:sz w:val="21"/>
                  <w:szCs w:val="21"/>
                </w:rPr>
                <w:t xml:space="preserve"> </w:t>
              </w:r>
            </w:ins>
            <w:ins w:id="1358" w:author="Mia Choi" w:date="2021-07-27T16:44:00Z">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직원의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급여는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간의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합의에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의해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결정되어야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하며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양</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당사자의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합의에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따라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변경될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있다</w:t>
              </w:r>
              <w:r w:rsidRPr="002A5E52">
                <w:rPr>
                  <w:rFonts w:ascii="Arial" w:eastAsia="Malgun Gothic" w:hAnsi="Arial" w:cs="Arial"/>
                  <w:color w:val="000000"/>
                  <w:sz w:val="21"/>
                  <w:szCs w:val="21"/>
                </w:rPr>
                <w:t>.</w:t>
              </w:r>
            </w:ins>
          </w:p>
        </w:tc>
        <w:tc>
          <w:tcPr>
            <w:tcW w:w="1667" w:type="pct"/>
            <w:shd w:val="clear" w:color="auto" w:fill="auto"/>
          </w:tcPr>
          <w:p w14:paraId="071501AD" w14:textId="02A68DE5" w:rsidR="000A5F32" w:rsidRPr="002A5E52" w:rsidRDefault="000A5F32" w:rsidP="000A5F32">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Заработная плата каждого Работника должна быть определена по соглашению между Компанией и Работником и может быть изменена по взаимному согласию обеих Сторон.</w:t>
            </w:r>
          </w:p>
        </w:tc>
        <w:tc>
          <w:tcPr>
            <w:tcW w:w="1667" w:type="pct"/>
            <w:shd w:val="clear" w:color="auto" w:fill="auto"/>
          </w:tcPr>
          <w:p w14:paraId="4BEDED5D" w14:textId="1D24F4CE" w:rsidR="000A5F32" w:rsidRPr="002A5E52" w:rsidRDefault="000A5F32" w:rsidP="00AB4F03">
            <w:pPr>
              <w:pStyle w:val="af"/>
              <w:ind w:left="0"/>
              <w:rPr>
                <w:rFonts w:ascii="Arial" w:eastAsia="Malgun Gothic" w:hAnsi="Arial" w:cs="Arial"/>
                <w:color w:val="000000"/>
                <w:sz w:val="21"/>
                <w:szCs w:val="21"/>
              </w:rPr>
            </w:pPr>
            <w:r w:rsidRPr="002A5E52">
              <w:rPr>
                <w:rFonts w:ascii="Arial" w:eastAsia="Malgun Gothic" w:hAnsi="Arial" w:cs="Arial"/>
                <w:color w:val="000000"/>
                <w:sz w:val="21"/>
                <w:szCs w:val="21"/>
              </w:rPr>
              <w:t>The salary of each Employee shall be determined by agreement between the Company and the Employee and can be changed by mutual agreement of both Parties.</w:t>
            </w:r>
          </w:p>
        </w:tc>
      </w:tr>
      <w:tr w:rsidR="000A5F32" w:rsidRPr="002A5E52" w14:paraId="1F0472A7" w14:textId="77777777" w:rsidTr="00487147">
        <w:trPr>
          <w:trHeight w:val="156"/>
        </w:trPr>
        <w:tc>
          <w:tcPr>
            <w:tcW w:w="1666" w:type="pct"/>
          </w:tcPr>
          <w:p w14:paraId="69DB6E8D" w14:textId="78F85449" w:rsidR="000A5F32" w:rsidRPr="00454CB9" w:rsidDel="000A5F32" w:rsidRDefault="000A5F32" w:rsidP="000A5F32">
            <w:pPr>
              <w:rPr>
                <w:rFonts w:ascii="Arial" w:eastAsia="Malgun Gothic" w:hAnsi="Arial" w:cs="Arial"/>
                <w:b/>
                <w:bCs/>
                <w:color w:val="000000"/>
                <w:sz w:val="21"/>
                <w:szCs w:val="21"/>
              </w:rPr>
            </w:pPr>
            <w:proofErr w:type="gramStart"/>
            <w:r w:rsidRPr="00454CB9">
              <w:rPr>
                <w:rFonts w:ascii="Arial" w:eastAsia="Malgun Gothic" w:hAnsi="Arial" w:cs="Arial"/>
                <w:b/>
                <w:bCs/>
                <w:color w:val="000000"/>
                <w:sz w:val="21"/>
                <w:szCs w:val="21"/>
              </w:rPr>
              <w:t>제</w:t>
            </w:r>
            <w:r w:rsidRPr="00454CB9">
              <w:rPr>
                <w:rFonts w:ascii="Arial" w:eastAsia="Malgun Gothic" w:hAnsi="Arial" w:cs="Arial"/>
                <w:b/>
                <w:bCs/>
                <w:color w:val="000000"/>
                <w:sz w:val="21"/>
                <w:szCs w:val="21"/>
              </w:rPr>
              <w:t xml:space="preserve"> 57</w:t>
            </w:r>
            <w:proofErr w:type="gramEnd"/>
            <w:r w:rsidRPr="00454CB9">
              <w:rPr>
                <w:rFonts w:ascii="Arial" w:eastAsia="Malgun Gothic" w:hAnsi="Arial" w:cs="Arial"/>
                <w:b/>
                <w:bCs/>
                <w:color w:val="000000"/>
                <w:sz w:val="21"/>
                <w:szCs w:val="21"/>
              </w:rPr>
              <w:t>조</w:t>
            </w:r>
            <w:r w:rsidRPr="00454CB9">
              <w:rPr>
                <w:rFonts w:ascii="Arial" w:eastAsia="Malgun Gothic" w:hAnsi="Arial" w:cs="Arial"/>
                <w:b/>
                <w:bCs/>
                <w:color w:val="000000"/>
                <w:sz w:val="21"/>
                <w:szCs w:val="21"/>
              </w:rPr>
              <w:t xml:space="preserve"> (</w:t>
            </w:r>
            <w:r w:rsidRPr="00454CB9">
              <w:rPr>
                <w:rFonts w:ascii="Arial" w:eastAsia="Malgun Gothic" w:hAnsi="Arial" w:cs="Arial"/>
                <w:b/>
                <w:bCs/>
                <w:color w:val="000000"/>
                <w:sz w:val="21"/>
                <w:szCs w:val="21"/>
              </w:rPr>
              <w:t>계산과</w:t>
            </w:r>
            <w:r w:rsidRPr="00454CB9">
              <w:rPr>
                <w:rFonts w:ascii="Arial" w:eastAsia="Malgun Gothic" w:hAnsi="Arial" w:cs="Arial"/>
                <w:b/>
                <w:bCs/>
                <w:color w:val="000000"/>
                <w:sz w:val="21"/>
                <w:szCs w:val="21"/>
              </w:rPr>
              <w:t xml:space="preserve"> </w:t>
            </w:r>
            <w:r w:rsidRPr="00454CB9">
              <w:rPr>
                <w:rFonts w:ascii="Arial" w:eastAsia="Malgun Gothic" w:hAnsi="Arial" w:cs="Arial"/>
                <w:b/>
                <w:bCs/>
                <w:color w:val="000000"/>
                <w:sz w:val="21"/>
                <w:szCs w:val="21"/>
              </w:rPr>
              <w:t>지급방법</w:t>
            </w:r>
            <w:r w:rsidRPr="00454CB9">
              <w:rPr>
                <w:rFonts w:ascii="Arial" w:eastAsia="Malgun Gothic" w:hAnsi="Arial" w:cs="Arial"/>
                <w:b/>
                <w:bCs/>
                <w:color w:val="000000"/>
                <w:sz w:val="21"/>
                <w:szCs w:val="21"/>
              </w:rPr>
              <w:t xml:space="preserve">) </w:t>
            </w:r>
            <w:del w:id="1359" w:author="Mia Choi" w:date="2021-07-26T11:20:00Z">
              <w:r w:rsidRPr="00454CB9" w:rsidDel="00883E29">
                <w:rPr>
                  <w:rFonts w:ascii="Arial" w:eastAsia="Malgun Gothic" w:hAnsi="Arial" w:cs="Arial"/>
                  <w:b/>
                  <w:bCs/>
                  <w:color w:val="000000"/>
                  <w:sz w:val="21"/>
                  <w:szCs w:val="21"/>
                </w:rPr>
                <w:sym w:font="Wingdings" w:char="F0E0"/>
              </w:r>
              <w:r w:rsidRPr="00454CB9" w:rsidDel="00883E29">
                <w:rPr>
                  <w:rFonts w:ascii="Arial" w:eastAsia="Malgun Gothic" w:hAnsi="Arial" w:cs="Arial"/>
                  <w:b/>
                  <w:bCs/>
                  <w:color w:val="000000"/>
                  <w:sz w:val="21"/>
                  <w:szCs w:val="21"/>
                </w:rPr>
                <w:delText xml:space="preserve"> </w:delText>
              </w:r>
              <w:r w:rsidRPr="00454CB9" w:rsidDel="00883E29">
                <w:rPr>
                  <w:rFonts w:ascii="Arial" w:eastAsia="Malgun Gothic" w:hAnsi="Arial" w:cs="Arial"/>
                  <w:b/>
                  <w:bCs/>
                  <w:color w:val="FF0000"/>
                  <w:sz w:val="21"/>
                  <w:szCs w:val="21"/>
                </w:rPr>
                <w:delText>러시아</w:delText>
              </w:r>
              <w:r w:rsidRPr="00454CB9" w:rsidDel="00883E29">
                <w:rPr>
                  <w:rFonts w:ascii="Arial" w:eastAsia="Malgun Gothic" w:hAnsi="Arial" w:cs="Arial"/>
                  <w:b/>
                  <w:bCs/>
                  <w:color w:val="FF0000"/>
                  <w:sz w:val="21"/>
                  <w:szCs w:val="21"/>
                </w:rPr>
                <w:delText xml:space="preserve"> </w:delText>
              </w:r>
              <w:r w:rsidRPr="00454CB9" w:rsidDel="00883E29">
                <w:rPr>
                  <w:rFonts w:ascii="Arial" w:eastAsia="Malgun Gothic" w:hAnsi="Arial" w:cs="Arial"/>
                  <w:b/>
                  <w:bCs/>
                  <w:color w:val="FF0000"/>
                  <w:sz w:val="21"/>
                  <w:szCs w:val="21"/>
                </w:rPr>
                <w:delText>입금</w:delText>
              </w:r>
              <w:r w:rsidRPr="00454CB9" w:rsidDel="00883E29">
                <w:rPr>
                  <w:rFonts w:ascii="Arial" w:eastAsia="Malgun Gothic" w:hAnsi="Arial" w:cs="Arial"/>
                  <w:b/>
                  <w:bCs/>
                  <w:color w:val="FF0000"/>
                  <w:sz w:val="21"/>
                  <w:szCs w:val="21"/>
                </w:rPr>
                <w:delText xml:space="preserve"> </w:delText>
              </w:r>
              <w:r w:rsidRPr="00454CB9" w:rsidDel="00883E29">
                <w:rPr>
                  <w:rFonts w:ascii="Arial" w:eastAsia="Malgun Gothic" w:hAnsi="Arial" w:cs="Arial"/>
                  <w:b/>
                  <w:bCs/>
                  <w:color w:val="FF0000"/>
                  <w:sz w:val="21"/>
                  <w:szCs w:val="21"/>
                </w:rPr>
                <w:delText>산출법</w:delText>
              </w:r>
              <w:r w:rsidRPr="00454CB9" w:rsidDel="00883E29">
                <w:rPr>
                  <w:rFonts w:ascii="Arial" w:eastAsia="Malgun Gothic" w:hAnsi="Arial" w:cs="Arial"/>
                  <w:b/>
                  <w:bCs/>
                  <w:color w:val="FF0000"/>
                  <w:sz w:val="21"/>
                  <w:szCs w:val="21"/>
                </w:rPr>
                <w:delText xml:space="preserve"> </w:delText>
              </w:r>
              <w:r w:rsidRPr="00454CB9" w:rsidDel="00883E29">
                <w:rPr>
                  <w:rFonts w:ascii="Arial" w:eastAsia="Malgun Gothic" w:hAnsi="Arial" w:cs="Arial"/>
                  <w:b/>
                  <w:bCs/>
                  <w:color w:val="FF0000"/>
                  <w:sz w:val="21"/>
                  <w:szCs w:val="21"/>
                </w:rPr>
                <w:delText>및</w:delText>
              </w:r>
              <w:r w:rsidRPr="00454CB9" w:rsidDel="00883E29">
                <w:rPr>
                  <w:rFonts w:ascii="Arial" w:eastAsia="Malgun Gothic" w:hAnsi="Arial" w:cs="Arial"/>
                  <w:b/>
                  <w:bCs/>
                  <w:color w:val="FF0000"/>
                  <w:sz w:val="21"/>
                  <w:szCs w:val="21"/>
                </w:rPr>
                <w:delText xml:space="preserve"> </w:delText>
              </w:r>
              <w:r w:rsidRPr="00454CB9" w:rsidDel="00883E29">
                <w:rPr>
                  <w:rFonts w:ascii="Arial" w:eastAsia="Malgun Gothic" w:hAnsi="Arial" w:cs="Arial"/>
                  <w:b/>
                  <w:bCs/>
                  <w:color w:val="FF0000"/>
                  <w:sz w:val="21"/>
                  <w:szCs w:val="21"/>
                </w:rPr>
                <w:delText>규정에</w:delText>
              </w:r>
              <w:r w:rsidRPr="00454CB9" w:rsidDel="00883E29">
                <w:rPr>
                  <w:rFonts w:ascii="Arial" w:eastAsia="Malgun Gothic" w:hAnsi="Arial" w:cs="Arial"/>
                  <w:b/>
                  <w:bCs/>
                  <w:color w:val="FF0000"/>
                  <w:sz w:val="21"/>
                  <w:szCs w:val="21"/>
                </w:rPr>
                <w:delText xml:space="preserve"> </w:delText>
              </w:r>
              <w:r w:rsidRPr="00454CB9" w:rsidDel="00883E29">
                <w:rPr>
                  <w:rFonts w:ascii="Arial" w:eastAsia="Malgun Gothic" w:hAnsi="Arial" w:cs="Arial"/>
                  <w:b/>
                  <w:bCs/>
                  <w:color w:val="FF0000"/>
                  <w:sz w:val="21"/>
                  <w:szCs w:val="21"/>
                </w:rPr>
                <w:delText>의거</w:delText>
              </w:r>
              <w:r w:rsidRPr="00454CB9" w:rsidDel="00883E29">
                <w:rPr>
                  <w:rFonts w:ascii="Arial" w:eastAsia="Malgun Gothic" w:hAnsi="Arial" w:cs="Arial"/>
                  <w:b/>
                  <w:bCs/>
                  <w:color w:val="FF0000"/>
                  <w:sz w:val="21"/>
                  <w:szCs w:val="21"/>
                </w:rPr>
                <w:delText xml:space="preserve"> </w:delText>
              </w:r>
              <w:r w:rsidRPr="00454CB9" w:rsidDel="00883E29">
                <w:rPr>
                  <w:rFonts w:ascii="Arial" w:eastAsia="Malgun Gothic" w:hAnsi="Arial" w:cs="Arial"/>
                  <w:b/>
                  <w:bCs/>
                  <w:color w:val="FF0000"/>
                  <w:sz w:val="21"/>
                  <w:szCs w:val="21"/>
                </w:rPr>
                <w:delText>작성</w:delText>
              </w:r>
              <w:r w:rsidRPr="00454CB9" w:rsidDel="00883E29">
                <w:rPr>
                  <w:rFonts w:ascii="Arial" w:eastAsia="Malgun Gothic" w:hAnsi="Arial" w:cs="Arial"/>
                  <w:b/>
                  <w:bCs/>
                  <w:color w:val="FF0000"/>
                  <w:sz w:val="21"/>
                  <w:szCs w:val="21"/>
                </w:rPr>
                <w:delText xml:space="preserve"> </w:delText>
              </w:r>
              <w:r w:rsidRPr="00454CB9" w:rsidDel="00883E29">
                <w:rPr>
                  <w:rFonts w:ascii="Arial" w:eastAsia="Malgun Gothic" w:hAnsi="Arial" w:cs="Arial"/>
                  <w:b/>
                  <w:bCs/>
                  <w:color w:val="FF0000"/>
                  <w:sz w:val="21"/>
                  <w:szCs w:val="21"/>
                </w:rPr>
                <w:delText>요망</w:delText>
              </w:r>
            </w:del>
          </w:p>
        </w:tc>
        <w:tc>
          <w:tcPr>
            <w:tcW w:w="1667" w:type="pct"/>
            <w:shd w:val="clear" w:color="auto" w:fill="auto"/>
          </w:tcPr>
          <w:p w14:paraId="222D0837" w14:textId="58A5DDCB" w:rsidR="000A5F32" w:rsidRPr="002A5E52" w:rsidRDefault="000A5F32" w:rsidP="000A5F32">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Статье 57 (Способы расчета и оплаты)</w:t>
            </w:r>
          </w:p>
        </w:tc>
        <w:tc>
          <w:tcPr>
            <w:tcW w:w="1667" w:type="pct"/>
            <w:shd w:val="clear" w:color="auto" w:fill="auto"/>
          </w:tcPr>
          <w:p w14:paraId="34A0FC86" w14:textId="50D77939" w:rsidR="000A5F32" w:rsidRPr="002A5E52" w:rsidRDefault="000A5F32" w:rsidP="00AB4F03">
            <w:pPr>
              <w:pStyle w:val="af"/>
              <w:ind w:left="0"/>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57 (Calculation and Payment Method)</w:t>
            </w:r>
          </w:p>
        </w:tc>
      </w:tr>
      <w:tr w:rsidR="000A5F32" w:rsidRPr="002A5E52" w14:paraId="1933D0D8" w14:textId="77777777" w:rsidTr="00487147">
        <w:trPr>
          <w:trHeight w:val="156"/>
        </w:trPr>
        <w:tc>
          <w:tcPr>
            <w:tcW w:w="1666" w:type="pct"/>
          </w:tcPr>
          <w:p w14:paraId="77F9B1CD" w14:textId="1951BDC5" w:rsidR="000A5F32" w:rsidRPr="00454CB9" w:rsidDel="000A5F32" w:rsidRDefault="000A5F32" w:rsidP="000A5F32">
            <w:pPr>
              <w:ind w:left="210" w:hangingChars="100" w:hanging="210"/>
              <w:rPr>
                <w:rFonts w:ascii="Arial" w:eastAsia="Malgun Gothic" w:hAnsi="Arial" w:cs="Arial"/>
                <w:color w:val="000000"/>
                <w:sz w:val="21"/>
                <w:szCs w:val="21"/>
              </w:rPr>
            </w:pPr>
            <w:r w:rsidRPr="00454CB9">
              <w:rPr>
                <w:rFonts w:ascii="Arial" w:eastAsia="Malgun Gothic" w:hAnsi="Arial" w:cs="Arial"/>
                <w:color w:val="000000"/>
                <w:sz w:val="21"/>
                <w:szCs w:val="21"/>
              </w:rPr>
              <w:t xml:space="preserve">1. </w:t>
            </w:r>
            <w:ins w:id="1360" w:author="Mia Choi" w:date="2021-07-26T11:16:00Z">
              <w:r w:rsidRPr="00454CB9">
                <w:rPr>
                  <w:rFonts w:ascii="Arial" w:eastAsia="Malgun Gothic" w:hAnsi="Arial" w:cs="Arial"/>
                  <w:color w:val="000000"/>
                  <w:sz w:val="21"/>
                  <w:szCs w:val="21"/>
                </w:rPr>
                <w:t>직원은</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한</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달에</w:t>
              </w:r>
              <w:r w:rsidRPr="00454CB9">
                <w:rPr>
                  <w:rFonts w:ascii="Arial" w:eastAsia="Malgun Gothic" w:hAnsi="Arial" w:cs="Arial"/>
                  <w:color w:val="000000"/>
                  <w:sz w:val="21"/>
                  <w:szCs w:val="21"/>
                </w:rPr>
                <w:t xml:space="preserve"> 2</w:t>
              </w:r>
              <w:r w:rsidRPr="00454CB9">
                <w:rPr>
                  <w:rFonts w:ascii="Arial" w:eastAsia="Malgun Gothic" w:hAnsi="Arial" w:cs="Arial"/>
                  <w:color w:val="000000"/>
                  <w:sz w:val="21"/>
                  <w:szCs w:val="21"/>
                </w:rPr>
                <w:t>회</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급여를</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지</w:t>
              </w:r>
            </w:ins>
            <w:ins w:id="1361" w:author="Mia Choi" w:date="2021-07-26T11:17:00Z">
              <w:r w:rsidRPr="00454CB9">
                <w:rPr>
                  <w:rFonts w:ascii="Arial" w:eastAsia="Malgun Gothic" w:hAnsi="Arial" w:cs="Arial"/>
                  <w:color w:val="000000"/>
                  <w:sz w:val="21"/>
                  <w:szCs w:val="21"/>
                </w:rPr>
                <w:t>급</w:t>
              </w:r>
            </w:ins>
            <w:ins w:id="1362" w:author="Mia Choi" w:date="2021-07-26T11:16:00Z">
              <w:r w:rsidRPr="00454CB9">
                <w:rPr>
                  <w:rFonts w:ascii="Arial" w:eastAsia="Malgun Gothic" w:hAnsi="Arial" w:cs="Arial"/>
                  <w:color w:val="000000"/>
                  <w:sz w:val="21"/>
                  <w:szCs w:val="21"/>
                </w:rPr>
                <w:t>받는다</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급여는</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당월</w:t>
              </w:r>
              <w:r w:rsidRPr="00454CB9">
                <w:rPr>
                  <w:rFonts w:ascii="Arial" w:eastAsia="Malgun Gothic" w:hAnsi="Arial" w:cs="Arial"/>
                  <w:color w:val="000000"/>
                  <w:sz w:val="21"/>
                  <w:szCs w:val="21"/>
                </w:rPr>
                <w:t xml:space="preserve"> 1</w:t>
              </w:r>
              <w:r w:rsidRPr="00454CB9">
                <w:rPr>
                  <w:rFonts w:ascii="Arial" w:eastAsia="Malgun Gothic" w:hAnsi="Arial" w:cs="Arial"/>
                  <w:color w:val="000000"/>
                  <w:sz w:val="21"/>
                  <w:szCs w:val="21"/>
                </w:rPr>
                <w:t>일부터</w:t>
              </w:r>
              <w:r w:rsidRPr="00454CB9">
                <w:rPr>
                  <w:rFonts w:ascii="Arial" w:eastAsia="Malgun Gothic" w:hAnsi="Arial" w:cs="Arial"/>
                  <w:color w:val="000000"/>
                  <w:sz w:val="21"/>
                  <w:szCs w:val="21"/>
                </w:rPr>
                <w:t xml:space="preserve"> 15</w:t>
              </w:r>
              <w:r w:rsidRPr="00454CB9">
                <w:rPr>
                  <w:rFonts w:ascii="Arial" w:eastAsia="Malgun Gothic" w:hAnsi="Arial" w:cs="Arial"/>
                  <w:color w:val="000000"/>
                  <w:sz w:val="21"/>
                  <w:szCs w:val="21"/>
                </w:rPr>
                <w:t>일까지의</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기간은</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당월</w:t>
              </w:r>
              <w:r w:rsidRPr="00454CB9">
                <w:rPr>
                  <w:rFonts w:ascii="Arial" w:eastAsia="Malgun Gothic" w:hAnsi="Arial" w:cs="Arial"/>
                  <w:color w:val="000000"/>
                  <w:sz w:val="21"/>
                  <w:szCs w:val="21"/>
                </w:rPr>
                <w:t xml:space="preserve"> 20</w:t>
              </w:r>
              <w:r w:rsidRPr="00454CB9">
                <w:rPr>
                  <w:rFonts w:ascii="Arial" w:eastAsia="Malgun Gothic" w:hAnsi="Arial" w:cs="Arial"/>
                  <w:color w:val="000000"/>
                  <w:sz w:val="21"/>
                  <w:szCs w:val="21"/>
                </w:rPr>
                <w:t>일</w:t>
              </w:r>
              <w:r w:rsidRPr="00454CB9">
                <w:rPr>
                  <w:rFonts w:ascii="Arial" w:eastAsia="Malgun Gothic" w:hAnsi="Arial" w:cs="Arial"/>
                  <w:color w:val="000000"/>
                  <w:sz w:val="21"/>
                  <w:szCs w:val="21"/>
                </w:rPr>
                <w:t>, 16</w:t>
              </w:r>
              <w:r w:rsidRPr="00454CB9">
                <w:rPr>
                  <w:rFonts w:ascii="Arial" w:eastAsia="Malgun Gothic" w:hAnsi="Arial" w:cs="Arial"/>
                  <w:color w:val="000000"/>
                  <w:sz w:val="21"/>
                  <w:szCs w:val="21"/>
                </w:rPr>
                <w:t>일부터</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말일까지는</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익월</w:t>
              </w:r>
              <w:r w:rsidRPr="00454CB9">
                <w:rPr>
                  <w:rFonts w:ascii="Arial" w:eastAsia="Malgun Gothic" w:hAnsi="Arial" w:cs="Arial"/>
                  <w:color w:val="000000"/>
                  <w:sz w:val="21"/>
                  <w:szCs w:val="21"/>
                </w:rPr>
                <w:t xml:space="preserve"> 05</w:t>
              </w:r>
              <w:r w:rsidRPr="00454CB9">
                <w:rPr>
                  <w:rFonts w:ascii="Arial" w:eastAsia="Malgun Gothic" w:hAnsi="Arial" w:cs="Arial"/>
                  <w:color w:val="000000"/>
                  <w:sz w:val="21"/>
                  <w:szCs w:val="21"/>
                </w:rPr>
                <w:t>일에</w:t>
              </w:r>
              <w:r w:rsidRPr="00454CB9">
                <w:rPr>
                  <w:rFonts w:ascii="Arial" w:eastAsia="Malgun Gothic" w:hAnsi="Arial" w:cs="Arial"/>
                  <w:color w:val="000000"/>
                  <w:sz w:val="21"/>
                  <w:szCs w:val="21"/>
                </w:rPr>
                <w:t xml:space="preserve"> </w:t>
              </w:r>
            </w:ins>
            <w:ins w:id="1363" w:author="Mia Choi" w:date="2021-07-26T11:18:00Z">
              <w:r w:rsidRPr="00454CB9">
                <w:rPr>
                  <w:rFonts w:ascii="Arial" w:eastAsia="Malgun Gothic" w:hAnsi="Arial" w:cs="Arial"/>
                  <w:color w:val="000000"/>
                  <w:sz w:val="21"/>
                  <w:szCs w:val="21"/>
                </w:rPr>
                <w:t>직원이</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근무한</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기간에</w:t>
              </w:r>
              <w:r w:rsidRPr="00454CB9">
                <w:rPr>
                  <w:rFonts w:ascii="Arial" w:eastAsia="Malgun Gothic" w:hAnsi="Arial" w:cs="Arial"/>
                  <w:color w:val="000000"/>
                  <w:sz w:val="21"/>
                  <w:szCs w:val="21"/>
                </w:rPr>
                <w:t xml:space="preserve"> </w:t>
              </w:r>
            </w:ins>
            <w:ins w:id="1364" w:author="Mia Choi" w:date="2021-07-26T11:16:00Z">
              <w:r w:rsidRPr="00454CB9">
                <w:rPr>
                  <w:rFonts w:ascii="Arial" w:eastAsia="Malgun Gothic" w:hAnsi="Arial" w:cs="Arial"/>
                  <w:color w:val="000000"/>
                  <w:sz w:val="21"/>
                  <w:szCs w:val="21"/>
                </w:rPr>
                <w:t>비례하여</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지급</w:t>
              </w:r>
            </w:ins>
            <w:ins w:id="1365" w:author="Mia Choi" w:date="2021-07-26T11:17:00Z">
              <w:r w:rsidRPr="00454CB9">
                <w:rPr>
                  <w:rFonts w:ascii="Arial" w:eastAsia="Malgun Gothic" w:hAnsi="Arial" w:cs="Arial"/>
                  <w:color w:val="000000"/>
                  <w:sz w:val="21"/>
                  <w:szCs w:val="21"/>
                </w:rPr>
                <w:t>된</w:t>
              </w:r>
            </w:ins>
            <w:ins w:id="1366" w:author="Mia Choi" w:date="2021-07-26T11:16:00Z">
              <w:r w:rsidRPr="00454CB9">
                <w:rPr>
                  <w:rFonts w:ascii="Arial" w:eastAsia="Malgun Gothic" w:hAnsi="Arial" w:cs="Arial"/>
                  <w:color w:val="000000"/>
                  <w:sz w:val="21"/>
                  <w:szCs w:val="21"/>
                </w:rPr>
                <w:t>다</w:t>
              </w:r>
              <w:r w:rsidRPr="00454CB9">
                <w:rPr>
                  <w:rFonts w:ascii="Arial" w:eastAsia="Malgun Gothic" w:hAnsi="Arial" w:cs="Arial"/>
                  <w:color w:val="000000"/>
                  <w:sz w:val="21"/>
                  <w:szCs w:val="21"/>
                </w:rPr>
                <w:t>.</w:t>
              </w:r>
            </w:ins>
            <w:ins w:id="1367" w:author="Mia Choi" w:date="2021-07-26T11:18:00Z">
              <w:r w:rsidRPr="00454CB9">
                <w:rPr>
                  <w:rFonts w:ascii="Arial" w:eastAsia="Malgun Gothic" w:hAnsi="Arial" w:cs="Arial"/>
                  <w:color w:val="000000"/>
                  <w:sz w:val="21"/>
                  <w:szCs w:val="21"/>
                </w:rPr>
                <w:t xml:space="preserve"> </w:t>
              </w:r>
            </w:ins>
            <w:ins w:id="1368" w:author="Mia Choi" w:date="2021-07-26T11:16:00Z">
              <w:r w:rsidRPr="00454CB9">
                <w:rPr>
                  <w:rFonts w:ascii="Arial" w:eastAsia="Malgun Gothic" w:hAnsi="Arial" w:cs="Arial"/>
                  <w:color w:val="000000"/>
                  <w:sz w:val="21"/>
                  <w:szCs w:val="21"/>
                </w:rPr>
                <w:t>지급일이</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휴일</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또는</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휴무일과</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겹칠</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경우</w:t>
              </w:r>
              <w:r w:rsidRPr="00454CB9">
                <w:rPr>
                  <w:rFonts w:ascii="Arial" w:eastAsia="Malgun Gothic" w:hAnsi="Arial" w:cs="Arial"/>
                  <w:color w:val="000000"/>
                  <w:sz w:val="21"/>
                  <w:szCs w:val="21"/>
                </w:rPr>
                <w:t xml:space="preserve"> </w:t>
              </w:r>
            </w:ins>
            <w:ins w:id="1369" w:author="Mia Choi" w:date="2021-07-26T11:19:00Z">
              <w:r w:rsidRPr="00454CB9">
                <w:rPr>
                  <w:rFonts w:ascii="Arial" w:eastAsia="Malgun Gothic" w:hAnsi="Arial" w:cs="Arial"/>
                  <w:color w:val="000000"/>
                  <w:sz w:val="21"/>
                  <w:szCs w:val="21"/>
                </w:rPr>
                <w:t>지급</w:t>
              </w:r>
            </w:ins>
            <w:ins w:id="1370" w:author="Mia Choi" w:date="2021-07-26T11:16:00Z">
              <w:r w:rsidRPr="00454CB9">
                <w:rPr>
                  <w:rFonts w:ascii="Arial" w:eastAsia="Malgun Gothic" w:hAnsi="Arial" w:cs="Arial"/>
                  <w:color w:val="000000"/>
                  <w:sz w:val="21"/>
                  <w:szCs w:val="21"/>
                </w:rPr>
                <w:t xml:space="preserve"> </w:t>
              </w:r>
            </w:ins>
            <w:ins w:id="1371" w:author="Mia Choi" w:date="2021-07-26T11:19:00Z">
              <w:r w:rsidRPr="00454CB9">
                <w:rPr>
                  <w:rFonts w:ascii="Arial" w:eastAsia="Malgun Gothic" w:hAnsi="Arial" w:cs="Arial"/>
                  <w:color w:val="000000"/>
                  <w:sz w:val="21"/>
                  <w:szCs w:val="21"/>
                </w:rPr>
                <w:t>익일</w:t>
              </w:r>
            </w:ins>
            <w:ins w:id="1372" w:author="Mia Choi" w:date="2021-07-26T11:16:00Z">
              <w:r w:rsidRPr="00454CB9">
                <w:rPr>
                  <w:rFonts w:ascii="Arial" w:eastAsia="Malgun Gothic" w:hAnsi="Arial" w:cs="Arial"/>
                  <w:color w:val="000000"/>
                  <w:sz w:val="21"/>
                  <w:szCs w:val="21"/>
                </w:rPr>
                <w:t>에</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지급</w:t>
              </w:r>
            </w:ins>
            <w:ins w:id="1373" w:author="Mia Choi" w:date="2021-07-26T11:19:00Z">
              <w:r w:rsidRPr="00454CB9">
                <w:rPr>
                  <w:rFonts w:ascii="Arial" w:eastAsia="Malgun Gothic" w:hAnsi="Arial" w:cs="Arial"/>
                  <w:color w:val="000000"/>
                  <w:sz w:val="21"/>
                  <w:szCs w:val="21"/>
                </w:rPr>
                <w:t>한</w:t>
              </w:r>
            </w:ins>
            <w:ins w:id="1374" w:author="Mia Choi" w:date="2021-07-26T11:16:00Z">
              <w:r w:rsidRPr="00454CB9">
                <w:rPr>
                  <w:rFonts w:ascii="Arial" w:eastAsia="Malgun Gothic" w:hAnsi="Arial" w:cs="Arial"/>
                  <w:color w:val="000000"/>
                  <w:sz w:val="21"/>
                  <w:szCs w:val="21"/>
                </w:rPr>
                <w:t>다</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지급일시</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및</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지급횟수는</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임직원과</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회사의</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합의에</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의해</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변경될</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수</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있다</w:t>
              </w:r>
              <w:r w:rsidRPr="00454CB9">
                <w:rPr>
                  <w:rFonts w:ascii="Arial" w:eastAsia="Malgun Gothic" w:hAnsi="Arial" w:cs="Arial"/>
                  <w:color w:val="000000"/>
                  <w:sz w:val="21"/>
                  <w:szCs w:val="21"/>
                </w:rPr>
                <w:t>.</w:t>
              </w:r>
            </w:ins>
            <w:del w:id="1375" w:author="Mia Choi" w:date="2021-07-26T11:16:00Z">
              <w:r w:rsidRPr="00454CB9" w:rsidDel="00FF0016">
                <w:rPr>
                  <w:rFonts w:ascii="Arial" w:eastAsia="Malgun Gothic" w:hAnsi="Arial" w:cs="Arial"/>
                  <w:color w:val="000000"/>
                  <w:sz w:val="21"/>
                  <w:szCs w:val="21"/>
                </w:rPr>
                <w:delText>신규채용자</w:delText>
              </w:r>
              <w:r w:rsidRPr="00454CB9" w:rsidDel="00FF0016">
                <w:rPr>
                  <w:rFonts w:ascii="Arial" w:eastAsia="Malgun Gothic" w:hAnsi="Arial" w:cs="Arial"/>
                  <w:color w:val="000000"/>
                  <w:sz w:val="21"/>
                  <w:szCs w:val="21"/>
                </w:rPr>
                <w:delText xml:space="preserve"> </w:delText>
              </w:r>
              <w:r w:rsidRPr="00454CB9" w:rsidDel="00FF0016">
                <w:rPr>
                  <w:rFonts w:ascii="Arial" w:eastAsia="Malgun Gothic" w:hAnsi="Arial" w:cs="Arial"/>
                  <w:color w:val="000000"/>
                  <w:sz w:val="21"/>
                  <w:szCs w:val="21"/>
                </w:rPr>
                <w:delText>및</w:delText>
              </w:r>
              <w:r w:rsidRPr="00454CB9" w:rsidDel="00FF0016">
                <w:rPr>
                  <w:rFonts w:ascii="Arial" w:eastAsia="Malgun Gothic" w:hAnsi="Arial" w:cs="Arial"/>
                  <w:color w:val="000000"/>
                  <w:sz w:val="21"/>
                  <w:szCs w:val="21"/>
                </w:rPr>
                <w:delText xml:space="preserve"> </w:delText>
              </w:r>
              <w:r w:rsidRPr="00454CB9" w:rsidDel="00FF0016">
                <w:rPr>
                  <w:rFonts w:ascii="Arial" w:eastAsia="Malgun Gothic" w:hAnsi="Arial" w:cs="Arial"/>
                  <w:color w:val="000000"/>
                  <w:sz w:val="21"/>
                  <w:szCs w:val="21"/>
                </w:rPr>
                <w:delText>복직자에</w:delText>
              </w:r>
              <w:r w:rsidRPr="00454CB9" w:rsidDel="00FF0016">
                <w:rPr>
                  <w:rFonts w:ascii="Arial" w:eastAsia="Malgun Gothic" w:hAnsi="Arial" w:cs="Arial"/>
                  <w:color w:val="000000"/>
                  <w:sz w:val="21"/>
                  <w:szCs w:val="21"/>
                </w:rPr>
                <w:delText xml:space="preserve"> </w:delText>
              </w:r>
              <w:r w:rsidRPr="00454CB9" w:rsidDel="00FF0016">
                <w:rPr>
                  <w:rFonts w:ascii="Arial" w:eastAsia="Malgun Gothic" w:hAnsi="Arial" w:cs="Arial"/>
                  <w:color w:val="000000"/>
                  <w:sz w:val="21"/>
                  <w:szCs w:val="21"/>
                </w:rPr>
                <w:delText>대한</w:delText>
              </w:r>
              <w:r w:rsidRPr="00454CB9" w:rsidDel="00FF0016">
                <w:rPr>
                  <w:rFonts w:ascii="Arial" w:eastAsia="Malgun Gothic" w:hAnsi="Arial" w:cs="Arial"/>
                  <w:color w:val="000000"/>
                  <w:sz w:val="21"/>
                  <w:szCs w:val="21"/>
                </w:rPr>
                <w:delText xml:space="preserve"> </w:delText>
              </w:r>
              <w:r w:rsidRPr="00454CB9" w:rsidDel="00FF0016">
                <w:rPr>
                  <w:rFonts w:ascii="Arial" w:eastAsia="Malgun Gothic" w:hAnsi="Arial" w:cs="Arial"/>
                  <w:color w:val="000000"/>
                  <w:sz w:val="21"/>
                  <w:szCs w:val="21"/>
                </w:rPr>
                <w:delText>당해월분</w:delText>
              </w:r>
              <w:r w:rsidRPr="00454CB9" w:rsidDel="00FF0016">
                <w:rPr>
                  <w:rFonts w:ascii="Arial" w:eastAsia="Malgun Gothic" w:hAnsi="Arial" w:cs="Arial"/>
                  <w:color w:val="000000"/>
                  <w:sz w:val="21"/>
                  <w:szCs w:val="21"/>
                </w:rPr>
                <w:delText xml:space="preserve"> </w:delText>
              </w:r>
              <w:r w:rsidRPr="00454CB9" w:rsidDel="00FF0016">
                <w:rPr>
                  <w:rFonts w:ascii="Arial" w:eastAsia="Malgun Gothic" w:hAnsi="Arial" w:cs="Arial"/>
                  <w:color w:val="000000"/>
                  <w:sz w:val="21"/>
                  <w:szCs w:val="21"/>
                </w:rPr>
                <w:delText>급여는</w:delText>
              </w:r>
              <w:r w:rsidRPr="00454CB9" w:rsidDel="00FF0016">
                <w:rPr>
                  <w:rFonts w:ascii="Arial" w:eastAsia="Malgun Gothic" w:hAnsi="Arial" w:cs="Arial"/>
                  <w:color w:val="000000"/>
                  <w:sz w:val="21"/>
                  <w:szCs w:val="21"/>
                </w:rPr>
                <w:delText xml:space="preserve"> </w:delText>
              </w:r>
              <w:r w:rsidRPr="00454CB9" w:rsidDel="00FF0016">
                <w:rPr>
                  <w:rFonts w:ascii="Arial" w:eastAsia="Malgun Gothic" w:hAnsi="Arial" w:cs="Arial"/>
                  <w:color w:val="000000"/>
                  <w:sz w:val="21"/>
                  <w:szCs w:val="21"/>
                </w:rPr>
                <w:delText>발령일부터</w:delText>
              </w:r>
              <w:r w:rsidRPr="00454CB9" w:rsidDel="00FF0016">
                <w:rPr>
                  <w:rFonts w:ascii="Arial" w:eastAsia="Malgun Gothic" w:hAnsi="Arial" w:cs="Arial"/>
                  <w:color w:val="000000"/>
                  <w:sz w:val="21"/>
                  <w:szCs w:val="21"/>
                </w:rPr>
                <w:delText xml:space="preserve"> </w:delText>
              </w:r>
              <w:r w:rsidRPr="00454CB9" w:rsidDel="00FF0016">
                <w:rPr>
                  <w:rFonts w:ascii="Arial" w:eastAsia="Malgun Gothic" w:hAnsi="Arial" w:cs="Arial"/>
                  <w:color w:val="000000"/>
                  <w:sz w:val="21"/>
                  <w:szCs w:val="21"/>
                </w:rPr>
                <w:delText>계산하고</w:delText>
              </w:r>
              <w:r w:rsidRPr="00454CB9" w:rsidDel="00FF0016">
                <w:rPr>
                  <w:rFonts w:ascii="Arial" w:eastAsia="Malgun Gothic" w:hAnsi="Arial" w:cs="Arial"/>
                  <w:color w:val="000000"/>
                  <w:sz w:val="21"/>
                  <w:szCs w:val="21"/>
                </w:rPr>
                <w:delText xml:space="preserve"> </w:delText>
              </w:r>
              <w:r w:rsidRPr="00454CB9" w:rsidDel="00FF0016">
                <w:rPr>
                  <w:rFonts w:ascii="Arial" w:eastAsia="Malgun Gothic" w:hAnsi="Arial" w:cs="Arial"/>
                  <w:color w:val="000000"/>
                  <w:sz w:val="21"/>
                  <w:szCs w:val="21"/>
                </w:rPr>
                <w:delText>기타</w:delText>
              </w:r>
              <w:r w:rsidRPr="00454CB9" w:rsidDel="00FF0016">
                <w:rPr>
                  <w:rFonts w:ascii="Arial" w:eastAsia="Malgun Gothic" w:hAnsi="Arial" w:cs="Arial"/>
                  <w:color w:val="000000"/>
                  <w:sz w:val="21"/>
                  <w:szCs w:val="21"/>
                </w:rPr>
                <w:delText xml:space="preserve"> </w:delText>
              </w:r>
              <w:r w:rsidRPr="00454CB9" w:rsidDel="00FF0016">
                <w:rPr>
                  <w:rFonts w:ascii="Arial" w:eastAsia="Malgun Gothic" w:hAnsi="Arial" w:cs="Arial"/>
                  <w:color w:val="000000"/>
                  <w:sz w:val="21"/>
                  <w:szCs w:val="21"/>
                </w:rPr>
                <w:delText>종업원은</w:delText>
              </w:r>
              <w:r w:rsidRPr="00454CB9" w:rsidDel="00FF0016">
                <w:rPr>
                  <w:rFonts w:ascii="Arial" w:eastAsia="Malgun Gothic" w:hAnsi="Arial" w:cs="Arial"/>
                  <w:color w:val="000000"/>
                  <w:sz w:val="21"/>
                  <w:szCs w:val="21"/>
                </w:rPr>
                <w:delText xml:space="preserve"> 1</w:delText>
              </w:r>
              <w:r w:rsidRPr="00454CB9" w:rsidDel="00FF0016">
                <w:rPr>
                  <w:rFonts w:ascii="Arial" w:eastAsia="Malgun Gothic" w:hAnsi="Arial" w:cs="Arial"/>
                  <w:color w:val="000000"/>
                  <w:sz w:val="21"/>
                  <w:szCs w:val="21"/>
                </w:rPr>
                <w:delText>일부터</w:delText>
              </w:r>
              <w:r w:rsidRPr="00454CB9" w:rsidDel="00FF0016">
                <w:rPr>
                  <w:rFonts w:ascii="Arial" w:eastAsia="Malgun Gothic" w:hAnsi="Arial" w:cs="Arial"/>
                  <w:color w:val="000000"/>
                  <w:sz w:val="21"/>
                  <w:szCs w:val="21"/>
                </w:rPr>
                <w:delText xml:space="preserve"> </w:delText>
              </w:r>
              <w:r w:rsidRPr="00454CB9" w:rsidDel="00FF0016">
                <w:rPr>
                  <w:rFonts w:ascii="Arial" w:eastAsia="Malgun Gothic" w:hAnsi="Arial" w:cs="Arial"/>
                  <w:color w:val="000000"/>
                  <w:sz w:val="21"/>
                  <w:szCs w:val="21"/>
                </w:rPr>
                <w:delText>말일까지로</w:delText>
              </w:r>
              <w:r w:rsidRPr="00454CB9" w:rsidDel="00FF0016">
                <w:rPr>
                  <w:rFonts w:ascii="Arial" w:eastAsia="Malgun Gothic" w:hAnsi="Arial" w:cs="Arial"/>
                  <w:color w:val="000000"/>
                  <w:sz w:val="21"/>
                  <w:szCs w:val="21"/>
                </w:rPr>
                <w:delText xml:space="preserve"> </w:delText>
              </w:r>
              <w:r w:rsidRPr="00454CB9" w:rsidDel="00FF0016">
                <w:rPr>
                  <w:rFonts w:ascii="Arial" w:eastAsia="Malgun Gothic" w:hAnsi="Arial" w:cs="Arial"/>
                  <w:color w:val="000000"/>
                  <w:sz w:val="21"/>
                  <w:szCs w:val="21"/>
                </w:rPr>
                <w:delText>계산</w:delText>
              </w:r>
              <w:r w:rsidRPr="00454CB9" w:rsidDel="00FF0016">
                <w:rPr>
                  <w:rFonts w:ascii="Arial" w:eastAsia="Malgun Gothic" w:hAnsi="Arial" w:cs="Arial"/>
                  <w:color w:val="000000"/>
                  <w:sz w:val="21"/>
                  <w:szCs w:val="21"/>
                </w:rPr>
                <w:delText xml:space="preserve"> </w:delText>
              </w:r>
              <w:r w:rsidRPr="00454CB9" w:rsidDel="00FF0016">
                <w:rPr>
                  <w:rFonts w:ascii="Arial" w:eastAsia="Malgun Gothic" w:hAnsi="Arial" w:cs="Arial"/>
                  <w:color w:val="000000"/>
                  <w:sz w:val="21"/>
                  <w:szCs w:val="21"/>
                </w:rPr>
                <w:delText>마감하여</w:delText>
              </w:r>
              <w:r w:rsidRPr="00454CB9" w:rsidDel="00FF0016">
                <w:rPr>
                  <w:rFonts w:ascii="Arial" w:eastAsia="Malgun Gothic" w:hAnsi="Arial" w:cs="Arial"/>
                  <w:color w:val="000000"/>
                  <w:sz w:val="21"/>
                  <w:szCs w:val="21"/>
                </w:rPr>
                <w:delText xml:space="preserve"> </w:delText>
              </w:r>
              <w:r w:rsidRPr="00454CB9" w:rsidDel="00FF0016">
                <w:rPr>
                  <w:rFonts w:ascii="Arial" w:eastAsia="Malgun Gothic" w:hAnsi="Arial" w:cs="Arial"/>
                  <w:color w:val="000000"/>
                  <w:sz w:val="21"/>
                  <w:szCs w:val="21"/>
                </w:rPr>
                <w:delText>익월</w:delText>
              </w:r>
              <w:r w:rsidRPr="00454CB9" w:rsidDel="00FF0016">
                <w:rPr>
                  <w:rFonts w:ascii="Arial" w:eastAsia="Malgun Gothic" w:hAnsi="Arial" w:cs="Arial"/>
                  <w:color w:val="000000"/>
                  <w:sz w:val="21"/>
                  <w:szCs w:val="21"/>
                </w:rPr>
                <w:delText xml:space="preserve"> 5, 20</w:delText>
              </w:r>
              <w:r w:rsidRPr="00454CB9" w:rsidDel="00FF0016">
                <w:rPr>
                  <w:rFonts w:ascii="Arial" w:eastAsia="Malgun Gothic" w:hAnsi="Arial" w:cs="Arial"/>
                  <w:color w:val="000000"/>
                  <w:sz w:val="21"/>
                  <w:szCs w:val="21"/>
                </w:rPr>
                <w:delText>일</w:delText>
              </w:r>
              <w:r w:rsidRPr="00454CB9" w:rsidDel="00FF0016">
                <w:rPr>
                  <w:rFonts w:ascii="Arial" w:eastAsia="Malgun Gothic" w:hAnsi="Arial" w:cs="Arial"/>
                  <w:color w:val="000000"/>
                  <w:sz w:val="21"/>
                  <w:szCs w:val="21"/>
                </w:rPr>
                <w:delText xml:space="preserve"> 2</w:delText>
              </w:r>
              <w:r w:rsidRPr="00454CB9" w:rsidDel="00FF0016">
                <w:rPr>
                  <w:rFonts w:ascii="Arial" w:eastAsia="Malgun Gothic" w:hAnsi="Arial" w:cs="Arial"/>
                  <w:color w:val="000000"/>
                  <w:sz w:val="21"/>
                  <w:szCs w:val="21"/>
                </w:rPr>
                <w:delText>회</w:delText>
              </w:r>
              <w:r w:rsidRPr="00454CB9" w:rsidDel="00FF0016">
                <w:rPr>
                  <w:rFonts w:ascii="Arial" w:eastAsia="Malgun Gothic" w:hAnsi="Arial" w:cs="Arial"/>
                  <w:color w:val="000000"/>
                  <w:sz w:val="21"/>
                  <w:szCs w:val="21"/>
                </w:rPr>
                <w:delText xml:space="preserve"> </w:delText>
              </w:r>
              <w:r w:rsidRPr="00454CB9" w:rsidDel="00FF0016">
                <w:rPr>
                  <w:rFonts w:ascii="Arial" w:eastAsia="Malgun Gothic" w:hAnsi="Arial" w:cs="Arial"/>
                  <w:color w:val="000000"/>
                  <w:sz w:val="21"/>
                  <w:szCs w:val="21"/>
                </w:rPr>
                <w:delText>지급한다</w:delText>
              </w:r>
              <w:r w:rsidRPr="00454CB9" w:rsidDel="00FF0016">
                <w:rPr>
                  <w:rFonts w:ascii="Arial" w:eastAsia="Malgun Gothic" w:hAnsi="Arial" w:cs="Arial"/>
                  <w:color w:val="000000"/>
                  <w:sz w:val="21"/>
                  <w:szCs w:val="21"/>
                </w:rPr>
                <w:delText>.</w:delText>
              </w:r>
            </w:del>
          </w:p>
        </w:tc>
        <w:tc>
          <w:tcPr>
            <w:tcW w:w="1667" w:type="pct"/>
            <w:shd w:val="clear" w:color="auto" w:fill="auto"/>
          </w:tcPr>
          <w:p w14:paraId="4126FD5C" w14:textId="0F7B388B" w:rsidR="000A5F32" w:rsidRPr="002A5E52" w:rsidRDefault="000A5F32" w:rsidP="000A5F32">
            <w:pPr>
              <w:pStyle w:val="af"/>
              <w:numPr>
                <w:ilvl w:val="0"/>
                <w:numId w:val="154"/>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 xml:space="preserve">Оплата труда Работника осуществляется дважды в месяц. Заработная плата выплачивается за период с 1 по 15 число текущего месяца 20 числа текущего месяца и за период с 16 по последний день месяца - 05 числа следующего месяца пропорционально отработанному Работником времени. При совпадении дня выплаты с выходным или нерабочим праздничным днем выплата заработной платы производится накануне этого дня. По соглашению между Работником и Предприятием, дата и частота оплаты </w:t>
            </w:r>
            <w:r w:rsidRPr="002A5E52">
              <w:rPr>
                <w:rFonts w:ascii="Arial" w:eastAsia="Malgun Gothic" w:hAnsi="Arial" w:cs="Arial"/>
                <w:color w:val="000000"/>
                <w:sz w:val="21"/>
                <w:szCs w:val="21"/>
                <w:lang w:val="ru-RU"/>
              </w:rPr>
              <w:lastRenderedPageBreak/>
              <w:t>могут быть изменены.</w:t>
            </w:r>
          </w:p>
        </w:tc>
        <w:tc>
          <w:tcPr>
            <w:tcW w:w="1667" w:type="pct"/>
            <w:shd w:val="clear" w:color="auto" w:fill="auto"/>
          </w:tcPr>
          <w:p w14:paraId="0FD27DE1" w14:textId="727E65D3" w:rsidR="000A5F32" w:rsidRPr="00E17745" w:rsidRDefault="002800CC" w:rsidP="009341C1">
            <w:pPr>
              <w:pStyle w:val="af"/>
              <w:numPr>
                <w:ilvl w:val="0"/>
                <w:numId w:val="206"/>
              </w:numPr>
              <w:ind w:left="709" w:hanging="709"/>
              <w:rPr>
                <w:rFonts w:ascii="Arial" w:eastAsia="Malgun Gothic" w:hAnsi="Arial" w:cs="Arial"/>
                <w:color w:val="000000"/>
                <w:sz w:val="21"/>
                <w:szCs w:val="21"/>
              </w:rPr>
            </w:pPr>
            <w:r w:rsidRPr="00E17745">
              <w:rPr>
                <w:rFonts w:ascii="Arial" w:eastAsia="Malgun Gothic" w:hAnsi="Arial" w:cs="Arial"/>
                <w:color w:val="000000"/>
                <w:sz w:val="21"/>
                <w:szCs w:val="21"/>
              </w:rPr>
              <w:lastRenderedPageBreak/>
              <w:t>The</w:t>
            </w:r>
            <w:r w:rsidRPr="002A5E52">
              <w:rPr>
                <w:rFonts w:ascii="Arial" w:eastAsia="Malgun Gothic" w:hAnsi="Arial" w:cs="Arial"/>
                <w:color w:val="000000"/>
                <w:sz w:val="21"/>
                <w:szCs w:val="21"/>
              </w:rPr>
              <w:t xml:space="preserve"> Employee is paid twice a month. Wages are paid for the period from the 1st to the 15th day of the </w:t>
            </w:r>
            <w:r w:rsidRPr="00E17745">
              <w:rPr>
                <w:rFonts w:ascii="Arial" w:eastAsia="Malgun Gothic" w:hAnsi="Arial" w:cs="Arial"/>
                <w:color w:val="000000"/>
                <w:sz w:val="21"/>
                <w:szCs w:val="21"/>
              </w:rPr>
              <w:t>current</w:t>
            </w:r>
            <w:r w:rsidRPr="002A5E52">
              <w:rPr>
                <w:rFonts w:ascii="Arial" w:eastAsia="Malgun Gothic" w:hAnsi="Arial" w:cs="Arial"/>
                <w:color w:val="000000"/>
                <w:sz w:val="21"/>
                <w:szCs w:val="21"/>
              </w:rPr>
              <w:t xml:space="preserve"> month on the 20th day of the current month and for the period from the 16th to the last day of the month - on the 05th day of the next month in proportion to the time worked by the Employee. If the day of payment coincides with a day off or a non-working holiday, the payment of wages is made on the eve of this day. The date and frequency of payment may be changed by agreement between the Employee and the Company.</w:t>
            </w:r>
          </w:p>
        </w:tc>
      </w:tr>
      <w:tr w:rsidR="000A5F32" w:rsidRPr="002A5E52" w14:paraId="2FA00723" w14:textId="77777777" w:rsidTr="00487147">
        <w:trPr>
          <w:trHeight w:val="156"/>
        </w:trPr>
        <w:tc>
          <w:tcPr>
            <w:tcW w:w="1666" w:type="pct"/>
          </w:tcPr>
          <w:p w14:paraId="064B927D" w14:textId="42ABDDB9" w:rsidR="000A5F32" w:rsidRPr="002A5E52" w:rsidDel="000A5F32" w:rsidRDefault="000A5F32" w:rsidP="000A5F32">
            <w:pPr>
              <w:ind w:left="210" w:hangingChars="100" w:hanging="210"/>
              <w:rPr>
                <w:rFonts w:ascii="Arial" w:eastAsia="Malgun Gothic" w:hAnsi="Arial" w:cs="Arial"/>
                <w:color w:val="000000"/>
                <w:sz w:val="21"/>
                <w:szCs w:val="21"/>
              </w:rPr>
            </w:pPr>
            <w:ins w:id="1376" w:author="Mia Choi" w:date="2021-07-26T11:20:00Z">
              <w:r w:rsidRPr="002A5E52">
                <w:rPr>
                  <w:rFonts w:ascii="Arial" w:eastAsia="Malgun Gothic" w:hAnsi="Arial" w:cs="Arial"/>
                  <w:color w:val="000000"/>
                  <w:sz w:val="21"/>
                  <w:szCs w:val="21"/>
                </w:rPr>
                <w:t xml:space="preserve">2. </w:t>
              </w:r>
              <w:r w:rsidRPr="002A5E52">
                <w:rPr>
                  <w:rFonts w:ascii="Arial" w:eastAsia="Malgun Gothic" w:hAnsi="Arial" w:cs="Arial"/>
                  <w:color w:val="000000"/>
                  <w:sz w:val="21"/>
                  <w:szCs w:val="21"/>
                </w:rPr>
                <w:t>직원의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보수는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업무를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수행하는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장소에서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이루어지거나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직원이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지정한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은행계좌로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이체된다</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위임장에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따라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권한을</w:t>
              </w:r>
              <w:r w:rsidRPr="002A5E52">
                <w:rPr>
                  <w:rFonts w:ascii="Arial" w:eastAsia="Malgun Gothic" w:hAnsi="Arial" w:cs="Arial"/>
                  <w:color w:val="000000"/>
                  <w:sz w:val="21"/>
                  <w:szCs w:val="21"/>
                </w:rPr>
                <w:t xml:space="preserve"> </w:t>
              </w:r>
              <w:proofErr w:type="spellStart"/>
              <w:r w:rsidRPr="002A5E52">
                <w:rPr>
                  <w:rFonts w:ascii="Arial" w:eastAsia="Malgun Gothic" w:hAnsi="Arial" w:cs="Arial"/>
                  <w:color w:val="000000"/>
                  <w:sz w:val="21"/>
                  <w:szCs w:val="21"/>
                </w:rPr>
                <w:t>위임받은</w:t>
              </w:r>
              <w:proofErr w:type="spell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다른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사람에게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지불할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있다</w:t>
              </w:r>
              <w:r w:rsidRPr="002A5E52">
                <w:rPr>
                  <w:rFonts w:ascii="Arial" w:eastAsia="Malgun Gothic" w:hAnsi="Arial" w:cs="Arial"/>
                  <w:color w:val="000000"/>
                  <w:sz w:val="21"/>
                  <w:szCs w:val="21"/>
                </w:rPr>
                <w:t>.</w:t>
              </w:r>
            </w:ins>
          </w:p>
        </w:tc>
        <w:tc>
          <w:tcPr>
            <w:tcW w:w="1667" w:type="pct"/>
            <w:shd w:val="clear" w:color="auto" w:fill="auto"/>
          </w:tcPr>
          <w:p w14:paraId="1C3F7571" w14:textId="0534E5E5" w:rsidR="000A5F32" w:rsidRPr="002A5E52" w:rsidRDefault="000A5F32" w:rsidP="000A5F32">
            <w:pPr>
              <w:pStyle w:val="af"/>
              <w:numPr>
                <w:ilvl w:val="0"/>
                <w:numId w:val="154"/>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Change w:id="1377" w:author="Гурьянов" w:date="2021-07-23T16:49:00Z">
                  <w:rPr>
                    <w:rFonts w:ascii="Arial" w:hAnsi="Arial" w:cs="Arial"/>
                    <w:color w:val="000000"/>
                    <w:lang w:eastAsia="en-US"/>
                  </w:rPr>
                </w:rPrChange>
              </w:rPr>
              <w:t>Оплата труда Работника осуществляется в месте выполнения им работы либо перечисляется на указанный Работником счет в банке.</w:t>
            </w:r>
            <w:r w:rsidRPr="002A5E52">
              <w:rPr>
                <w:rFonts w:ascii="Arial" w:eastAsia="Malgun Gothic" w:hAnsi="Arial" w:cs="Arial"/>
                <w:color w:val="000000"/>
                <w:sz w:val="21"/>
                <w:szCs w:val="21"/>
                <w:lang w:val="ru-RU"/>
              </w:rPr>
              <w:t xml:space="preserve"> Оплата может быть произведена иному лицу, действующему на основании доверенности.</w:t>
            </w:r>
          </w:p>
        </w:tc>
        <w:tc>
          <w:tcPr>
            <w:tcW w:w="1667" w:type="pct"/>
            <w:shd w:val="clear" w:color="auto" w:fill="auto"/>
          </w:tcPr>
          <w:p w14:paraId="49893416" w14:textId="24F12E7C" w:rsidR="000A5F32" w:rsidRPr="00E17745" w:rsidRDefault="002800CC" w:rsidP="009341C1">
            <w:pPr>
              <w:pStyle w:val="af"/>
              <w:numPr>
                <w:ilvl w:val="0"/>
                <w:numId w:val="206"/>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 xml:space="preserve">Remuneration of the Employee is carried out at the place where he performs the work or is transferred to the bank account specified by the Employee. Payment can be made to a family member or a person acting </w:t>
            </w:r>
            <w:proofErr w:type="gramStart"/>
            <w:r w:rsidRPr="002A5E52">
              <w:rPr>
                <w:rFonts w:ascii="Arial" w:eastAsia="Malgun Gothic" w:hAnsi="Arial" w:cs="Arial"/>
                <w:color w:val="000000"/>
                <w:sz w:val="21"/>
                <w:szCs w:val="21"/>
              </w:rPr>
              <w:t>on the basis of</w:t>
            </w:r>
            <w:proofErr w:type="gramEnd"/>
            <w:r w:rsidRPr="002A5E52">
              <w:rPr>
                <w:rFonts w:ascii="Arial" w:eastAsia="Malgun Gothic" w:hAnsi="Arial" w:cs="Arial"/>
                <w:color w:val="000000"/>
                <w:sz w:val="21"/>
                <w:szCs w:val="21"/>
              </w:rPr>
              <w:t xml:space="preserve"> a power of attorney.</w:t>
            </w:r>
          </w:p>
        </w:tc>
      </w:tr>
      <w:tr w:rsidR="000A5F32" w:rsidRPr="002A5E52" w14:paraId="6498B059" w14:textId="77777777" w:rsidTr="00487147">
        <w:trPr>
          <w:trHeight w:val="156"/>
        </w:trPr>
        <w:tc>
          <w:tcPr>
            <w:tcW w:w="1666" w:type="pct"/>
          </w:tcPr>
          <w:p w14:paraId="509EFB27" w14:textId="7D0D21B4" w:rsidR="000A5F32" w:rsidRPr="002A5E52" w:rsidDel="000A5F32" w:rsidRDefault="000A5F32" w:rsidP="000A5F32">
            <w:pPr>
              <w:ind w:left="210" w:hangingChars="100" w:hanging="210"/>
              <w:rPr>
                <w:rFonts w:ascii="Arial" w:eastAsia="Malgun Gothic" w:hAnsi="Arial" w:cs="Arial"/>
                <w:color w:val="000000"/>
                <w:sz w:val="21"/>
                <w:szCs w:val="21"/>
                <w:highlight w:val="yellow"/>
              </w:rPr>
            </w:pPr>
            <w:ins w:id="1378" w:author="Mia Choi" w:date="2021-07-26T11:20:00Z">
              <w:r w:rsidRPr="002A5E52">
                <w:rPr>
                  <w:rFonts w:ascii="Arial" w:eastAsia="Malgun Gothic" w:hAnsi="Arial" w:cs="Arial"/>
                  <w:color w:val="000000"/>
                  <w:sz w:val="21"/>
                  <w:szCs w:val="21"/>
                </w:rPr>
                <w:t xml:space="preserve">3. </w:t>
              </w:r>
              <w:r w:rsidRPr="002A5E52">
                <w:rPr>
                  <w:rFonts w:ascii="Arial" w:eastAsia="Malgun Gothic" w:hAnsi="Arial" w:cs="Arial"/>
                  <w:color w:val="000000"/>
                  <w:sz w:val="21"/>
                  <w:szCs w:val="21"/>
                </w:rPr>
                <w:t>상여금</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인센티브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지급은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급여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지급일에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근로자에게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지급된다</w:t>
              </w:r>
              <w:r w:rsidRPr="002A5E52">
                <w:rPr>
                  <w:rFonts w:ascii="Arial" w:eastAsia="Malgun Gothic" w:hAnsi="Arial" w:cs="Arial"/>
                  <w:color w:val="000000"/>
                  <w:sz w:val="21"/>
                  <w:szCs w:val="21"/>
                </w:rPr>
                <w:t>.</w:t>
              </w:r>
            </w:ins>
            <w:del w:id="1379" w:author="Mia Choi" w:date="2021-07-26T11:16:00Z">
              <w:r w:rsidRPr="002A5E52" w:rsidDel="00FF0016">
                <w:rPr>
                  <w:rFonts w:ascii="Arial" w:eastAsia="Malgun Gothic" w:hAnsi="Arial" w:cs="Arial"/>
                  <w:color w:val="000000"/>
                  <w:sz w:val="21"/>
                  <w:szCs w:val="21"/>
                  <w:highlight w:val="yellow"/>
                </w:rPr>
                <w:delText xml:space="preserve">2. </w:delText>
              </w:r>
              <w:r w:rsidRPr="002A5E52" w:rsidDel="00FF0016">
                <w:rPr>
                  <w:rFonts w:ascii="Arial" w:eastAsia="Malgun Gothic" w:hAnsi="Arial" w:cs="Arial"/>
                  <w:color w:val="000000"/>
                  <w:sz w:val="21"/>
                  <w:szCs w:val="21"/>
                  <w:highlight w:val="yellow"/>
                </w:rPr>
                <w:delText>임금은</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현금으로</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재임지에서</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본인에게</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지불함을</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원칙으로</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한다</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단</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본인의</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요청이</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있을</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때는</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서명날인한</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위임장을</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소지한</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가족에게</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지급할</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수</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있다</w:delText>
              </w:r>
              <w:r w:rsidRPr="002A5E52" w:rsidDel="00FF0016">
                <w:rPr>
                  <w:rFonts w:ascii="Arial" w:eastAsia="Malgun Gothic" w:hAnsi="Arial" w:cs="Arial"/>
                  <w:color w:val="000000"/>
                  <w:sz w:val="21"/>
                  <w:szCs w:val="21"/>
                  <w:highlight w:val="yellow"/>
                </w:rPr>
                <w:delText xml:space="preserve">.3. </w:delText>
              </w:r>
              <w:r w:rsidRPr="002A5E52" w:rsidDel="00FF0016">
                <w:rPr>
                  <w:rFonts w:ascii="Arial" w:eastAsia="Malgun Gothic" w:hAnsi="Arial" w:cs="Arial"/>
                  <w:color w:val="000000"/>
                  <w:sz w:val="21"/>
                  <w:szCs w:val="21"/>
                  <w:highlight w:val="yellow"/>
                </w:rPr>
                <w:delText>종업원</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퇴직</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시</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당해</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월</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분</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종업원의</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임금은</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월</w:delText>
              </w:r>
              <w:r w:rsidRPr="002A5E52" w:rsidDel="00FF0016">
                <w:rPr>
                  <w:rFonts w:ascii="Arial" w:eastAsia="Malgun Gothic" w:hAnsi="Arial" w:cs="Arial"/>
                  <w:color w:val="000000"/>
                  <w:sz w:val="21"/>
                  <w:szCs w:val="21"/>
                  <w:highlight w:val="yellow"/>
                </w:rPr>
                <w:delText xml:space="preserve"> 16</w:delText>
              </w:r>
              <w:r w:rsidRPr="002A5E52" w:rsidDel="00FF0016">
                <w:rPr>
                  <w:rFonts w:ascii="Arial" w:eastAsia="Malgun Gothic" w:hAnsi="Arial" w:cs="Arial"/>
                  <w:color w:val="000000"/>
                  <w:sz w:val="21"/>
                  <w:szCs w:val="21"/>
                  <w:highlight w:val="yellow"/>
                </w:rPr>
                <w:delText>일미만</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출근시</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출근일수로</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월</w:delText>
              </w:r>
              <w:r w:rsidRPr="002A5E52" w:rsidDel="00FF0016">
                <w:rPr>
                  <w:rFonts w:ascii="Arial" w:eastAsia="Malgun Gothic" w:hAnsi="Arial" w:cs="Arial"/>
                  <w:color w:val="000000"/>
                  <w:sz w:val="21"/>
                  <w:szCs w:val="21"/>
                  <w:highlight w:val="yellow"/>
                </w:rPr>
                <w:delText xml:space="preserve"> 16</w:delText>
              </w:r>
              <w:r w:rsidRPr="002A5E52" w:rsidDel="00FF0016">
                <w:rPr>
                  <w:rFonts w:ascii="Arial" w:eastAsia="Malgun Gothic" w:hAnsi="Arial" w:cs="Arial"/>
                  <w:color w:val="000000"/>
                  <w:sz w:val="21"/>
                  <w:szCs w:val="21"/>
                  <w:highlight w:val="yellow"/>
                </w:rPr>
                <w:delText>일</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이상</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출근시</w:delText>
              </w:r>
              <w:r w:rsidRPr="002A5E52" w:rsidDel="00FF0016">
                <w:rPr>
                  <w:rFonts w:ascii="Arial" w:eastAsia="Malgun Gothic" w:hAnsi="Arial" w:cs="Arial"/>
                  <w:color w:val="000000"/>
                  <w:sz w:val="21"/>
                  <w:szCs w:val="21"/>
                  <w:highlight w:val="yellow"/>
                </w:rPr>
                <w:delText>1</w:delText>
              </w:r>
              <w:r w:rsidRPr="002A5E52" w:rsidDel="00FF0016">
                <w:rPr>
                  <w:rFonts w:ascii="Arial" w:eastAsia="Malgun Gothic" w:hAnsi="Arial" w:cs="Arial"/>
                  <w:color w:val="000000"/>
                  <w:sz w:val="21"/>
                  <w:szCs w:val="21"/>
                  <w:highlight w:val="yellow"/>
                </w:rPr>
                <w:delText>개월</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분으로</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계산</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지급한다</w:delText>
              </w:r>
              <w:r w:rsidRPr="002A5E52" w:rsidDel="00FF0016">
                <w:rPr>
                  <w:rFonts w:ascii="Arial" w:eastAsia="Malgun Gothic" w:hAnsi="Arial" w:cs="Arial"/>
                  <w:color w:val="000000"/>
                  <w:sz w:val="21"/>
                  <w:szCs w:val="21"/>
                  <w:highlight w:val="yellow"/>
                </w:rPr>
                <w:delText xml:space="preserve">. 4. </w:delText>
              </w:r>
              <w:r w:rsidRPr="002A5E52" w:rsidDel="00FF0016">
                <w:rPr>
                  <w:rFonts w:ascii="Arial" w:eastAsia="Malgun Gothic" w:hAnsi="Arial" w:cs="Arial"/>
                  <w:color w:val="000000"/>
                  <w:sz w:val="21"/>
                  <w:szCs w:val="21"/>
                  <w:highlight w:val="yellow"/>
                </w:rPr>
                <w:delText>특별상여금</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및</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변동성과급은</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지급</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당일</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재직자에</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한해</w:delText>
              </w:r>
              <w:r w:rsidRPr="002A5E52" w:rsidDel="00FF0016">
                <w:rPr>
                  <w:rFonts w:ascii="Arial" w:eastAsia="Malgun Gothic" w:hAnsi="Arial" w:cs="Arial"/>
                  <w:color w:val="000000"/>
                  <w:sz w:val="21"/>
                  <w:szCs w:val="21"/>
                  <w:highlight w:val="yellow"/>
                </w:rPr>
                <w:delText xml:space="preserve"> </w:delText>
              </w:r>
              <w:r w:rsidRPr="002A5E52" w:rsidDel="00FF0016">
                <w:rPr>
                  <w:rFonts w:ascii="Arial" w:eastAsia="Malgun Gothic" w:hAnsi="Arial" w:cs="Arial"/>
                  <w:color w:val="000000"/>
                  <w:sz w:val="21"/>
                  <w:szCs w:val="21"/>
                  <w:highlight w:val="yellow"/>
                </w:rPr>
                <w:delText>지급한다</w:delText>
              </w:r>
              <w:r w:rsidRPr="002A5E52" w:rsidDel="00FF0016">
                <w:rPr>
                  <w:rFonts w:ascii="Arial" w:eastAsia="Malgun Gothic" w:hAnsi="Arial" w:cs="Arial"/>
                  <w:color w:val="000000"/>
                  <w:sz w:val="21"/>
                  <w:szCs w:val="21"/>
                  <w:highlight w:val="yellow"/>
                </w:rPr>
                <w:delText>.</w:delText>
              </w:r>
            </w:del>
          </w:p>
        </w:tc>
        <w:tc>
          <w:tcPr>
            <w:tcW w:w="1667" w:type="pct"/>
            <w:shd w:val="clear" w:color="auto" w:fill="auto"/>
          </w:tcPr>
          <w:p w14:paraId="7E15E32D" w14:textId="59643AE9" w:rsidR="000A5F32" w:rsidRPr="002A5E52" w:rsidRDefault="000A5F32" w:rsidP="000A5F32">
            <w:pPr>
              <w:pStyle w:val="af"/>
              <w:numPr>
                <w:ilvl w:val="0"/>
                <w:numId w:val="154"/>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Премии и иные стимулирующие выплатывыплачиваются Работнику в день выплаты заработной платы.</w:t>
            </w:r>
          </w:p>
        </w:tc>
        <w:tc>
          <w:tcPr>
            <w:tcW w:w="1667" w:type="pct"/>
            <w:shd w:val="clear" w:color="auto" w:fill="auto"/>
          </w:tcPr>
          <w:p w14:paraId="28B937A6" w14:textId="41365C21" w:rsidR="000A5F32" w:rsidRPr="00E17745" w:rsidRDefault="002800CC" w:rsidP="009341C1">
            <w:pPr>
              <w:pStyle w:val="af"/>
              <w:numPr>
                <w:ilvl w:val="0"/>
                <w:numId w:val="206"/>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Bonuses and other incentive payments are paid to the Employee on the day of payment of wages</w:t>
            </w:r>
          </w:p>
        </w:tc>
      </w:tr>
      <w:tr w:rsidR="000A5F32" w:rsidRPr="002A5E52" w14:paraId="3CFD1980" w14:textId="77777777" w:rsidTr="00487147">
        <w:trPr>
          <w:trHeight w:val="156"/>
        </w:trPr>
        <w:tc>
          <w:tcPr>
            <w:tcW w:w="1666" w:type="pct"/>
          </w:tcPr>
          <w:p w14:paraId="3571065D" w14:textId="5693C41A" w:rsidR="000A5F32" w:rsidRPr="002A5E52" w:rsidRDefault="000A5F32" w:rsidP="000A5F32">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58</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지급중지</w:t>
            </w:r>
            <w:r w:rsidRPr="002A5E52">
              <w:rPr>
                <w:rFonts w:ascii="Arial" w:eastAsia="Malgun Gothic" w:hAnsi="Arial" w:cs="Arial"/>
                <w:b/>
                <w:bCs/>
                <w:color w:val="000000"/>
                <w:sz w:val="21"/>
                <w:szCs w:val="21"/>
              </w:rPr>
              <w:t>)</w:t>
            </w:r>
          </w:p>
        </w:tc>
        <w:tc>
          <w:tcPr>
            <w:tcW w:w="1667" w:type="pct"/>
            <w:shd w:val="clear" w:color="auto" w:fill="auto"/>
          </w:tcPr>
          <w:p w14:paraId="4C0DF7A0" w14:textId="7AE0D7DE" w:rsidR="000A5F32" w:rsidRPr="002A5E52" w:rsidRDefault="000A5F32" w:rsidP="000A5F32">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 xml:space="preserve">Статья 58 (Прекращение выплат заработной платы) </w:t>
            </w:r>
          </w:p>
        </w:tc>
        <w:tc>
          <w:tcPr>
            <w:tcW w:w="1667" w:type="pct"/>
            <w:shd w:val="clear" w:color="auto" w:fill="auto"/>
          </w:tcPr>
          <w:p w14:paraId="4EE186CC" w14:textId="0C3DF473" w:rsidR="000A5F32" w:rsidRPr="002A5E52" w:rsidRDefault="002800CC" w:rsidP="000A5F32">
            <w:pPr>
              <w:pStyle w:val="af"/>
              <w:ind w:left="0"/>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rPr>
              <w:t>Article 58 (Suspension of Payment)</w:t>
            </w:r>
          </w:p>
        </w:tc>
      </w:tr>
      <w:tr w:rsidR="000A5F32" w:rsidRPr="002A5E52" w14:paraId="34171B0D" w14:textId="77777777" w:rsidTr="00487147">
        <w:trPr>
          <w:trHeight w:val="156"/>
        </w:trPr>
        <w:tc>
          <w:tcPr>
            <w:tcW w:w="1666" w:type="pct"/>
          </w:tcPr>
          <w:p w14:paraId="761C99BF" w14:textId="11022F1C" w:rsidR="000A5F32" w:rsidRPr="002A5E52" w:rsidRDefault="000A5F32" w:rsidP="000A5F32">
            <w:pPr>
              <w:rPr>
                <w:rFonts w:ascii="Arial" w:eastAsia="Malgun Gothic" w:hAnsi="Arial" w:cs="Arial"/>
                <w:color w:val="000000"/>
                <w:sz w:val="21"/>
                <w:szCs w:val="21"/>
              </w:rPr>
            </w:pPr>
            <w:r w:rsidRPr="002A5E52">
              <w:rPr>
                <w:rFonts w:ascii="Arial" w:eastAsia="Malgun Gothic" w:hAnsi="Arial" w:cs="Arial"/>
                <w:color w:val="000000"/>
                <w:sz w:val="21"/>
                <w:szCs w:val="21"/>
              </w:rPr>
              <w:t>다음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호의</w:t>
            </w:r>
            <w:r w:rsidRPr="002A5E52">
              <w:rPr>
                <w:rFonts w:ascii="Arial" w:eastAsia="Malgun Gothic" w:hAnsi="Arial" w:cs="Arial"/>
                <w:color w:val="000000"/>
                <w:sz w:val="21"/>
                <w:szCs w:val="21"/>
              </w:rPr>
              <w:t xml:space="preserve"> 1</w:t>
            </w:r>
            <w:r w:rsidRPr="002A5E52">
              <w:rPr>
                <w:rFonts w:ascii="Arial" w:eastAsia="Malgun Gothic" w:hAnsi="Arial" w:cs="Arial"/>
                <w:color w:val="000000"/>
                <w:sz w:val="21"/>
                <w:szCs w:val="21"/>
              </w:rPr>
              <w:t>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해당하는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급여를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지급하지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아니한다</w:t>
            </w:r>
            <w:r w:rsidRPr="002A5E52">
              <w:rPr>
                <w:rFonts w:ascii="Arial" w:eastAsia="Malgun Gothic" w:hAnsi="Arial" w:cs="Arial"/>
                <w:color w:val="000000"/>
                <w:sz w:val="21"/>
                <w:szCs w:val="21"/>
              </w:rPr>
              <w:t>.</w:t>
            </w:r>
          </w:p>
        </w:tc>
        <w:tc>
          <w:tcPr>
            <w:tcW w:w="1667" w:type="pct"/>
            <w:shd w:val="clear" w:color="auto" w:fill="auto"/>
          </w:tcPr>
          <w:p w14:paraId="42432E98" w14:textId="30A5E13F" w:rsidR="000A5F32" w:rsidRPr="002A5E52" w:rsidRDefault="000A5F32" w:rsidP="000A5F32">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Прекращение выплат заработной платы возможно в следующих случаях:</w:t>
            </w:r>
          </w:p>
        </w:tc>
        <w:tc>
          <w:tcPr>
            <w:tcW w:w="1667" w:type="pct"/>
            <w:shd w:val="clear" w:color="auto" w:fill="auto"/>
          </w:tcPr>
          <w:p w14:paraId="265F60F3" w14:textId="51F262E1" w:rsidR="000A5F32" w:rsidRPr="00E17745" w:rsidRDefault="002800CC" w:rsidP="000A5F32">
            <w:pPr>
              <w:pStyle w:val="af"/>
              <w:ind w:left="0"/>
              <w:rPr>
                <w:rFonts w:ascii="Arial" w:eastAsia="Malgun Gothic" w:hAnsi="Arial" w:cs="Arial"/>
                <w:color w:val="000000"/>
                <w:sz w:val="21"/>
                <w:szCs w:val="21"/>
              </w:rPr>
            </w:pPr>
            <w:r w:rsidRPr="002A5E52">
              <w:rPr>
                <w:rFonts w:ascii="Arial" w:eastAsia="Malgun Gothic" w:hAnsi="Arial" w:cs="Arial"/>
                <w:color w:val="000000"/>
                <w:sz w:val="21"/>
                <w:szCs w:val="21"/>
              </w:rPr>
              <w:t>No salary is paid in the following cases:</w:t>
            </w:r>
          </w:p>
        </w:tc>
      </w:tr>
      <w:tr w:rsidR="000A5F32" w:rsidRPr="002A5E52" w14:paraId="3E0603C3" w14:textId="77777777" w:rsidTr="00487147">
        <w:trPr>
          <w:trHeight w:val="156"/>
        </w:trPr>
        <w:tc>
          <w:tcPr>
            <w:tcW w:w="1666" w:type="pct"/>
          </w:tcPr>
          <w:p w14:paraId="625B48E0" w14:textId="1681C943" w:rsidR="000A5F32" w:rsidRPr="002A5E52" w:rsidRDefault="000A5F32" w:rsidP="000A5F32">
            <w:pPr>
              <w:rPr>
                <w:rFonts w:ascii="Arial" w:eastAsia="Malgun Gothic" w:hAnsi="Arial" w:cs="Arial"/>
                <w:color w:val="000000"/>
                <w:sz w:val="21"/>
                <w:szCs w:val="21"/>
              </w:rPr>
            </w:pPr>
            <w:ins w:id="1380" w:author="Mia Choi" w:date="2021-07-26T09:47:00Z">
              <w:r w:rsidRPr="002A5E52">
                <w:rPr>
                  <w:rFonts w:ascii="Arial" w:eastAsia="Malgun Gothic" w:hAnsi="Arial" w:cs="Arial"/>
                  <w:color w:val="000000"/>
                  <w:sz w:val="21"/>
                  <w:szCs w:val="21"/>
                </w:rPr>
                <w:t xml:space="preserve">1. </w:t>
              </w:r>
            </w:ins>
            <w:ins w:id="1381" w:author="Mia Choi" w:date="2021-07-26T09:54:00Z">
              <w:r w:rsidRPr="002A5E52">
                <w:rPr>
                  <w:rFonts w:ascii="Arial" w:eastAsia="Malgun Gothic" w:hAnsi="Arial" w:cs="Arial"/>
                  <w:color w:val="000000"/>
                  <w:sz w:val="21"/>
                  <w:szCs w:val="21"/>
                </w:rPr>
                <w:t>해직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기간</w:t>
              </w:r>
              <w:r w:rsidRPr="002A5E52">
                <w:rPr>
                  <w:rFonts w:ascii="Arial" w:eastAsia="Malgun Gothic" w:hAnsi="Arial" w:cs="Arial"/>
                  <w:color w:val="000000"/>
                  <w:sz w:val="21"/>
                  <w:szCs w:val="21"/>
                </w:rPr>
                <w:t xml:space="preserve"> </w:t>
              </w:r>
            </w:ins>
          </w:p>
        </w:tc>
        <w:tc>
          <w:tcPr>
            <w:tcW w:w="1667" w:type="pct"/>
            <w:shd w:val="clear" w:color="auto" w:fill="auto"/>
          </w:tcPr>
          <w:p w14:paraId="6307B5AE" w14:textId="39B46136" w:rsidR="000A5F32" w:rsidRPr="002A5E52" w:rsidRDefault="000A5F32" w:rsidP="000A5F32">
            <w:pPr>
              <w:pStyle w:val="af"/>
              <w:numPr>
                <w:ilvl w:val="0"/>
                <w:numId w:val="155"/>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В период отстранения Работника от работы;</w:t>
            </w:r>
          </w:p>
        </w:tc>
        <w:tc>
          <w:tcPr>
            <w:tcW w:w="1667" w:type="pct"/>
            <w:shd w:val="clear" w:color="auto" w:fill="auto"/>
          </w:tcPr>
          <w:p w14:paraId="39D1BB2A" w14:textId="348CD32C" w:rsidR="000A5F32" w:rsidRPr="002A5E52" w:rsidRDefault="002800CC" w:rsidP="002800CC">
            <w:pPr>
              <w:pStyle w:val="af"/>
              <w:numPr>
                <w:ilvl w:val="0"/>
                <w:numId w:val="175"/>
              </w:numPr>
              <w:rPr>
                <w:rFonts w:ascii="Arial" w:eastAsia="Malgun Gothic" w:hAnsi="Arial" w:cs="Arial"/>
                <w:color w:val="000000"/>
                <w:sz w:val="21"/>
                <w:szCs w:val="21"/>
              </w:rPr>
            </w:pPr>
            <w:r w:rsidRPr="002A5E52">
              <w:rPr>
                <w:rFonts w:ascii="Arial" w:eastAsia="Malgun Gothic" w:hAnsi="Arial" w:cs="Arial"/>
                <w:color w:val="000000"/>
                <w:sz w:val="21"/>
                <w:szCs w:val="21"/>
              </w:rPr>
              <w:t>During the period of suspension of the Employee from work;</w:t>
            </w:r>
          </w:p>
        </w:tc>
      </w:tr>
      <w:tr w:rsidR="000A5F32" w:rsidRPr="002A5E52" w14:paraId="456EAD91" w14:textId="77777777" w:rsidTr="00487147">
        <w:trPr>
          <w:trHeight w:val="156"/>
        </w:trPr>
        <w:tc>
          <w:tcPr>
            <w:tcW w:w="1666" w:type="pct"/>
          </w:tcPr>
          <w:p w14:paraId="6FC37EE5" w14:textId="5385C58E" w:rsidR="000A5F32" w:rsidRPr="002A5E52" w:rsidRDefault="000A5F32" w:rsidP="000A5F32">
            <w:pPr>
              <w:rPr>
                <w:rFonts w:ascii="Arial" w:eastAsia="Malgun Gothic" w:hAnsi="Arial" w:cs="Arial"/>
                <w:color w:val="000000"/>
                <w:sz w:val="21"/>
                <w:szCs w:val="21"/>
              </w:rPr>
            </w:pPr>
            <w:ins w:id="1382" w:author="Mia Choi" w:date="2021-07-26T09:54:00Z">
              <w:r w:rsidRPr="002A5E52">
                <w:rPr>
                  <w:rFonts w:ascii="Arial" w:eastAsia="Malgun Gothic" w:hAnsi="Arial" w:cs="Arial"/>
                  <w:color w:val="000000"/>
                  <w:sz w:val="21"/>
                  <w:szCs w:val="21"/>
                </w:rPr>
                <w:t xml:space="preserve">2. </w:t>
              </w:r>
            </w:ins>
            <w:ins w:id="1383" w:author="Mia Choi" w:date="2021-07-26T09:56:00Z">
              <w:r w:rsidRPr="002A5E52">
                <w:rPr>
                  <w:rFonts w:ascii="Arial" w:eastAsia="Malgun Gothic" w:hAnsi="Arial" w:cs="Arial"/>
                  <w:color w:val="000000"/>
                  <w:sz w:val="21"/>
                  <w:szCs w:val="21"/>
                </w:rPr>
                <w:t>사용자의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과실로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인한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작업중단</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기간</w:t>
              </w:r>
            </w:ins>
          </w:p>
        </w:tc>
        <w:tc>
          <w:tcPr>
            <w:tcW w:w="1667" w:type="pct"/>
            <w:shd w:val="clear" w:color="auto" w:fill="auto"/>
          </w:tcPr>
          <w:p w14:paraId="39E8032A" w14:textId="5802240A" w:rsidR="000A5F32" w:rsidRPr="002A5E52" w:rsidRDefault="000A5F32" w:rsidP="002800CC">
            <w:pPr>
              <w:pStyle w:val="af"/>
              <w:numPr>
                <w:ilvl w:val="0"/>
                <w:numId w:val="175"/>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В период простоя по вине Работника;</w:t>
            </w:r>
          </w:p>
        </w:tc>
        <w:tc>
          <w:tcPr>
            <w:tcW w:w="1667" w:type="pct"/>
            <w:shd w:val="clear" w:color="auto" w:fill="auto"/>
          </w:tcPr>
          <w:p w14:paraId="15FE1E61" w14:textId="77777777" w:rsidR="002800CC" w:rsidRPr="002A5E52" w:rsidRDefault="002800CC" w:rsidP="002800CC">
            <w:pPr>
              <w:pStyle w:val="af"/>
              <w:numPr>
                <w:ilvl w:val="0"/>
                <w:numId w:val="176"/>
              </w:numPr>
              <w:rPr>
                <w:rFonts w:ascii="Arial" w:eastAsia="Malgun Gothic" w:hAnsi="Arial" w:cs="Arial"/>
                <w:color w:val="000000"/>
                <w:sz w:val="21"/>
                <w:szCs w:val="21"/>
              </w:rPr>
            </w:pPr>
            <w:r w:rsidRPr="002A5E52">
              <w:rPr>
                <w:rFonts w:ascii="Arial" w:eastAsia="Malgun Gothic" w:hAnsi="Arial" w:cs="Arial"/>
                <w:color w:val="000000"/>
                <w:sz w:val="21"/>
                <w:szCs w:val="21"/>
              </w:rPr>
              <w:t xml:space="preserve">During downtime due to the fault of the </w:t>
            </w:r>
            <w:proofErr w:type="gramStart"/>
            <w:r w:rsidRPr="002A5E52">
              <w:rPr>
                <w:rFonts w:ascii="Arial" w:eastAsia="Malgun Gothic" w:hAnsi="Arial" w:cs="Arial"/>
                <w:color w:val="000000"/>
                <w:sz w:val="21"/>
                <w:szCs w:val="21"/>
              </w:rPr>
              <w:t>Employee;</w:t>
            </w:r>
            <w:proofErr w:type="gramEnd"/>
          </w:p>
          <w:p w14:paraId="14CE325C" w14:textId="77777777" w:rsidR="000A5F32" w:rsidRPr="00E17745" w:rsidRDefault="000A5F32" w:rsidP="000A5F32">
            <w:pPr>
              <w:pStyle w:val="af"/>
              <w:ind w:left="0"/>
              <w:rPr>
                <w:rFonts w:ascii="Arial" w:eastAsia="Malgun Gothic" w:hAnsi="Arial" w:cs="Arial"/>
                <w:color w:val="000000"/>
                <w:sz w:val="21"/>
                <w:szCs w:val="21"/>
              </w:rPr>
            </w:pPr>
          </w:p>
        </w:tc>
      </w:tr>
      <w:tr w:rsidR="000A5F32" w:rsidRPr="002A5E52" w14:paraId="61BCB112" w14:textId="77777777" w:rsidTr="00487147">
        <w:trPr>
          <w:trHeight w:val="156"/>
        </w:trPr>
        <w:tc>
          <w:tcPr>
            <w:tcW w:w="1666" w:type="pct"/>
          </w:tcPr>
          <w:p w14:paraId="29614997" w14:textId="77777777" w:rsidR="000A5F32" w:rsidRPr="002A5E52" w:rsidRDefault="000A5F32" w:rsidP="000A5F32">
            <w:pPr>
              <w:rPr>
                <w:rFonts w:ascii="Arial" w:eastAsia="Malgun Gothic" w:hAnsi="Arial" w:cs="Arial"/>
                <w:color w:val="000000"/>
                <w:sz w:val="21"/>
                <w:szCs w:val="21"/>
              </w:rPr>
            </w:pPr>
            <w:ins w:id="1384" w:author="Mia Choi" w:date="2021-07-26T09:56:00Z">
              <w:r w:rsidRPr="002A5E52">
                <w:rPr>
                  <w:rFonts w:ascii="Arial" w:eastAsia="Malgun Gothic" w:hAnsi="Arial" w:cs="Arial"/>
                  <w:color w:val="000000"/>
                  <w:sz w:val="21"/>
                  <w:szCs w:val="21"/>
                </w:rPr>
                <w:lastRenderedPageBreak/>
                <w:t xml:space="preserve">3. </w:t>
              </w:r>
              <w:r w:rsidRPr="002A5E52">
                <w:rPr>
                  <w:rFonts w:ascii="Arial" w:eastAsia="Malgun Gothic" w:hAnsi="Arial" w:cs="Arial"/>
                  <w:color w:val="000000"/>
                  <w:sz w:val="21"/>
                  <w:szCs w:val="21"/>
                </w:rPr>
                <w:t>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현행</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법률에서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정하는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ins>
          </w:p>
          <w:p w14:paraId="3EFB0C16" w14:textId="77777777" w:rsidR="000A5F32" w:rsidRPr="002A5E52" w:rsidDel="00085CB2" w:rsidRDefault="000A5F32" w:rsidP="000A5F32">
            <w:pPr>
              <w:rPr>
                <w:del w:id="1385" w:author="Mia Choi" w:date="2021-07-26T09:45:00Z"/>
                <w:rFonts w:ascii="Arial" w:eastAsia="Malgun Gothic" w:hAnsi="Arial" w:cs="Arial"/>
                <w:color w:val="000000"/>
                <w:sz w:val="21"/>
                <w:szCs w:val="21"/>
              </w:rPr>
            </w:pPr>
            <w:del w:id="1386" w:author="Mia Choi" w:date="2021-07-25T15:40:00Z">
              <w:r w:rsidRPr="002A5E52" w:rsidDel="00DA5DF7">
                <w:rPr>
                  <w:rFonts w:ascii="Arial" w:eastAsia="Malgun Gothic" w:hAnsi="Arial" w:cs="Arial"/>
                  <w:color w:val="000000"/>
                  <w:sz w:val="21"/>
                  <w:szCs w:val="21"/>
                </w:rPr>
                <w:delText xml:space="preserve">        </w:delText>
              </w:r>
            </w:del>
            <w:del w:id="1387" w:author="Mia Choi" w:date="2021-07-26T09:45:00Z">
              <w:r w:rsidRPr="002A5E52" w:rsidDel="00085CB2">
                <w:rPr>
                  <w:rFonts w:ascii="Arial" w:eastAsia="Malgun Gothic" w:hAnsi="Arial" w:cs="Arial"/>
                  <w:color w:val="000000"/>
                  <w:sz w:val="21"/>
                  <w:szCs w:val="21"/>
                </w:rPr>
                <w:delText xml:space="preserve">1. </w:delText>
              </w:r>
              <w:r w:rsidRPr="002A5E52" w:rsidDel="00085CB2">
                <w:rPr>
                  <w:rFonts w:ascii="Arial" w:eastAsia="Malgun Gothic" w:hAnsi="Arial" w:cs="Arial"/>
                  <w:color w:val="000000"/>
                  <w:sz w:val="21"/>
                  <w:szCs w:val="21"/>
                </w:rPr>
                <w:delText>타직을</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겸직하였을</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때</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겸직에</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대한</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급여</w:delText>
              </w:r>
            </w:del>
          </w:p>
          <w:p w14:paraId="400B79BD" w14:textId="77777777" w:rsidR="000A5F32" w:rsidRPr="002A5E52" w:rsidDel="00085CB2" w:rsidRDefault="000A5F32" w:rsidP="000A5F32">
            <w:pPr>
              <w:rPr>
                <w:del w:id="1388" w:author="Mia Choi" w:date="2021-07-26T09:45:00Z"/>
                <w:rFonts w:ascii="Arial" w:eastAsia="Malgun Gothic" w:hAnsi="Arial" w:cs="Arial"/>
                <w:color w:val="000000"/>
                <w:sz w:val="21"/>
                <w:szCs w:val="21"/>
              </w:rPr>
            </w:pPr>
            <w:del w:id="1389" w:author="Mia Choi" w:date="2021-07-25T15:40:00Z">
              <w:r w:rsidRPr="002A5E52" w:rsidDel="00DA5DF7">
                <w:rPr>
                  <w:rFonts w:ascii="Arial" w:eastAsia="Malgun Gothic" w:hAnsi="Arial" w:cs="Arial"/>
                  <w:color w:val="000000"/>
                  <w:sz w:val="21"/>
                  <w:szCs w:val="21"/>
                </w:rPr>
                <w:delText xml:space="preserve">        </w:delText>
              </w:r>
            </w:del>
            <w:del w:id="1390" w:author="Mia Choi" w:date="2021-07-26T09:45:00Z">
              <w:r w:rsidRPr="002A5E52" w:rsidDel="00085CB2">
                <w:rPr>
                  <w:rFonts w:ascii="Arial" w:eastAsia="Malgun Gothic" w:hAnsi="Arial" w:cs="Arial"/>
                  <w:color w:val="000000"/>
                  <w:sz w:val="21"/>
                  <w:szCs w:val="21"/>
                </w:rPr>
                <w:delText xml:space="preserve">2. </w:delText>
              </w:r>
              <w:r w:rsidRPr="002A5E52" w:rsidDel="00085CB2">
                <w:rPr>
                  <w:rFonts w:ascii="Arial" w:eastAsia="Malgun Gothic" w:hAnsi="Arial" w:cs="Arial"/>
                  <w:color w:val="000000"/>
                  <w:sz w:val="21"/>
                  <w:szCs w:val="21"/>
                </w:rPr>
                <w:delText>휴직기간중의</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급여</w:delText>
              </w:r>
            </w:del>
          </w:p>
          <w:p w14:paraId="134A2805" w14:textId="77777777" w:rsidR="000A5F32" w:rsidRPr="002A5E52" w:rsidDel="00085CB2" w:rsidRDefault="000A5F32" w:rsidP="000A5F32">
            <w:pPr>
              <w:rPr>
                <w:del w:id="1391" w:author="Mia Choi" w:date="2021-07-26T09:45:00Z"/>
                <w:rFonts w:ascii="Arial" w:eastAsia="Malgun Gothic" w:hAnsi="Arial" w:cs="Arial"/>
                <w:color w:val="000000"/>
                <w:sz w:val="21"/>
                <w:szCs w:val="21"/>
              </w:rPr>
            </w:pPr>
            <w:del w:id="1392" w:author="Mia Choi" w:date="2021-07-25T15:40:00Z">
              <w:r w:rsidRPr="002A5E52" w:rsidDel="00DA5DF7">
                <w:rPr>
                  <w:rFonts w:ascii="Arial" w:eastAsia="Malgun Gothic" w:hAnsi="Arial" w:cs="Arial"/>
                  <w:color w:val="000000"/>
                  <w:sz w:val="21"/>
                  <w:szCs w:val="21"/>
                </w:rPr>
                <w:delText xml:space="preserve">        </w:delText>
              </w:r>
            </w:del>
            <w:del w:id="1393" w:author="Mia Choi" w:date="2021-07-26T09:45:00Z">
              <w:r w:rsidRPr="002A5E52" w:rsidDel="00085CB2">
                <w:rPr>
                  <w:rFonts w:ascii="Arial" w:eastAsia="Malgun Gothic" w:hAnsi="Arial" w:cs="Arial"/>
                  <w:color w:val="000000"/>
                  <w:sz w:val="21"/>
                  <w:szCs w:val="21"/>
                </w:rPr>
                <w:delText xml:space="preserve">3. </w:delText>
              </w:r>
              <w:r w:rsidRPr="002A5E52" w:rsidDel="00085CB2">
                <w:rPr>
                  <w:rFonts w:ascii="Arial" w:eastAsia="Malgun Gothic" w:hAnsi="Arial" w:cs="Arial"/>
                  <w:color w:val="000000"/>
                  <w:sz w:val="21"/>
                  <w:szCs w:val="21"/>
                </w:rPr>
                <w:delText>정상근무를</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하지</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않았을</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때</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그</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기간에</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대한</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급여</w:delText>
              </w:r>
            </w:del>
          </w:p>
          <w:p w14:paraId="5216444C" w14:textId="414E2D4C" w:rsidR="000A5F32" w:rsidRPr="002A5E52" w:rsidRDefault="000A5F32" w:rsidP="000A5F32">
            <w:pPr>
              <w:rPr>
                <w:rFonts w:ascii="Arial" w:eastAsia="Malgun Gothic" w:hAnsi="Arial" w:cs="Arial"/>
                <w:color w:val="000000"/>
                <w:sz w:val="21"/>
                <w:szCs w:val="21"/>
              </w:rPr>
            </w:pPr>
            <w:del w:id="1394" w:author="Mia Choi" w:date="2021-07-26T09:46:00Z">
              <w:r w:rsidRPr="002A5E52" w:rsidDel="00085CB2">
                <w:rPr>
                  <w:rFonts w:ascii="Arial" w:eastAsia="Malgun Gothic" w:hAnsi="Arial" w:cs="Arial"/>
                  <w:color w:val="000000"/>
                  <w:sz w:val="21"/>
                  <w:szCs w:val="21"/>
                </w:rPr>
                <w:delText xml:space="preserve">4. </w:delText>
              </w:r>
              <w:r w:rsidRPr="002A5E52" w:rsidDel="00085CB2">
                <w:rPr>
                  <w:rFonts w:ascii="Arial" w:eastAsia="Malgun Gothic" w:hAnsi="Arial" w:cs="Arial"/>
                  <w:color w:val="000000"/>
                  <w:sz w:val="21"/>
                  <w:szCs w:val="21"/>
                </w:rPr>
                <w:delText>기타</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이</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규칙에</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의거</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지급의무가</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발생하지</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아니할</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때</w:delText>
              </w:r>
            </w:del>
          </w:p>
        </w:tc>
        <w:tc>
          <w:tcPr>
            <w:tcW w:w="1667" w:type="pct"/>
            <w:shd w:val="clear" w:color="auto" w:fill="auto"/>
          </w:tcPr>
          <w:p w14:paraId="3B46ED67" w14:textId="652D8226" w:rsidR="000A5F32" w:rsidRPr="002A5E52" w:rsidRDefault="000A5F32" w:rsidP="002800CC">
            <w:pPr>
              <w:pStyle w:val="af"/>
              <w:numPr>
                <w:ilvl w:val="0"/>
                <w:numId w:val="176"/>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В иных случаях, установленных законодательством.</w:t>
            </w:r>
          </w:p>
        </w:tc>
        <w:tc>
          <w:tcPr>
            <w:tcW w:w="1667" w:type="pct"/>
            <w:shd w:val="clear" w:color="auto" w:fill="auto"/>
          </w:tcPr>
          <w:p w14:paraId="2B0E616F" w14:textId="5F7793F2" w:rsidR="000A5F32" w:rsidRPr="00E17745" w:rsidRDefault="002800CC" w:rsidP="002800CC">
            <w:pPr>
              <w:pStyle w:val="af"/>
              <w:numPr>
                <w:ilvl w:val="0"/>
                <w:numId w:val="177"/>
              </w:numPr>
              <w:rPr>
                <w:rFonts w:ascii="Arial" w:eastAsia="Malgun Gothic" w:hAnsi="Arial" w:cs="Arial"/>
                <w:color w:val="000000"/>
                <w:sz w:val="21"/>
                <w:szCs w:val="21"/>
              </w:rPr>
            </w:pPr>
            <w:r w:rsidRPr="002A5E52">
              <w:rPr>
                <w:rFonts w:ascii="Arial" w:eastAsia="Malgun Gothic" w:hAnsi="Arial" w:cs="Arial"/>
                <w:color w:val="000000"/>
                <w:sz w:val="21"/>
                <w:szCs w:val="21"/>
              </w:rPr>
              <w:t xml:space="preserve">In other </w:t>
            </w:r>
            <w:proofErr w:type="gramStart"/>
            <w:r w:rsidRPr="002A5E52">
              <w:rPr>
                <w:rFonts w:ascii="Arial" w:eastAsia="Malgun Gothic" w:hAnsi="Arial" w:cs="Arial"/>
                <w:color w:val="000000"/>
                <w:sz w:val="21"/>
                <w:szCs w:val="21"/>
              </w:rPr>
              <w:t>cases</w:t>
            </w:r>
            <w:proofErr w:type="gramEnd"/>
            <w:r w:rsidRPr="002A5E52">
              <w:rPr>
                <w:rFonts w:ascii="Arial" w:eastAsia="Malgun Gothic" w:hAnsi="Arial" w:cs="Arial"/>
                <w:color w:val="000000"/>
                <w:sz w:val="21"/>
                <w:szCs w:val="21"/>
              </w:rPr>
              <w:t xml:space="preserve"> established by the law.</w:t>
            </w:r>
          </w:p>
        </w:tc>
      </w:tr>
      <w:tr w:rsidR="000A5F32" w:rsidRPr="002A5E52" w14:paraId="1DF2236E" w14:textId="77777777" w:rsidTr="00487147">
        <w:trPr>
          <w:trHeight w:val="156"/>
        </w:trPr>
        <w:tc>
          <w:tcPr>
            <w:tcW w:w="1666" w:type="pct"/>
          </w:tcPr>
          <w:p w14:paraId="1922BF0E" w14:textId="478A412D" w:rsidR="000A5F32" w:rsidRPr="002A5E52" w:rsidRDefault="000A5F32" w:rsidP="000A5F32">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59</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휴업수당</w:t>
            </w:r>
            <w:r w:rsidRPr="002A5E52">
              <w:rPr>
                <w:rFonts w:ascii="Arial" w:eastAsia="Malgun Gothic" w:hAnsi="Arial" w:cs="Arial"/>
                <w:b/>
                <w:bCs/>
                <w:color w:val="000000"/>
                <w:sz w:val="21"/>
                <w:szCs w:val="21"/>
              </w:rPr>
              <w:t>)</w:t>
            </w:r>
          </w:p>
        </w:tc>
        <w:tc>
          <w:tcPr>
            <w:tcW w:w="1667" w:type="pct"/>
            <w:shd w:val="clear" w:color="auto" w:fill="auto"/>
          </w:tcPr>
          <w:p w14:paraId="65083FAB" w14:textId="3FCF2247" w:rsidR="000A5F32" w:rsidRPr="002A5E52" w:rsidRDefault="000A5F32" w:rsidP="000A5F32">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59 (</w:t>
            </w:r>
            <w:r w:rsidR="002800CC" w:rsidRPr="002A5E52">
              <w:rPr>
                <w:rFonts w:ascii="Arial" w:eastAsia="Malgun Gothic" w:hAnsi="Arial" w:cs="Arial"/>
                <w:b/>
                <w:bCs/>
                <w:color w:val="000000"/>
                <w:sz w:val="21"/>
                <w:szCs w:val="21"/>
                <w:lang w:val="ru-RU"/>
              </w:rPr>
              <w:t>Оплата простоя</w:t>
            </w:r>
            <w:r w:rsidRPr="002A5E52">
              <w:rPr>
                <w:rFonts w:ascii="Arial" w:eastAsia="Malgun Gothic" w:hAnsi="Arial" w:cs="Arial"/>
                <w:b/>
                <w:bCs/>
                <w:color w:val="000000"/>
                <w:sz w:val="21"/>
                <w:szCs w:val="21"/>
                <w:lang w:val="ru-RU"/>
              </w:rPr>
              <w:t xml:space="preserve">) </w:t>
            </w:r>
          </w:p>
        </w:tc>
        <w:tc>
          <w:tcPr>
            <w:tcW w:w="1667" w:type="pct"/>
            <w:shd w:val="clear" w:color="auto" w:fill="auto"/>
          </w:tcPr>
          <w:p w14:paraId="087F7D2F" w14:textId="6D447E49" w:rsidR="000A5F32" w:rsidRPr="002A5E52" w:rsidRDefault="002800CC" w:rsidP="000A5F32">
            <w:pPr>
              <w:pStyle w:val="af"/>
              <w:ind w:left="0"/>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rPr>
              <w:t>Article 59 (Downtime payment)</w:t>
            </w:r>
          </w:p>
        </w:tc>
      </w:tr>
      <w:tr w:rsidR="000A5F32" w:rsidRPr="002A5E52" w14:paraId="642556AB" w14:textId="77777777" w:rsidTr="00487147">
        <w:trPr>
          <w:trHeight w:val="156"/>
        </w:trPr>
        <w:tc>
          <w:tcPr>
            <w:tcW w:w="1666" w:type="pct"/>
          </w:tcPr>
          <w:p w14:paraId="235CEFFB" w14:textId="77777777" w:rsidR="000A5F32" w:rsidRPr="002A5E52" w:rsidRDefault="000A5F32">
            <w:pPr>
              <w:ind w:left="27" w:hangingChars="13" w:hanging="27"/>
              <w:rPr>
                <w:rFonts w:ascii="Arial" w:eastAsia="Malgun Gothic" w:hAnsi="Arial" w:cs="Arial"/>
                <w:color w:val="000000"/>
                <w:sz w:val="21"/>
                <w:szCs w:val="21"/>
              </w:rPr>
              <w:pPrChange w:id="1395" w:author="Mia Choi" w:date="2021-07-26T09:45:00Z">
                <w:pPr>
                  <w:ind w:left="840" w:hangingChars="400" w:hanging="840"/>
                </w:pPr>
              </w:pPrChange>
            </w:pPr>
            <w:ins w:id="1396" w:author="Mia Choi" w:date="2021-07-26T09:44:00Z">
              <w:r w:rsidRPr="002A5E52">
                <w:rPr>
                  <w:rFonts w:ascii="Arial" w:eastAsia="Malgun Gothic" w:hAnsi="Arial" w:cs="Arial"/>
                  <w:color w:val="000000"/>
                  <w:sz w:val="21"/>
                  <w:szCs w:val="21"/>
                </w:rPr>
                <w:t>사용자의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과실로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인한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작업중단</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기간은</w:t>
              </w:r>
            </w:ins>
            <w:ins w:id="1397" w:author="Mia Choi" w:date="2021-07-26T09:45:00Z">
              <w:r w:rsidRPr="002A5E52">
                <w:rPr>
                  <w:rFonts w:ascii="Arial" w:eastAsia="Malgun Gothic" w:hAnsi="Arial" w:cs="Arial"/>
                  <w:color w:val="000000"/>
                  <w:sz w:val="21"/>
                  <w:szCs w:val="21"/>
                </w:rPr>
                <w:t xml:space="preserve"> </w:t>
              </w:r>
            </w:ins>
            <w:ins w:id="1398" w:author="Mia Choi" w:date="2021-07-26T09:44:00Z">
              <w:r w:rsidRPr="002A5E52">
                <w:rPr>
                  <w:rFonts w:ascii="Arial" w:eastAsia="Malgun Gothic" w:hAnsi="Arial" w:cs="Arial"/>
                  <w:color w:val="000000"/>
                  <w:sz w:val="21"/>
                  <w:szCs w:val="21"/>
                </w:rPr>
                <w:t>근로자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표준임금의</w:t>
              </w:r>
              <w:r w:rsidRPr="002A5E52">
                <w:rPr>
                  <w:rFonts w:ascii="Arial" w:eastAsia="Malgun Gothic" w:hAnsi="Arial" w:cs="Arial"/>
                  <w:color w:val="000000"/>
                  <w:sz w:val="21"/>
                  <w:szCs w:val="21"/>
                </w:rPr>
                <w:t xml:space="preserve"> 3 </w:t>
              </w:r>
              <w:r w:rsidRPr="002A5E52">
                <w:rPr>
                  <w:rFonts w:ascii="Arial" w:eastAsia="Malgun Gothic" w:hAnsi="Arial" w:cs="Arial"/>
                  <w:color w:val="000000"/>
                  <w:sz w:val="21"/>
                  <w:szCs w:val="21"/>
                </w:rPr>
                <w:t>분의</w:t>
              </w:r>
              <w:r w:rsidRPr="002A5E52">
                <w:rPr>
                  <w:rFonts w:ascii="Arial" w:eastAsia="Malgun Gothic" w:hAnsi="Arial" w:cs="Arial"/>
                  <w:color w:val="000000"/>
                  <w:sz w:val="21"/>
                  <w:szCs w:val="21"/>
                </w:rPr>
                <w:t xml:space="preserve"> 2 </w:t>
              </w:r>
              <w:r w:rsidRPr="002A5E52">
                <w:rPr>
                  <w:rFonts w:ascii="Arial" w:eastAsia="Malgun Gothic" w:hAnsi="Arial" w:cs="Arial"/>
                  <w:color w:val="000000"/>
                  <w:sz w:val="21"/>
                  <w:szCs w:val="21"/>
                </w:rPr>
                <w:t>이상의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임금을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지불한다</w:t>
              </w:r>
              <w:r w:rsidRPr="002A5E52">
                <w:rPr>
                  <w:rFonts w:ascii="Arial" w:eastAsia="Malgun Gothic" w:hAnsi="Arial" w:cs="Arial"/>
                  <w:color w:val="000000"/>
                  <w:sz w:val="21"/>
                  <w:szCs w:val="21"/>
                </w:rPr>
                <w:t>.</w:t>
              </w:r>
            </w:ins>
            <w:del w:id="1399" w:author="Mia Choi" w:date="2021-07-26T09:44:00Z">
              <w:r w:rsidRPr="002A5E52" w:rsidDel="00085CB2">
                <w:rPr>
                  <w:rFonts w:ascii="Arial" w:eastAsia="Malgun Gothic" w:hAnsi="Arial" w:cs="Arial"/>
                  <w:color w:val="000000"/>
                  <w:sz w:val="21"/>
                  <w:szCs w:val="21"/>
                </w:rPr>
                <w:delText>회사의</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귀책사유로</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휴업하는</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경우에는</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휴업기간</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중</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현행</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법</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기준에</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해당하는</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휴업수당을</w:delText>
              </w:r>
              <w:r w:rsidRPr="002A5E52" w:rsidDel="00085CB2">
                <w:rPr>
                  <w:rFonts w:ascii="Arial" w:eastAsia="Malgun Gothic" w:hAnsi="Arial" w:cs="Arial"/>
                  <w:color w:val="000000"/>
                  <w:sz w:val="21"/>
                  <w:szCs w:val="21"/>
                </w:rPr>
                <w:delText xml:space="preserve"> </w:delText>
              </w:r>
              <w:r w:rsidRPr="002A5E52" w:rsidDel="00085CB2">
                <w:rPr>
                  <w:rFonts w:ascii="Arial" w:eastAsia="Malgun Gothic" w:hAnsi="Arial" w:cs="Arial"/>
                  <w:color w:val="000000"/>
                  <w:sz w:val="21"/>
                  <w:szCs w:val="21"/>
                </w:rPr>
                <w:delText>지급한다</w:delText>
              </w:r>
              <w:r w:rsidRPr="002A5E52" w:rsidDel="00085CB2">
                <w:rPr>
                  <w:rFonts w:ascii="Arial" w:eastAsia="Malgun Gothic" w:hAnsi="Arial" w:cs="Arial"/>
                  <w:color w:val="000000"/>
                  <w:sz w:val="21"/>
                  <w:szCs w:val="21"/>
                </w:rPr>
                <w:delText xml:space="preserve">. </w:delText>
              </w:r>
            </w:del>
          </w:p>
          <w:p w14:paraId="70FDE787" w14:textId="77777777" w:rsidR="000A5F32" w:rsidRPr="002A5E52" w:rsidRDefault="000A5F32" w:rsidP="000A5F32">
            <w:pPr>
              <w:rPr>
                <w:rFonts w:ascii="Arial" w:eastAsia="Malgun Gothic" w:hAnsi="Arial" w:cs="Arial"/>
                <w:color w:val="000000"/>
                <w:sz w:val="21"/>
                <w:szCs w:val="21"/>
              </w:rPr>
            </w:pPr>
          </w:p>
        </w:tc>
        <w:tc>
          <w:tcPr>
            <w:tcW w:w="1667" w:type="pct"/>
            <w:shd w:val="clear" w:color="auto" w:fill="auto"/>
          </w:tcPr>
          <w:p w14:paraId="57A818E8" w14:textId="50DAD491" w:rsidR="000A5F32" w:rsidRPr="002A5E52" w:rsidRDefault="000A5F32" w:rsidP="000A5F32">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Время простоя по вине Компании оплачивается в размере не менее двух третей средней заработной платы Работника</w:t>
            </w:r>
          </w:p>
        </w:tc>
        <w:tc>
          <w:tcPr>
            <w:tcW w:w="1667" w:type="pct"/>
            <w:shd w:val="clear" w:color="auto" w:fill="auto"/>
          </w:tcPr>
          <w:p w14:paraId="66D067A7" w14:textId="088D93EA" w:rsidR="000A5F32" w:rsidRPr="00E17745" w:rsidRDefault="002800CC" w:rsidP="000A5F32">
            <w:pPr>
              <w:pStyle w:val="af"/>
              <w:ind w:left="0"/>
              <w:rPr>
                <w:rFonts w:ascii="Arial" w:eastAsia="Malgun Gothic" w:hAnsi="Arial" w:cs="Arial"/>
                <w:color w:val="000000"/>
                <w:sz w:val="21"/>
                <w:szCs w:val="21"/>
              </w:rPr>
            </w:pPr>
            <w:r w:rsidRPr="002A5E52">
              <w:rPr>
                <w:rFonts w:ascii="Arial" w:eastAsia="Malgun Gothic" w:hAnsi="Arial" w:cs="Arial"/>
                <w:color w:val="000000"/>
                <w:sz w:val="21"/>
                <w:szCs w:val="21"/>
              </w:rPr>
              <w:t>Downtime due to the</w:t>
            </w:r>
            <w:r w:rsidRPr="00E17745">
              <w:rPr>
                <w:rFonts w:ascii="Arial" w:eastAsia="Malgun Gothic" w:hAnsi="Arial" w:cs="Arial"/>
                <w:color w:val="000000"/>
                <w:sz w:val="21"/>
                <w:szCs w:val="21"/>
              </w:rPr>
              <w:t xml:space="preserve"> </w:t>
            </w:r>
            <w:r w:rsidRPr="002A5E52">
              <w:rPr>
                <w:rFonts w:ascii="Arial" w:eastAsia="Malgun Gothic" w:hAnsi="Arial" w:cs="Arial"/>
                <w:color w:val="000000"/>
                <w:sz w:val="21"/>
                <w:szCs w:val="21"/>
                <w:lang w:val="en-GB"/>
              </w:rPr>
              <w:t>Company’s</w:t>
            </w:r>
            <w:r w:rsidRPr="002A5E52">
              <w:rPr>
                <w:rFonts w:ascii="Arial" w:eastAsia="Malgun Gothic" w:hAnsi="Arial" w:cs="Arial"/>
                <w:color w:val="000000"/>
                <w:sz w:val="21"/>
                <w:szCs w:val="21"/>
              </w:rPr>
              <w:t xml:space="preserve"> fault is paid in the amount of at least two-thirds of the Employee's average salary</w:t>
            </w:r>
          </w:p>
        </w:tc>
      </w:tr>
      <w:tr w:rsidR="000A5F32" w:rsidRPr="002A5E52" w14:paraId="53ADD0A2" w14:textId="77777777" w:rsidTr="00487147">
        <w:trPr>
          <w:trHeight w:val="156"/>
        </w:trPr>
        <w:tc>
          <w:tcPr>
            <w:tcW w:w="1666" w:type="pct"/>
          </w:tcPr>
          <w:p w14:paraId="47D578C0" w14:textId="77777777" w:rsidR="000A5F32" w:rsidRPr="00454CB9" w:rsidDel="00966B47" w:rsidRDefault="000A5F32" w:rsidP="000A5F32">
            <w:pPr>
              <w:rPr>
                <w:del w:id="1400" w:author="Mia Choi" w:date="2021-07-25T18:37:00Z"/>
                <w:rFonts w:ascii="Arial" w:eastAsia="Malgun Gothic" w:hAnsi="Arial" w:cs="Arial"/>
                <w:sz w:val="21"/>
                <w:szCs w:val="21"/>
              </w:rPr>
            </w:pPr>
            <w:proofErr w:type="gramStart"/>
            <w:r w:rsidRPr="00454CB9">
              <w:rPr>
                <w:rFonts w:ascii="Arial" w:eastAsia="Malgun Gothic" w:hAnsi="Arial" w:cs="Arial"/>
                <w:sz w:val="21"/>
                <w:szCs w:val="21"/>
              </w:rPr>
              <w:t>제</w:t>
            </w:r>
            <w:r w:rsidRPr="00454CB9">
              <w:rPr>
                <w:rFonts w:ascii="Arial" w:eastAsia="Malgun Gothic" w:hAnsi="Arial" w:cs="Arial"/>
                <w:sz w:val="21"/>
                <w:szCs w:val="21"/>
              </w:rPr>
              <w:t xml:space="preserve"> 60</w:t>
            </w:r>
            <w:proofErr w:type="gramEnd"/>
            <w:r w:rsidRPr="00454CB9">
              <w:rPr>
                <w:rFonts w:ascii="Arial" w:eastAsia="Malgun Gothic" w:hAnsi="Arial" w:cs="Arial"/>
                <w:sz w:val="21"/>
                <w:szCs w:val="21"/>
              </w:rPr>
              <w:t>조</w:t>
            </w:r>
            <w:r w:rsidRPr="00454CB9">
              <w:rPr>
                <w:rFonts w:ascii="Arial" w:eastAsia="Malgun Gothic" w:hAnsi="Arial" w:cs="Arial"/>
                <w:sz w:val="21"/>
                <w:szCs w:val="21"/>
              </w:rPr>
              <w:t xml:space="preserve"> </w:t>
            </w:r>
            <w:del w:id="1401" w:author="Mia Choi" w:date="2021-07-25T18:37:00Z">
              <w:r w:rsidRPr="00454CB9" w:rsidDel="00966B47">
                <w:rPr>
                  <w:rFonts w:ascii="Arial" w:eastAsia="Malgun Gothic" w:hAnsi="Arial" w:cs="Arial"/>
                  <w:sz w:val="21"/>
                  <w:szCs w:val="21"/>
                </w:rPr>
                <w:delText>(</w:delText>
              </w:r>
              <w:r w:rsidRPr="00454CB9" w:rsidDel="00966B47">
                <w:rPr>
                  <w:rFonts w:ascii="Arial" w:eastAsia="Malgun Gothic" w:hAnsi="Arial" w:cs="Arial"/>
                  <w:sz w:val="21"/>
                  <w:szCs w:val="21"/>
                </w:rPr>
                <w:delText>퇴직금</w:delText>
              </w:r>
              <w:r w:rsidRPr="00454CB9" w:rsidDel="00966B47">
                <w:rPr>
                  <w:rFonts w:ascii="Arial" w:eastAsia="Malgun Gothic" w:hAnsi="Arial" w:cs="Arial"/>
                  <w:sz w:val="21"/>
                  <w:szCs w:val="21"/>
                </w:rPr>
                <w:delText>)</w:delText>
              </w:r>
              <w:r w:rsidRPr="00454CB9" w:rsidDel="00966B47">
                <w:rPr>
                  <w:rFonts w:ascii="Arial" w:eastAsia="Malgun Gothic" w:hAnsi="Arial" w:cs="Arial"/>
                  <w:sz w:val="21"/>
                  <w:szCs w:val="21"/>
                </w:rPr>
                <w:sym w:font="Wingdings" w:char="F0E0"/>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b/>
                  <w:bCs/>
                  <w:sz w:val="21"/>
                  <w:szCs w:val="21"/>
                </w:rPr>
                <w:delText>러시아</w:delText>
              </w:r>
              <w:r w:rsidRPr="00454CB9" w:rsidDel="00966B47">
                <w:rPr>
                  <w:rFonts w:ascii="Arial" w:eastAsia="Malgun Gothic" w:hAnsi="Arial" w:cs="Arial"/>
                  <w:b/>
                  <w:bCs/>
                  <w:sz w:val="21"/>
                  <w:szCs w:val="21"/>
                </w:rPr>
                <w:delText xml:space="preserve"> </w:delText>
              </w:r>
              <w:r w:rsidRPr="00454CB9" w:rsidDel="00966B47">
                <w:rPr>
                  <w:rFonts w:ascii="Arial" w:eastAsia="Malgun Gothic" w:hAnsi="Arial" w:cs="Arial"/>
                  <w:b/>
                  <w:bCs/>
                  <w:sz w:val="21"/>
                  <w:szCs w:val="21"/>
                </w:rPr>
                <w:delText>퇴지금</w:delText>
              </w:r>
              <w:r w:rsidRPr="00454CB9" w:rsidDel="00966B47">
                <w:rPr>
                  <w:rFonts w:ascii="Arial" w:eastAsia="Malgun Gothic" w:hAnsi="Arial" w:cs="Arial"/>
                  <w:b/>
                  <w:bCs/>
                  <w:sz w:val="21"/>
                  <w:szCs w:val="21"/>
                </w:rPr>
                <w:delText xml:space="preserve"> </w:delText>
              </w:r>
              <w:r w:rsidRPr="00454CB9" w:rsidDel="00966B47">
                <w:rPr>
                  <w:rFonts w:ascii="Arial" w:eastAsia="Malgun Gothic" w:hAnsi="Arial" w:cs="Arial"/>
                  <w:b/>
                  <w:bCs/>
                  <w:sz w:val="21"/>
                  <w:szCs w:val="21"/>
                </w:rPr>
                <w:delText>지급</w:delText>
              </w:r>
              <w:r w:rsidRPr="00454CB9" w:rsidDel="00966B47">
                <w:rPr>
                  <w:rFonts w:ascii="Arial" w:eastAsia="Malgun Gothic" w:hAnsi="Arial" w:cs="Arial"/>
                  <w:b/>
                  <w:bCs/>
                  <w:sz w:val="21"/>
                  <w:szCs w:val="21"/>
                </w:rPr>
                <w:delText xml:space="preserve"> </w:delText>
              </w:r>
              <w:r w:rsidRPr="00454CB9" w:rsidDel="00966B47">
                <w:rPr>
                  <w:rFonts w:ascii="Arial" w:eastAsia="Malgun Gothic" w:hAnsi="Arial" w:cs="Arial"/>
                  <w:b/>
                  <w:bCs/>
                  <w:sz w:val="21"/>
                  <w:szCs w:val="21"/>
                </w:rPr>
                <w:delText>규정에</w:delText>
              </w:r>
              <w:r w:rsidRPr="00454CB9" w:rsidDel="00966B47">
                <w:rPr>
                  <w:rFonts w:ascii="Arial" w:eastAsia="Malgun Gothic" w:hAnsi="Arial" w:cs="Arial"/>
                  <w:b/>
                  <w:bCs/>
                  <w:sz w:val="21"/>
                  <w:szCs w:val="21"/>
                </w:rPr>
                <w:delText xml:space="preserve"> </w:delText>
              </w:r>
              <w:r w:rsidRPr="00454CB9" w:rsidDel="00966B47">
                <w:rPr>
                  <w:rFonts w:ascii="Arial" w:eastAsia="Malgun Gothic" w:hAnsi="Arial" w:cs="Arial"/>
                  <w:b/>
                  <w:bCs/>
                  <w:sz w:val="21"/>
                  <w:szCs w:val="21"/>
                </w:rPr>
                <w:delText>의거</w:delText>
              </w:r>
              <w:r w:rsidRPr="00454CB9" w:rsidDel="00966B47">
                <w:rPr>
                  <w:rFonts w:ascii="Arial" w:eastAsia="Malgun Gothic" w:hAnsi="Arial" w:cs="Arial"/>
                  <w:b/>
                  <w:bCs/>
                  <w:sz w:val="21"/>
                  <w:szCs w:val="21"/>
                </w:rPr>
                <w:delText xml:space="preserve"> </w:delText>
              </w:r>
              <w:r w:rsidRPr="00454CB9" w:rsidDel="00966B47">
                <w:rPr>
                  <w:rFonts w:ascii="Arial" w:eastAsia="Malgun Gothic" w:hAnsi="Arial" w:cs="Arial"/>
                  <w:b/>
                  <w:bCs/>
                  <w:sz w:val="21"/>
                  <w:szCs w:val="21"/>
                </w:rPr>
                <w:delText>작성</w:delText>
              </w:r>
              <w:r w:rsidRPr="00454CB9" w:rsidDel="00966B47">
                <w:rPr>
                  <w:rFonts w:ascii="Arial" w:eastAsia="Malgun Gothic" w:hAnsi="Arial" w:cs="Arial"/>
                  <w:b/>
                  <w:bCs/>
                  <w:sz w:val="21"/>
                  <w:szCs w:val="21"/>
                </w:rPr>
                <w:delText xml:space="preserve"> </w:delText>
              </w:r>
              <w:r w:rsidRPr="00454CB9" w:rsidDel="00966B47">
                <w:rPr>
                  <w:rFonts w:ascii="Arial" w:eastAsia="Malgun Gothic" w:hAnsi="Arial" w:cs="Arial"/>
                  <w:b/>
                  <w:bCs/>
                  <w:sz w:val="21"/>
                  <w:szCs w:val="21"/>
                </w:rPr>
                <w:delText>요망</w:delText>
              </w:r>
            </w:del>
            <w:ins w:id="1402" w:author="Mia Choi" w:date="2021-07-25T18:37:00Z">
              <w:r w:rsidRPr="00454CB9">
                <w:rPr>
                  <w:rFonts w:ascii="Arial" w:eastAsia="Malgun Gothic" w:hAnsi="Arial" w:cs="Arial"/>
                  <w:b/>
                  <w:bCs/>
                  <w:sz w:val="21"/>
                  <w:szCs w:val="21"/>
                </w:rPr>
                <w:t xml:space="preserve"> </w:t>
              </w:r>
              <w:r w:rsidRPr="00454CB9">
                <w:rPr>
                  <w:rFonts w:ascii="Arial" w:eastAsia="Malgun Gothic" w:hAnsi="Arial" w:cs="Arial"/>
                  <w:b/>
                  <w:bCs/>
                  <w:sz w:val="21"/>
                  <w:szCs w:val="21"/>
                </w:rPr>
                <w:t>비적용</w:t>
              </w:r>
            </w:ins>
          </w:p>
          <w:p w14:paraId="2E9CD867" w14:textId="77777777" w:rsidR="000A5F32" w:rsidRPr="00454CB9" w:rsidDel="00966B47" w:rsidRDefault="000A5F32">
            <w:pPr>
              <w:rPr>
                <w:del w:id="1403" w:author="Mia Choi" w:date="2021-07-25T18:37:00Z"/>
                <w:rFonts w:ascii="Arial" w:eastAsia="Malgun Gothic" w:hAnsi="Arial" w:cs="Arial"/>
                <w:sz w:val="21"/>
                <w:szCs w:val="21"/>
              </w:rPr>
              <w:pPrChange w:id="1404" w:author="Mia Choi" w:date="2021-07-25T18:37:00Z">
                <w:pPr>
                  <w:numPr>
                    <w:numId w:val="3"/>
                  </w:numPr>
                  <w:ind w:left="1230" w:hanging="360"/>
                </w:pPr>
              </w:pPrChange>
            </w:pPr>
            <w:del w:id="1405" w:author="Mia Choi" w:date="2021-07-25T18:37:00Z">
              <w:r w:rsidRPr="00454CB9" w:rsidDel="00966B47">
                <w:rPr>
                  <w:rFonts w:ascii="Arial" w:eastAsia="Malgun Gothic" w:hAnsi="Arial" w:cs="Arial"/>
                  <w:sz w:val="21"/>
                  <w:szCs w:val="21"/>
                </w:rPr>
                <w:delText>퇴직금은</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만</w:delText>
              </w:r>
              <w:r w:rsidRPr="00454CB9" w:rsidDel="00966B47">
                <w:rPr>
                  <w:rFonts w:ascii="Arial" w:eastAsia="Malgun Gothic" w:hAnsi="Arial" w:cs="Arial"/>
                  <w:sz w:val="21"/>
                  <w:szCs w:val="21"/>
                </w:rPr>
                <w:delText xml:space="preserve"> 1</w:delText>
              </w:r>
              <w:r w:rsidRPr="00454CB9" w:rsidDel="00966B47">
                <w:rPr>
                  <w:rFonts w:ascii="Arial" w:eastAsia="Malgun Gothic" w:hAnsi="Arial" w:cs="Arial"/>
                  <w:sz w:val="21"/>
                  <w:szCs w:val="21"/>
                </w:rPr>
                <w:delText>년</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이상</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재직</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후</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퇴직하는</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종업원에</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지급한다</w:delText>
              </w:r>
              <w:r w:rsidRPr="00454CB9" w:rsidDel="00966B47">
                <w:rPr>
                  <w:rFonts w:ascii="Arial" w:eastAsia="Malgun Gothic" w:hAnsi="Arial" w:cs="Arial"/>
                  <w:sz w:val="21"/>
                  <w:szCs w:val="21"/>
                </w:rPr>
                <w:delText>.</w:delText>
              </w:r>
            </w:del>
          </w:p>
          <w:p w14:paraId="5226ADDA" w14:textId="77777777" w:rsidR="000A5F32" w:rsidRPr="00454CB9" w:rsidDel="00966B47" w:rsidRDefault="000A5F32">
            <w:pPr>
              <w:rPr>
                <w:del w:id="1406" w:author="Mia Choi" w:date="2021-07-25T18:37:00Z"/>
                <w:rFonts w:ascii="Arial" w:eastAsia="Malgun Gothic" w:hAnsi="Arial" w:cs="Arial"/>
                <w:sz w:val="21"/>
                <w:szCs w:val="21"/>
              </w:rPr>
              <w:pPrChange w:id="1407" w:author="Mia Choi" w:date="2021-07-25T18:37:00Z">
                <w:pPr>
                  <w:ind w:leftChars="409" w:left="1110" w:hangingChars="100" w:hanging="210"/>
                </w:pPr>
              </w:pPrChange>
            </w:pPr>
            <w:del w:id="1408" w:author="Mia Choi" w:date="2021-07-25T18:37:00Z">
              <w:r w:rsidRPr="00454CB9" w:rsidDel="00966B47">
                <w:rPr>
                  <w:rFonts w:ascii="Arial" w:eastAsia="Malgun Gothic" w:hAnsi="Arial" w:cs="Arial"/>
                  <w:sz w:val="21"/>
                  <w:szCs w:val="21"/>
                </w:rPr>
                <w:delText xml:space="preserve">2. </w:delText>
              </w:r>
              <w:r w:rsidRPr="00454CB9" w:rsidDel="00966B47">
                <w:rPr>
                  <w:rFonts w:ascii="Arial" w:eastAsia="Malgun Gothic" w:hAnsi="Arial" w:cs="Arial"/>
                  <w:sz w:val="21"/>
                  <w:szCs w:val="21"/>
                </w:rPr>
                <w:delText>종업원이</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퇴직한</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때에는</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계속</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근속년수</w:delText>
              </w:r>
              <w:r w:rsidRPr="00454CB9" w:rsidDel="00966B47">
                <w:rPr>
                  <w:rFonts w:ascii="Arial" w:eastAsia="Malgun Gothic" w:hAnsi="Arial" w:cs="Arial"/>
                  <w:sz w:val="21"/>
                  <w:szCs w:val="21"/>
                </w:rPr>
                <w:delText xml:space="preserve"> 1</w:delText>
              </w:r>
              <w:r w:rsidRPr="00454CB9" w:rsidDel="00966B47">
                <w:rPr>
                  <w:rFonts w:ascii="Arial" w:eastAsia="Malgun Gothic" w:hAnsi="Arial" w:cs="Arial"/>
                  <w:sz w:val="21"/>
                  <w:szCs w:val="21"/>
                </w:rPr>
                <w:delText>년에</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대하여</w:delText>
              </w:r>
              <w:r w:rsidRPr="00454CB9" w:rsidDel="00966B47">
                <w:rPr>
                  <w:rFonts w:ascii="Arial" w:eastAsia="Malgun Gothic" w:hAnsi="Arial" w:cs="Arial"/>
                  <w:sz w:val="21"/>
                  <w:szCs w:val="21"/>
                </w:rPr>
                <w:delText xml:space="preserve"> 30.42</w:delText>
              </w:r>
              <w:r w:rsidRPr="00454CB9" w:rsidDel="00966B47">
                <w:rPr>
                  <w:rFonts w:ascii="Arial" w:eastAsia="Malgun Gothic" w:hAnsi="Arial" w:cs="Arial"/>
                  <w:sz w:val="21"/>
                  <w:szCs w:val="21"/>
                </w:rPr>
                <w:delText>일분의</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평균임금을</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퇴직금으로</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지급한다</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단</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근속년수에</w:delText>
              </w:r>
              <w:r w:rsidRPr="00454CB9" w:rsidDel="00966B47">
                <w:rPr>
                  <w:rFonts w:ascii="Arial" w:eastAsia="Malgun Gothic" w:hAnsi="Arial" w:cs="Arial"/>
                  <w:sz w:val="21"/>
                  <w:szCs w:val="21"/>
                </w:rPr>
                <w:delText xml:space="preserve"> 1</w:delText>
              </w:r>
              <w:r w:rsidRPr="00454CB9" w:rsidDel="00966B47">
                <w:rPr>
                  <w:rFonts w:ascii="Arial" w:eastAsia="Malgun Gothic" w:hAnsi="Arial" w:cs="Arial"/>
                  <w:sz w:val="21"/>
                  <w:szCs w:val="21"/>
                </w:rPr>
                <w:delText>년</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미만의</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단수가</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있을</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때에는</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월</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일할로</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계산</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지급한다</w:delText>
              </w:r>
              <w:r w:rsidRPr="00454CB9" w:rsidDel="00966B47">
                <w:rPr>
                  <w:rFonts w:ascii="Arial" w:eastAsia="Malgun Gothic" w:hAnsi="Arial" w:cs="Arial"/>
                  <w:sz w:val="21"/>
                  <w:szCs w:val="21"/>
                </w:rPr>
                <w:delText>.</w:delText>
              </w:r>
            </w:del>
          </w:p>
          <w:p w14:paraId="7B5BC9D3" w14:textId="4B83176F" w:rsidR="000A5F32" w:rsidRPr="00454CB9" w:rsidRDefault="000A5F32" w:rsidP="000A5F32">
            <w:pPr>
              <w:rPr>
                <w:rFonts w:ascii="Arial" w:eastAsia="Malgun Gothic" w:hAnsi="Arial" w:cs="Arial"/>
                <w:sz w:val="21"/>
                <w:szCs w:val="21"/>
              </w:rPr>
            </w:pPr>
            <w:del w:id="1409" w:author="Mia Choi" w:date="2021-07-25T18:37:00Z">
              <w:r w:rsidRPr="00454CB9" w:rsidDel="00966B47">
                <w:rPr>
                  <w:rFonts w:ascii="Arial" w:eastAsia="Malgun Gothic" w:hAnsi="Arial" w:cs="Arial"/>
                  <w:sz w:val="21"/>
                  <w:szCs w:val="21"/>
                </w:rPr>
                <w:delText xml:space="preserve">3. </w:delText>
              </w:r>
              <w:r w:rsidRPr="00454CB9" w:rsidDel="00966B47">
                <w:rPr>
                  <w:rFonts w:ascii="Arial" w:eastAsia="Malgun Gothic" w:hAnsi="Arial" w:cs="Arial"/>
                  <w:sz w:val="21"/>
                  <w:szCs w:val="21"/>
                </w:rPr>
                <w:delText>평균임금은</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퇴직의</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효력이</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발생된</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날</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이전</w:delText>
              </w:r>
              <w:r w:rsidRPr="00454CB9" w:rsidDel="00966B47">
                <w:rPr>
                  <w:rFonts w:ascii="Arial" w:eastAsia="Malgun Gothic" w:hAnsi="Arial" w:cs="Arial"/>
                  <w:sz w:val="21"/>
                  <w:szCs w:val="21"/>
                </w:rPr>
                <w:delText xml:space="preserve"> 3</w:delText>
              </w:r>
              <w:r w:rsidRPr="00454CB9" w:rsidDel="00966B47">
                <w:rPr>
                  <w:rFonts w:ascii="Arial" w:eastAsia="Malgun Gothic" w:hAnsi="Arial" w:cs="Arial"/>
                  <w:sz w:val="21"/>
                  <w:szCs w:val="21"/>
                </w:rPr>
                <w:delText>개월에</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지급된</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급여총액과</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퇴직일</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이전</w:delText>
              </w:r>
              <w:r w:rsidRPr="00454CB9" w:rsidDel="00966B47">
                <w:rPr>
                  <w:rFonts w:ascii="Arial" w:eastAsia="Malgun Gothic" w:hAnsi="Arial" w:cs="Arial"/>
                  <w:sz w:val="21"/>
                  <w:szCs w:val="21"/>
                </w:rPr>
                <w:delText xml:space="preserve"> 1</w:delText>
              </w:r>
              <w:r w:rsidRPr="00454CB9" w:rsidDel="00966B47">
                <w:rPr>
                  <w:rFonts w:ascii="Arial" w:eastAsia="Malgun Gothic" w:hAnsi="Arial" w:cs="Arial"/>
                  <w:sz w:val="21"/>
                  <w:szCs w:val="21"/>
                </w:rPr>
                <w:delText>년간</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지급된</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상여금의</w:delText>
              </w:r>
              <w:r w:rsidRPr="00454CB9" w:rsidDel="00966B47">
                <w:rPr>
                  <w:rFonts w:ascii="Arial" w:eastAsia="Malgun Gothic" w:hAnsi="Arial" w:cs="Arial"/>
                  <w:sz w:val="21"/>
                  <w:szCs w:val="21"/>
                </w:rPr>
                <w:delText xml:space="preserve"> 12</w:delText>
              </w:r>
              <w:r w:rsidRPr="00454CB9" w:rsidDel="00966B47">
                <w:rPr>
                  <w:rFonts w:ascii="Arial" w:eastAsia="Malgun Gothic" w:hAnsi="Arial" w:cs="Arial"/>
                  <w:sz w:val="21"/>
                  <w:szCs w:val="21"/>
                </w:rPr>
                <w:delText>등분의</w:delText>
              </w:r>
              <w:r w:rsidRPr="00454CB9" w:rsidDel="00966B47">
                <w:rPr>
                  <w:rFonts w:ascii="Arial" w:eastAsia="Malgun Gothic" w:hAnsi="Arial" w:cs="Arial"/>
                  <w:sz w:val="21"/>
                  <w:szCs w:val="21"/>
                </w:rPr>
                <w:delText xml:space="preserve"> 3</w:delText>
              </w:r>
              <w:r w:rsidRPr="00454CB9" w:rsidDel="00966B47">
                <w:rPr>
                  <w:rFonts w:ascii="Arial" w:eastAsia="Malgun Gothic" w:hAnsi="Arial" w:cs="Arial"/>
                  <w:sz w:val="21"/>
                  <w:szCs w:val="21"/>
                </w:rPr>
                <w:delText>개월</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분을</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합하여</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일급으로</w:delText>
              </w:r>
              <w:r w:rsidRPr="00454CB9" w:rsidDel="00966B47">
                <w:rPr>
                  <w:rFonts w:ascii="Arial" w:eastAsia="Malgun Gothic" w:hAnsi="Arial" w:cs="Arial"/>
                  <w:sz w:val="21"/>
                  <w:szCs w:val="21"/>
                </w:rPr>
                <w:delText xml:space="preserve"> </w:delText>
              </w:r>
              <w:r w:rsidRPr="00454CB9" w:rsidDel="00966B47">
                <w:rPr>
                  <w:rFonts w:ascii="Arial" w:eastAsia="Malgun Gothic" w:hAnsi="Arial" w:cs="Arial"/>
                  <w:sz w:val="21"/>
                  <w:szCs w:val="21"/>
                </w:rPr>
                <w:delText>계산한다</w:delText>
              </w:r>
              <w:r w:rsidRPr="00454CB9" w:rsidDel="00966B47">
                <w:rPr>
                  <w:rFonts w:ascii="Arial" w:eastAsia="Malgun Gothic" w:hAnsi="Arial" w:cs="Arial"/>
                  <w:sz w:val="21"/>
                  <w:szCs w:val="21"/>
                </w:rPr>
                <w:delText>.</w:delText>
              </w:r>
            </w:del>
          </w:p>
        </w:tc>
        <w:tc>
          <w:tcPr>
            <w:tcW w:w="1667" w:type="pct"/>
            <w:shd w:val="clear" w:color="auto" w:fill="auto"/>
          </w:tcPr>
          <w:p w14:paraId="0B5AAAC0" w14:textId="77777777" w:rsidR="000A5F32" w:rsidRPr="002A5E52" w:rsidRDefault="000A5F32" w:rsidP="000A5F32">
            <w:pPr>
              <w:rPr>
                <w:rFonts w:ascii="Arial" w:eastAsia="Malgun Gothic" w:hAnsi="Arial" w:cs="Arial"/>
                <w:color w:val="000000"/>
                <w:sz w:val="21"/>
                <w:szCs w:val="21"/>
                <w:lang w:val="ru-RU"/>
              </w:rPr>
            </w:pPr>
          </w:p>
        </w:tc>
        <w:tc>
          <w:tcPr>
            <w:tcW w:w="1667" w:type="pct"/>
            <w:shd w:val="clear" w:color="auto" w:fill="auto"/>
          </w:tcPr>
          <w:p w14:paraId="30554E69" w14:textId="77777777" w:rsidR="000A5F32" w:rsidRPr="002A5E52" w:rsidRDefault="000A5F32" w:rsidP="000A5F32">
            <w:pPr>
              <w:pStyle w:val="af"/>
              <w:ind w:left="0"/>
              <w:rPr>
                <w:rFonts w:ascii="Arial" w:eastAsia="Malgun Gothic" w:hAnsi="Arial" w:cs="Arial"/>
                <w:color w:val="000000"/>
                <w:sz w:val="21"/>
                <w:szCs w:val="21"/>
                <w:lang w:val="ru-RU"/>
              </w:rPr>
            </w:pPr>
          </w:p>
        </w:tc>
      </w:tr>
      <w:tr w:rsidR="000A5F32" w:rsidRPr="002A5E52" w14:paraId="0C2B988F" w14:textId="77777777" w:rsidTr="00487147">
        <w:trPr>
          <w:trHeight w:val="156"/>
        </w:trPr>
        <w:tc>
          <w:tcPr>
            <w:tcW w:w="1666" w:type="pct"/>
          </w:tcPr>
          <w:p w14:paraId="52A82B5B" w14:textId="711912CE" w:rsidR="000A5F32" w:rsidRPr="00454CB9" w:rsidRDefault="000A5F32" w:rsidP="000A5F32">
            <w:pPr>
              <w:rPr>
                <w:rFonts w:ascii="Arial" w:eastAsia="Malgun Gothic" w:hAnsi="Arial" w:cs="Arial"/>
                <w:b/>
                <w:bCs/>
                <w:sz w:val="21"/>
                <w:szCs w:val="21"/>
              </w:rPr>
            </w:pPr>
            <w:proofErr w:type="gramStart"/>
            <w:r w:rsidRPr="00454CB9">
              <w:rPr>
                <w:rFonts w:ascii="Arial" w:eastAsia="Malgun Gothic" w:hAnsi="Arial" w:cs="Arial"/>
                <w:b/>
                <w:bCs/>
                <w:sz w:val="21"/>
                <w:szCs w:val="21"/>
              </w:rPr>
              <w:lastRenderedPageBreak/>
              <w:t>제</w:t>
            </w:r>
            <w:r w:rsidRPr="00454CB9">
              <w:rPr>
                <w:rFonts w:ascii="Arial" w:eastAsia="Malgun Gothic" w:hAnsi="Arial" w:cs="Arial"/>
                <w:b/>
                <w:bCs/>
                <w:sz w:val="21"/>
                <w:szCs w:val="21"/>
              </w:rPr>
              <w:t xml:space="preserve"> 61</w:t>
            </w:r>
            <w:proofErr w:type="gramEnd"/>
            <w:r w:rsidRPr="00454CB9">
              <w:rPr>
                <w:rFonts w:ascii="Arial" w:eastAsia="Malgun Gothic" w:hAnsi="Arial" w:cs="Arial"/>
                <w:b/>
                <w:bCs/>
                <w:sz w:val="21"/>
                <w:szCs w:val="21"/>
              </w:rPr>
              <w:t>조</w:t>
            </w:r>
            <w:r w:rsidRPr="00454CB9">
              <w:rPr>
                <w:rFonts w:ascii="Arial" w:eastAsia="Malgun Gothic" w:hAnsi="Arial" w:cs="Arial"/>
                <w:b/>
                <w:bCs/>
                <w:sz w:val="21"/>
                <w:szCs w:val="21"/>
              </w:rPr>
              <w:t xml:space="preserve"> (</w:t>
            </w:r>
            <w:r w:rsidRPr="00454CB9">
              <w:rPr>
                <w:rFonts w:ascii="Arial" w:eastAsia="Malgun Gothic" w:hAnsi="Arial" w:cs="Arial"/>
                <w:b/>
                <w:bCs/>
                <w:sz w:val="21"/>
                <w:szCs w:val="21"/>
              </w:rPr>
              <w:t>일급계산방법</w:t>
            </w:r>
            <w:r w:rsidRPr="00454CB9">
              <w:rPr>
                <w:rFonts w:ascii="Arial" w:eastAsia="Malgun Gothic" w:hAnsi="Arial" w:cs="Arial"/>
                <w:b/>
                <w:bCs/>
                <w:sz w:val="21"/>
                <w:szCs w:val="21"/>
              </w:rPr>
              <w:t>)</w:t>
            </w:r>
          </w:p>
        </w:tc>
        <w:tc>
          <w:tcPr>
            <w:tcW w:w="1667" w:type="pct"/>
            <w:shd w:val="clear" w:color="auto" w:fill="auto"/>
          </w:tcPr>
          <w:p w14:paraId="18941FF2" w14:textId="41EB8B76" w:rsidR="000A5F32" w:rsidRPr="002A5E52" w:rsidRDefault="000A5F32" w:rsidP="000A5F32">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61 (Способ расчета подневной заработной платы)</w:t>
            </w:r>
          </w:p>
        </w:tc>
        <w:tc>
          <w:tcPr>
            <w:tcW w:w="1667" w:type="pct"/>
            <w:shd w:val="clear" w:color="auto" w:fill="auto"/>
          </w:tcPr>
          <w:p w14:paraId="059A513F" w14:textId="3644FDC1" w:rsidR="000A5F32" w:rsidRPr="002A5E52" w:rsidRDefault="000A5F32" w:rsidP="000A5F32">
            <w:pPr>
              <w:pStyle w:val="af"/>
              <w:ind w:left="0"/>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61 (Method of First-rate Calculation)</w:t>
            </w:r>
          </w:p>
        </w:tc>
      </w:tr>
      <w:tr w:rsidR="000A5F32" w:rsidRPr="002A5E52" w14:paraId="580CA31E" w14:textId="77777777" w:rsidTr="00487147">
        <w:trPr>
          <w:trHeight w:val="156"/>
        </w:trPr>
        <w:tc>
          <w:tcPr>
            <w:tcW w:w="1666" w:type="pct"/>
          </w:tcPr>
          <w:p w14:paraId="7673831E" w14:textId="0829BA8E" w:rsidR="000A5F32" w:rsidRPr="00454CB9" w:rsidRDefault="000A5F32" w:rsidP="000A5F32">
            <w:pPr>
              <w:rPr>
                <w:rFonts w:ascii="Arial" w:eastAsia="Malgun Gothic" w:hAnsi="Arial" w:cs="Arial"/>
                <w:sz w:val="21"/>
                <w:szCs w:val="21"/>
              </w:rPr>
            </w:pPr>
            <w:r w:rsidRPr="00454CB9">
              <w:rPr>
                <w:rFonts w:ascii="Arial" w:eastAsia="Malgun Gothic" w:hAnsi="Arial" w:cs="Arial"/>
                <w:b/>
                <w:bCs/>
                <w:sz w:val="21"/>
                <w:szCs w:val="21"/>
              </w:rPr>
              <w:t>월급을</w:t>
            </w:r>
            <w:r w:rsidRPr="00454CB9">
              <w:rPr>
                <w:rFonts w:ascii="Arial" w:eastAsia="Malgun Gothic" w:hAnsi="Arial" w:cs="Arial"/>
                <w:b/>
                <w:bCs/>
                <w:sz w:val="21"/>
                <w:szCs w:val="21"/>
              </w:rPr>
              <w:t xml:space="preserve"> </w:t>
            </w:r>
            <w:r w:rsidRPr="00454CB9">
              <w:rPr>
                <w:rFonts w:ascii="Arial" w:eastAsia="Malgun Gothic" w:hAnsi="Arial" w:cs="Arial"/>
                <w:b/>
                <w:bCs/>
                <w:sz w:val="21"/>
                <w:szCs w:val="21"/>
              </w:rPr>
              <w:t>일급으로</w:t>
            </w:r>
            <w:r w:rsidRPr="00454CB9">
              <w:rPr>
                <w:rFonts w:ascii="Arial" w:eastAsia="Malgun Gothic" w:hAnsi="Arial" w:cs="Arial"/>
                <w:b/>
                <w:bCs/>
                <w:sz w:val="21"/>
                <w:szCs w:val="21"/>
              </w:rPr>
              <w:t xml:space="preserve"> </w:t>
            </w:r>
            <w:r w:rsidRPr="00454CB9">
              <w:rPr>
                <w:rFonts w:ascii="Arial" w:eastAsia="Malgun Gothic" w:hAnsi="Arial" w:cs="Arial"/>
                <w:b/>
                <w:bCs/>
                <w:sz w:val="21"/>
                <w:szCs w:val="21"/>
              </w:rPr>
              <w:t>계산할</w:t>
            </w:r>
            <w:r w:rsidRPr="00454CB9">
              <w:rPr>
                <w:rFonts w:ascii="Arial" w:eastAsia="Malgun Gothic" w:hAnsi="Arial" w:cs="Arial"/>
                <w:b/>
                <w:bCs/>
                <w:sz w:val="21"/>
                <w:szCs w:val="21"/>
              </w:rPr>
              <w:t xml:space="preserve"> </w:t>
            </w:r>
            <w:r w:rsidRPr="00454CB9">
              <w:rPr>
                <w:rFonts w:ascii="Arial" w:eastAsia="Malgun Gothic" w:hAnsi="Arial" w:cs="Arial"/>
                <w:b/>
                <w:bCs/>
                <w:sz w:val="21"/>
                <w:szCs w:val="21"/>
              </w:rPr>
              <w:t>때에는</w:t>
            </w:r>
            <w:r w:rsidRPr="00454CB9">
              <w:rPr>
                <w:rFonts w:ascii="Arial" w:eastAsia="Malgun Gothic" w:hAnsi="Arial" w:cs="Arial"/>
                <w:b/>
                <w:bCs/>
                <w:sz w:val="21"/>
                <w:szCs w:val="21"/>
              </w:rPr>
              <w:t xml:space="preserve"> </w:t>
            </w:r>
            <w:r w:rsidRPr="00454CB9">
              <w:rPr>
                <w:rFonts w:ascii="Arial" w:eastAsia="Malgun Gothic" w:hAnsi="Arial" w:cs="Arial"/>
                <w:b/>
                <w:bCs/>
                <w:sz w:val="21"/>
                <w:szCs w:val="21"/>
              </w:rPr>
              <w:t>기본급</w:t>
            </w:r>
            <w:ins w:id="1410" w:author="Mia Choi" w:date="2021-07-25T18:35:00Z">
              <w:r w:rsidRPr="00454CB9">
                <w:rPr>
                  <w:rFonts w:ascii="Arial" w:eastAsia="Malgun Gothic" w:hAnsi="Arial" w:cs="Arial"/>
                  <w:b/>
                  <w:bCs/>
                  <w:sz w:val="21"/>
                  <w:szCs w:val="21"/>
                </w:rPr>
                <w:t>을</w:t>
              </w:r>
              <w:r w:rsidRPr="00454CB9">
                <w:rPr>
                  <w:rFonts w:ascii="Arial" w:eastAsia="Malgun Gothic" w:hAnsi="Arial" w:cs="Arial"/>
                  <w:b/>
                  <w:bCs/>
                  <w:sz w:val="21"/>
                  <w:szCs w:val="21"/>
                </w:rPr>
                <w:t xml:space="preserve"> </w:t>
              </w:r>
              <w:r w:rsidRPr="00454CB9">
                <w:rPr>
                  <w:rFonts w:ascii="Arial" w:eastAsia="Malgun Gothic" w:hAnsi="Arial" w:cs="Arial"/>
                  <w:b/>
                  <w:bCs/>
                  <w:sz w:val="21"/>
                  <w:szCs w:val="21"/>
                </w:rPr>
                <w:t>해당</w:t>
              </w:r>
              <w:r w:rsidRPr="00454CB9">
                <w:rPr>
                  <w:rFonts w:ascii="Arial" w:eastAsia="Malgun Gothic" w:hAnsi="Arial" w:cs="Arial"/>
                  <w:b/>
                  <w:bCs/>
                  <w:sz w:val="21"/>
                  <w:szCs w:val="21"/>
                </w:rPr>
                <w:t xml:space="preserve"> </w:t>
              </w:r>
              <w:r w:rsidRPr="00454CB9">
                <w:rPr>
                  <w:rFonts w:ascii="Arial" w:eastAsia="Malgun Gothic" w:hAnsi="Arial" w:cs="Arial"/>
                  <w:b/>
                  <w:bCs/>
                  <w:sz w:val="21"/>
                  <w:szCs w:val="21"/>
                </w:rPr>
                <w:t>월의</w:t>
              </w:r>
              <w:r w:rsidRPr="00454CB9">
                <w:rPr>
                  <w:rFonts w:ascii="Arial" w:eastAsia="Malgun Gothic" w:hAnsi="Arial" w:cs="Arial"/>
                  <w:b/>
                  <w:bCs/>
                  <w:sz w:val="21"/>
                  <w:szCs w:val="21"/>
                </w:rPr>
                <w:t xml:space="preserve"> </w:t>
              </w:r>
              <w:r w:rsidRPr="00454CB9">
                <w:rPr>
                  <w:rFonts w:ascii="Arial" w:eastAsia="Malgun Gothic" w:hAnsi="Arial" w:cs="Arial"/>
                  <w:b/>
                  <w:bCs/>
                  <w:sz w:val="21"/>
                  <w:szCs w:val="21"/>
                </w:rPr>
                <w:t>근무일</w:t>
              </w:r>
            </w:ins>
            <w:ins w:id="1411" w:author="Mia Choi" w:date="2021-07-25T18:37:00Z">
              <w:r w:rsidRPr="00454CB9">
                <w:rPr>
                  <w:rFonts w:ascii="Arial" w:eastAsia="Malgun Gothic" w:hAnsi="Arial" w:cs="Arial"/>
                  <w:b/>
                  <w:bCs/>
                  <w:sz w:val="21"/>
                  <w:szCs w:val="21"/>
                </w:rPr>
                <w:t xml:space="preserve"> </w:t>
              </w:r>
              <w:r w:rsidRPr="00454CB9">
                <w:rPr>
                  <w:rFonts w:ascii="Arial" w:eastAsia="Malgun Gothic" w:hAnsi="Arial" w:cs="Arial"/>
                  <w:b/>
                  <w:bCs/>
                  <w:sz w:val="21"/>
                  <w:szCs w:val="21"/>
                </w:rPr>
                <w:t>수로</w:t>
              </w:r>
              <w:r w:rsidRPr="00454CB9">
                <w:rPr>
                  <w:rFonts w:ascii="Arial" w:eastAsia="Malgun Gothic" w:hAnsi="Arial" w:cs="Arial"/>
                  <w:b/>
                  <w:bCs/>
                  <w:sz w:val="21"/>
                  <w:szCs w:val="21"/>
                </w:rPr>
                <w:t xml:space="preserve"> </w:t>
              </w:r>
              <w:r w:rsidRPr="00454CB9">
                <w:rPr>
                  <w:rFonts w:ascii="Arial" w:eastAsia="Malgun Gothic" w:hAnsi="Arial" w:cs="Arial"/>
                  <w:b/>
                  <w:bCs/>
                  <w:sz w:val="21"/>
                  <w:szCs w:val="21"/>
                </w:rPr>
                <w:t>나눈</w:t>
              </w:r>
            </w:ins>
            <w:del w:id="1412" w:author="Mia Choi" w:date="2021-07-25T18:35:00Z">
              <w:r w:rsidRPr="00454CB9" w:rsidDel="00966B47">
                <w:rPr>
                  <w:rFonts w:ascii="Arial" w:eastAsia="Malgun Gothic" w:hAnsi="Arial" w:cs="Arial"/>
                  <w:b/>
                  <w:bCs/>
                  <w:sz w:val="21"/>
                  <w:szCs w:val="21"/>
                </w:rPr>
                <w:delText>의</w:delText>
              </w:r>
              <w:r w:rsidRPr="00454CB9" w:rsidDel="00966B47">
                <w:rPr>
                  <w:rFonts w:ascii="Arial" w:eastAsia="Malgun Gothic" w:hAnsi="Arial" w:cs="Arial"/>
                  <w:b/>
                  <w:bCs/>
                  <w:sz w:val="21"/>
                  <w:szCs w:val="21"/>
                </w:rPr>
                <w:delText xml:space="preserve"> 30</w:delText>
              </w:r>
              <w:r w:rsidRPr="00454CB9" w:rsidDel="00966B47">
                <w:rPr>
                  <w:rFonts w:ascii="Arial" w:eastAsia="Malgun Gothic" w:hAnsi="Arial" w:cs="Arial"/>
                  <w:b/>
                  <w:bCs/>
                  <w:sz w:val="21"/>
                  <w:szCs w:val="21"/>
                </w:rPr>
                <w:delText>분의</w:delText>
              </w:r>
              <w:r w:rsidRPr="00454CB9" w:rsidDel="00966B47">
                <w:rPr>
                  <w:rFonts w:ascii="Arial" w:eastAsia="Malgun Gothic" w:hAnsi="Arial" w:cs="Arial"/>
                  <w:b/>
                  <w:bCs/>
                  <w:sz w:val="21"/>
                  <w:szCs w:val="21"/>
                </w:rPr>
                <w:delText xml:space="preserve"> 1</w:delText>
              </w:r>
              <w:r w:rsidRPr="00454CB9" w:rsidDel="00966B47">
                <w:rPr>
                  <w:rFonts w:ascii="Arial" w:eastAsia="Malgun Gothic" w:hAnsi="Arial" w:cs="Arial"/>
                  <w:b/>
                  <w:bCs/>
                  <w:sz w:val="21"/>
                  <w:szCs w:val="21"/>
                </w:rPr>
                <w:delText>로</w:delText>
              </w:r>
              <w:r w:rsidRPr="00454CB9" w:rsidDel="00966B47">
                <w:rPr>
                  <w:rFonts w:ascii="Arial" w:eastAsia="Malgun Gothic" w:hAnsi="Arial" w:cs="Arial"/>
                  <w:b/>
                  <w:bCs/>
                  <w:sz w:val="21"/>
                  <w:szCs w:val="21"/>
                </w:rPr>
                <w:delText xml:space="preserve"> </w:delText>
              </w:r>
            </w:del>
            <w:del w:id="1413" w:author="Mia Choi" w:date="2021-07-25T18:37:00Z">
              <w:r w:rsidRPr="00454CB9" w:rsidDel="00966B47">
                <w:rPr>
                  <w:rFonts w:ascii="Arial" w:eastAsia="Malgun Gothic" w:hAnsi="Arial" w:cs="Arial"/>
                  <w:b/>
                  <w:bCs/>
                  <w:sz w:val="21"/>
                  <w:szCs w:val="21"/>
                </w:rPr>
                <w:delText>한</w:delText>
              </w:r>
            </w:del>
            <w:r w:rsidRPr="00454CB9">
              <w:rPr>
                <w:rFonts w:ascii="Arial" w:eastAsia="Malgun Gothic" w:hAnsi="Arial" w:cs="Arial"/>
                <w:b/>
                <w:bCs/>
                <w:sz w:val="21"/>
                <w:szCs w:val="21"/>
              </w:rPr>
              <w:t>다</w:t>
            </w:r>
            <w:r w:rsidRPr="00454CB9">
              <w:rPr>
                <w:rFonts w:ascii="Arial" w:eastAsia="Malgun Gothic" w:hAnsi="Arial" w:cs="Arial"/>
                <w:b/>
                <w:bCs/>
                <w:sz w:val="21"/>
                <w:szCs w:val="21"/>
              </w:rPr>
              <w:t>.</w:t>
            </w:r>
          </w:p>
        </w:tc>
        <w:tc>
          <w:tcPr>
            <w:tcW w:w="1667" w:type="pct"/>
            <w:shd w:val="clear" w:color="auto" w:fill="auto"/>
          </w:tcPr>
          <w:p w14:paraId="487A0192" w14:textId="59A2070C" w:rsidR="000A5F32" w:rsidRPr="002A5E52" w:rsidRDefault="000A5F32" w:rsidP="000A5F32">
            <w:pPr>
              <w:pStyle w:val="af"/>
              <w:ind w:left="0"/>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При расчете месячной заработной платы в качестве подневной заработной платы она составляет количество рабочих дней по производственному календарю от базовой заработной платы.</w:t>
            </w:r>
          </w:p>
        </w:tc>
        <w:tc>
          <w:tcPr>
            <w:tcW w:w="1667" w:type="pct"/>
            <w:shd w:val="clear" w:color="auto" w:fill="auto"/>
          </w:tcPr>
          <w:p w14:paraId="0B9B18A2" w14:textId="029EE338" w:rsidR="000A5F32" w:rsidRPr="002A5E52" w:rsidRDefault="00227623" w:rsidP="000A5F32">
            <w:pPr>
              <w:pStyle w:val="af"/>
              <w:ind w:left="0"/>
              <w:rPr>
                <w:rFonts w:ascii="Arial" w:eastAsia="Malgun Gothic" w:hAnsi="Arial" w:cs="Arial"/>
                <w:color w:val="000000"/>
                <w:sz w:val="21"/>
                <w:szCs w:val="21"/>
              </w:rPr>
            </w:pPr>
            <w:r w:rsidRPr="002A5E52">
              <w:rPr>
                <w:rFonts w:ascii="Arial" w:eastAsia="Malgun Gothic" w:hAnsi="Arial" w:cs="Arial"/>
                <w:color w:val="000000"/>
                <w:sz w:val="21"/>
                <w:szCs w:val="21"/>
              </w:rPr>
              <w:t>The monthly salary as a daily wage shall be equal to the number of working days according to the production calendar from the base wage.</w:t>
            </w:r>
          </w:p>
        </w:tc>
      </w:tr>
      <w:tr w:rsidR="000A5F32" w:rsidRPr="002A5E52" w14:paraId="1CFA4F4B" w14:textId="77777777" w:rsidTr="00487147">
        <w:trPr>
          <w:trHeight w:val="156"/>
        </w:trPr>
        <w:tc>
          <w:tcPr>
            <w:tcW w:w="1666" w:type="pct"/>
          </w:tcPr>
          <w:p w14:paraId="6D2798C7" w14:textId="2B3FFE82" w:rsidR="000A5F32" w:rsidRPr="002A5E52" w:rsidRDefault="00227623" w:rsidP="000A5F32">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6</w:t>
            </w:r>
            <w:proofErr w:type="gramEnd"/>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장</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교육</w:t>
            </w:r>
          </w:p>
        </w:tc>
        <w:tc>
          <w:tcPr>
            <w:tcW w:w="1667" w:type="pct"/>
            <w:shd w:val="clear" w:color="auto" w:fill="auto"/>
          </w:tcPr>
          <w:p w14:paraId="231CF092" w14:textId="1CC4DF81" w:rsidR="000A5F32" w:rsidRPr="002A5E52" w:rsidRDefault="00227623" w:rsidP="000A5F32">
            <w:pPr>
              <w:rPr>
                <w:rFonts w:ascii="Arial" w:eastAsia="Malgun Gothic" w:hAnsi="Arial" w:cs="Arial"/>
                <w:b/>
                <w:bCs/>
                <w:color w:val="000000"/>
                <w:sz w:val="21"/>
                <w:szCs w:val="21"/>
              </w:rPr>
            </w:pPr>
            <w:r w:rsidRPr="002A5E52">
              <w:rPr>
                <w:rFonts w:ascii="Arial" w:eastAsia="Malgun Gothic" w:hAnsi="Arial" w:cs="Arial"/>
                <w:b/>
                <w:bCs/>
                <w:color w:val="000000"/>
                <w:sz w:val="21"/>
                <w:szCs w:val="21"/>
                <w:lang w:val="ru-RU"/>
              </w:rPr>
              <w:t>Г</w:t>
            </w:r>
            <w:r w:rsidR="009341C1" w:rsidRPr="002A5E52">
              <w:rPr>
                <w:rFonts w:ascii="Arial" w:eastAsia="Malgun Gothic" w:hAnsi="Arial" w:cs="Arial"/>
                <w:b/>
                <w:bCs/>
                <w:color w:val="000000"/>
                <w:sz w:val="21"/>
                <w:szCs w:val="21"/>
                <w:lang w:val="ru-RU"/>
              </w:rPr>
              <w:t>ЛАВА</w:t>
            </w:r>
            <w:r w:rsidRPr="002A5E52">
              <w:rPr>
                <w:rFonts w:ascii="Arial" w:eastAsia="Malgun Gothic" w:hAnsi="Arial" w:cs="Arial"/>
                <w:b/>
                <w:bCs/>
                <w:color w:val="000000"/>
                <w:sz w:val="21"/>
                <w:szCs w:val="21"/>
                <w:lang w:val="ru-RU"/>
              </w:rPr>
              <w:t xml:space="preserve"> 6.</w:t>
            </w:r>
            <w:r w:rsidR="009341C1" w:rsidRPr="002A5E52">
              <w:rPr>
                <w:rFonts w:ascii="Arial" w:eastAsia="Malgun Gothic" w:hAnsi="Arial" w:cs="Arial"/>
                <w:b/>
                <w:bCs/>
                <w:color w:val="000000"/>
                <w:sz w:val="21"/>
                <w:szCs w:val="21"/>
                <w:lang w:val="ru-RU"/>
              </w:rPr>
              <w:t xml:space="preserve"> ОБУЧЕНИЕ</w:t>
            </w:r>
          </w:p>
        </w:tc>
        <w:tc>
          <w:tcPr>
            <w:tcW w:w="1667" w:type="pct"/>
            <w:shd w:val="clear" w:color="auto" w:fill="auto"/>
          </w:tcPr>
          <w:p w14:paraId="2845E8A2" w14:textId="3847A754" w:rsidR="000A5F32" w:rsidRPr="002A5E52" w:rsidRDefault="009341C1" w:rsidP="000A5F32">
            <w:pPr>
              <w:pStyle w:val="af"/>
              <w:ind w:left="0"/>
              <w:rPr>
                <w:rFonts w:ascii="Arial" w:eastAsia="Malgun Gothic" w:hAnsi="Arial" w:cs="Arial"/>
                <w:b/>
                <w:bCs/>
                <w:color w:val="000000"/>
                <w:sz w:val="21"/>
                <w:szCs w:val="21"/>
              </w:rPr>
            </w:pPr>
            <w:r w:rsidRPr="002A5E52">
              <w:rPr>
                <w:rFonts w:ascii="Arial" w:eastAsia="Malgun Gothic" w:hAnsi="Arial" w:cs="Arial"/>
                <w:b/>
                <w:bCs/>
                <w:color w:val="000000"/>
                <w:sz w:val="21"/>
                <w:szCs w:val="21"/>
              </w:rPr>
              <w:t>CHAPTER</w:t>
            </w:r>
            <w:r w:rsidR="002800CC" w:rsidRPr="002A5E52">
              <w:rPr>
                <w:rFonts w:ascii="Arial" w:eastAsia="Malgun Gothic" w:hAnsi="Arial" w:cs="Arial"/>
                <w:b/>
                <w:bCs/>
                <w:color w:val="000000"/>
                <w:sz w:val="21"/>
                <w:szCs w:val="21"/>
              </w:rPr>
              <w:t xml:space="preserve"> 6. E</w:t>
            </w:r>
            <w:r w:rsidRPr="002A5E52">
              <w:rPr>
                <w:rFonts w:ascii="Arial" w:eastAsia="Malgun Gothic" w:hAnsi="Arial" w:cs="Arial"/>
                <w:b/>
                <w:bCs/>
                <w:color w:val="000000"/>
                <w:sz w:val="21"/>
                <w:szCs w:val="21"/>
              </w:rPr>
              <w:t>DUCATION</w:t>
            </w:r>
          </w:p>
        </w:tc>
      </w:tr>
      <w:tr w:rsidR="00227623" w:rsidRPr="002A5E52" w14:paraId="0231DD37" w14:textId="77777777" w:rsidTr="00487147">
        <w:trPr>
          <w:trHeight w:val="156"/>
        </w:trPr>
        <w:tc>
          <w:tcPr>
            <w:tcW w:w="1666" w:type="pct"/>
          </w:tcPr>
          <w:p w14:paraId="1FBF171C" w14:textId="33DF6778" w:rsidR="00227623" w:rsidRPr="002A5E52" w:rsidRDefault="00227623" w:rsidP="000A5F32">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62</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교육의무</w:t>
            </w:r>
            <w:r w:rsidRPr="002A5E52">
              <w:rPr>
                <w:rFonts w:ascii="Arial" w:eastAsia="Malgun Gothic" w:hAnsi="Arial" w:cs="Arial"/>
                <w:b/>
                <w:bCs/>
                <w:color w:val="000000"/>
                <w:sz w:val="21"/>
                <w:szCs w:val="21"/>
              </w:rPr>
              <w:t>)</w:t>
            </w:r>
          </w:p>
        </w:tc>
        <w:tc>
          <w:tcPr>
            <w:tcW w:w="1667" w:type="pct"/>
            <w:shd w:val="clear" w:color="auto" w:fill="auto"/>
          </w:tcPr>
          <w:p w14:paraId="00E640A7" w14:textId="4B145009" w:rsidR="00227623" w:rsidRPr="002A5E52" w:rsidRDefault="00227623" w:rsidP="000A5F32">
            <w:pPr>
              <w:rPr>
                <w:rFonts w:ascii="Arial" w:eastAsia="Malgun Gothic" w:hAnsi="Arial" w:cs="Arial"/>
                <w:b/>
                <w:bCs/>
                <w:color w:val="000000"/>
                <w:sz w:val="21"/>
                <w:szCs w:val="21"/>
              </w:rPr>
            </w:pPr>
            <w:r w:rsidRPr="002A5E52">
              <w:rPr>
                <w:rFonts w:ascii="Arial" w:eastAsia="Malgun Gothic" w:hAnsi="Arial" w:cs="Arial"/>
                <w:b/>
                <w:bCs/>
                <w:color w:val="000000"/>
                <w:sz w:val="21"/>
                <w:szCs w:val="21"/>
                <w:lang w:val="ru-RU"/>
              </w:rPr>
              <w:t>Статья 62 (Обязанности по обучению)</w:t>
            </w:r>
          </w:p>
        </w:tc>
        <w:tc>
          <w:tcPr>
            <w:tcW w:w="1667" w:type="pct"/>
            <w:shd w:val="clear" w:color="auto" w:fill="auto"/>
          </w:tcPr>
          <w:p w14:paraId="1C4AF1FB" w14:textId="6E17C661" w:rsidR="00227623" w:rsidRPr="002A5E52" w:rsidRDefault="002800CC" w:rsidP="002800CC">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62 (Education Duty)</w:t>
            </w:r>
          </w:p>
        </w:tc>
      </w:tr>
      <w:tr w:rsidR="00227623" w:rsidRPr="002A5E52" w14:paraId="7E35A0CE" w14:textId="77777777" w:rsidTr="00487147">
        <w:trPr>
          <w:trHeight w:val="156"/>
        </w:trPr>
        <w:tc>
          <w:tcPr>
            <w:tcW w:w="1666" w:type="pct"/>
          </w:tcPr>
          <w:p w14:paraId="2C818ECD" w14:textId="64B67200" w:rsidR="00227623" w:rsidRPr="002A5E52" w:rsidRDefault="00227623" w:rsidP="000A5F32">
            <w:pPr>
              <w:rPr>
                <w:rFonts w:ascii="Arial" w:eastAsia="Malgun Gothic" w:hAnsi="Arial" w:cs="Arial"/>
                <w:color w:val="000000"/>
                <w:sz w:val="21"/>
                <w:szCs w:val="21"/>
              </w:rPr>
            </w:pPr>
            <w:r w:rsidRPr="002A5E52">
              <w:rPr>
                <w:rFonts w:ascii="Arial" w:eastAsia="Malgun Gothic" w:hAnsi="Arial" w:cs="Arial"/>
                <w:color w:val="000000"/>
                <w:sz w:val="21"/>
                <w:szCs w:val="21"/>
              </w:rPr>
              <w:t>종업원은</w:t>
            </w:r>
            <w:r w:rsidRPr="002A5E52">
              <w:rPr>
                <w:rFonts w:ascii="Arial" w:eastAsia="Malgun Gothic" w:hAnsi="Arial" w:cs="Arial"/>
                <w:color w:val="000000"/>
                <w:sz w:val="21"/>
                <w:szCs w:val="21"/>
              </w:rPr>
              <w:t xml:space="preserve"> </w:t>
            </w:r>
            <w:ins w:id="1414" w:author="Mia Choi" w:date="2021-07-25T18:32:00Z">
              <w:r w:rsidRPr="002A5E52">
                <w:rPr>
                  <w:rFonts w:ascii="Arial" w:eastAsia="Malgun Gothic" w:hAnsi="Arial" w:cs="Arial"/>
                  <w:color w:val="000000"/>
                  <w:sz w:val="21"/>
                  <w:szCs w:val="21"/>
                </w:rPr>
                <w:t>현행법에서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명시적으로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정하고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경우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고용계약서에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따라</w:t>
              </w:r>
              <w:r w:rsidRPr="002A5E52">
                <w:rPr>
                  <w:rFonts w:ascii="Arial" w:eastAsia="Malgun Gothic" w:hAnsi="Arial" w:cs="Arial"/>
                  <w:color w:val="000000"/>
                  <w:sz w:val="21"/>
                  <w:szCs w:val="21"/>
                </w:rPr>
                <w:t xml:space="preserve"> </w:t>
              </w:r>
            </w:ins>
            <w:r w:rsidRPr="002A5E52">
              <w:rPr>
                <w:rFonts w:ascii="Arial" w:eastAsia="Malgun Gothic" w:hAnsi="Arial" w:cs="Arial"/>
                <w:color w:val="000000"/>
                <w:sz w:val="21"/>
                <w:szCs w:val="21"/>
              </w:rPr>
              <w:t>회사가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지정하는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내외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교육을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받아야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의무를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갖는다</w:t>
            </w:r>
            <w:r w:rsidRPr="002A5E52">
              <w:rPr>
                <w:rFonts w:ascii="Arial" w:eastAsia="Malgun Gothic" w:hAnsi="Arial" w:cs="Arial"/>
                <w:color w:val="000000"/>
                <w:sz w:val="21"/>
                <w:szCs w:val="21"/>
              </w:rPr>
              <w:t>.</w:t>
            </w:r>
            <w:ins w:id="1415" w:author="Mia Choi" w:date="2021-07-25T18:32:00Z">
              <w:r w:rsidRPr="002A5E52">
                <w:rPr>
                  <w:rFonts w:ascii="Arial" w:eastAsia="Malgun Gothic" w:hAnsi="Arial" w:cs="Arial"/>
                  <w:color w:val="000000"/>
                  <w:sz w:val="21"/>
                  <w:szCs w:val="21"/>
                </w:rPr>
                <w:t xml:space="preserve"> </w:t>
              </w:r>
            </w:ins>
            <w:ins w:id="1416" w:author="Mia Choi" w:date="2021-07-25T18:33:00Z">
              <w:r w:rsidRPr="002A5E52">
                <w:rPr>
                  <w:rFonts w:ascii="Arial" w:eastAsia="Malgun Gothic" w:hAnsi="Arial" w:cs="Arial"/>
                  <w:color w:val="000000"/>
                  <w:sz w:val="21"/>
                  <w:szCs w:val="21"/>
                </w:rPr>
                <w:t>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외에는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교육은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의무적인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사항이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아니다</w:t>
              </w:r>
              <w:r w:rsidRPr="002A5E52">
                <w:rPr>
                  <w:rFonts w:ascii="Arial" w:eastAsia="Malgun Gothic" w:hAnsi="Arial" w:cs="Arial"/>
                  <w:color w:val="000000"/>
                  <w:sz w:val="21"/>
                  <w:szCs w:val="21"/>
                </w:rPr>
                <w:t>.</w:t>
              </w:r>
            </w:ins>
          </w:p>
        </w:tc>
        <w:tc>
          <w:tcPr>
            <w:tcW w:w="1667" w:type="pct"/>
            <w:shd w:val="clear" w:color="auto" w:fill="auto"/>
          </w:tcPr>
          <w:p w14:paraId="24A77BF2" w14:textId="77777777" w:rsidR="00227623" w:rsidRPr="002A5E52" w:rsidRDefault="00227623" w:rsidP="00227623">
            <w:pPr>
              <w:pStyle w:val="af"/>
              <w:ind w:left="0"/>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Работник обязан проходить обучение внутри Компании и за ее пределами по усмотрению Компании в рабочее время в случае прямого указания действующего законоадтельства или трудового договора, в иных случаях работник вправе обучаться, но обучение не является его обязанностью</w:t>
            </w:r>
            <w:r w:rsidRPr="002A5E52">
              <w:rPr>
                <w:rFonts w:ascii="Arial" w:eastAsia="Malgun Gothic" w:hAnsi="Arial" w:cs="Arial"/>
                <w:color w:val="000000"/>
                <w:sz w:val="21"/>
                <w:szCs w:val="21"/>
                <w:lang w:val="ru-RU"/>
                <w:rPrChange w:id="1417" w:author="Гурьянов" w:date="2021-07-23T17:35:00Z">
                  <w:rPr>
                    <w:rFonts w:eastAsia="Malgun Gothic"/>
                    <w:color w:val="000000"/>
                    <w:u w:val="single"/>
                    <w:lang w:val="ru-RU"/>
                  </w:rPr>
                </w:rPrChange>
              </w:rPr>
              <w:t>.</w:t>
            </w:r>
          </w:p>
          <w:p w14:paraId="01501F53" w14:textId="77777777" w:rsidR="00227623" w:rsidRPr="002A5E52" w:rsidRDefault="00227623" w:rsidP="000A5F32">
            <w:pPr>
              <w:rPr>
                <w:rFonts w:ascii="Arial" w:eastAsia="Malgun Gothic" w:hAnsi="Arial" w:cs="Arial"/>
                <w:color w:val="000000"/>
                <w:sz w:val="21"/>
                <w:szCs w:val="21"/>
                <w:lang w:val="ru-RU"/>
              </w:rPr>
            </w:pPr>
          </w:p>
        </w:tc>
        <w:tc>
          <w:tcPr>
            <w:tcW w:w="1667" w:type="pct"/>
            <w:shd w:val="clear" w:color="auto" w:fill="auto"/>
          </w:tcPr>
          <w:p w14:paraId="79CE6640" w14:textId="5BAD30CE" w:rsidR="00227623" w:rsidRPr="002A5E52" w:rsidRDefault="00227623" w:rsidP="000A5F32">
            <w:pPr>
              <w:pStyle w:val="af"/>
              <w:ind w:left="0"/>
              <w:rPr>
                <w:rFonts w:ascii="Arial" w:eastAsia="Malgun Gothic" w:hAnsi="Arial" w:cs="Arial"/>
                <w:color w:val="000000"/>
                <w:sz w:val="21"/>
                <w:szCs w:val="21"/>
              </w:rPr>
            </w:pPr>
            <w:r w:rsidRPr="002A5E52">
              <w:rPr>
                <w:rFonts w:ascii="Arial" w:eastAsia="Malgun Gothic" w:hAnsi="Arial" w:cs="Arial"/>
                <w:color w:val="000000"/>
                <w:sz w:val="21"/>
                <w:szCs w:val="21"/>
              </w:rPr>
              <w:t xml:space="preserve">The Employee shall undergo training within the Company and outside thereof at the discretion of the Company during working hours in </w:t>
            </w:r>
            <w:r w:rsidR="002341D6" w:rsidRPr="002A5E52">
              <w:rPr>
                <w:rFonts w:ascii="Arial" w:eastAsia="Malgun Gothic" w:hAnsi="Arial" w:cs="Arial"/>
                <w:color w:val="000000"/>
                <w:sz w:val="21"/>
                <w:szCs w:val="21"/>
              </w:rPr>
              <w:t>case</w:t>
            </w:r>
            <w:r w:rsidRPr="002A5E52">
              <w:rPr>
                <w:rFonts w:ascii="Arial" w:eastAsia="Malgun Gothic" w:hAnsi="Arial" w:cs="Arial"/>
                <w:color w:val="000000"/>
                <w:sz w:val="21"/>
                <w:szCs w:val="21"/>
              </w:rPr>
              <w:t xml:space="preserve"> of a direct indication of the applicable legislation</w:t>
            </w:r>
            <w:r w:rsidR="002341D6" w:rsidRPr="002A5E52">
              <w:rPr>
                <w:rFonts w:ascii="Arial" w:eastAsia="Malgun Gothic" w:hAnsi="Arial" w:cs="Arial"/>
                <w:color w:val="000000"/>
                <w:sz w:val="21"/>
                <w:szCs w:val="21"/>
              </w:rPr>
              <w:t>.</w:t>
            </w:r>
            <w:r w:rsidRPr="002A5E52">
              <w:rPr>
                <w:rFonts w:ascii="Arial" w:eastAsia="Malgun Gothic" w:hAnsi="Arial" w:cs="Arial"/>
                <w:color w:val="000000"/>
                <w:sz w:val="21"/>
                <w:szCs w:val="21"/>
              </w:rPr>
              <w:t xml:space="preserve"> In all other cases the education shall not be mandatory.</w:t>
            </w:r>
          </w:p>
        </w:tc>
      </w:tr>
      <w:tr w:rsidR="00227623" w:rsidRPr="002A5E52" w14:paraId="315547E3" w14:textId="77777777" w:rsidTr="00487147">
        <w:trPr>
          <w:trHeight w:val="156"/>
        </w:trPr>
        <w:tc>
          <w:tcPr>
            <w:tcW w:w="1666" w:type="pct"/>
          </w:tcPr>
          <w:p w14:paraId="5C03346D" w14:textId="561DC0D2" w:rsidR="00227623" w:rsidRPr="002A5E52" w:rsidRDefault="00227623" w:rsidP="00227623">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63</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사내교육</w:t>
            </w:r>
            <w:r w:rsidRPr="002A5E52">
              <w:rPr>
                <w:rFonts w:ascii="Arial" w:eastAsia="Malgun Gothic" w:hAnsi="Arial" w:cs="Arial"/>
                <w:b/>
                <w:bCs/>
                <w:color w:val="000000"/>
                <w:sz w:val="21"/>
                <w:szCs w:val="21"/>
              </w:rPr>
              <w:t>)</w:t>
            </w:r>
          </w:p>
        </w:tc>
        <w:tc>
          <w:tcPr>
            <w:tcW w:w="1667" w:type="pct"/>
            <w:shd w:val="clear" w:color="auto" w:fill="auto"/>
          </w:tcPr>
          <w:p w14:paraId="01FF2952" w14:textId="76B70E4A" w:rsidR="00227623" w:rsidRPr="002A5E52" w:rsidRDefault="00227623" w:rsidP="00227623">
            <w:pPr>
              <w:pStyle w:val="af"/>
              <w:ind w:left="0"/>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w:t>
            </w:r>
            <w:r w:rsidRPr="002A5E52">
              <w:rPr>
                <w:rFonts w:ascii="Arial" w:eastAsia="Malgun Gothic" w:hAnsi="Arial" w:cs="Arial"/>
                <w:b/>
                <w:bCs/>
                <w:color w:val="000000"/>
                <w:sz w:val="21"/>
                <w:szCs w:val="21"/>
                <w:lang w:val="ru-RU"/>
                <w:rPrChange w:id="1418" w:author="Гурьянов" w:date="2021-07-21T15:43:00Z">
                  <w:rPr>
                    <w:rFonts w:eastAsia="Malgun Gothic"/>
                    <w:color w:val="000000"/>
                    <w:u w:val="single"/>
                  </w:rPr>
                </w:rPrChange>
              </w:rPr>
              <w:t xml:space="preserve"> 63 (</w:t>
            </w:r>
            <w:r w:rsidRPr="002A5E52">
              <w:rPr>
                <w:rFonts w:ascii="Arial" w:eastAsia="Malgun Gothic" w:hAnsi="Arial" w:cs="Arial"/>
                <w:b/>
                <w:bCs/>
                <w:color w:val="000000"/>
                <w:sz w:val="21"/>
                <w:szCs w:val="21"/>
                <w:lang w:val="ru-RU"/>
              </w:rPr>
              <w:t>Обучение</w:t>
            </w:r>
            <w:r w:rsidRPr="002A5E52">
              <w:rPr>
                <w:rFonts w:ascii="Arial" w:eastAsia="Malgun Gothic" w:hAnsi="Arial" w:cs="Arial"/>
                <w:b/>
                <w:bCs/>
                <w:color w:val="000000"/>
                <w:sz w:val="21"/>
                <w:szCs w:val="21"/>
                <w:lang w:val="ru-RU"/>
                <w:rPrChange w:id="1419" w:author="Гурьянов" w:date="2021-07-21T15:43:00Z">
                  <w:rPr>
                    <w:rFonts w:eastAsia="Malgun Gothic"/>
                    <w:color w:val="000000"/>
                    <w:u w:val="single"/>
                  </w:rPr>
                </w:rPrChange>
              </w:rPr>
              <w:t xml:space="preserve"> </w:t>
            </w:r>
            <w:r w:rsidRPr="002A5E52">
              <w:rPr>
                <w:rFonts w:ascii="Arial" w:eastAsia="Malgun Gothic" w:hAnsi="Arial" w:cs="Arial"/>
                <w:b/>
                <w:bCs/>
                <w:color w:val="000000"/>
                <w:sz w:val="21"/>
                <w:szCs w:val="21"/>
                <w:lang w:val="ru-RU"/>
              </w:rPr>
              <w:t>внутри</w:t>
            </w:r>
            <w:r w:rsidRPr="002A5E52">
              <w:rPr>
                <w:rFonts w:ascii="Arial" w:eastAsia="Malgun Gothic" w:hAnsi="Arial" w:cs="Arial"/>
                <w:b/>
                <w:bCs/>
                <w:color w:val="000000"/>
                <w:sz w:val="21"/>
                <w:szCs w:val="21"/>
                <w:lang w:val="ru-RU"/>
                <w:rPrChange w:id="1420" w:author="Гурьянов" w:date="2021-07-21T15:43:00Z">
                  <w:rPr>
                    <w:rFonts w:eastAsia="Malgun Gothic"/>
                    <w:color w:val="000000"/>
                    <w:u w:val="single"/>
                  </w:rPr>
                </w:rPrChange>
              </w:rPr>
              <w:t xml:space="preserve"> </w:t>
            </w:r>
            <w:r w:rsidRPr="002A5E52">
              <w:rPr>
                <w:rFonts w:ascii="Arial" w:eastAsia="Malgun Gothic" w:hAnsi="Arial" w:cs="Arial"/>
                <w:b/>
                <w:bCs/>
                <w:color w:val="000000"/>
                <w:sz w:val="21"/>
                <w:szCs w:val="21"/>
                <w:lang w:val="ru-RU"/>
              </w:rPr>
              <w:t>Компании</w:t>
            </w:r>
            <w:r w:rsidRPr="002A5E52">
              <w:rPr>
                <w:rFonts w:ascii="Arial" w:eastAsia="Malgun Gothic" w:hAnsi="Arial" w:cs="Arial"/>
                <w:b/>
                <w:bCs/>
                <w:color w:val="000000"/>
                <w:sz w:val="21"/>
                <w:szCs w:val="21"/>
                <w:lang w:val="ru-RU"/>
                <w:rPrChange w:id="1421" w:author="Гурьянов" w:date="2021-07-21T15:43:00Z">
                  <w:rPr>
                    <w:rFonts w:eastAsia="Malgun Gothic"/>
                    <w:color w:val="000000"/>
                    <w:u w:val="single"/>
                  </w:rPr>
                </w:rPrChange>
              </w:rPr>
              <w:t>)</w:t>
            </w:r>
          </w:p>
        </w:tc>
        <w:tc>
          <w:tcPr>
            <w:tcW w:w="1667" w:type="pct"/>
            <w:shd w:val="clear" w:color="auto" w:fill="auto"/>
          </w:tcPr>
          <w:p w14:paraId="34E0DB99" w14:textId="7AB2E8EF" w:rsidR="00227623" w:rsidRPr="002A5E52" w:rsidRDefault="00227623" w:rsidP="00227623">
            <w:pPr>
              <w:pStyle w:val="af"/>
              <w:ind w:left="0"/>
              <w:rPr>
                <w:rFonts w:ascii="Arial" w:eastAsia="Malgun Gothic" w:hAnsi="Arial" w:cs="Arial"/>
                <w:b/>
                <w:bCs/>
                <w:color w:val="000000"/>
                <w:sz w:val="21"/>
                <w:szCs w:val="21"/>
              </w:rPr>
            </w:pPr>
            <w:r w:rsidRPr="002A5E52">
              <w:rPr>
                <w:rFonts w:ascii="Arial" w:eastAsia="Malgun Gothic" w:hAnsi="Arial" w:cs="Arial"/>
                <w:b/>
                <w:bCs/>
                <w:color w:val="000000"/>
                <w:sz w:val="21"/>
                <w:szCs w:val="21"/>
              </w:rPr>
              <w:t xml:space="preserve">Article 63 </w:t>
            </w:r>
            <w:r w:rsidR="002341D6" w:rsidRPr="002A5E52">
              <w:rPr>
                <w:rFonts w:ascii="Arial" w:eastAsia="Malgun Gothic" w:hAnsi="Arial" w:cs="Arial"/>
                <w:b/>
                <w:bCs/>
                <w:color w:val="000000"/>
                <w:sz w:val="21"/>
                <w:szCs w:val="21"/>
              </w:rPr>
              <w:t>(</w:t>
            </w:r>
            <w:r w:rsidRPr="002A5E52">
              <w:rPr>
                <w:rFonts w:ascii="Arial" w:eastAsia="Malgun Gothic" w:hAnsi="Arial" w:cs="Arial"/>
                <w:b/>
                <w:bCs/>
                <w:color w:val="000000"/>
                <w:sz w:val="21"/>
                <w:szCs w:val="21"/>
              </w:rPr>
              <w:t>Training</w:t>
            </w:r>
            <w:r w:rsidR="002341D6" w:rsidRPr="002A5E52">
              <w:rPr>
                <w:rFonts w:ascii="Arial" w:eastAsia="Malgun Gothic" w:hAnsi="Arial" w:cs="Arial"/>
                <w:b/>
                <w:bCs/>
                <w:color w:val="000000"/>
                <w:sz w:val="21"/>
                <w:szCs w:val="21"/>
              </w:rPr>
              <w:t xml:space="preserve">s </w:t>
            </w:r>
            <w:r w:rsidRPr="002A5E52">
              <w:rPr>
                <w:rFonts w:ascii="Arial" w:eastAsia="Malgun Gothic" w:hAnsi="Arial" w:cs="Arial"/>
                <w:b/>
                <w:bCs/>
                <w:color w:val="000000"/>
                <w:sz w:val="21"/>
                <w:szCs w:val="21"/>
              </w:rPr>
              <w:t>in the Company</w:t>
            </w:r>
            <w:r w:rsidR="002341D6" w:rsidRPr="002A5E52">
              <w:rPr>
                <w:rFonts w:ascii="Arial" w:eastAsia="Malgun Gothic" w:hAnsi="Arial" w:cs="Arial"/>
                <w:b/>
                <w:bCs/>
                <w:color w:val="000000"/>
                <w:sz w:val="21"/>
                <w:szCs w:val="21"/>
              </w:rPr>
              <w:t>)</w:t>
            </w:r>
            <w:r w:rsidRPr="002A5E52">
              <w:rPr>
                <w:rFonts w:ascii="Arial" w:eastAsia="Malgun Gothic" w:hAnsi="Arial" w:cs="Arial"/>
                <w:b/>
                <w:bCs/>
                <w:color w:val="000000"/>
                <w:sz w:val="21"/>
                <w:szCs w:val="21"/>
              </w:rPr>
              <w:t xml:space="preserve"> </w:t>
            </w:r>
          </w:p>
        </w:tc>
      </w:tr>
      <w:tr w:rsidR="00227623" w:rsidRPr="002A5E52" w14:paraId="55DC8CCB" w14:textId="77777777" w:rsidTr="00487147">
        <w:trPr>
          <w:trHeight w:val="156"/>
        </w:trPr>
        <w:tc>
          <w:tcPr>
            <w:tcW w:w="1666" w:type="pct"/>
          </w:tcPr>
          <w:p w14:paraId="4BC952A9" w14:textId="3BB58AC5" w:rsidR="00227623" w:rsidRPr="002A5E52" w:rsidRDefault="00227623" w:rsidP="00227623">
            <w:pPr>
              <w:rPr>
                <w:rFonts w:ascii="Arial" w:eastAsia="Malgun Gothic" w:hAnsi="Arial" w:cs="Arial"/>
                <w:color w:val="000000"/>
                <w:sz w:val="21"/>
                <w:szCs w:val="21"/>
              </w:rPr>
            </w:pPr>
            <w:r w:rsidRPr="002A5E52">
              <w:rPr>
                <w:rFonts w:ascii="Arial" w:eastAsia="Malgun Gothic" w:hAnsi="Arial" w:cs="Arial"/>
                <w:color w:val="000000"/>
                <w:sz w:val="21"/>
                <w:szCs w:val="21"/>
              </w:rPr>
              <w:t>종업원</w:t>
            </w:r>
            <w:ins w:id="1422" w:author="Mia Choi" w:date="2021-07-27T16:57:00Z">
              <w:r w:rsidRPr="002A5E52">
                <w:rPr>
                  <w:rFonts w:ascii="Arial" w:eastAsia="Malgun Gothic" w:hAnsi="Arial" w:cs="Arial"/>
                  <w:color w:val="000000"/>
                  <w:sz w:val="21"/>
                  <w:szCs w:val="21"/>
                </w:rPr>
                <w:t>은</w:t>
              </w:r>
              <w:r w:rsidRPr="002A5E52">
                <w:rPr>
                  <w:rFonts w:ascii="Arial" w:eastAsia="Malgun Gothic" w:hAnsi="Arial" w:cs="Arial"/>
                  <w:color w:val="000000"/>
                  <w:sz w:val="21"/>
                  <w:szCs w:val="21"/>
                </w:rPr>
                <w:t xml:space="preserve"> </w:t>
              </w:r>
            </w:ins>
            <w:r w:rsidRPr="002A5E52">
              <w:rPr>
                <w:rFonts w:ascii="Arial" w:eastAsia="Malgun Gothic" w:hAnsi="Arial" w:cs="Arial"/>
                <w:color w:val="000000"/>
                <w:sz w:val="21"/>
                <w:szCs w:val="21"/>
              </w:rPr>
              <w:t xml:space="preserve"> </w:t>
            </w:r>
            <w:del w:id="1423" w:author="Mia Choi" w:date="2021-07-27T16:57:00Z">
              <w:r w:rsidRPr="002A5E52" w:rsidDel="00227623">
                <w:rPr>
                  <w:rFonts w:ascii="Arial" w:eastAsia="Malgun Gothic" w:hAnsi="Arial" w:cs="Arial"/>
                  <w:color w:val="000000"/>
                  <w:sz w:val="21"/>
                  <w:szCs w:val="21"/>
                </w:rPr>
                <w:delText>인격도야와</w:delText>
              </w:r>
              <w:r w:rsidRPr="002A5E52" w:rsidDel="00227623">
                <w:rPr>
                  <w:rFonts w:ascii="Arial" w:eastAsia="Malgun Gothic" w:hAnsi="Arial" w:cs="Arial"/>
                  <w:color w:val="000000"/>
                  <w:sz w:val="21"/>
                  <w:szCs w:val="21"/>
                </w:rPr>
                <w:delText xml:space="preserve"> </w:delText>
              </w:r>
              <w:r w:rsidRPr="002A5E52" w:rsidDel="00227623">
                <w:rPr>
                  <w:rFonts w:ascii="Arial" w:eastAsia="Malgun Gothic" w:hAnsi="Arial" w:cs="Arial"/>
                  <w:color w:val="000000"/>
                  <w:sz w:val="21"/>
                  <w:szCs w:val="21"/>
                </w:rPr>
                <w:delText>기술</w:delText>
              </w:r>
              <w:r w:rsidRPr="002A5E52" w:rsidDel="00227623">
                <w:rPr>
                  <w:rFonts w:ascii="Arial" w:eastAsia="Malgun Gothic" w:hAnsi="Arial" w:cs="Arial"/>
                  <w:color w:val="000000"/>
                  <w:sz w:val="21"/>
                  <w:szCs w:val="21"/>
                </w:rPr>
                <w:delText xml:space="preserve"> </w:delText>
              </w:r>
              <w:r w:rsidRPr="002A5E52" w:rsidDel="00227623">
                <w:rPr>
                  <w:rFonts w:ascii="Arial" w:eastAsia="Malgun Gothic" w:hAnsi="Arial" w:cs="Arial"/>
                  <w:color w:val="000000"/>
                  <w:sz w:val="21"/>
                  <w:szCs w:val="21"/>
                </w:rPr>
                <w:delText>및</w:delText>
              </w:r>
              <w:r w:rsidRPr="002A5E52" w:rsidDel="00227623">
                <w:rPr>
                  <w:rFonts w:ascii="Arial" w:eastAsia="Malgun Gothic" w:hAnsi="Arial" w:cs="Arial"/>
                  <w:color w:val="000000"/>
                  <w:sz w:val="21"/>
                  <w:szCs w:val="21"/>
                </w:rPr>
                <w:delText xml:space="preserve"> </w:delText>
              </w:r>
              <w:r w:rsidRPr="002A5E52" w:rsidDel="00227623">
                <w:rPr>
                  <w:rFonts w:ascii="Arial" w:eastAsia="Malgun Gothic" w:hAnsi="Arial" w:cs="Arial"/>
                  <w:color w:val="000000"/>
                  <w:sz w:val="21"/>
                  <w:szCs w:val="21"/>
                </w:rPr>
                <w:delText>기능을</w:delText>
              </w:r>
              <w:r w:rsidRPr="002A5E52" w:rsidDel="00227623">
                <w:rPr>
                  <w:rFonts w:ascii="Arial" w:eastAsia="Malgun Gothic" w:hAnsi="Arial" w:cs="Arial"/>
                  <w:color w:val="000000"/>
                  <w:sz w:val="21"/>
                  <w:szCs w:val="21"/>
                </w:rPr>
                <w:delText xml:space="preserve"> </w:delText>
              </w:r>
              <w:r w:rsidRPr="002A5E52" w:rsidDel="00227623">
                <w:rPr>
                  <w:rFonts w:ascii="Arial" w:eastAsia="Malgun Gothic" w:hAnsi="Arial" w:cs="Arial"/>
                  <w:color w:val="000000"/>
                  <w:sz w:val="21"/>
                  <w:szCs w:val="21"/>
                </w:rPr>
                <w:delText>숙련하기</w:delText>
              </w:r>
              <w:r w:rsidRPr="002A5E52" w:rsidDel="00227623">
                <w:rPr>
                  <w:rFonts w:ascii="Arial" w:eastAsia="Malgun Gothic" w:hAnsi="Arial" w:cs="Arial"/>
                  <w:color w:val="000000"/>
                  <w:sz w:val="21"/>
                  <w:szCs w:val="21"/>
                </w:rPr>
                <w:delText xml:space="preserve"> </w:delText>
              </w:r>
              <w:r w:rsidRPr="002A5E52" w:rsidDel="00227623">
                <w:rPr>
                  <w:rFonts w:ascii="Arial" w:eastAsia="Malgun Gothic" w:hAnsi="Arial" w:cs="Arial"/>
                  <w:color w:val="000000"/>
                  <w:sz w:val="21"/>
                  <w:szCs w:val="21"/>
                </w:rPr>
                <w:delText>위하여</w:delText>
              </w:r>
              <w:r w:rsidRPr="002A5E52" w:rsidDel="00227623">
                <w:rPr>
                  <w:rFonts w:ascii="Arial" w:eastAsia="Malgun Gothic" w:hAnsi="Arial" w:cs="Arial"/>
                  <w:color w:val="000000"/>
                  <w:sz w:val="21"/>
                  <w:szCs w:val="21"/>
                </w:rPr>
                <w:delText xml:space="preserve"> </w:delText>
              </w:r>
              <w:r w:rsidRPr="002A5E52" w:rsidDel="00227623">
                <w:rPr>
                  <w:rFonts w:ascii="Arial" w:eastAsia="Malgun Gothic" w:hAnsi="Arial" w:cs="Arial"/>
                  <w:color w:val="000000"/>
                  <w:sz w:val="21"/>
                  <w:szCs w:val="21"/>
                </w:rPr>
                <w:delText>회사는</w:delText>
              </w:r>
            </w:del>
            <w:del w:id="1424" w:author="Mia Choi" w:date="2021-07-25T18:32:00Z">
              <w:r w:rsidRPr="002A5E52" w:rsidDel="00966B47">
                <w:rPr>
                  <w:rFonts w:ascii="Arial" w:eastAsia="Malgun Gothic" w:hAnsi="Arial" w:cs="Arial"/>
                  <w:color w:val="000000"/>
                  <w:sz w:val="21"/>
                  <w:szCs w:val="21"/>
                </w:rPr>
                <w:delText xml:space="preserve"> </w:delText>
              </w:r>
              <w:r w:rsidRPr="002A5E52" w:rsidDel="00966B47">
                <w:rPr>
                  <w:rFonts w:ascii="Arial" w:eastAsia="Malgun Gothic" w:hAnsi="Arial" w:cs="Arial"/>
                  <w:color w:val="000000"/>
                  <w:sz w:val="21"/>
                  <w:szCs w:val="21"/>
                </w:rPr>
                <w:delText>필요에</w:delText>
              </w:r>
              <w:r w:rsidRPr="002A5E52" w:rsidDel="00966B47">
                <w:rPr>
                  <w:rFonts w:ascii="Arial" w:eastAsia="Malgun Gothic" w:hAnsi="Arial" w:cs="Arial"/>
                  <w:color w:val="000000"/>
                  <w:sz w:val="21"/>
                  <w:szCs w:val="21"/>
                </w:rPr>
                <w:delText xml:space="preserve"> </w:delText>
              </w:r>
              <w:r w:rsidRPr="002A5E52" w:rsidDel="00966B47">
                <w:rPr>
                  <w:rFonts w:ascii="Arial" w:eastAsia="Malgun Gothic" w:hAnsi="Arial" w:cs="Arial"/>
                  <w:color w:val="000000"/>
                  <w:sz w:val="21"/>
                  <w:szCs w:val="21"/>
                </w:rPr>
                <w:delText>따라</w:delText>
              </w:r>
              <w:r w:rsidRPr="002A5E52" w:rsidDel="00966B47">
                <w:rPr>
                  <w:rFonts w:ascii="Arial" w:eastAsia="Malgun Gothic" w:hAnsi="Arial" w:cs="Arial"/>
                  <w:color w:val="000000"/>
                  <w:sz w:val="21"/>
                  <w:szCs w:val="21"/>
                </w:rPr>
                <w:delText xml:space="preserve"> </w:delText>
              </w:r>
            </w:del>
            <w:r w:rsidRPr="002A5E52">
              <w:rPr>
                <w:rFonts w:ascii="Arial" w:eastAsia="Malgun Gothic" w:hAnsi="Arial" w:cs="Arial"/>
                <w:color w:val="000000"/>
                <w:sz w:val="21"/>
                <w:szCs w:val="21"/>
              </w:rPr>
              <w:t>다음과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같은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과목의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교육훈련</w:t>
            </w:r>
            <w:ins w:id="1425" w:author="Mia Choi" w:date="2021-07-27T16:57:00Z">
              <w:r w:rsidRPr="002A5E52">
                <w:rPr>
                  <w:rFonts w:ascii="Arial" w:eastAsia="Malgun Gothic" w:hAnsi="Arial" w:cs="Arial"/>
                  <w:color w:val="000000"/>
                  <w:sz w:val="21"/>
                  <w:szCs w:val="21"/>
                </w:rPr>
                <w:t>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참여</w:t>
              </w:r>
            </w:ins>
            <w:del w:id="1426" w:author="Mia Choi" w:date="2021-07-27T16:57:00Z">
              <w:r w:rsidRPr="002A5E52" w:rsidDel="00227623">
                <w:rPr>
                  <w:rFonts w:ascii="Arial" w:eastAsia="Malgun Gothic" w:hAnsi="Arial" w:cs="Arial"/>
                  <w:color w:val="000000"/>
                  <w:sz w:val="21"/>
                  <w:szCs w:val="21"/>
                </w:rPr>
                <w:delText>을</w:delText>
              </w:r>
              <w:r w:rsidRPr="002A5E52" w:rsidDel="00227623">
                <w:rPr>
                  <w:rFonts w:ascii="Arial" w:eastAsia="Malgun Gothic" w:hAnsi="Arial" w:cs="Arial"/>
                  <w:color w:val="000000"/>
                  <w:sz w:val="21"/>
                  <w:szCs w:val="21"/>
                </w:rPr>
                <w:delText xml:space="preserve"> </w:delText>
              </w:r>
              <w:r w:rsidRPr="002A5E52" w:rsidDel="00227623">
                <w:rPr>
                  <w:rFonts w:ascii="Arial" w:eastAsia="Malgun Gothic" w:hAnsi="Arial" w:cs="Arial"/>
                  <w:color w:val="000000"/>
                  <w:sz w:val="21"/>
                  <w:szCs w:val="21"/>
                </w:rPr>
                <w:delText>실시</w:delText>
              </w:r>
            </w:del>
            <w:r w:rsidRPr="002A5E52">
              <w:rPr>
                <w:rFonts w:ascii="Arial" w:eastAsia="Malgun Gothic" w:hAnsi="Arial" w:cs="Arial"/>
                <w:color w:val="000000"/>
                <w:sz w:val="21"/>
                <w:szCs w:val="21"/>
              </w:rPr>
              <w:t>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있다</w:t>
            </w:r>
            <w:r w:rsidRPr="002A5E52">
              <w:rPr>
                <w:rFonts w:ascii="Arial" w:eastAsia="Malgun Gothic" w:hAnsi="Arial" w:cs="Arial"/>
                <w:color w:val="000000"/>
                <w:sz w:val="21"/>
                <w:szCs w:val="21"/>
              </w:rPr>
              <w:t>.</w:t>
            </w:r>
          </w:p>
        </w:tc>
        <w:tc>
          <w:tcPr>
            <w:tcW w:w="1667" w:type="pct"/>
            <w:shd w:val="clear" w:color="auto" w:fill="auto"/>
          </w:tcPr>
          <w:p w14:paraId="05750147" w14:textId="7E4CADBE" w:rsidR="00227623" w:rsidRPr="002A5E52" w:rsidRDefault="00227623" w:rsidP="00227623">
            <w:pPr>
              <w:pStyle w:val="af"/>
              <w:ind w:left="0"/>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Работник</w:t>
            </w:r>
            <w:r w:rsidRPr="002A5E52">
              <w:rPr>
                <w:rFonts w:ascii="Arial" w:eastAsia="Malgun Gothic" w:hAnsi="Arial" w:cs="Arial"/>
                <w:color w:val="000000"/>
                <w:sz w:val="21"/>
                <w:szCs w:val="21"/>
                <w:lang w:val="ru-RU"/>
                <w:rPrChange w:id="1427" w:author="Гурьянов" w:date="2021-07-21T15:43:00Z">
                  <w:rPr>
                    <w:rFonts w:eastAsia="Malgun Gothic"/>
                    <w:color w:val="000000"/>
                    <w:u w:val="single"/>
                  </w:rPr>
                </w:rPrChange>
              </w:rPr>
              <w:t xml:space="preserve"> </w:t>
            </w:r>
            <w:r w:rsidRPr="002A5E52">
              <w:rPr>
                <w:rFonts w:ascii="Arial" w:eastAsia="Malgun Gothic" w:hAnsi="Arial" w:cs="Arial"/>
                <w:color w:val="000000"/>
                <w:sz w:val="21"/>
                <w:szCs w:val="21"/>
                <w:lang w:val="ru-RU"/>
              </w:rPr>
              <w:t>может</w:t>
            </w:r>
            <w:r w:rsidRPr="002A5E52">
              <w:rPr>
                <w:rFonts w:ascii="Arial" w:eastAsia="Malgun Gothic" w:hAnsi="Arial" w:cs="Arial"/>
                <w:color w:val="000000"/>
                <w:sz w:val="21"/>
                <w:szCs w:val="21"/>
                <w:lang w:val="ru-RU"/>
                <w:rPrChange w:id="1428" w:author="Гурьянов" w:date="2021-07-21T15:43:00Z">
                  <w:rPr>
                    <w:rFonts w:eastAsia="Malgun Gothic"/>
                    <w:color w:val="000000"/>
                    <w:u w:val="single"/>
                  </w:rPr>
                </w:rPrChange>
              </w:rPr>
              <w:t xml:space="preserve"> </w:t>
            </w:r>
            <w:r w:rsidRPr="002A5E52">
              <w:rPr>
                <w:rFonts w:ascii="Arial" w:eastAsia="Malgun Gothic" w:hAnsi="Arial" w:cs="Arial"/>
                <w:color w:val="000000"/>
                <w:sz w:val="21"/>
                <w:szCs w:val="21"/>
                <w:lang w:val="ru-RU"/>
              </w:rPr>
              <w:t>принять</w:t>
            </w:r>
            <w:r w:rsidRPr="002A5E52">
              <w:rPr>
                <w:rFonts w:ascii="Arial" w:eastAsia="Malgun Gothic" w:hAnsi="Arial" w:cs="Arial"/>
                <w:color w:val="000000"/>
                <w:sz w:val="21"/>
                <w:szCs w:val="21"/>
                <w:lang w:val="ru-RU"/>
                <w:rPrChange w:id="1429" w:author="Гурьянов" w:date="2021-07-21T15:43:00Z">
                  <w:rPr>
                    <w:rFonts w:eastAsia="Malgun Gothic"/>
                    <w:color w:val="000000"/>
                    <w:u w:val="single"/>
                  </w:rPr>
                </w:rPrChange>
              </w:rPr>
              <w:t xml:space="preserve"> </w:t>
            </w:r>
            <w:r w:rsidRPr="002A5E52">
              <w:rPr>
                <w:rFonts w:ascii="Arial" w:eastAsia="Malgun Gothic" w:hAnsi="Arial" w:cs="Arial"/>
                <w:color w:val="000000"/>
                <w:sz w:val="21"/>
                <w:szCs w:val="21"/>
                <w:lang w:val="ru-RU"/>
              </w:rPr>
              <w:t>участие</w:t>
            </w:r>
            <w:r w:rsidRPr="002A5E52">
              <w:rPr>
                <w:rFonts w:ascii="Arial" w:eastAsia="Malgun Gothic" w:hAnsi="Arial" w:cs="Arial"/>
                <w:color w:val="000000"/>
                <w:sz w:val="21"/>
                <w:szCs w:val="21"/>
                <w:lang w:val="ru-RU"/>
                <w:rPrChange w:id="1430" w:author="Гурьянов" w:date="2021-07-21T15:43:00Z">
                  <w:rPr>
                    <w:rFonts w:eastAsia="Malgun Gothic"/>
                    <w:color w:val="000000"/>
                    <w:u w:val="single"/>
                  </w:rPr>
                </w:rPrChange>
              </w:rPr>
              <w:t xml:space="preserve"> </w:t>
            </w:r>
            <w:r w:rsidRPr="002A5E52">
              <w:rPr>
                <w:rFonts w:ascii="Arial" w:eastAsia="Malgun Gothic" w:hAnsi="Arial" w:cs="Arial"/>
                <w:color w:val="000000"/>
                <w:sz w:val="21"/>
                <w:szCs w:val="21"/>
                <w:lang w:val="ru-RU"/>
              </w:rPr>
              <w:t>в</w:t>
            </w:r>
            <w:r w:rsidRPr="002A5E52">
              <w:rPr>
                <w:rFonts w:ascii="Arial" w:eastAsia="Malgun Gothic" w:hAnsi="Arial" w:cs="Arial"/>
                <w:color w:val="000000"/>
                <w:sz w:val="21"/>
                <w:szCs w:val="21"/>
                <w:lang w:val="ru-RU"/>
                <w:rPrChange w:id="1431" w:author="Гурьянов" w:date="2021-07-21T15:43:00Z">
                  <w:rPr>
                    <w:rFonts w:eastAsia="Malgun Gothic"/>
                    <w:color w:val="000000"/>
                    <w:u w:val="single"/>
                  </w:rPr>
                </w:rPrChange>
              </w:rPr>
              <w:t xml:space="preserve"> </w:t>
            </w:r>
            <w:r w:rsidRPr="002A5E52">
              <w:rPr>
                <w:rFonts w:ascii="Arial" w:eastAsia="Malgun Gothic" w:hAnsi="Arial" w:cs="Arial"/>
                <w:color w:val="000000"/>
                <w:sz w:val="21"/>
                <w:szCs w:val="21"/>
                <w:lang w:val="ru-RU"/>
              </w:rPr>
              <w:t>следующих</w:t>
            </w:r>
            <w:r w:rsidRPr="002A5E52">
              <w:rPr>
                <w:rFonts w:ascii="Arial" w:eastAsia="Malgun Gothic" w:hAnsi="Arial" w:cs="Arial"/>
                <w:color w:val="000000"/>
                <w:sz w:val="21"/>
                <w:szCs w:val="21"/>
                <w:lang w:val="ru-RU"/>
                <w:rPrChange w:id="1432" w:author="Гурьянов" w:date="2021-07-21T15:43:00Z">
                  <w:rPr>
                    <w:rFonts w:eastAsia="Malgun Gothic"/>
                    <w:color w:val="000000"/>
                    <w:u w:val="single"/>
                  </w:rPr>
                </w:rPrChange>
              </w:rPr>
              <w:t xml:space="preserve"> </w:t>
            </w:r>
            <w:r w:rsidRPr="002A5E52">
              <w:rPr>
                <w:rFonts w:ascii="Arial" w:eastAsia="Malgun Gothic" w:hAnsi="Arial" w:cs="Arial"/>
                <w:color w:val="000000"/>
                <w:sz w:val="21"/>
                <w:szCs w:val="21"/>
                <w:lang w:val="ru-RU"/>
              </w:rPr>
              <w:t>обучающих</w:t>
            </w:r>
            <w:r w:rsidRPr="002A5E52">
              <w:rPr>
                <w:rFonts w:ascii="Arial" w:eastAsia="Malgun Gothic" w:hAnsi="Arial" w:cs="Arial"/>
                <w:color w:val="000000"/>
                <w:sz w:val="21"/>
                <w:szCs w:val="21"/>
                <w:lang w:val="ru-RU"/>
                <w:rPrChange w:id="1433" w:author="Гурьянов" w:date="2021-07-21T15:43:00Z">
                  <w:rPr>
                    <w:rFonts w:eastAsia="Malgun Gothic"/>
                    <w:color w:val="000000"/>
                    <w:u w:val="single"/>
                  </w:rPr>
                </w:rPrChange>
              </w:rPr>
              <w:t xml:space="preserve"> </w:t>
            </w:r>
            <w:r w:rsidRPr="002A5E52">
              <w:rPr>
                <w:rFonts w:ascii="Arial" w:eastAsia="Malgun Gothic" w:hAnsi="Arial" w:cs="Arial"/>
                <w:color w:val="000000"/>
                <w:sz w:val="21"/>
                <w:szCs w:val="21"/>
                <w:lang w:val="ru-RU"/>
              </w:rPr>
              <w:t>тренингах</w:t>
            </w:r>
            <w:r w:rsidRPr="002A5E52">
              <w:rPr>
                <w:rFonts w:ascii="Arial" w:eastAsia="Malgun Gothic" w:hAnsi="Arial" w:cs="Arial"/>
                <w:color w:val="000000"/>
                <w:sz w:val="21"/>
                <w:szCs w:val="21"/>
                <w:lang w:val="ru-RU"/>
                <w:rPrChange w:id="1434" w:author="Гурьянов" w:date="2021-07-21T15:43:00Z">
                  <w:rPr>
                    <w:rFonts w:eastAsia="Malgun Gothic"/>
                    <w:color w:val="000000"/>
                    <w:u w:val="single"/>
                  </w:rPr>
                </w:rPrChange>
              </w:rPr>
              <w:t>:</w:t>
            </w:r>
          </w:p>
        </w:tc>
        <w:tc>
          <w:tcPr>
            <w:tcW w:w="1667" w:type="pct"/>
            <w:shd w:val="clear" w:color="auto" w:fill="auto"/>
          </w:tcPr>
          <w:p w14:paraId="74BEC6C6" w14:textId="7B4AFA31" w:rsidR="00227623" w:rsidRPr="002A5E52" w:rsidRDefault="00227623" w:rsidP="00227623">
            <w:pPr>
              <w:pStyle w:val="af"/>
              <w:ind w:left="0"/>
              <w:rPr>
                <w:rFonts w:ascii="Arial" w:eastAsia="Malgun Gothic" w:hAnsi="Arial" w:cs="Arial"/>
                <w:color w:val="000000"/>
                <w:sz w:val="21"/>
                <w:szCs w:val="21"/>
              </w:rPr>
            </w:pPr>
            <w:r w:rsidRPr="002A5E52">
              <w:rPr>
                <w:rFonts w:ascii="Arial" w:eastAsia="Malgun Gothic" w:hAnsi="Arial" w:cs="Arial"/>
                <w:color w:val="000000"/>
                <w:sz w:val="21"/>
                <w:szCs w:val="21"/>
              </w:rPr>
              <w:t>The Employee may participate in the following trainings:</w:t>
            </w:r>
          </w:p>
        </w:tc>
      </w:tr>
      <w:tr w:rsidR="00227623" w:rsidRPr="002A5E52" w14:paraId="2061F788" w14:textId="77777777" w:rsidTr="00487147">
        <w:trPr>
          <w:trHeight w:val="156"/>
        </w:trPr>
        <w:tc>
          <w:tcPr>
            <w:tcW w:w="1666" w:type="pct"/>
          </w:tcPr>
          <w:p w14:paraId="4A9EF68F" w14:textId="4B5AC872" w:rsidR="00227623" w:rsidRPr="002A5E52" w:rsidRDefault="00227623" w:rsidP="00227623">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1. </w:t>
            </w:r>
            <w:r w:rsidRPr="002A5E52">
              <w:rPr>
                <w:rFonts w:ascii="Arial" w:eastAsia="Malgun Gothic" w:hAnsi="Arial" w:cs="Arial"/>
                <w:color w:val="000000"/>
                <w:sz w:val="21"/>
                <w:szCs w:val="21"/>
              </w:rPr>
              <w:t>정신훈화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인격도야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소양교육</w:t>
            </w:r>
          </w:p>
        </w:tc>
        <w:tc>
          <w:tcPr>
            <w:tcW w:w="1667" w:type="pct"/>
            <w:shd w:val="clear" w:color="auto" w:fill="auto"/>
          </w:tcPr>
          <w:p w14:paraId="4F65B167" w14:textId="549DA77A" w:rsidR="00227623" w:rsidRPr="002A5E52" w:rsidRDefault="00227623" w:rsidP="00227623">
            <w:pPr>
              <w:pStyle w:val="af"/>
              <w:numPr>
                <w:ilvl w:val="0"/>
                <w:numId w:val="156"/>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Личностные тренинги;</w:t>
            </w:r>
          </w:p>
        </w:tc>
        <w:tc>
          <w:tcPr>
            <w:tcW w:w="1667" w:type="pct"/>
            <w:shd w:val="clear" w:color="auto" w:fill="auto"/>
          </w:tcPr>
          <w:p w14:paraId="0B539403" w14:textId="2B8E292A" w:rsidR="00227623" w:rsidRPr="002A5E52" w:rsidRDefault="00227623" w:rsidP="00227623">
            <w:pPr>
              <w:pStyle w:val="af"/>
              <w:numPr>
                <w:ilvl w:val="0"/>
                <w:numId w:val="157"/>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Mental training (personality development) and culture education</w:t>
            </w:r>
          </w:p>
        </w:tc>
      </w:tr>
      <w:tr w:rsidR="00227623" w:rsidRPr="002A5E52" w14:paraId="285FE2C3" w14:textId="77777777" w:rsidTr="00487147">
        <w:trPr>
          <w:trHeight w:val="156"/>
        </w:trPr>
        <w:tc>
          <w:tcPr>
            <w:tcW w:w="1666" w:type="pct"/>
          </w:tcPr>
          <w:p w14:paraId="642CB902" w14:textId="74C89587" w:rsidR="00227623" w:rsidRPr="002A5E52" w:rsidRDefault="00227623" w:rsidP="00227623">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2. </w:t>
            </w:r>
            <w:r w:rsidRPr="002A5E52">
              <w:rPr>
                <w:rFonts w:ascii="Arial" w:eastAsia="Malgun Gothic" w:hAnsi="Arial" w:cs="Arial"/>
                <w:color w:val="000000"/>
                <w:sz w:val="21"/>
                <w:szCs w:val="21"/>
              </w:rPr>
              <w:t>직무에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필요한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기술교육</w:t>
            </w:r>
          </w:p>
        </w:tc>
        <w:tc>
          <w:tcPr>
            <w:tcW w:w="1667" w:type="pct"/>
            <w:shd w:val="clear" w:color="auto" w:fill="auto"/>
          </w:tcPr>
          <w:p w14:paraId="22C26682" w14:textId="3F2EE01E" w:rsidR="00227623" w:rsidRPr="002A5E52" w:rsidRDefault="00227623" w:rsidP="00227623">
            <w:pPr>
              <w:pStyle w:val="af"/>
              <w:numPr>
                <w:ilvl w:val="0"/>
                <w:numId w:val="156"/>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Обучение технологиям необходимые для осуществления рабочих обязанностей;</w:t>
            </w:r>
          </w:p>
        </w:tc>
        <w:tc>
          <w:tcPr>
            <w:tcW w:w="1667" w:type="pct"/>
            <w:shd w:val="clear" w:color="auto" w:fill="auto"/>
          </w:tcPr>
          <w:p w14:paraId="16E34878" w14:textId="07CDF603" w:rsidR="00227623" w:rsidRPr="002A5E52" w:rsidRDefault="00227623" w:rsidP="00227623">
            <w:pPr>
              <w:pStyle w:val="af"/>
              <w:numPr>
                <w:ilvl w:val="0"/>
                <w:numId w:val="157"/>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Technical training required for the job</w:t>
            </w:r>
          </w:p>
        </w:tc>
      </w:tr>
      <w:tr w:rsidR="00227623" w:rsidRPr="002A5E52" w14:paraId="5E54AEE9" w14:textId="77777777" w:rsidTr="00487147">
        <w:trPr>
          <w:trHeight w:val="156"/>
        </w:trPr>
        <w:tc>
          <w:tcPr>
            <w:tcW w:w="1666" w:type="pct"/>
          </w:tcPr>
          <w:p w14:paraId="4B5E6B6C" w14:textId="4E1D4D42" w:rsidR="00227623" w:rsidRPr="002A5E52" w:rsidRDefault="00227623" w:rsidP="00227623">
            <w:pPr>
              <w:rPr>
                <w:rFonts w:ascii="Arial" w:eastAsia="Malgun Gothic" w:hAnsi="Arial" w:cs="Arial"/>
                <w:color w:val="000000"/>
                <w:sz w:val="21"/>
                <w:szCs w:val="21"/>
              </w:rPr>
            </w:pPr>
            <w:r w:rsidRPr="002A5E52">
              <w:rPr>
                <w:rFonts w:ascii="Arial" w:eastAsia="Malgun Gothic" w:hAnsi="Arial" w:cs="Arial"/>
                <w:color w:val="000000"/>
                <w:sz w:val="21"/>
                <w:szCs w:val="21"/>
              </w:rPr>
              <w:lastRenderedPageBreak/>
              <w:t xml:space="preserve">3. </w:t>
            </w:r>
            <w:r w:rsidRPr="002A5E52">
              <w:rPr>
                <w:rFonts w:ascii="Arial" w:eastAsia="Malgun Gothic" w:hAnsi="Arial" w:cs="Arial"/>
                <w:color w:val="000000"/>
                <w:sz w:val="21"/>
                <w:szCs w:val="21"/>
              </w:rPr>
              <w:t>품질관리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보증교육</w:t>
            </w:r>
          </w:p>
        </w:tc>
        <w:tc>
          <w:tcPr>
            <w:tcW w:w="1667" w:type="pct"/>
            <w:shd w:val="clear" w:color="auto" w:fill="auto"/>
          </w:tcPr>
          <w:p w14:paraId="004BDA4A" w14:textId="0458AEDA" w:rsidR="00227623" w:rsidRPr="002A5E52" w:rsidRDefault="00227623" w:rsidP="00227623">
            <w:pPr>
              <w:pStyle w:val="af"/>
              <w:numPr>
                <w:ilvl w:val="0"/>
                <w:numId w:val="156"/>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Тренинги по повышению качества продукции и ее сертификации;</w:t>
            </w:r>
          </w:p>
        </w:tc>
        <w:tc>
          <w:tcPr>
            <w:tcW w:w="1667" w:type="pct"/>
            <w:shd w:val="clear" w:color="auto" w:fill="auto"/>
          </w:tcPr>
          <w:p w14:paraId="79020A5E" w14:textId="03637971" w:rsidR="00227623" w:rsidRPr="002A5E52" w:rsidRDefault="00227623" w:rsidP="00227623">
            <w:pPr>
              <w:pStyle w:val="af"/>
              <w:numPr>
                <w:ilvl w:val="0"/>
                <w:numId w:val="157"/>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Quality control and assurance training</w:t>
            </w:r>
          </w:p>
        </w:tc>
      </w:tr>
      <w:tr w:rsidR="00227623" w:rsidRPr="002A5E52" w14:paraId="04EC16BC" w14:textId="77777777" w:rsidTr="00487147">
        <w:trPr>
          <w:trHeight w:val="156"/>
        </w:trPr>
        <w:tc>
          <w:tcPr>
            <w:tcW w:w="1666" w:type="pct"/>
          </w:tcPr>
          <w:p w14:paraId="273FE416" w14:textId="5529C87F" w:rsidR="00227623" w:rsidRPr="002A5E52" w:rsidRDefault="00227623" w:rsidP="00227623">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4. </w:t>
            </w:r>
            <w:r w:rsidRPr="002A5E52">
              <w:rPr>
                <w:rFonts w:ascii="Arial" w:eastAsia="Malgun Gothic" w:hAnsi="Arial" w:cs="Arial"/>
                <w:color w:val="000000"/>
                <w:sz w:val="21"/>
                <w:szCs w:val="21"/>
              </w:rPr>
              <w:t>생산성향상에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관한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교육</w:t>
            </w:r>
          </w:p>
        </w:tc>
        <w:tc>
          <w:tcPr>
            <w:tcW w:w="1667" w:type="pct"/>
            <w:shd w:val="clear" w:color="auto" w:fill="auto"/>
          </w:tcPr>
          <w:p w14:paraId="591DEE71" w14:textId="59388D67" w:rsidR="00227623" w:rsidRPr="002A5E52" w:rsidRDefault="00227623" w:rsidP="00227623">
            <w:pPr>
              <w:pStyle w:val="af"/>
              <w:numPr>
                <w:ilvl w:val="0"/>
                <w:numId w:val="156"/>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Тренинги по повышению уровня производительности;</w:t>
            </w:r>
          </w:p>
        </w:tc>
        <w:tc>
          <w:tcPr>
            <w:tcW w:w="1667" w:type="pct"/>
            <w:shd w:val="clear" w:color="auto" w:fill="auto"/>
          </w:tcPr>
          <w:p w14:paraId="6C5145B5" w14:textId="1A36A38E" w:rsidR="00227623" w:rsidRPr="002A5E52" w:rsidRDefault="00227623" w:rsidP="00227623">
            <w:pPr>
              <w:pStyle w:val="af"/>
              <w:numPr>
                <w:ilvl w:val="0"/>
                <w:numId w:val="157"/>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 xml:space="preserve"> Education on productivity improvement</w:t>
            </w:r>
          </w:p>
        </w:tc>
      </w:tr>
      <w:tr w:rsidR="00227623" w:rsidRPr="002A5E52" w14:paraId="37922193" w14:textId="77777777" w:rsidTr="00487147">
        <w:trPr>
          <w:trHeight w:val="156"/>
        </w:trPr>
        <w:tc>
          <w:tcPr>
            <w:tcW w:w="1666" w:type="pct"/>
          </w:tcPr>
          <w:p w14:paraId="3160B6C6" w14:textId="3EFDA314" w:rsidR="00227623" w:rsidRPr="002A5E52" w:rsidRDefault="00227623" w:rsidP="00227623">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5. </w:t>
            </w:r>
            <w:r w:rsidRPr="002A5E52">
              <w:rPr>
                <w:rFonts w:ascii="Arial" w:eastAsia="Malgun Gothic" w:hAnsi="Arial" w:cs="Arial"/>
                <w:color w:val="000000"/>
                <w:sz w:val="21"/>
                <w:szCs w:val="21"/>
              </w:rPr>
              <w:t>안전사고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방지에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관한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교육</w:t>
            </w:r>
            <w:r w:rsidRPr="002A5E52">
              <w:rPr>
                <w:rFonts w:ascii="Arial" w:eastAsia="Malgun Gothic" w:hAnsi="Arial" w:cs="Arial"/>
                <w:color w:val="000000"/>
                <w:sz w:val="21"/>
                <w:szCs w:val="21"/>
              </w:rPr>
              <w:t>.</w:t>
            </w:r>
          </w:p>
        </w:tc>
        <w:tc>
          <w:tcPr>
            <w:tcW w:w="1667" w:type="pct"/>
            <w:shd w:val="clear" w:color="auto" w:fill="auto"/>
          </w:tcPr>
          <w:p w14:paraId="665091EF" w14:textId="699588B3" w:rsidR="00227623" w:rsidRPr="002A5E52" w:rsidRDefault="00227623" w:rsidP="00227623">
            <w:pPr>
              <w:pStyle w:val="af"/>
              <w:numPr>
                <w:ilvl w:val="0"/>
                <w:numId w:val="156"/>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Тренинги по технике безопасности и предотвращению потенциально опасных ситуаций на производстве;</w:t>
            </w:r>
          </w:p>
        </w:tc>
        <w:tc>
          <w:tcPr>
            <w:tcW w:w="1667" w:type="pct"/>
            <w:shd w:val="clear" w:color="auto" w:fill="auto"/>
          </w:tcPr>
          <w:p w14:paraId="3BFB6D05" w14:textId="3D2D42F5" w:rsidR="00227623" w:rsidRPr="002A5E52" w:rsidRDefault="00227623" w:rsidP="00227623">
            <w:pPr>
              <w:pStyle w:val="af"/>
              <w:numPr>
                <w:ilvl w:val="0"/>
                <w:numId w:val="157"/>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Education on the prevention of safety accidents.</w:t>
            </w:r>
          </w:p>
        </w:tc>
      </w:tr>
      <w:tr w:rsidR="00227623" w:rsidRPr="002A5E52" w14:paraId="6F3B0216" w14:textId="77777777" w:rsidTr="00487147">
        <w:trPr>
          <w:trHeight w:val="156"/>
        </w:trPr>
        <w:tc>
          <w:tcPr>
            <w:tcW w:w="1666" w:type="pct"/>
          </w:tcPr>
          <w:p w14:paraId="52D45198" w14:textId="2366022C" w:rsidR="00227623" w:rsidRPr="002A5E52" w:rsidRDefault="00227623" w:rsidP="00227623">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6. </w:t>
            </w:r>
            <w:r w:rsidRPr="002A5E52">
              <w:rPr>
                <w:rFonts w:ascii="Arial" w:eastAsia="Malgun Gothic" w:hAnsi="Arial" w:cs="Arial"/>
                <w:color w:val="000000"/>
                <w:sz w:val="21"/>
                <w:szCs w:val="21"/>
              </w:rPr>
              <w:t>정부시책에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따른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홍보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교육</w:t>
            </w:r>
          </w:p>
        </w:tc>
        <w:tc>
          <w:tcPr>
            <w:tcW w:w="1667" w:type="pct"/>
            <w:shd w:val="clear" w:color="auto" w:fill="auto"/>
          </w:tcPr>
          <w:p w14:paraId="364B0DC2" w14:textId="28AA2487" w:rsidR="00227623" w:rsidRPr="002A5E52" w:rsidRDefault="00227623" w:rsidP="00227623">
            <w:pPr>
              <w:pStyle w:val="af"/>
              <w:numPr>
                <w:ilvl w:val="0"/>
                <w:numId w:val="156"/>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Тренинг по продвижению и внедрению предложенных правительством мер;</w:t>
            </w:r>
          </w:p>
        </w:tc>
        <w:tc>
          <w:tcPr>
            <w:tcW w:w="1667" w:type="pct"/>
            <w:shd w:val="clear" w:color="auto" w:fill="auto"/>
          </w:tcPr>
          <w:p w14:paraId="785BA7A3" w14:textId="0C6E9453" w:rsidR="00227623" w:rsidRPr="002A5E52" w:rsidRDefault="00227623" w:rsidP="00227623">
            <w:pPr>
              <w:pStyle w:val="af"/>
              <w:numPr>
                <w:ilvl w:val="0"/>
                <w:numId w:val="157"/>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lang w:val="ru-RU"/>
              </w:rPr>
              <w:t xml:space="preserve"> </w:t>
            </w:r>
            <w:r w:rsidRPr="002A5E52">
              <w:rPr>
                <w:rFonts w:ascii="Arial" w:eastAsia="Malgun Gothic" w:hAnsi="Arial" w:cs="Arial"/>
                <w:color w:val="000000"/>
                <w:sz w:val="21"/>
                <w:szCs w:val="21"/>
              </w:rPr>
              <w:t>Public relations education according to government policies</w:t>
            </w:r>
          </w:p>
        </w:tc>
      </w:tr>
      <w:tr w:rsidR="00227623" w:rsidRPr="002A5E52" w14:paraId="2292E7CB" w14:textId="77777777" w:rsidTr="00487147">
        <w:trPr>
          <w:trHeight w:val="156"/>
        </w:trPr>
        <w:tc>
          <w:tcPr>
            <w:tcW w:w="1666" w:type="pct"/>
          </w:tcPr>
          <w:p w14:paraId="655AE77D" w14:textId="1B6E058A" w:rsidR="00227623" w:rsidRPr="002A5E52" w:rsidRDefault="00227623" w:rsidP="00227623">
            <w:pPr>
              <w:rPr>
                <w:rFonts w:ascii="Arial" w:eastAsia="Malgun Gothic" w:hAnsi="Arial" w:cs="Arial"/>
                <w:color w:val="000000"/>
                <w:sz w:val="21"/>
                <w:szCs w:val="21"/>
              </w:rPr>
            </w:pPr>
            <w:r w:rsidRPr="002A5E52">
              <w:rPr>
                <w:rFonts w:ascii="Arial" w:eastAsia="Malgun Gothic" w:hAnsi="Arial" w:cs="Arial"/>
                <w:color w:val="000000"/>
                <w:sz w:val="21"/>
                <w:szCs w:val="21"/>
                <w:lang w:val="ru-RU"/>
                <w:rPrChange w:id="1435" w:author="Гурьянов" w:date="2021-07-21T15:43:00Z">
                  <w:rPr>
                    <w:rFonts w:ascii="Malgun Gothic" w:eastAsia="Malgun Gothic" w:hAnsi="Malgun Gothic"/>
                    <w:color w:val="000000"/>
                    <w:u w:val="single"/>
                  </w:rPr>
                </w:rPrChange>
              </w:rPr>
              <w:t xml:space="preserve">7. </w:t>
            </w:r>
            <w:r w:rsidRPr="002A5E52">
              <w:rPr>
                <w:rFonts w:ascii="Arial" w:eastAsia="Malgun Gothic" w:hAnsi="Arial" w:cs="Arial"/>
                <w:color w:val="000000"/>
                <w:sz w:val="21"/>
                <w:szCs w:val="21"/>
              </w:rPr>
              <w:t>기타</w:t>
            </w:r>
            <w:r w:rsidRPr="002A5E52">
              <w:rPr>
                <w:rFonts w:ascii="Arial" w:eastAsia="Malgun Gothic" w:hAnsi="Arial" w:cs="Arial"/>
                <w:color w:val="000000"/>
                <w:sz w:val="21"/>
                <w:szCs w:val="21"/>
                <w:lang w:val="ru-RU"/>
                <w:rPrChange w:id="1436" w:author="Гурьянов" w:date="2021-07-21T15:43:00Z">
                  <w:rPr>
                    <w:rFonts w:ascii="Malgun Gothic" w:eastAsia="Malgun Gothic" w:hAnsi="Malgun Gothic"/>
                    <w:color w:val="000000"/>
                    <w:u w:val="single"/>
                  </w:rPr>
                </w:rPrChange>
              </w:rPr>
              <w:t xml:space="preserve"> </w:t>
            </w:r>
            <w:r w:rsidRPr="002A5E52">
              <w:rPr>
                <w:rFonts w:ascii="Arial" w:eastAsia="Malgun Gothic" w:hAnsi="Arial" w:cs="Arial"/>
                <w:color w:val="000000"/>
                <w:sz w:val="21"/>
                <w:szCs w:val="21"/>
              </w:rPr>
              <w:t>업무상</w:t>
            </w:r>
            <w:r w:rsidRPr="002A5E52">
              <w:rPr>
                <w:rFonts w:ascii="Arial" w:eastAsia="Malgun Gothic" w:hAnsi="Arial" w:cs="Arial"/>
                <w:color w:val="000000"/>
                <w:sz w:val="21"/>
                <w:szCs w:val="21"/>
                <w:lang w:val="ru-RU"/>
                <w:rPrChange w:id="1437" w:author="Гурьянов" w:date="2021-07-21T15:43:00Z">
                  <w:rPr>
                    <w:rFonts w:ascii="Malgun Gothic" w:eastAsia="Malgun Gothic" w:hAnsi="Malgun Gothic"/>
                    <w:color w:val="000000"/>
                    <w:u w:val="single"/>
                  </w:rPr>
                </w:rPrChange>
              </w:rPr>
              <w:t xml:space="preserve"> </w:t>
            </w:r>
            <w:r w:rsidRPr="002A5E52">
              <w:rPr>
                <w:rFonts w:ascii="Arial" w:eastAsia="Malgun Gothic" w:hAnsi="Arial" w:cs="Arial"/>
                <w:color w:val="000000"/>
                <w:sz w:val="21"/>
                <w:szCs w:val="21"/>
              </w:rPr>
              <w:t>필요한</w:t>
            </w:r>
            <w:r w:rsidRPr="002A5E52">
              <w:rPr>
                <w:rFonts w:ascii="Arial" w:eastAsia="Malgun Gothic" w:hAnsi="Arial" w:cs="Arial"/>
                <w:color w:val="000000"/>
                <w:sz w:val="21"/>
                <w:szCs w:val="21"/>
                <w:lang w:val="ru-RU"/>
                <w:rPrChange w:id="1438" w:author="Гурьянов" w:date="2021-07-21T15:43:00Z">
                  <w:rPr>
                    <w:rFonts w:ascii="Malgun Gothic" w:eastAsia="Malgun Gothic" w:hAnsi="Malgun Gothic"/>
                    <w:color w:val="000000"/>
                    <w:u w:val="single"/>
                  </w:rPr>
                </w:rPrChange>
              </w:rPr>
              <w:t xml:space="preserve"> </w:t>
            </w:r>
            <w:r w:rsidRPr="002A5E52">
              <w:rPr>
                <w:rFonts w:ascii="Arial" w:eastAsia="Malgun Gothic" w:hAnsi="Arial" w:cs="Arial"/>
                <w:color w:val="000000"/>
                <w:sz w:val="21"/>
                <w:szCs w:val="21"/>
              </w:rPr>
              <w:t>교육</w:t>
            </w:r>
          </w:p>
        </w:tc>
        <w:tc>
          <w:tcPr>
            <w:tcW w:w="1667" w:type="pct"/>
            <w:shd w:val="clear" w:color="auto" w:fill="auto"/>
          </w:tcPr>
          <w:p w14:paraId="6B6F92FB" w14:textId="22481F4B" w:rsidR="00227623" w:rsidRPr="002A5E52" w:rsidRDefault="00227623" w:rsidP="00227623">
            <w:pPr>
              <w:pStyle w:val="af"/>
              <w:numPr>
                <w:ilvl w:val="0"/>
                <w:numId w:val="156"/>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Прочие виды обучения, связанные с работой в Компании.</w:t>
            </w:r>
          </w:p>
        </w:tc>
        <w:tc>
          <w:tcPr>
            <w:tcW w:w="1667" w:type="pct"/>
            <w:shd w:val="clear" w:color="auto" w:fill="auto"/>
          </w:tcPr>
          <w:p w14:paraId="32668897" w14:textId="2D60A336" w:rsidR="00227623" w:rsidRPr="002A5E52" w:rsidRDefault="00227623" w:rsidP="00227623">
            <w:pPr>
              <w:pStyle w:val="af"/>
              <w:numPr>
                <w:ilvl w:val="0"/>
                <w:numId w:val="157"/>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Other job-needed training</w:t>
            </w:r>
          </w:p>
        </w:tc>
      </w:tr>
      <w:tr w:rsidR="00227623" w:rsidRPr="002A5E52" w14:paraId="6F019C92" w14:textId="77777777" w:rsidTr="00487147">
        <w:trPr>
          <w:trHeight w:val="156"/>
        </w:trPr>
        <w:tc>
          <w:tcPr>
            <w:tcW w:w="1666" w:type="pct"/>
          </w:tcPr>
          <w:p w14:paraId="0EC51B70" w14:textId="652691BF" w:rsidR="00227623" w:rsidRPr="002A5E52" w:rsidRDefault="00227623" w:rsidP="00227623">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64</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사외교육</w:t>
            </w:r>
            <w:r w:rsidRPr="002A5E52">
              <w:rPr>
                <w:rFonts w:ascii="Arial" w:eastAsia="Malgun Gothic" w:hAnsi="Arial" w:cs="Arial"/>
                <w:b/>
                <w:bCs/>
                <w:color w:val="000000"/>
                <w:sz w:val="21"/>
                <w:szCs w:val="21"/>
              </w:rPr>
              <w:t>)</w:t>
            </w:r>
          </w:p>
        </w:tc>
        <w:tc>
          <w:tcPr>
            <w:tcW w:w="1667" w:type="pct"/>
            <w:shd w:val="clear" w:color="auto" w:fill="auto"/>
          </w:tcPr>
          <w:p w14:paraId="3ABA53C8" w14:textId="764A8992" w:rsidR="00227623" w:rsidRPr="002A5E52" w:rsidRDefault="00227623" w:rsidP="00227623">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64 (Обучение за пределами Компании)</w:t>
            </w:r>
          </w:p>
        </w:tc>
        <w:tc>
          <w:tcPr>
            <w:tcW w:w="1667" w:type="pct"/>
            <w:shd w:val="clear" w:color="auto" w:fill="auto"/>
          </w:tcPr>
          <w:p w14:paraId="192D0410" w14:textId="57D98584" w:rsidR="00227623" w:rsidRPr="002A5E52" w:rsidRDefault="00227623" w:rsidP="00227623">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rPr>
              <w:t>Article 64 (External Education)</w:t>
            </w:r>
          </w:p>
        </w:tc>
      </w:tr>
      <w:tr w:rsidR="00227623" w:rsidRPr="002A5E52" w14:paraId="49E241F6" w14:textId="77777777" w:rsidTr="00487147">
        <w:trPr>
          <w:trHeight w:val="156"/>
        </w:trPr>
        <w:tc>
          <w:tcPr>
            <w:tcW w:w="1666" w:type="pct"/>
          </w:tcPr>
          <w:p w14:paraId="3E0C486F" w14:textId="2979CA08" w:rsidR="00227623" w:rsidRPr="002A5E52" w:rsidRDefault="00227623" w:rsidP="00227623">
            <w:pPr>
              <w:rPr>
                <w:rFonts w:ascii="Arial" w:eastAsia="Malgun Gothic" w:hAnsi="Arial" w:cs="Arial"/>
                <w:color w:val="000000"/>
                <w:sz w:val="21"/>
                <w:szCs w:val="21"/>
              </w:rPr>
            </w:pPr>
            <w:r w:rsidRPr="002A5E52">
              <w:rPr>
                <w:rFonts w:ascii="Arial" w:eastAsia="Malgun Gothic" w:hAnsi="Arial" w:cs="Arial"/>
                <w:color w:val="000000"/>
                <w:sz w:val="21"/>
                <w:szCs w:val="21"/>
              </w:rPr>
              <w:t>사외교육은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연초</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수립하는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별도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교육계획에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의한다</w:t>
            </w:r>
            <w:r w:rsidRPr="002A5E52">
              <w:rPr>
                <w:rFonts w:ascii="Arial" w:eastAsia="Malgun Gothic" w:hAnsi="Arial" w:cs="Arial"/>
                <w:color w:val="000000"/>
                <w:sz w:val="21"/>
                <w:szCs w:val="21"/>
              </w:rPr>
              <w:t>.</w:t>
            </w:r>
          </w:p>
        </w:tc>
        <w:tc>
          <w:tcPr>
            <w:tcW w:w="1667" w:type="pct"/>
            <w:shd w:val="clear" w:color="auto" w:fill="auto"/>
          </w:tcPr>
          <w:p w14:paraId="78438E35" w14:textId="322F4F45" w:rsidR="00227623" w:rsidRPr="002A5E52" w:rsidRDefault="00227623" w:rsidP="00227623">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Программа обучения за пределами Компании составляется в начале календарного года.</w:t>
            </w:r>
          </w:p>
        </w:tc>
        <w:tc>
          <w:tcPr>
            <w:tcW w:w="1667" w:type="pct"/>
            <w:shd w:val="clear" w:color="auto" w:fill="auto"/>
          </w:tcPr>
          <w:p w14:paraId="52B376D2" w14:textId="53AD12C8" w:rsidR="00227623" w:rsidRPr="002A5E52" w:rsidRDefault="00227623" w:rsidP="00227623">
            <w:pPr>
              <w:rPr>
                <w:rFonts w:ascii="Arial" w:eastAsia="Malgun Gothic" w:hAnsi="Arial" w:cs="Arial"/>
                <w:color w:val="000000"/>
                <w:sz w:val="21"/>
                <w:szCs w:val="21"/>
              </w:rPr>
            </w:pPr>
            <w:r w:rsidRPr="002A5E52">
              <w:rPr>
                <w:rFonts w:ascii="Arial" w:eastAsia="Malgun Gothic" w:hAnsi="Arial" w:cs="Arial"/>
                <w:color w:val="000000"/>
                <w:sz w:val="21"/>
                <w:szCs w:val="21"/>
              </w:rPr>
              <w:t>External education is based on a separate education plan established by the company at the beginning of the year.</w:t>
            </w:r>
          </w:p>
        </w:tc>
      </w:tr>
      <w:tr w:rsidR="00227623" w:rsidRPr="002A5E52" w14:paraId="3F0FDFD6" w14:textId="77777777" w:rsidTr="00487147">
        <w:trPr>
          <w:trHeight w:val="156"/>
        </w:trPr>
        <w:tc>
          <w:tcPr>
            <w:tcW w:w="1666" w:type="pct"/>
          </w:tcPr>
          <w:p w14:paraId="7EB3E55D" w14:textId="79037E89" w:rsidR="00227623" w:rsidRPr="002A5E52" w:rsidRDefault="00227623" w:rsidP="00227623">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65</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초빙교육</w:t>
            </w:r>
            <w:r w:rsidRPr="002A5E52">
              <w:rPr>
                <w:rFonts w:ascii="Arial" w:eastAsia="Malgun Gothic" w:hAnsi="Arial" w:cs="Arial"/>
                <w:b/>
                <w:bCs/>
                <w:color w:val="000000"/>
                <w:sz w:val="21"/>
                <w:szCs w:val="21"/>
              </w:rPr>
              <w:t>)</w:t>
            </w:r>
          </w:p>
        </w:tc>
        <w:tc>
          <w:tcPr>
            <w:tcW w:w="1667" w:type="pct"/>
            <w:shd w:val="clear" w:color="auto" w:fill="auto"/>
          </w:tcPr>
          <w:p w14:paraId="56732F13" w14:textId="4AB4F072" w:rsidR="00227623" w:rsidRPr="002A5E52" w:rsidRDefault="00227623" w:rsidP="00227623">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65 (Приглашенные преподаватели)</w:t>
            </w:r>
          </w:p>
        </w:tc>
        <w:tc>
          <w:tcPr>
            <w:tcW w:w="1667" w:type="pct"/>
            <w:shd w:val="clear" w:color="auto" w:fill="auto"/>
          </w:tcPr>
          <w:p w14:paraId="1BE1C359" w14:textId="713CB97F" w:rsidR="00227623" w:rsidRPr="002A5E52" w:rsidRDefault="00227623" w:rsidP="00227623">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65 (Invited Lecturers)</w:t>
            </w:r>
          </w:p>
        </w:tc>
      </w:tr>
      <w:tr w:rsidR="00227623" w:rsidRPr="002A5E52" w14:paraId="52848BF0" w14:textId="77777777" w:rsidTr="00487147">
        <w:trPr>
          <w:trHeight w:val="156"/>
        </w:trPr>
        <w:tc>
          <w:tcPr>
            <w:tcW w:w="1666" w:type="pct"/>
          </w:tcPr>
          <w:p w14:paraId="0BF28730" w14:textId="254EB3CF" w:rsidR="00227623" w:rsidRPr="002A5E52" w:rsidRDefault="00227623" w:rsidP="00227623">
            <w:pPr>
              <w:rPr>
                <w:rFonts w:ascii="Arial" w:eastAsia="Malgun Gothic" w:hAnsi="Arial" w:cs="Arial"/>
                <w:color w:val="000000"/>
                <w:sz w:val="21"/>
                <w:szCs w:val="21"/>
              </w:rPr>
            </w:pPr>
            <w:r w:rsidRPr="002A5E52">
              <w:rPr>
                <w:rFonts w:ascii="Arial" w:eastAsia="Malgun Gothic" w:hAnsi="Arial" w:cs="Arial"/>
                <w:color w:val="000000"/>
                <w:sz w:val="21"/>
                <w:szCs w:val="21"/>
              </w:rPr>
              <w:t>회사는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종업원에게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필요하다고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인정될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사회저명인사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대학교수를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초빙하여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교육할</w:t>
            </w:r>
            <w:r w:rsidRPr="002A5E52">
              <w:rPr>
                <w:rFonts w:ascii="Arial" w:eastAsia="Malgun Gothic" w:hAnsi="Arial" w:cs="Arial"/>
                <w:color w:val="000000"/>
                <w:sz w:val="21"/>
                <w:szCs w:val="21"/>
              </w:rPr>
              <w:t xml:space="preserve"> </w:t>
            </w:r>
            <w:proofErr w:type="spellStart"/>
            <w:r w:rsidRPr="002A5E52">
              <w:rPr>
                <w:rFonts w:ascii="Arial" w:eastAsia="Malgun Gothic" w:hAnsi="Arial" w:cs="Arial"/>
                <w:color w:val="000000"/>
                <w:sz w:val="21"/>
                <w:szCs w:val="21"/>
              </w:rPr>
              <w:t>수있다</w:t>
            </w:r>
            <w:proofErr w:type="spellEnd"/>
          </w:p>
        </w:tc>
        <w:tc>
          <w:tcPr>
            <w:tcW w:w="1667" w:type="pct"/>
            <w:shd w:val="clear" w:color="auto" w:fill="auto"/>
          </w:tcPr>
          <w:p w14:paraId="7238ECFD" w14:textId="68CE3F8F" w:rsidR="00227623" w:rsidRPr="002A5E52" w:rsidRDefault="00227623" w:rsidP="00227623">
            <w:pPr>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Компания может приглашать преподавателей высших учебных заведений и общественно известных людей, если сочтет это необходимым для повышения квалификации своих работников.</w:t>
            </w:r>
          </w:p>
        </w:tc>
        <w:tc>
          <w:tcPr>
            <w:tcW w:w="1667" w:type="pct"/>
            <w:shd w:val="clear" w:color="auto" w:fill="auto"/>
          </w:tcPr>
          <w:p w14:paraId="5EC3895C" w14:textId="77777777" w:rsidR="00227623" w:rsidRPr="002A5E52" w:rsidRDefault="00227623" w:rsidP="00227623">
            <w:pPr>
              <w:rPr>
                <w:rFonts w:ascii="Arial" w:eastAsia="Malgun Gothic" w:hAnsi="Arial" w:cs="Arial"/>
                <w:color w:val="000000"/>
                <w:sz w:val="21"/>
                <w:szCs w:val="21"/>
              </w:rPr>
            </w:pPr>
            <w:r w:rsidRPr="002A5E52">
              <w:rPr>
                <w:rFonts w:ascii="Arial" w:eastAsia="Malgun Gothic" w:hAnsi="Arial" w:cs="Arial"/>
                <w:color w:val="000000"/>
                <w:sz w:val="21"/>
                <w:szCs w:val="21"/>
              </w:rPr>
              <w:t>The company may invite prominent social figures and university professors to provide training if deemed necessary.</w:t>
            </w:r>
          </w:p>
          <w:p w14:paraId="0CE89ABA" w14:textId="77777777" w:rsidR="00227623" w:rsidRPr="002A5E52" w:rsidRDefault="00227623" w:rsidP="00227623">
            <w:pPr>
              <w:rPr>
                <w:rFonts w:ascii="Arial" w:eastAsia="Malgun Gothic" w:hAnsi="Arial" w:cs="Arial"/>
                <w:color w:val="000000"/>
                <w:sz w:val="21"/>
                <w:szCs w:val="21"/>
              </w:rPr>
            </w:pPr>
          </w:p>
        </w:tc>
      </w:tr>
      <w:tr w:rsidR="00227623" w:rsidRPr="002A5E52" w14:paraId="36826EC2" w14:textId="77777777" w:rsidTr="00487147">
        <w:trPr>
          <w:trHeight w:val="156"/>
        </w:trPr>
        <w:tc>
          <w:tcPr>
            <w:tcW w:w="1666" w:type="pct"/>
          </w:tcPr>
          <w:p w14:paraId="0359EA3D" w14:textId="765F31D3" w:rsidR="00227623" w:rsidRPr="002A5E52" w:rsidRDefault="00227623" w:rsidP="00227623">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Change w:id="1439" w:author="Гурьянов" w:date="2021-07-21T15:43:00Z">
                  <w:rPr>
                    <w:rFonts w:ascii="Malgun Gothic" w:eastAsia="Malgun Gothic" w:hAnsi="Malgun Gothic"/>
                    <w:color w:val="000000"/>
                    <w:u w:val="single"/>
                    <w:lang w:val="ru-RU"/>
                  </w:rPr>
                </w:rPrChange>
              </w:rPr>
              <w:t xml:space="preserve"> 66</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Change w:id="1440" w:author="Гурьянов" w:date="2021-07-21T15:43:00Z">
                  <w:rPr>
                    <w:rFonts w:ascii="Malgun Gothic" w:eastAsia="Malgun Gothic" w:hAnsi="Malgun Gothic"/>
                    <w:color w:val="000000"/>
                    <w:u w:val="single"/>
                    <w:lang w:val="ru-RU"/>
                  </w:rPr>
                </w:rPrChange>
              </w:rPr>
              <w:t xml:space="preserve"> (</w:t>
            </w:r>
            <w:r w:rsidRPr="002A5E52">
              <w:rPr>
                <w:rFonts w:ascii="Arial" w:eastAsia="Malgun Gothic" w:hAnsi="Arial" w:cs="Arial"/>
                <w:b/>
                <w:bCs/>
                <w:color w:val="000000"/>
                <w:sz w:val="21"/>
                <w:szCs w:val="21"/>
              </w:rPr>
              <w:t>해외연수</w:t>
            </w:r>
            <w:r w:rsidRPr="002A5E52">
              <w:rPr>
                <w:rFonts w:ascii="Arial" w:eastAsia="Malgun Gothic" w:hAnsi="Arial" w:cs="Arial"/>
                <w:b/>
                <w:bCs/>
                <w:color w:val="000000"/>
                <w:sz w:val="21"/>
                <w:szCs w:val="21"/>
                <w:rPrChange w:id="1441" w:author="Гурьянов" w:date="2021-07-21T15:43:00Z">
                  <w:rPr>
                    <w:rFonts w:ascii="Malgun Gothic" w:eastAsia="Malgun Gothic" w:hAnsi="Malgun Gothic"/>
                    <w:color w:val="000000"/>
                    <w:u w:val="single"/>
                    <w:lang w:val="ru-RU"/>
                  </w:rPr>
                </w:rPrChange>
              </w:rPr>
              <w:t>)</w:t>
            </w:r>
          </w:p>
        </w:tc>
        <w:tc>
          <w:tcPr>
            <w:tcW w:w="1667" w:type="pct"/>
            <w:shd w:val="clear" w:color="auto" w:fill="auto"/>
          </w:tcPr>
          <w:p w14:paraId="2B7BD597" w14:textId="2E837ED1" w:rsidR="00227623" w:rsidRPr="002A5E52" w:rsidRDefault="00227623" w:rsidP="00227623">
            <w:pPr>
              <w:rPr>
                <w:rFonts w:ascii="Arial" w:eastAsia="Malgun Gothic" w:hAnsi="Arial" w:cs="Arial"/>
                <w:b/>
                <w:bCs/>
                <w:color w:val="000000"/>
                <w:sz w:val="21"/>
                <w:szCs w:val="21"/>
                <w:lang w:val="ru-RU"/>
              </w:rPr>
            </w:pPr>
            <w:r w:rsidRPr="002A5E52">
              <w:rPr>
                <w:rFonts w:ascii="Arial" w:eastAsia="Malgun Gothic" w:hAnsi="Arial" w:cs="Arial"/>
                <w:b/>
                <w:bCs/>
                <w:sz w:val="21"/>
                <w:szCs w:val="21"/>
                <w:lang w:val="ru-RU"/>
              </w:rPr>
              <w:t>Статья 66 (Стажировки за рубежом)</w:t>
            </w:r>
          </w:p>
        </w:tc>
        <w:tc>
          <w:tcPr>
            <w:tcW w:w="1667" w:type="pct"/>
            <w:shd w:val="clear" w:color="auto" w:fill="auto"/>
          </w:tcPr>
          <w:p w14:paraId="48BDDADF" w14:textId="55BC88EE" w:rsidR="00227623" w:rsidRPr="002A5E52" w:rsidRDefault="00227623" w:rsidP="00227623">
            <w:pPr>
              <w:rPr>
                <w:rFonts w:ascii="Arial" w:eastAsia="Malgun Gothic" w:hAnsi="Arial" w:cs="Arial"/>
                <w:b/>
                <w:bCs/>
                <w:color w:val="000000"/>
                <w:sz w:val="21"/>
                <w:szCs w:val="21"/>
              </w:rPr>
            </w:pPr>
            <w:r w:rsidRPr="002A5E52">
              <w:rPr>
                <w:rFonts w:ascii="Arial" w:eastAsia="Malgun Gothic" w:hAnsi="Arial" w:cs="Arial"/>
                <w:b/>
                <w:bCs/>
                <w:sz w:val="21"/>
                <w:szCs w:val="21"/>
              </w:rPr>
              <w:t>Article</w:t>
            </w:r>
            <w:r w:rsidRPr="002A5E52">
              <w:rPr>
                <w:rFonts w:ascii="Arial" w:eastAsia="Malgun Gothic" w:hAnsi="Arial" w:cs="Arial"/>
                <w:b/>
                <w:bCs/>
                <w:sz w:val="21"/>
                <w:szCs w:val="21"/>
                <w:lang w:val="ru-RU"/>
              </w:rPr>
              <w:t xml:space="preserve"> 66 (</w:t>
            </w:r>
            <w:r w:rsidRPr="002A5E52">
              <w:rPr>
                <w:rFonts w:ascii="Arial" w:eastAsia="Malgun Gothic" w:hAnsi="Arial" w:cs="Arial"/>
                <w:b/>
                <w:bCs/>
                <w:sz w:val="21"/>
                <w:szCs w:val="21"/>
              </w:rPr>
              <w:t>Overseas</w:t>
            </w:r>
            <w:r w:rsidRPr="002A5E52">
              <w:rPr>
                <w:rFonts w:ascii="Arial" w:eastAsia="Malgun Gothic" w:hAnsi="Arial" w:cs="Arial"/>
                <w:b/>
                <w:bCs/>
                <w:sz w:val="21"/>
                <w:szCs w:val="21"/>
                <w:lang w:val="ru-RU"/>
              </w:rPr>
              <w:t xml:space="preserve"> </w:t>
            </w:r>
            <w:r w:rsidRPr="002A5E52">
              <w:rPr>
                <w:rFonts w:ascii="Arial" w:eastAsia="Malgun Gothic" w:hAnsi="Arial" w:cs="Arial"/>
                <w:b/>
                <w:bCs/>
                <w:sz w:val="21"/>
                <w:szCs w:val="21"/>
              </w:rPr>
              <w:t>Training</w:t>
            </w:r>
            <w:r w:rsidRPr="002A5E52">
              <w:rPr>
                <w:rFonts w:ascii="Arial" w:eastAsia="Malgun Gothic" w:hAnsi="Arial" w:cs="Arial"/>
                <w:b/>
                <w:bCs/>
                <w:sz w:val="21"/>
                <w:szCs w:val="21"/>
                <w:lang w:val="ru-RU"/>
              </w:rPr>
              <w:t>)</w:t>
            </w:r>
          </w:p>
        </w:tc>
      </w:tr>
      <w:tr w:rsidR="00227623" w:rsidRPr="002A5E52" w14:paraId="1980A794" w14:textId="77777777" w:rsidTr="00487147">
        <w:trPr>
          <w:trHeight w:val="156"/>
        </w:trPr>
        <w:tc>
          <w:tcPr>
            <w:tcW w:w="1666" w:type="pct"/>
          </w:tcPr>
          <w:p w14:paraId="3BDB72A8" w14:textId="77777777" w:rsidR="00227623" w:rsidRPr="002A5E52" w:rsidRDefault="00227623" w:rsidP="00227623">
            <w:pPr>
              <w:rPr>
                <w:rFonts w:ascii="Arial" w:eastAsia="Malgun Gothic" w:hAnsi="Arial" w:cs="Arial"/>
                <w:color w:val="000000"/>
                <w:sz w:val="21"/>
                <w:szCs w:val="21"/>
              </w:rPr>
            </w:pPr>
            <w:r w:rsidRPr="002A5E52">
              <w:rPr>
                <w:rFonts w:ascii="Arial" w:eastAsia="Malgun Gothic" w:hAnsi="Arial" w:cs="Arial"/>
                <w:color w:val="000000"/>
                <w:sz w:val="21"/>
                <w:szCs w:val="21"/>
              </w:rPr>
              <w:t>회사는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종업원에게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필요하다고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인정될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해외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유명기관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회사에서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연수를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받을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있다</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단</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전반적으로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교육기간은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근로한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것으로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간주함을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원칙으로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p w14:paraId="3A58C071" w14:textId="77777777" w:rsidR="00227623" w:rsidRPr="002A5E52" w:rsidRDefault="00227623" w:rsidP="00227623">
            <w:pPr>
              <w:rPr>
                <w:rFonts w:ascii="Arial" w:eastAsia="Malgun Gothic" w:hAnsi="Arial" w:cs="Arial"/>
                <w:color w:val="000000"/>
                <w:sz w:val="21"/>
                <w:szCs w:val="21"/>
              </w:rPr>
            </w:pPr>
          </w:p>
        </w:tc>
        <w:tc>
          <w:tcPr>
            <w:tcW w:w="1667" w:type="pct"/>
            <w:shd w:val="clear" w:color="auto" w:fill="auto"/>
          </w:tcPr>
          <w:p w14:paraId="79DB9001" w14:textId="6094F101" w:rsidR="00227623" w:rsidRPr="002A5E52" w:rsidRDefault="00227623" w:rsidP="00227623">
            <w:pPr>
              <w:rPr>
                <w:rFonts w:ascii="Arial" w:eastAsia="Malgun Gothic" w:hAnsi="Arial" w:cs="Arial"/>
                <w:color w:val="000000"/>
                <w:sz w:val="21"/>
                <w:szCs w:val="21"/>
                <w:lang w:val="ru-RU"/>
              </w:rPr>
            </w:pPr>
            <w:r w:rsidRPr="002A5E52">
              <w:rPr>
                <w:rFonts w:ascii="Arial" w:eastAsia="Malgun Gothic" w:hAnsi="Arial" w:cs="Arial"/>
                <w:sz w:val="21"/>
                <w:szCs w:val="21"/>
                <w:lang w:val="ru-RU"/>
              </w:rPr>
              <w:lastRenderedPageBreak/>
              <w:t xml:space="preserve">Компания в случае необходимости может отправить Работника за рубеж для прохождения стажировки в известном учебном заведении или компании. Однако само прохождении стажировки </w:t>
            </w:r>
            <w:r w:rsidRPr="002A5E52">
              <w:rPr>
                <w:rFonts w:ascii="Arial" w:eastAsia="Malgun Gothic" w:hAnsi="Arial" w:cs="Arial"/>
                <w:sz w:val="21"/>
                <w:szCs w:val="21"/>
                <w:lang w:val="ru-RU"/>
              </w:rPr>
              <w:lastRenderedPageBreak/>
              <w:t>приравнивается к работе в Компании.</w:t>
            </w:r>
          </w:p>
        </w:tc>
        <w:tc>
          <w:tcPr>
            <w:tcW w:w="1667" w:type="pct"/>
            <w:shd w:val="clear" w:color="auto" w:fill="auto"/>
          </w:tcPr>
          <w:p w14:paraId="77307836" w14:textId="31941FFF" w:rsidR="00227623" w:rsidRPr="002A5E52" w:rsidRDefault="00227623" w:rsidP="00227623">
            <w:pPr>
              <w:rPr>
                <w:rFonts w:ascii="Arial" w:eastAsia="Malgun Gothic" w:hAnsi="Arial" w:cs="Arial"/>
                <w:color w:val="000000"/>
                <w:sz w:val="21"/>
                <w:szCs w:val="21"/>
              </w:rPr>
            </w:pPr>
            <w:r w:rsidRPr="002A5E52">
              <w:rPr>
                <w:rFonts w:ascii="Arial" w:eastAsia="Malgun Gothic" w:hAnsi="Arial" w:cs="Arial"/>
                <w:sz w:val="21"/>
                <w:szCs w:val="21"/>
              </w:rPr>
              <w:lastRenderedPageBreak/>
              <w:t xml:space="preserve">If the </w:t>
            </w:r>
            <w:proofErr w:type="spellStart"/>
            <w:r w:rsidRPr="002A5E52">
              <w:rPr>
                <w:rFonts w:ascii="Arial" w:eastAsia="Malgun Gothic" w:hAnsi="Arial" w:cs="Arial"/>
                <w:sz w:val="21"/>
                <w:szCs w:val="21"/>
              </w:rPr>
              <w:t>Cmpany</w:t>
            </w:r>
            <w:proofErr w:type="spellEnd"/>
            <w:r w:rsidRPr="002A5E52">
              <w:rPr>
                <w:rFonts w:ascii="Arial" w:eastAsia="Malgun Gothic" w:hAnsi="Arial" w:cs="Arial"/>
                <w:sz w:val="21"/>
                <w:szCs w:val="21"/>
              </w:rPr>
              <w:t xml:space="preserve"> deems it necessary for its employees, they can receive training from famous overseas institutions and companies. </w:t>
            </w:r>
            <w:r w:rsidRPr="002A5E52">
              <w:rPr>
                <w:rFonts w:ascii="Arial" w:eastAsia="Malgun Gothic" w:hAnsi="Arial" w:cs="Arial"/>
                <w:sz w:val="21"/>
                <w:szCs w:val="21"/>
                <w:rPrChange w:id="1442" w:author="Гурьянов" w:date="2021-07-21T15:43:00Z">
                  <w:rPr>
                    <w:rFonts w:eastAsia="Malgun Gothic"/>
                    <w:color w:val="0000FF"/>
                    <w:u w:val="single"/>
                    <w:lang w:val="ru-RU"/>
                  </w:rPr>
                </w:rPrChange>
              </w:rPr>
              <w:t>However, the period of training is regarded as working at the Company.</w:t>
            </w:r>
          </w:p>
        </w:tc>
      </w:tr>
      <w:tr w:rsidR="00227623" w:rsidRPr="002A5E52" w14:paraId="646E56CD" w14:textId="77777777" w:rsidTr="00487147">
        <w:trPr>
          <w:trHeight w:val="156"/>
        </w:trPr>
        <w:tc>
          <w:tcPr>
            <w:tcW w:w="1666" w:type="pct"/>
          </w:tcPr>
          <w:p w14:paraId="2FB34B37" w14:textId="20F1AF92" w:rsidR="00227623" w:rsidRPr="002A5E52" w:rsidRDefault="00227623" w:rsidP="00227623">
            <w:pPr>
              <w:rPr>
                <w:rFonts w:ascii="Arial" w:eastAsia="Malgun Gothic" w:hAnsi="Arial" w:cs="Arial"/>
                <w:b/>
                <w:bCs/>
                <w:color w:val="000000"/>
                <w:sz w:val="21"/>
                <w:szCs w:val="21"/>
              </w:rPr>
            </w:pPr>
            <w:proofErr w:type="gramStart"/>
            <w:r w:rsidRPr="002A5E52">
              <w:rPr>
                <w:rFonts w:ascii="Arial" w:eastAsia="Malgun Gothic" w:hAnsi="Arial" w:cs="Arial"/>
                <w:b/>
                <w:bCs/>
                <w:sz w:val="21"/>
                <w:szCs w:val="21"/>
              </w:rPr>
              <w:t>제</w:t>
            </w:r>
            <w:r w:rsidRPr="002A5E52">
              <w:rPr>
                <w:rFonts w:ascii="Arial" w:eastAsia="Malgun Gothic" w:hAnsi="Arial" w:cs="Arial"/>
                <w:b/>
                <w:bCs/>
                <w:sz w:val="21"/>
                <w:szCs w:val="21"/>
                <w:rPrChange w:id="1443" w:author="Гурьянов" w:date="2021-07-21T15:43:00Z">
                  <w:rPr>
                    <w:rFonts w:ascii="Malgun Gothic" w:eastAsia="Malgun Gothic" w:hAnsi="Malgun Gothic"/>
                    <w:color w:val="0000FF"/>
                    <w:u w:val="single"/>
                    <w:lang w:val="ru-RU"/>
                  </w:rPr>
                </w:rPrChange>
              </w:rPr>
              <w:t xml:space="preserve"> 7</w:t>
            </w:r>
            <w:proofErr w:type="gramEnd"/>
            <w:r w:rsidRPr="002A5E52">
              <w:rPr>
                <w:rFonts w:ascii="Arial" w:eastAsia="Malgun Gothic" w:hAnsi="Arial" w:cs="Arial"/>
                <w:b/>
                <w:bCs/>
                <w:sz w:val="21"/>
                <w:szCs w:val="21"/>
                <w:rPrChange w:id="1444" w:author="Гурьянов" w:date="2021-07-21T15:43:00Z">
                  <w:rPr>
                    <w:rFonts w:ascii="Malgun Gothic" w:eastAsia="Malgun Gothic" w:hAnsi="Malgun Gothic"/>
                    <w:color w:val="0000FF"/>
                    <w:u w:val="single"/>
                    <w:lang w:val="ru-RU"/>
                  </w:rPr>
                </w:rPrChange>
              </w:rPr>
              <w:t xml:space="preserve"> </w:t>
            </w:r>
            <w:r w:rsidRPr="002A5E52">
              <w:rPr>
                <w:rFonts w:ascii="Arial" w:eastAsia="Malgun Gothic" w:hAnsi="Arial" w:cs="Arial"/>
                <w:b/>
                <w:bCs/>
                <w:sz w:val="21"/>
                <w:szCs w:val="21"/>
              </w:rPr>
              <w:t>장</w:t>
            </w:r>
            <w:r w:rsidRPr="002A5E52">
              <w:rPr>
                <w:rFonts w:ascii="Arial" w:eastAsia="Malgun Gothic" w:hAnsi="Arial" w:cs="Arial"/>
                <w:b/>
                <w:bCs/>
                <w:sz w:val="21"/>
                <w:szCs w:val="21"/>
                <w:rPrChange w:id="1445" w:author="Гурьянов" w:date="2021-07-21T15:43:00Z">
                  <w:rPr>
                    <w:rFonts w:ascii="Malgun Gothic" w:eastAsia="Malgun Gothic" w:hAnsi="Malgun Gothic"/>
                    <w:color w:val="0000FF"/>
                    <w:u w:val="single"/>
                    <w:lang w:val="ru-RU"/>
                  </w:rPr>
                </w:rPrChange>
              </w:rPr>
              <w:t xml:space="preserve"> </w:t>
            </w:r>
            <w:r w:rsidRPr="002A5E52">
              <w:rPr>
                <w:rFonts w:ascii="Arial" w:eastAsia="Malgun Gothic" w:hAnsi="Arial" w:cs="Arial"/>
                <w:b/>
                <w:bCs/>
                <w:sz w:val="21"/>
                <w:szCs w:val="21"/>
              </w:rPr>
              <w:t>복리후생</w:t>
            </w:r>
          </w:p>
        </w:tc>
        <w:tc>
          <w:tcPr>
            <w:tcW w:w="1667" w:type="pct"/>
            <w:shd w:val="clear" w:color="auto" w:fill="auto"/>
          </w:tcPr>
          <w:p w14:paraId="0C5937F4" w14:textId="69E6A973" w:rsidR="00227623" w:rsidRPr="002A5E52" w:rsidRDefault="00227623" w:rsidP="00227623">
            <w:pPr>
              <w:rPr>
                <w:rFonts w:ascii="Arial" w:eastAsia="Malgun Gothic" w:hAnsi="Arial" w:cs="Arial"/>
                <w:b/>
                <w:bCs/>
                <w:sz w:val="21"/>
                <w:szCs w:val="21"/>
                <w:lang w:val="ru-RU"/>
              </w:rPr>
            </w:pPr>
            <w:r w:rsidRPr="002A5E52">
              <w:rPr>
                <w:rFonts w:ascii="Arial" w:eastAsia="Malgun Gothic" w:hAnsi="Arial" w:cs="Arial"/>
                <w:b/>
                <w:bCs/>
                <w:sz w:val="21"/>
                <w:szCs w:val="21"/>
                <w:lang w:val="ru-RU"/>
              </w:rPr>
              <w:t>Г</w:t>
            </w:r>
            <w:r w:rsidR="009341C1" w:rsidRPr="002A5E52">
              <w:rPr>
                <w:rFonts w:ascii="Arial" w:eastAsia="Malgun Gothic" w:hAnsi="Arial" w:cs="Arial"/>
                <w:b/>
                <w:bCs/>
                <w:sz w:val="21"/>
                <w:szCs w:val="21"/>
                <w:lang w:val="ru-RU"/>
              </w:rPr>
              <w:t>ЛАВА</w:t>
            </w:r>
            <w:r w:rsidRPr="002A5E52">
              <w:rPr>
                <w:rFonts w:ascii="Arial" w:eastAsia="Malgun Gothic" w:hAnsi="Arial" w:cs="Arial"/>
                <w:b/>
                <w:bCs/>
                <w:sz w:val="21"/>
                <w:szCs w:val="21"/>
                <w:lang w:val="ru-RU"/>
              </w:rPr>
              <w:t xml:space="preserve"> 7</w:t>
            </w:r>
            <w:r w:rsidR="002A5E52" w:rsidRPr="002A5E52">
              <w:rPr>
                <w:rFonts w:ascii="Arial" w:eastAsia="Malgun Gothic" w:hAnsi="Arial" w:cs="Arial"/>
                <w:b/>
                <w:bCs/>
                <w:sz w:val="21"/>
                <w:szCs w:val="21"/>
                <w:lang w:val="en-GB"/>
              </w:rPr>
              <w:t xml:space="preserve">. </w:t>
            </w:r>
            <w:r w:rsidR="009341C1" w:rsidRPr="002A5E52">
              <w:rPr>
                <w:rFonts w:ascii="Arial" w:eastAsia="Malgun Gothic" w:hAnsi="Arial" w:cs="Arial"/>
                <w:b/>
                <w:bCs/>
                <w:sz w:val="21"/>
                <w:szCs w:val="21"/>
                <w:lang w:val="ru-RU"/>
              </w:rPr>
              <w:t>СОЦИАЛЬНОЕ ОБУЧЕНИЕ</w:t>
            </w:r>
          </w:p>
        </w:tc>
        <w:tc>
          <w:tcPr>
            <w:tcW w:w="1667" w:type="pct"/>
            <w:shd w:val="clear" w:color="auto" w:fill="auto"/>
          </w:tcPr>
          <w:p w14:paraId="55C43D3E" w14:textId="546CCD63" w:rsidR="00227623" w:rsidRPr="002A5E52" w:rsidRDefault="009341C1" w:rsidP="00227623">
            <w:pPr>
              <w:rPr>
                <w:rFonts w:ascii="Arial" w:eastAsia="Malgun Gothic" w:hAnsi="Arial" w:cs="Arial"/>
                <w:b/>
                <w:bCs/>
                <w:sz w:val="21"/>
                <w:szCs w:val="21"/>
                <w:lang w:val="en-GB"/>
              </w:rPr>
            </w:pPr>
            <w:r w:rsidRPr="002A5E52">
              <w:rPr>
                <w:rFonts w:ascii="Arial" w:eastAsia="Malgun Gothic" w:hAnsi="Arial" w:cs="Arial"/>
                <w:b/>
                <w:bCs/>
                <w:sz w:val="21"/>
                <w:szCs w:val="21"/>
                <w:lang w:val="en-GB"/>
              </w:rPr>
              <w:t>CHAPTER</w:t>
            </w:r>
            <w:r w:rsidR="00227623" w:rsidRPr="002A5E52">
              <w:rPr>
                <w:rFonts w:ascii="Arial" w:eastAsia="Malgun Gothic" w:hAnsi="Arial" w:cs="Arial"/>
                <w:b/>
                <w:bCs/>
                <w:sz w:val="21"/>
                <w:szCs w:val="21"/>
                <w:lang w:val="ru-RU"/>
              </w:rPr>
              <w:t xml:space="preserve"> 7</w:t>
            </w:r>
            <w:r w:rsidR="002A5E52" w:rsidRPr="002A5E52">
              <w:rPr>
                <w:rFonts w:ascii="Arial" w:eastAsia="Malgun Gothic" w:hAnsi="Arial" w:cs="Arial"/>
                <w:b/>
                <w:bCs/>
                <w:sz w:val="21"/>
                <w:szCs w:val="21"/>
                <w:lang w:val="en-GB"/>
              </w:rPr>
              <w:t xml:space="preserve">. </w:t>
            </w:r>
            <w:r w:rsidR="00227623" w:rsidRPr="002A5E52">
              <w:rPr>
                <w:rFonts w:ascii="Arial" w:eastAsia="Malgun Gothic" w:hAnsi="Arial" w:cs="Arial"/>
                <w:b/>
                <w:bCs/>
                <w:sz w:val="21"/>
                <w:szCs w:val="21"/>
                <w:lang w:val="ru-RU"/>
              </w:rPr>
              <w:t>W</w:t>
            </w:r>
            <w:r w:rsidRPr="002A5E52">
              <w:rPr>
                <w:rFonts w:ascii="Arial" w:eastAsia="Malgun Gothic" w:hAnsi="Arial" w:cs="Arial"/>
                <w:b/>
                <w:bCs/>
                <w:sz w:val="21"/>
                <w:szCs w:val="21"/>
                <w:lang w:val="en-GB"/>
              </w:rPr>
              <w:t>ELFARE</w:t>
            </w:r>
          </w:p>
        </w:tc>
      </w:tr>
      <w:tr w:rsidR="00227623" w:rsidRPr="002A5E52" w14:paraId="74C977F4" w14:textId="77777777" w:rsidTr="00487147">
        <w:trPr>
          <w:trHeight w:val="156"/>
        </w:trPr>
        <w:tc>
          <w:tcPr>
            <w:tcW w:w="1666" w:type="pct"/>
          </w:tcPr>
          <w:p w14:paraId="0864D2A2" w14:textId="17FF1C99" w:rsidR="00227623" w:rsidRPr="002A5E52" w:rsidRDefault="00227623" w:rsidP="00227623">
            <w:pPr>
              <w:rPr>
                <w:rFonts w:ascii="Arial" w:eastAsia="Malgun Gothic" w:hAnsi="Arial" w:cs="Arial"/>
                <w:b/>
                <w:bCs/>
                <w:sz w:val="21"/>
                <w:szCs w:val="21"/>
              </w:rPr>
            </w:pPr>
            <w:proofErr w:type="gramStart"/>
            <w:r w:rsidRPr="002A5E52">
              <w:rPr>
                <w:rFonts w:ascii="Arial" w:eastAsia="Malgun Gothic" w:hAnsi="Arial" w:cs="Arial"/>
                <w:b/>
                <w:bCs/>
                <w:sz w:val="21"/>
                <w:szCs w:val="21"/>
              </w:rPr>
              <w:t>제</w:t>
            </w:r>
            <w:r w:rsidRPr="002A5E52">
              <w:rPr>
                <w:rFonts w:ascii="Arial" w:eastAsia="Malgun Gothic" w:hAnsi="Arial" w:cs="Arial"/>
                <w:b/>
                <w:bCs/>
                <w:sz w:val="21"/>
                <w:szCs w:val="21"/>
                <w:rPrChange w:id="1446" w:author="Гурьянов" w:date="2021-07-21T15:43:00Z">
                  <w:rPr>
                    <w:rFonts w:ascii="Malgun Gothic" w:eastAsia="Malgun Gothic" w:hAnsi="Malgun Gothic"/>
                    <w:color w:val="0000FF"/>
                    <w:u w:val="single"/>
                    <w:lang w:val="ru-RU"/>
                  </w:rPr>
                </w:rPrChange>
              </w:rPr>
              <w:t xml:space="preserve"> 67</w:t>
            </w:r>
            <w:proofErr w:type="gramEnd"/>
            <w:r w:rsidRPr="002A5E52">
              <w:rPr>
                <w:rFonts w:ascii="Arial" w:eastAsia="Malgun Gothic" w:hAnsi="Arial" w:cs="Arial"/>
                <w:b/>
                <w:bCs/>
                <w:sz w:val="21"/>
                <w:szCs w:val="21"/>
              </w:rPr>
              <w:t>조</w:t>
            </w:r>
            <w:r w:rsidRPr="002A5E52">
              <w:rPr>
                <w:rFonts w:ascii="Arial" w:eastAsia="Malgun Gothic" w:hAnsi="Arial" w:cs="Arial"/>
                <w:b/>
                <w:bCs/>
                <w:sz w:val="21"/>
                <w:szCs w:val="21"/>
                <w:rPrChange w:id="1447" w:author="Гурьянов" w:date="2021-07-21T15:43:00Z">
                  <w:rPr>
                    <w:rFonts w:ascii="Malgun Gothic" w:eastAsia="Malgun Gothic" w:hAnsi="Malgun Gothic"/>
                    <w:color w:val="0000FF"/>
                    <w:u w:val="single"/>
                    <w:lang w:val="ru-RU"/>
                  </w:rPr>
                </w:rPrChange>
              </w:rPr>
              <w:t xml:space="preserve"> (</w:t>
            </w:r>
            <w:r w:rsidRPr="002A5E52">
              <w:rPr>
                <w:rFonts w:ascii="Arial" w:eastAsia="Malgun Gothic" w:hAnsi="Arial" w:cs="Arial"/>
                <w:b/>
                <w:bCs/>
                <w:sz w:val="21"/>
                <w:szCs w:val="21"/>
              </w:rPr>
              <w:t>복지후생시설</w:t>
            </w:r>
            <w:r w:rsidRPr="002A5E52">
              <w:rPr>
                <w:rFonts w:ascii="Arial" w:eastAsia="Malgun Gothic" w:hAnsi="Arial" w:cs="Arial"/>
                <w:b/>
                <w:bCs/>
                <w:sz w:val="21"/>
                <w:szCs w:val="21"/>
                <w:rPrChange w:id="1448" w:author="Гурьянов" w:date="2021-07-21T15:43:00Z">
                  <w:rPr>
                    <w:rFonts w:ascii="Malgun Gothic" w:eastAsia="Malgun Gothic" w:hAnsi="Malgun Gothic"/>
                    <w:color w:val="0000FF"/>
                    <w:u w:val="single"/>
                    <w:lang w:val="ru-RU"/>
                  </w:rPr>
                </w:rPrChange>
              </w:rPr>
              <w:t>)</w:t>
            </w:r>
          </w:p>
        </w:tc>
        <w:tc>
          <w:tcPr>
            <w:tcW w:w="1667" w:type="pct"/>
            <w:shd w:val="clear" w:color="auto" w:fill="auto"/>
          </w:tcPr>
          <w:p w14:paraId="1EF14E85" w14:textId="3A106D1A" w:rsidR="00227623" w:rsidRPr="002A5E52" w:rsidRDefault="00227623" w:rsidP="00227623">
            <w:pPr>
              <w:rPr>
                <w:rFonts w:ascii="Arial" w:eastAsia="Malgun Gothic" w:hAnsi="Arial" w:cs="Arial"/>
                <w:b/>
                <w:bCs/>
                <w:sz w:val="21"/>
                <w:szCs w:val="21"/>
                <w:lang w:val="ru-RU"/>
              </w:rPr>
            </w:pPr>
            <w:r w:rsidRPr="002A5E52">
              <w:rPr>
                <w:rFonts w:ascii="Arial" w:eastAsia="Malgun Gothic" w:hAnsi="Arial" w:cs="Arial"/>
                <w:b/>
                <w:bCs/>
                <w:sz w:val="21"/>
                <w:szCs w:val="21"/>
                <w:lang w:val="ru-RU"/>
              </w:rPr>
              <w:t>Статья 67 (Условия социального обеспечения)</w:t>
            </w:r>
          </w:p>
        </w:tc>
        <w:tc>
          <w:tcPr>
            <w:tcW w:w="1667" w:type="pct"/>
            <w:shd w:val="clear" w:color="auto" w:fill="auto"/>
          </w:tcPr>
          <w:p w14:paraId="2A5E0A9A" w14:textId="42506656" w:rsidR="00227623" w:rsidRPr="002A5E52" w:rsidRDefault="00227623" w:rsidP="00227623">
            <w:pPr>
              <w:rPr>
                <w:rFonts w:ascii="Arial" w:eastAsia="Malgun Gothic" w:hAnsi="Arial" w:cs="Arial"/>
                <w:b/>
                <w:bCs/>
                <w:sz w:val="21"/>
                <w:szCs w:val="21"/>
              </w:rPr>
            </w:pPr>
            <w:r w:rsidRPr="002A5E52">
              <w:rPr>
                <w:rFonts w:ascii="Arial" w:eastAsia="Malgun Gothic" w:hAnsi="Arial" w:cs="Arial"/>
                <w:b/>
                <w:bCs/>
                <w:sz w:val="21"/>
                <w:szCs w:val="21"/>
              </w:rPr>
              <w:t>Article 67 (Welfare and Welfare Facilities)</w:t>
            </w:r>
          </w:p>
        </w:tc>
      </w:tr>
      <w:tr w:rsidR="00227623" w:rsidRPr="002A5E52" w14:paraId="2161AF0B" w14:textId="77777777" w:rsidTr="00487147">
        <w:trPr>
          <w:trHeight w:val="156"/>
        </w:trPr>
        <w:tc>
          <w:tcPr>
            <w:tcW w:w="1666" w:type="pct"/>
          </w:tcPr>
          <w:p w14:paraId="68F8657F" w14:textId="0B38BB1A" w:rsidR="00227623" w:rsidRPr="002A5E52" w:rsidRDefault="00227623" w:rsidP="00227623">
            <w:pPr>
              <w:rPr>
                <w:rFonts w:ascii="Arial" w:eastAsia="Malgun Gothic" w:hAnsi="Arial" w:cs="Arial"/>
                <w:sz w:val="21"/>
                <w:szCs w:val="21"/>
              </w:rPr>
            </w:pPr>
            <w:r w:rsidRPr="002A5E52">
              <w:rPr>
                <w:rFonts w:ascii="Arial" w:eastAsia="Malgun Gothic" w:hAnsi="Arial" w:cs="Arial"/>
                <w:sz w:val="21"/>
                <w:szCs w:val="21"/>
                <w:rPrChange w:id="1449" w:author="Гурьянов" w:date="2021-07-21T15:43:00Z">
                  <w:rPr>
                    <w:rFonts w:ascii="Malgun Gothic" w:eastAsia="Malgun Gothic" w:hAnsi="Malgun Gothic"/>
                    <w:color w:val="0000FF"/>
                    <w:u w:val="single"/>
                    <w:lang w:val="ru-RU"/>
                  </w:rPr>
                </w:rPrChange>
              </w:rPr>
              <w:t xml:space="preserve">1. </w:t>
            </w:r>
            <w:r w:rsidRPr="002A5E52">
              <w:rPr>
                <w:rFonts w:ascii="Arial" w:eastAsia="Malgun Gothic" w:hAnsi="Arial" w:cs="Arial"/>
                <w:sz w:val="21"/>
                <w:szCs w:val="21"/>
              </w:rPr>
              <w:t>회사는</w:t>
            </w:r>
            <w:r w:rsidRPr="002A5E52">
              <w:rPr>
                <w:rFonts w:ascii="Arial" w:eastAsia="Malgun Gothic" w:hAnsi="Arial" w:cs="Arial"/>
                <w:sz w:val="21"/>
                <w:szCs w:val="21"/>
                <w:rPrChange w:id="1450" w:author="Гурьянов" w:date="2021-07-21T15:43:00Z">
                  <w:rPr>
                    <w:rFonts w:ascii="Malgun Gothic" w:eastAsia="Malgun Gothic" w:hAnsi="Malgun Gothic"/>
                    <w:color w:val="0000FF"/>
                    <w:u w:val="single"/>
                    <w:lang w:val="ru-RU"/>
                  </w:rPr>
                </w:rPrChange>
              </w:rPr>
              <w:t xml:space="preserve"> </w:t>
            </w:r>
            <w:r w:rsidRPr="002A5E52">
              <w:rPr>
                <w:rFonts w:ascii="Arial" w:eastAsia="Malgun Gothic" w:hAnsi="Arial" w:cs="Arial"/>
                <w:sz w:val="21"/>
                <w:szCs w:val="21"/>
              </w:rPr>
              <w:t>휴게실</w:t>
            </w:r>
            <w:r w:rsidRPr="002A5E52">
              <w:rPr>
                <w:rFonts w:ascii="Arial" w:eastAsia="Malgun Gothic" w:hAnsi="Arial" w:cs="Arial"/>
                <w:sz w:val="21"/>
                <w:szCs w:val="21"/>
                <w:rPrChange w:id="1451" w:author="Гурьянов" w:date="2021-07-21T15:43:00Z">
                  <w:rPr>
                    <w:rFonts w:ascii="Malgun Gothic" w:eastAsia="Malgun Gothic" w:hAnsi="Malgun Gothic"/>
                    <w:color w:val="0000FF"/>
                    <w:u w:val="single"/>
                    <w:lang w:val="ru-RU"/>
                  </w:rPr>
                </w:rPrChange>
              </w:rPr>
              <w:t xml:space="preserve">, </w:t>
            </w:r>
            <w:r w:rsidRPr="002A5E52">
              <w:rPr>
                <w:rFonts w:ascii="Arial" w:eastAsia="Malgun Gothic" w:hAnsi="Arial" w:cs="Arial"/>
                <w:sz w:val="21"/>
                <w:szCs w:val="21"/>
              </w:rPr>
              <w:t>도서실</w:t>
            </w:r>
            <w:r w:rsidRPr="002A5E52">
              <w:rPr>
                <w:rFonts w:ascii="Arial" w:eastAsia="Malgun Gothic" w:hAnsi="Arial" w:cs="Arial"/>
                <w:sz w:val="21"/>
                <w:szCs w:val="21"/>
                <w:rPrChange w:id="1452" w:author="Гурьянов" w:date="2021-07-21T15:43:00Z">
                  <w:rPr>
                    <w:rFonts w:ascii="Malgun Gothic" w:eastAsia="Malgun Gothic" w:hAnsi="Malgun Gothic"/>
                    <w:color w:val="0000FF"/>
                    <w:u w:val="single"/>
                    <w:lang w:val="ru-RU"/>
                  </w:rPr>
                </w:rPrChange>
              </w:rPr>
              <w:t xml:space="preserve">, </w:t>
            </w:r>
            <w:r w:rsidRPr="002A5E52">
              <w:rPr>
                <w:rFonts w:ascii="Arial" w:eastAsia="Malgun Gothic" w:hAnsi="Arial" w:cs="Arial"/>
                <w:sz w:val="21"/>
                <w:szCs w:val="21"/>
              </w:rPr>
              <w:t>각종</w:t>
            </w:r>
            <w:r w:rsidRPr="002A5E52">
              <w:rPr>
                <w:rFonts w:ascii="Arial" w:eastAsia="Malgun Gothic" w:hAnsi="Arial" w:cs="Arial"/>
                <w:sz w:val="21"/>
                <w:szCs w:val="21"/>
                <w:rPrChange w:id="1453" w:author="Гурьянов" w:date="2021-07-21T15:43:00Z">
                  <w:rPr>
                    <w:rFonts w:ascii="Malgun Gothic" w:eastAsia="Malgun Gothic" w:hAnsi="Malgun Gothic"/>
                    <w:color w:val="0000FF"/>
                    <w:u w:val="single"/>
                    <w:lang w:val="ru-RU"/>
                  </w:rPr>
                </w:rPrChange>
              </w:rPr>
              <w:t xml:space="preserve"> </w:t>
            </w:r>
            <w:r w:rsidRPr="002A5E52">
              <w:rPr>
                <w:rFonts w:ascii="Arial" w:eastAsia="Malgun Gothic" w:hAnsi="Arial" w:cs="Arial"/>
                <w:sz w:val="21"/>
                <w:szCs w:val="21"/>
              </w:rPr>
              <w:t>운동시설을</w:t>
            </w:r>
            <w:r w:rsidRPr="002A5E52">
              <w:rPr>
                <w:rFonts w:ascii="Arial" w:eastAsia="Malgun Gothic" w:hAnsi="Arial" w:cs="Arial"/>
                <w:sz w:val="21"/>
                <w:szCs w:val="21"/>
                <w:rPrChange w:id="1454" w:author="Гурьянов" w:date="2021-07-21T15:43:00Z">
                  <w:rPr>
                    <w:rFonts w:ascii="Malgun Gothic" w:eastAsia="Malgun Gothic" w:hAnsi="Malgun Gothic"/>
                    <w:color w:val="0000FF"/>
                    <w:u w:val="single"/>
                    <w:lang w:val="ru-RU"/>
                  </w:rPr>
                </w:rPrChange>
              </w:rPr>
              <w:t xml:space="preserve"> </w:t>
            </w:r>
            <w:r w:rsidRPr="002A5E52">
              <w:rPr>
                <w:rFonts w:ascii="Arial" w:eastAsia="Malgun Gothic" w:hAnsi="Arial" w:cs="Arial"/>
                <w:sz w:val="21"/>
                <w:szCs w:val="21"/>
              </w:rPr>
              <w:t>회사</w:t>
            </w:r>
            <w:r w:rsidRPr="002A5E52">
              <w:rPr>
                <w:rFonts w:ascii="Arial" w:eastAsia="Malgun Gothic" w:hAnsi="Arial" w:cs="Arial"/>
                <w:sz w:val="21"/>
                <w:szCs w:val="21"/>
                <w:rPrChange w:id="1455" w:author="Гурьянов" w:date="2021-07-21T15:43:00Z">
                  <w:rPr>
                    <w:rFonts w:ascii="Malgun Gothic" w:eastAsia="Malgun Gothic" w:hAnsi="Malgun Gothic"/>
                    <w:color w:val="0000FF"/>
                    <w:u w:val="single"/>
                    <w:lang w:val="ru-RU"/>
                  </w:rPr>
                </w:rPrChange>
              </w:rPr>
              <w:t xml:space="preserve"> </w:t>
            </w:r>
            <w:r w:rsidRPr="002A5E52">
              <w:rPr>
                <w:rFonts w:ascii="Arial" w:eastAsia="Malgun Gothic" w:hAnsi="Arial" w:cs="Arial"/>
                <w:sz w:val="21"/>
                <w:szCs w:val="21"/>
              </w:rPr>
              <w:t>형편에</w:t>
            </w:r>
            <w:r w:rsidRPr="002A5E52">
              <w:rPr>
                <w:rFonts w:ascii="Arial" w:eastAsia="Malgun Gothic" w:hAnsi="Arial" w:cs="Arial"/>
                <w:sz w:val="21"/>
                <w:szCs w:val="21"/>
                <w:rPrChange w:id="1456" w:author="Гурьянов" w:date="2021-07-21T15:43:00Z">
                  <w:rPr>
                    <w:rFonts w:ascii="Malgun Gothic" w:eastAsia="Malgun Gothic" w:hAnsi="Malgun Gothic"/>
                    <w:color w:val="0000FF"/>
                    <w:u w:val="single"/>
                    <w:lang w:val="ru-RU"/>
                  </w:rPr>
                </w:rPrChange>
              </w:rPr>
              <w:t xml:space="preserve"> </w:t>
            </w:r>
            <w:r w:rsidRPr="002A5E52">
              <w:rPr>
                <w:rFonts w:ascii="Arial" w:eastAsia="Malgun Gothic" w:hAnsi="Arial" w:cs="Arial"/>
                <w:sz w:val="21"/>
                <w:szCs w:val="21"/>
              </w:rPr>
              <w:t>따라</w:t>
            </w:r>
            <w:r w:rsidRPr="002A5E52">
              <w:rPr>
                <w:rFonts w:ascii="Arial" w:eastAsia="Malgun Gothic" w:hAnsi="Arial" w:cs="Arial"/>
                <w:sz w:val="21"/>
                <w:szCs w:val="21"/>
                <w:rPrChange w:id="1457" w:author="Гурьянов" w:date="2021-07-21T15:43:00Z">
                  <w:rPr>
                    <w:rFonts w:ascii="Malgun Gothic" w:eastAsia="Malgun Gothic" w:hAnsi="Malgun Gothic"/>
                    <w:color w:val="0000FF"/>
                    <w:u w:val="single"/>
                    <w:lang w:val="ru-RU"/>
                  </w:rPr>
                </w:rPrChange>
              </w:rPr>
              <w:t xml:space="preserve"> </w:t>
            </w:r>
            <w:r w:rsidRPr="002A5E52">
              <w:rPr>
                <w:rFonts w:ascii="Arial" w:eastAsia="Malgun Gothic" w:hAnsi="Arial" w:cs="Arial"/>
                <w:sz w:val="21"/>
                <w:szCs w:val="21"/>
              </w:rPr>
              <w:t>설치</w:t>
            </w:r>
            <w:r w:rsidRPr="002A5E52">
              <w:rPr>
                <w:rFonts w:ascii="Arial" w:eastAsia="Malgun Gothic" w:hAnsi="Arial" w:cs="Arial"/>
                <w:sz w:val="21"/>
                <w:szCs w:val="21"/>
                <w:rPrChange w:id="1458" w:author="Гурьянов" w:date="2021-07-21T15:43:00Z">
                  <w:rPr>
                    <w:rFonts w:ascii="Malgun Gothic" w:eastAsia="Malgun Gothic" w:hAnsi="Malgun Gothic"/>
                    <w:color w:val="0000FF"/>
                    <w:u w:val="single"/>
                    <w:lang w:val="ru-RU"/>
                  </w:rPr>
                </w:rPrChange>
              </w:rPr>
              <w:t xml:space="preserve"> </w:t>
            </w:r>
            <w:r w:rsidRPr="002A5E52">
              <w:rPr>
                <w:rFonts w:ascii="Arial" w:eastAsia="Malgun Gothic" w:hAnsi="Arial" w:cs="Arial"/>
                <w:sz w:val="21"/>
                <w:szCs w:val="21"/>
              </w:rPr>
              <w:t>운영하며</w:t>
            </w:r>
            <w:r w:rsidRPr="002A5E52">
              <w:rPr>
                <w:rFonts w:ascii="Arial" w:eastAsia="Malgun Gothic" w:hAnsi="Arial" w:cs="Arial"/>
                <w:sz w:val="21"/>
                <w:szCs w:val="21"/>
                <w:rPrChange w:id="1459" w:author="Гурьянов" w:date="2021-07-21T15:43:00Z">
                  <w:rPr>
                    <w:rFonts w:ascii="Malgun Gothic" w:eastAsia="Malgun Gothic" w:hAnsi="Malgun Gothic"/>
                    <w:color w:val="0000FF"/>
                    <w:u w:val="single"/>
                    <w:lang w:val="ru-RU"/>
                  </w:rPr>
                </w:rPrChange>
              </w:rPr>
              <w:t xml:space="preserve"> </w:t>
            </w:r>
            <w:r w:rsidRPr="002A5E52">
              <w:rPr>
                <w:rFonts w:ascii="Arial" w:eastAsia="Malgun Gothic" w:hAnsi="Arial" w:cs="Arial"/>
                <w:sz w:val="21"/>
                <w:szCs w:val="21"/>
              </w:rPr>
              <w:t>종업원이</w:t>
            </w:r>
            <w:r w:rsidRPr="002A5E52">
              <w:rPr>
                <w:rFonts w:ascii="Arial" w:eastAsia="Malgun Gothic" w:hAnsi="Arial" w:cs="Arial"/>
                <w:sz w:val="21"/>
                <w:szCs w:val="21"/>
                <w:rPrChange w:id="1460" w:author="Гурьянов" w:date="2021-07-21T15:43:00Z">
                  <w:rPr>
                    <w:rFonts w:ascii="Malgun Gothic" w:eastAsia="Malgun Gothic" w:hAnsi="Malgun Gothic"/>
                    <w:color w:val="0000FF"/>
                    <w:u w:val="single"/>
                    <w:lang w:val="ru-RU"/>
                  </w:rPr>
                </w:rPrChange>
              </w:rPr>
              <w:t xml:space="preserve"> </w:t>
            </w:r>
            <w:r w:rsidRPr="002A5E52">
              <w:rPr>
                <w:rFonts w:ascii="Arial" w:eastAsia="Malgun Gothic" w:hAnsi="Arial" w:cs="Arial"/>
                <w:sz w:val="21"/>
                <w:szCs w:val="21"/>
              </w:rPr>
              <w:t>충분히</w:t>
            </w:r>
            <w:r w:rsidRPr="002A5E52">
              <w:rPr>
                <w:rFonts w:ascii="Arial" w:eastAsia="Malgun Gothic" w:hAnsi="Arial" w:cs="Arial"/>
                <w:sz w:val="21"/>
                <w:szCs w:val="21"/>
                <w:rPrChange w:id="1461" w:author="Гурьянов" w:date="2021-07-21T15:43:00Z">
                  <w:rPr>
                    <w:rFonts w:ascii="Malgun Gothic" w:eastAsia="Malgun Gothic" w:hAnsi="Malgun Gothic"/>
                    <w:color w:val="0000FF"/>
                    <w:u w:val="single"/>
                    <w:lang w:val="ru-RU"/>
                  </w:rPr>
                </w:rPrChange>
              </w:rPr>
              <w:t xml:space="preserve"> </w:t>
            </w:r>
            <w:r w:rsidRPr="002A5E52">
              <w:rPr>
                <w:rFonts w:ascii="Arial" w:eastAsia="Malgun Gothic" w:hAnsi="Arial" w:cs="Arial"/>
                <w:sz w:val="21"/>
                <w:szCs w:val="21"/>
              </w:rPr>
              <w:t>이용할</w:t>
            </w:r>
            <w:r w:rsidRPr="002A5E52">
              <w:rPr>
                <w:rFonts w:ascii="Arial" w:eastAsia="Malgun Gothic" w:hAnsi="Arial" w:cs="Arial"/>
                <w:sz w:val="21"/>
                <w:szCs w:val="21"/>
                <w:rPrChange w:id="1462" w:author="Гурьянов" w:date="2021-07-21T15:43:00Z">
                  <w:rPr>
                    <w:rFonts w:ascii="Malgun Gothic" w:eastAsia="Malgun Gothic" w:hAnsi="Malgun Gothic"/>
                    <w:color w:val="0000FF"/>
                    <w:u w:val="single"/>
                    <w:lang w:val="ru-RU"/>
                  </w:rPr>
                </w:rPrChange>
              </w:rPr>
              <w:t xml:space="preserve"> </w:t>
            </w:r>
            <w:r w:rsidRPr="002A5E52">
              <w:rPr>
                <w:rFonts w:ascii="Arial" w:eastAsia="Malgun Gothic" w:hAnsi="Arial" w:cs="Arial"/>
                <w:sz w:val="21"/>
                <w:szCs w:val="21"/>
              </w:rPr>
              <w:t>수</w:t>
            </w:r>
            <w:r w:rsidRPr="002A5E52">
              <w:rPr>
                <w:rFonts w:ascii="Arial" w:eastAsia="Malgun Gothic" w:hAnsi="Arial" w:cs="Arial"/>
                <w:sz w:val="21"/>
                <w:szCs w:val="21"/>
                <w:rPrChange w:id="1463" w:author="Гурьянов" w:date="2021-07-21T15:43:00Z">
                  <w:rPr>
                    <w:rFonts w:ascii="Malgun Gothic" w:eastAsia="Malgun Gothic" w:hAnsi="Malgun Gothic"/>
                    <w:color w:val="0000FF"/>
                    <w:u w:val="single"/>
                    <w:lang w:val="ru-RU"/>
                  </w:rPr>
                </w:rPrChange>
              </w:rPr>
              <w:t xml:space="preserve"> </w:t>
            </w:r>
            <w:r w:rsidRPr="002A5E52">
              <w:rPr>
                <w:rFonts w:ascii="Arial" w:eastAsia="Malgun Gothic" w:hAnsi="Arial" w:cs="Arial"/>
                <w:sz w:val="21"/>
                <w:szCs w:val="21"/>
              </w:rPr>
              <w:t>있도록</w:t>
            </w:r>
            <w:r w:rsidRPr="002A5E52">
              <w:rPr>
                <w:rFonts w:ascii="Arial" w:eastAsia="Malgun Gothic" w:hAnsi="Arial" w:cs="Arial"/>
                <w:sz w:val="21"/>
                <w:szCs w:val="21"/>
                <w:rPrChange w:id="1464" w:author="Гурьянов" w:date="2021-07-21T15:43:00Z">
                  <w:rPr>
                    <w:rFonts w:ascii="Malgun Gothic" w:eastAsia="Malgun Gothic" w:hAnsi="Malgun Gothic"/>
                    <w:color w:val="0000FF"/>
                    <w:u w:val="single"/>
                    <w:lang w:val="ru-RU"/>
                  </w:rPr>
                </w:rPrChange>
              </w:rPr>
              <w:t xml:space="preserve"> </w:t>
            </w:r>
            <w:r w:rsidRPr="002A5E52">
              <w:rPr>
                <w:rFonts w:ascii="Arial" w:eastAsia="Malgun Gothic" w:hAnsi="Arial" w:cs="Arial"/>
                <w:sz w:val="21"/>
                <w:szCs w:val="21"/>
              </w:rPr>
              <w:t>한다</w:t>
            </w:r>
            <w:r w:rsidRPr="002A5E52">
              <w:rPr>
                <w:rFonts w:ascii="Arial" w:eastAsia="Malgun Gothic" w:hAnsi="Arial" w:cs="Arial"/>
                <w:sz w:val="21"/>
                <w:szCs w:val="21"/>
                <w:rPrChange w:id="1465" w:author="Гурьянов" w:date="2021-07-21T15:43:00Z">
                  <w:rPr>
                    <w:rFonts w:ascii="Malgun Gothic" w:eastAsia="Malgun Gothic" w:hAnsi="Malgun Gothic"/>
                    <w:color w:val="0000FF"/>
                    <w:u w:val="single"/>
                    <w:lang w:val="ru-RU"/>
                  </w:rPr>
                </w:rPrChange>
              </w:rPr>
              <w:t>.</w:t>
            </w:r>
          </w:p>
        </w:tc>
        <w:tc>
          <w:tcPr>
            <w:tcW w:w="1667" w:type="pct"/>
            <w:shd w:val="clear" w:color="auto" w:fill="auto"/>
          </w:tcPr>
          <w:p w14:paraId="1C5A972D" w14:textId="19544D46" w:rsidR="00227623" w:rsidRPr="002A5E52" w:rsidRDefault="00227623" w:rsidP="00227623">
            <w:pPr>
              <w:pStyle w:val="af"/>
              <w:numPr>
                <w:ilvl w:val="0"/>
                <w:numId w:val="158"/>
              </w:numPr>
              <w:ind w:left="709" w:hanging="709"/>
              <w:rPr>
                <w:rFonts w:ascii="Arial" w:eastAsia="Malgun Gothic" w:hAnsi="Arial" w:cs="Arial"/>
                <w:sz w:val="21"/>
                <w:szCs w:val="21"/>
                <w:lang w:val="ru-RU"/>
              </w:rPr>
            </w:pPr>
            <w:r w:rsidRPr="002A5E52">
              <w:rPr>
                <w:rFonts w:ascii="Arial" w:eastAsia="Malgun Gothic" w:hAnsi="Arial" w:cs="Arial"/>
                <w:color w:val="000000"/>
                <w:sz w:val="21"/>
                <w:szCs w:val="21"/>
                <w:lang w:val="ru-RU"/>
                <w:rPrChange w:id="1466" w:author="Гурьянов" w:date="2021-07-21T15:43:00Z">
                  <w:rPr>
                    <w:rFonts w:eastAsia="Malgun Gothic"/>
                    <w:color w:val="000000"/>
                    <w:u w:val="single"/>
                  </w:rPr>
                </w:rPrChange>
              </w:rPr>
              <w:t xml:space="preserve">Компания устанавливает и управляет комнатами отдыха, библиотеками и различными спортивными сооружениями в соответствии с условиями, определенными Компанией для того, чтобы </w:t>
            </w:r>
            <w:r w:rsidRPr="002A5E52">
              <w:rPr>
                <w:rFonts w:ascii="Arial" w:eastAsia="Malgun Gothic" w:hAnsi="Arial" w:cs="Arial"/>
                <w:color w:val="000000"/>
                <w:sz w:val="21"/>
                <w:szCs w:val="21"/>
                <w:lang w:val="ru-RU"/>
              </w:rPr>
              <w:t>Работники</w:t>
            </w:r>
            <w:r w:rsidRPr="002A5E52">
              <w:rPr>
                <w:rFonts w:ascii="Arial" w:eastAsia="Malgun Gothic" w:hAnsi="Arial" w:cs="Arial"/>
                <w:color w:val="000000"/>
                <w:sz w:val="21"/>
                <w:szCs w:val="21"/>
                <w:lang w:val="ru-RU"/>
                <w:rPrChange w:id="1467" w:author="Гурьянов" w:date="2021-07-21T15:43:00Z">
                  <w:rPr>
                    <w:rFonts w:eastAsia="Malgun Gothic"/>
                    <w:color w:val="000000"/>
                    <w:u w:val="single"/>
                  </w:rPr>
                </w:rPrChange>
              </w:rPr>
              <w:t xml:space="preserve"> могли в достаточной степени пользоваться ими.</w:t>
            </w:r>
          </w:p>
        </w:tc>
        <w:tc>
          <w:tcPr>
            <w:tcW w:w="1667" w:type="pct"/>
            <w:shd w:val="clear" w:color="auto" w:fill="auto"/>
          </w:tcPr>
          <w:p w14:paraId="5A664B40" w14:textId="072BE52D" w:rsidR="00227623" w:rsidRPr="002A5E52" w:rsidRDefault="00227623" w:rsidP="00227623">
            <w:pPr>
              <w:pStyle w:val="af"/>
              <w:numPr>
                <w:ilvl w:val="0"/>
                <w:numId w:val="159"/>
              </w:numPr>
              <w:ind w:left="709" w:hanging="709"/>
              <w:rPr>
                <w:rFonts w:ascii="Arial" w:eastAsia="Malgun Gothic" w:hAnsi="Arial" w:cs="Arial"/>
                <w:sz w:val="21"/>
                <w:szCs w:val="21"/>
              </w:rPr>
            </w:pPr>
            <w:r w:rsidRPr="002A5E52">
              <w:rPr>
                <w:rFonts w:ascii="Arial" w:eastAsia="Malgun Gothic" w:hAnsi="Arial" w:cs="Arial"/>
                <w:color w:val="000000"/>
                <w:sz w:val="21"/>
                <w:szCs w:val="21"/>
              </w:rPr>
              <w:t>The Company installs and operates lounges, libraries, and various sports facilities according to the circumstances of the company and ensures that the employees can use it sufficiently.</w:t>
            </w:r>
          </w:p>
        </w:tc>
      </w:tr>
      <w:tr w:rsidR="00227623" w:rsidRPr="002A5E52" w14:paraId="76AB8D0F" w14:textId="77777777" w:rsidTr="00487147">
        <w:trPr>
          <w:trHeight w:val="156"/>
        </w:trPr>
        <w:tc>
          <w:tcPr>
            <w:tcW w:w="1666" w:type="pct"/>
          </w:tcPr>
          <w:p w14:paraId="26B03CE6" w14:textId="0AE70E34" w:rsidR="00227623" w:rsidRPr="002A5E52" w:rsidRDefault="00227623" w:rsidP="00227623">
            <w:pPr>
              <w:rPr>
                <w:rFonts w:ascii="Arial" w:eastAsia="Malgun Gothic" w:hAnsi="Arial" w:cs="Arial"/>
                <w:sz w:val="21"/>
                <w:szCs w:val="21"/>
              </w:rPr>
            </w:pPr>
            <w:r w:rsidRPr="002A5E52">
              <w:rPr>
                <w:rFonts w:ascii="Arial" w:eastAsia="Malgun Gothic" w:hAnsi="Arial" w:cs="Arial"/>
                <w:sz w:val="21"/>
                <w:szCs w:val="21"/>
              </w:rPr>
              <w:t xml:space="preserve">2. </w:t>
            </w:r>
            <w:r w:rsidRPr="002A5E52">
              <w:rPr>
                <w:rFonts w:ascii="Arial" w:eastAsia="Malgun Gothic" w:hAnsi="Arial" w:cs="Arial"/>
                <w:sz w:val="21"/>
                <w:szCs w:val="21"/>
              </w:rPr>
              <w:t>회사는</w:t>
            </w:r>
            <w:r w:rsidRPr="002A5E52">
              <w:rPr>
                <w:rFonts w:ascii="Arial" w:eastAsia="Malgun Gothic" w:hAnsi="Arial" w:cs="Arial"/>
                <w:sz w:val="21"/>
                <w:szCs w:val="21"/>
              </w:rPr>
              <w:t xml:space="preserve"> </w:t>
            </w:r>
            <w:r w:rsidRPr="002A5E52">
              <w:rPr>
                <w:rFonts w:ascii="Arial" w:eastAsia="Malgun Gothic" w:hAnsi="Arial" w:cs="Arial"/>
                <w:sz w:val="21"/>
                <w:szCs w:val="21"/>
              </w:rPr>
              <w:t>관리직</w:t>
            </w:r>
            <w:r w:rsidRPr="002A5E52">
              <w:rPr>
                <w:rFonts w:ascii="Arial" w:eastAsia="Malgun Gothic" w:hAnsi="Arial" w:cs="Arial"/>
                <w:sz w:val="21"/>
                <w:szCs w:val="21"/>
              </w:rPr>
              <w:t xml:space="preserve"> </w:t>
            </w:r>
            <w:r w:rsidRPr="002A5E52">
              <w:rPr>
                <w:rFonts w:ascii="Arial" w:eastAsia="Malgun Gothic" w:hAnsi="Arial" w:cs="Arial"/>
                <w:sz w:val="21"/>
                <w:szCs w:val="21"/>
              </w:rPr>
              <w:t>사원의</w:t>
            </w:r>
            <w:r w:rsidRPr="002A5E52">
              <w:rPr>
                <w:rFonts w:ascii="Arial" w:eastAsia="Malgun Gothic" w:hAnsi="Arial" w:cs="Arial"/>
                <w:sz w:val="21"/>
                <w:szCs w:val="21"/>
              </w:rPr>
              <w:t xml:space="preserve"> </w:t>
            </w:r>
            <w:r w:rsidRPr="002A5E52">
              <w:rPr>
                <w:rFonts w:ascii="Arial" w:eastAsia="Malgun Gothic" w:hAnsi="Arial" w:cs="Arial"/>
                <w:sz w:val="21"/>
                <w:szCs w:val="21"/>
              </w:rPr>
              <w:t>복리후생</w:t>
            </w:r>
            <w:r w:rsidRPr="002A5E52">
              <w:rPr>
                <w:rFonts w:ascii="Arial" w:eastAsia="Malgun Gothic" w:hAnsi="Arial" w:cs="Arial"/>
                <w:sz w:val="21"/>
                <w:szCs w:val="21"/>
              </w:rPr>
              <w:t xml:space="preserve"> </w:t>
            </w:r>
            <w:r w:rsidRPr="002A5E52">
              <w:rPr>
                <w:rFonts w:ascii="Arial" w:eastAsia="Malgun Gothic" w:hAnsi="Arial" w:cs="Arial"/>
                <w:sz w:val="21"/>
                <w:szCs w:val="21"/>
              </w:rPr>
              <w:t>향상과</w:t>
            </w:r>
            <w:r w:rsidRPr="002A5E52">
              <w:rPr>
                <w:rFonts w:ascii="Arial" w:eastAsia="Malgun Gothic" w:hAnsi="Arial" w:cs="Arial"/>
                <w:sz w:val="21"/>
                <w:szCs w:val="21"/>
              </w:rPr>
              <w:t xml:space="preserve"> </w:t>
            </w:r>
            <w:r w:rsidRPr="002A5E52">
              <w:rPr>
                <w:rFonts w:ascii="Arial" w:eastAsia="Malgun Gothic" w:hAnsi="Arial" w:cs="Arial"/>
                <w:sz w:val="21"/>
                <w:szCs w:val="21"/>
              </w:rPr>
              <w:t>그에</w:t>
            </w:r>
            <w:r w:rsidRPr="002A5E52">
              <w:rPr>
                <w:rFonts w:ascii="Arial" w:eastAsia="Malgun Gothic" w:hAnsi="Arial" w:cs="Arial"/>
                <w:sz w:val="21"/>
                <w:szCs w:val="21"/>
              </w:rPr>
              <w:t xml:space="preserve"> </w:t>
            </w:r>
            <w:r w:rsidRPr="002A5E52">
              <w:rPr>
                <w:rFonts w:ascii="Arial" w:eastAsia="Malgun Gothic" w:hAnsi="Arial" w:cs="Arial"/>
                <w:sz w:val="21"/>
                <w:szCs w:val="21"/>
              </w:rPr>
              <w:t>따른</w:t>
            </w:r>
            <w:r w:rsidRPr="002A5E52">
              <w:rPr>
                <w:rFonts w:ascii="Arial" w:eastAsia="Malgun Gothic" w:hAnsi="Arial" w:cs="Arial"/>
                <w:sz w:val="21"/>
                <w:szCs w:val="21"/>
              </w:rPr>
              <w:t xml:space="preserve"> </w:t>
            </w:r>
            <w:r w:rsidRPr="002A5E52">
              <w:rPr>
                <w:rFonts w:ascii="Arial" w:eastAsia="Malgun Gothic" w:hAnsi="Arial" w:cs="Arial"/>
                <w:sz w:val="21"/>
                <w:szCs w:val="21"/>
              </w:rPr>
              <w:t>업무능률</w:t>
            </w:r>
            <w:r w:rsidRPr="002A5E52">
              <w:rPr>
                <w:rFonts w:ascii="Arial" w:eastAsia="Malgun Gothic" w:hAnsi="Arial" w:cs="Arial"/>
                <w:sz w:val="21"/>
                <w:szCs w:val="21"/>
              </w:rPr>
              <w:t xml:space="preserve"> </w:t>
            </w:r>
            <w:r w:rsidRPr="002A5E52">
              <w:rPr>
                <w:rFonts w:ascii="Arial" w:eastAsia="Malgun Gothic" w:hAnsi="Arial" w:cs="Arial"/>
                <w:sz w:val="21"/>
                <w:szCs w:val="21"/>
              </w:rPr>
              <w:t>증진을</w:t>
            </w:r>
            <w:r w:rsidRPr="002A5E52">
              <w:rPr>
                <w:rFonts w:ascii="Arial" w:eastAsia="Malgun Gothic" w:hAnsi="Arial" w:cs="Arial"/>
                <w:sz w:val="21"/>
                <w:szCs w:val="21"/>
              </w:rPr>
              <w:t xml:space="preserve"> </w:t>
            </w:r>
            <w:r w:rsidRPr="002A5E52">
              <w:rPr>
                <w:rFonts w:ascii="Arial" w:eastAsia="Malgun Gothic" w:hAnsi="Arial" w:cs="Arial"/>
                <w:sz w:val="21"/>
                <w:szCs w:val="21"/>
              </w:rPr>
              <w:t>위해</w:t>
            </w:r>
            <w:r w:rsidRPr="002A5E52">
              <w:rPr>
                <w:rFonts w:ascii="Arial" w:eastAsia="Malgun Gothic" w:hAnsi="Arial" w:cs="Arial"/>
                <w:sz w:val="21"/>
                <w:szCs w:val="21"/>
              </w:rPr>
              <w:t xml:space="preserve"> </w:t>
            </w:r>
            <w:r w:rsidRPr="002A5E52">
              <w:rPr>
                <w:rFonts w:ascii="Arial" w:eastAsia="Malgun Gothic" w:hAnsi="Arial" w:cs="Arial"/>
                <w:sz w:val="21"/>
                <w:szCs w:val="21"/>
              </w:rPr>
              <w:t>선택적</w:t>
            </w:r>
            <w:r w:rsidRPr="002A5E52">
              <w:rPr>
                <w:rFonts w:ascii="Arial" w:eastAsia="Malgun Gothic" w:hAnsi="Arial" w:cs="Arial"/>
                <w:sz w:val="21"/>
                <w:szCs w:val="21"/>
              </w:rPr>
              <w:t xml:space="preserve"> </w:t>
            </w:r>
            <w:r w:rsidRPr="002A5E52">
              <w:rPr>
                <w:rFonts w:ascii="Arial" w:eastAsia="Malgun Gothic" w:hAnsi="Arial" w:cs="Arial"/>
                <w:sz w:val="21"/>
                <w:szCs w:val="21"/>
              </w:rPr>
              <w:t>복리후생제도를</w:t>
            </w:r>
            <w:r w:rsidRPr="002A5E52">
              <w:rPr>
                <w:rFonts w:ascii="Arial" w:eastAsia="Malgun Gothic" w:hAnsi="Arial" w:cs="Arial"/>
                <w:sz w:val="21"/>
                <w:szCs w:val="21"/>
              </w:rPr>
              <w:t xml:space="preserve"> </w:t>
            </w:r>
            <w:r w:rsidRPr="002A5E52">
              <w:rPr>
                <w:rFonts w:ascii="Arial" w:eastAsia="Malgun Gothic" w:hAnsi="Arial" w:cs="Arial"/>
                <w:sz w:val="21"/>
                <w:szCs w:val="21"/>
              </w:rPr>
              <w:t>운영한다</w:t>
            </w:r>
            <w:r w:rsidRPr="002A5E52">
              <w:rPr>
                <w:rFonts w:ascii="Arial" w:eastAsia="Malgun Gothic" w:hAnsi="Arial" w:cs="Arial"/>
                <w:sz w:val="21"/>
                <w:szCs w:val="21"/>
              </w:rPr>
              <w:t xml:space="preserve">. </w:t>
            </w:r>
            <w:r w:rsidRPr="002A5E52">
              <w:rPr>
                <w:rFonts w:ascii="Arial" w:eastAsia="Malgun Gothic" w:hAnsi="Arial" w:cs="Arial"/>
                <w:sz w:val="21"/>
                <w:szCs w:val="21"/>
              </w:rPr>
              <w:t>선택적</w:t>
            </w:r>
            <w:r w:rsidRPr="002A5E52">
              <w:rPr>
                <w:rFonts w:ascii="Arial" w:eastAsia="Malgun Gothic" w:hAnsi="Arial" w:cs="Arial"/>
                <w:sz w:val="21"/>
                <w:szCs w:val="21"/>
              </w:rPr>
              <w:t xml:space="preserve"> </w:t>
            </w:r>
            <w:r w:rsidRPr="002A5E52">
              <w:rPr>
                <w:rFonts w:ascii="Arial" w:eastAsia="Malgun Gothic" w:hAnsi="Arial" w:cs="Arial"/>
                <w:sz w:val="21"/>
                <w:szCs w:val="21"/>
              </w:rPr>
              <w:t>복리후생</w:t>
            </w:r>
            <w:r w:rsidRPr="002A5E52">
              <w:rPr>
                <w:rFonts w:ascii="Arial" w:eastAsia="Malgun Gothic" w:hAnsi="Arial" w:cs="Arial"/>
                <w:sz w:val="21"/>
                <w:szCs w:val="21"/>
              </w:rPr>
              <w:t xml:space="preserve"> </w:t>
            </w:r>
            <w:r w:rsidRPr="002A5E52">
              <w:rPr>
                <w:rFonts w:ascii="Arial" w:eastAsia="Malgun Gothic" w:hAnsi="Arial" w:cs="Arial"/>
                <w:sz w:val="21"/>
                <w:szCs w:val="21"/>
              </w:rPr>
              <w:t>제도에</w:t>
            </w:r>
            <w:r w:rsidRPr="002A5E52">
              <w:rPr>
                <w:rFonts w:ascii="Arial" w:eastAsia="Malgun Gothic" w:hAnsi="Arial" w:cs="Arial"/>
                <w:sz w:val="21"/>
                <w:szCs w:val="21"/>
              </w:rPr>
              <w:t xml:space="preserve"> </w:t>
            </w:r>
            <w:r w:rsidRPr="002A5E52">
              <w:rPr>
                <w:rFonts w:ascii="Arial" w:eastAsia="Malgun Gothic" w:hAnsi="Arial" w:cs="Arial"/>
                <w:sz w:val="21"/>
                <w:szCs w:val="21"/>
              </w:rPr>
              <w:t>관한</w:t>
            </w:r>
            <w:r w:rsidRPr="002A5E52">
              <w:rPr>
                <w:rFonts w:ascii="Arial" w:eastAsia="Malgun Gothic" w:hAnsi="Arial" w:cs="Arial"/>
                <w:sz w:val="21"/>
                <w:szCs w:val="21"/>
              </w:rPr>
              <w:t xml:space="preserve"> </w:t>
            </w:r>
            <w:r w:rsidRPr="002A5E52">
              <w:rPr>
                <w:rFonts w:ascii="Arial" w:eastAsia="Malgun Gothic" w:hAnsi="Arial" w:cs="Arial"/>
                <w:sz w:val="21"/>
                <w:szCs w:val="21"/>
              </w:rPr>
              <w:t>세부사항은</w:t>
            </w:r>
            <w:r w:rsidRPr="002A5E52">
              <w:rPr>
                <w:rFonts w:ascii="Arial" w:eastAsia="Malgun Gothic" w:hAnsi="Arial" w:cs="Arial"/>
                <w:sz w:val="21"/>
                <w:szCs w:val="21"/>
              </w:rPr>
              <w:t xml:space="preserve"> </w:t>
            </w:r>
            <w:r w:rsidRPr="002A5E52">
              <w:rPr>
                <w:rFonts w:ascii="Arial" w:eastAsia="Malgun Gothic" w:hAnsi="Arial" w:cs="Arial"/>
                <w:sz w:val="21"/>
                <w:szCs w:val="21"/>
              </w:rPr>
              <w:t>회사가</w:t>
            </w:r>
            <w:r w:rsidRPr="002A5E52">
              <w:rPr>
                <w:rFonts w:ascii="Arial" w:eastAsia="Malgun Gothic" w:hAnsi="Arial" w:cs="Arial"/>
                <w:sz w:val="21"/>
                <w:szCs w:val="21"/>
              </w:rPr>
              <w:t xml:space="preserve"> </w:t>
            </w:r>
            <w:r w:rsidRPr="002A5E52">
              <w:rPr>
                <w:rFonts w:ascii="Arial" w:eastAsia="Malgun Gothic" w:hAnsi="Arial" w:cs="Arial"/>
                <w:sz w:val="21"/>
                <w:szCs w:val="21"/>
              </w:rPr>
              <w:t>정한</w:t>
            </w:r>
            <w:r w:rsidRPr="002A5E52">
              <w:rPr>
                <w:rFonts w:ascii="Arial" w:eastAsia="Malgun Gothic" w:hAnsi="Arial" w:cs="Arial"/>
                <w:sz w:val="21"/>
                <w:szCs w:val="21"/>
              </w:rPr>
              <w:t xml:space="preserve"> </w:t>
            </w:r>
            <w:r w:rsidRPr="002A5E52">
              <w:rPr>
                <w:rFonts w:ascii="Arial" w:eastAsia="Malgun Gothic" w:hAnsi="Arial" w:cs="Arial"/>
                <w:sz w:val="21"/>
                <w:szCs w:val="21"/>
              </w:rPr>
              <w:t>운영지침에</w:t>
            </w:r>
            <w:r w:rsidRPr="002A5E52">
              <w:rPr>
                <w:rFonts w:ascii="Arial" w:eastAsia="Malgun Gothic" w:hAnsi="Arial" w:cs="Arial"/>
                <w:sz w:val="21"/>
                <w:szCs w:val="21"/>
                <w:lang w:val="ru-RU"/>
                <w:rPrChange w:id="1468" w:author="Гурьянов" w:date="2021-07-21T15:43:00Z">
                  <w:rPr>
                    <w:rFonts w:ascii="Malgun Gothic" w:eastAsia="Malgun Gothic" w:hAnsi="Malgun Gothic"/>
                    <w:color w:val="0000FF"/>
                    <w:u w:val="single"/>
                  </w:rPr>
                </w:rPrChange>
              </w:rPr>
              <w:t xml:space="preserve"> </w:t>
            </w:r>
            <w:r w:rsidRPr="002A5E52">
              <w:rPr>
                <w:rFonts w:ascii="Arial" w:eastAsia="Malgun Gothic" w:hAnsi="Arial" w:cs="Arial"/>
                <w:sz w:val="21"/>
                <w:szCs w:val="21"/>
              </w:rPr>
              <w:t>의한다</w:t>
            </w:r>
            <w:r w:rsidRPr="002A5E52">
              <w:rPr>
                <w:rFonts w:ascii="Arial" w:eastAsia="Malgun Gothic" w:hAnsi="Arial" w:cs="Arial"/>
                <w:sz w:val="21"/>
                <w:szCs w:val="21"/>
                <w:lang w:val="ru-RU"/>
                <w:rPrChange w:id="1469" w:author="Гурьянов" w:date="2021-07-21T15:43:00Z">
                  <w:rPr>
                    <w:rFonts w:ascii="Malgun Gothic" w:eastAsia="Malgun Gothic" w:hAnsi="Malgun Gothic"/>
                    <w:color w:val="0000FF"/>
                    <w:u w:val="single"/>
                  </w:rPr>
                </w:rPrChange>
              </w:rPr>
              <w:t>.</w:t>
            </w:r>
          </w:p>
        </w:tc>
        <w:tc>
          <w:tcPr>
            <w:tcW w:w="1667" w:type="pct"/>
            <w:shd w:val="clear" w:color="auto" w:fill="auto"/>
          </w:tcPr>
          <w:p w14:paraId="521CF7C7" w14:textId="52252A81" w:rsidR="00227623" w:rsidRPr="002A5E52" w:rsidRDefault="00227623" w:rsidP="00227623">
            <w:pPr>
              <w:pStyle w:val="af"/>
              <w:numPr>
                <w:ilvl w:val="0"/>
                <w:numId w:val="158"/>
              </w:numPr>
              <w:ind w:left="709" w:hanging="709"/>
              <w:rPr>
                <w:rFonts w:ascii="Arial" w:eastAsia="Malgun Gothic" w:hAnsi="Arial" w:cs="Arial"/>
                <w:sz w:val="21"/>
                <w:szCs w:val="21"/>
                <w:lang w:val="ru-RU"/>
              </w:rPr>
            </w:pPr>
            <w:r w:rsidRPr="002A5E52">
              <w:rPr>
                <w:rFonts w:ascii="Arial" w:eastAsia="Malgun Gothic" w:hAnsi="Arial" w:cs="Arial"/>
                <w:color w:val="000000"/>
                <w:sz w:val="21"/>
                <w:szCs w:val="21"/>
                <w:lang w:val="ru-RU"/>
                <w:rPrChange w:id="1470" w:author="Гурьянов" w:date="2021-07-21T15:43:00Z">
                  <w:rPr>
                    <w:rFonts w:eastAsia="Malgun Gothic"/>
                    <w:color w:val="000000"/>
                    <w:u w:val="single"/>
                  </w:rPr>
                </w:rPrChange>
              </w:rPr>
              <w:t xml:space="preserve">В Компании действует система дополнительных льгот с целью повышения эффективности работы Работников, находящихся на руководящей позиции. </w:t>
            </w:r>
            <w:r w:rsidRPr="002A5E52">
              <w:rPr>
                <w:rFonts w:ascii="Arial" w:eastAsia="Malgun Gothic" w:hAnsi="Arial" w:cs="Arial"/>
                <w:color w:val="000000"/>
                <w:sz w:val="21"/>
                <w:szCs w:val="21"/>
                <w:lang w:val="ru-RU"/>
              </w:rPr>
              <w:t>Детали системы дополнительных льгот определяются Компанией</w:t>
            </w:r>
          </w:p>
        </w:tc>
        <w:tc>
          <w:tcPr>
            <w:tcW w:w="1667" w:type="pct"/>
            <w:shd w:val="clear" w:color="auto" w:fill="auto"/>
          </w:tcPr>
          <w:p w14:paraId="3C5A7E49" w14:textId="05CCAD40" w:rsidR="00227623" w:rsidRPr="002A5E52" w:rsidRDefault="00227623" w:rsidP="00227623">
            <w:pPr>
              <w:pStyle w:val="af"/>
              <w:numPr>
                <w:ilvl w:val="0"/>
                <w:numId w:val="159"/>
              </w:numPr>
              <w:ind w:left="709" w:hanging="709"/>
              <w:rPr>
                <w:rFonts w:ascii="Arial" w:eastAsia="Malgun Gothic" w:hAnsi="Arial" w:cs="Arial"/>
                <w:sz w:val="21"/>
                <w:szCs w:val="21"/>
              </w:rPr>
            </w:pPr>
            <w:r w:rsidRPr="002A5E52">
              <w:rPr>
                <w:rFonts w:ascii="Arial" w:eastAsia="Malgun Gothic" w:hAnsi="Arial" w:cs="Arial"/>
                <w:color w:val="000000"/>
                <w:sz w:val="21"/>
                <w:szCs w:val="21"/>
              </w:rPr>
              <w:t>The Company has a system of additional benefits in order to improve the efficiency of the Employees who are in management positions. Details of the system of additional benefits are determined by the Company.</w:t>
            </w:r>
          </w:p>
        </w:tc>
      </w:tr>
      <w:tr w:rsidR="00227623" w:rsidRPr="002A5E52" w14:paraId="0480C40D" w14:textId="77777777" w:rsidTr="00487147">
        <w:trPr>
          <w:trHeight w:val="156"/>
        </w:trPr>
        <w:tc>
          <w:tcPr>
            <w:tcW w:w="1666" w:type="pct"/>
          </w:tcPr>
          <w:p w14:paraId="5BA66CE5" w14:textId="3D78C778" w:rsidR="00227623" w:rsidRPr="002A5E52" w:rsidRDefault="00227623" w:rsidP="00227623">
            <w:pPr>
              <w:rPr>
                <w:rFonts w:ascii="Arial" w:eastAsia="Malgun Gothic" w:hAnsi="Arial" w:cs="Arial"/>
                <w:b/>
                <w:bCs/>
                <w:sz w:val="21"/>
                <w:szCs w:val="21"/>
              </w:rPr>
            </w:pPr>
            <w:proofErr w:type="gramStart"/>
            <w:r w:rsidRPr="002A5E52">
              <w:rPr>
                <w:rFonts w:ascii="Arial" w:eastAsia="Malgun Gothic" w:hAnsi="Arial" w:cs="Arial"/>
                <w:b/>
                <w:bCs/>
                <w:sz w:val="21"/>
                <w:szCs w:val="21"/>
              </w:rPr>
              <w:t>제</w:t>
            </w:r>
            <w:r w:rsidRPr="002A5E52">
              <w:rPr>
                <w:rFonts w:ascii="Arial" w:eastAsia="Malgun Gothic" w:hAnsi="Arial" w:cs="Arial"/>
                <w:b/>
                <w:bCs/>
                <w:sz w:val="21"/>
                <w:szCs w:val="21"/>
              </w:rPr>
              <w:t xml:space="preserve"> 68</w:t>
            </w:r>
            <w:proofErr w:type="gramEnd"/>
            <w:r w:rsidRPr="002A5E52">
              <w:rPr>
                <w:rFonts w:ascii="Arial" w:eastAsia="Malgun Gothic" w:hAnsi="Arial" w:cs="Arial"/>
                <w:b/>
                <w:bCs/>
                <w:sz w:val="21"/>
                <w:szCs w:val="21"/>
              </w:rPr>
              <w:t>조</w:t>
            </w:r>
            <w:r w:rsidRPr="002A5E52">
              <w:rPr>
                <w:rFonts w:ascii="Arial" w:eastAsia="Malgun Gothic" w:hAnsi="Arial" w:cs="Arial"/>
                <w:b/>
                <w:bCs/>
                <w:sz w:val="21"/>
                <w:szCs w:val="21"/>
              </w:rPr>
              <w:t xml:space="preserve"> (</w:t>
            </w:r>
            <w:r w:rsidRPr="002A5E52">
              <w:rPr>
                <w:rFonts w:ascii="Arial" w:eastAsia="Malgun Gothic" w:hAnsi="Arial" w:cs="Arial"/>
                <w:b/>
                <w:bCs/>
                <w:sz w:val="21"/>
                <w:szCs w:val="21"/>
              </w:rPr>
              <w:t>급식</w:t>
            </w:r>
            <w:r w:rsidRPr="002A5E52">
              <w:rPr>
                <w:rFonts w:ascii="Arial" w:eastAsia="Malgun Gothic" w:hAnsi="Arial" w:cs="Arial"/>
                <w:b/>
                <w:bCs/>
                <w:sz w:val="21"/>
                <w:szCs w:val="21"/>
              </w:rPr>
              <w:t>)</w:t>
            </w:r>
          </w:p>
        </w:tc>
        <w:tc>
          <w:tcPr>
            <w:tcW w:w="1667" w:type="pct"/>
            <w:shd w:val="clear" w:color="auto" w:fill="auto"/>
          </w:tcPr>
          <w:p w14:paraId="1AAC671C" w14:textId="1062DBAF" w:rsidR="00227623" w:rsidRPr="002A5E52" w:rsidRDefault="00227623" w:rsidP="00227623">
            <w:pPr>
              <w:rPr>
                <w:rFonts w:ascii="Arial" w:eastAsia="Malgun Gothic" w:hAnsi="Arial" w:cs="Arial"/>
                <w:b/>
                <w:bCs/>
                <w:sz w:val="21"/>
                <w:szCs w:val="21"/>
                <w:lang w:val="ru-RU"/>
              </w:rPr>
            </w:pPr>
            <w:r w:rsidRPr="002A5E52">
              <w:rPr>
                <w:rFonts w:ascii="Arial" w:eastAsia="Malgun Gothic" w:hAnsi="Arial" w:cs="Arial"/>
                <w:b/>
                <w:bCs/>
                <w:sz w:val="21"/>
                <w:szCs w:val="21"/>
                <w:lang w:val="ru-RU"/>
              </w:rPr>
              <w:t>Статья 68 (Предоставление еды для обеденного перерыва)</w:t>
            </w:r>
          </w:p>
        </w:tc>
        <w:tc>
          <w:tcPr>
            <w:tcW w:w="1667" w:type="pct"/>
            <w:shd w:val="clear" w:color="auto" w:fill="auto"/>
          </w:tcPr>
          <w:p w14:paraId="62FC4F72" w14:textId="60CA0EB0" w:rsidR="00227623" w:rsidRPr="002A5E52" w:rsidRDefault="00227623" w:rsidP="00227623">
            <w:pPr>
              <w:rPr>
                <w:rFonts w:ascii="Arial" w:eastAsia="Malgun Gothic" w:hAnsi="Arial" w:cs="Arial"/>
                <w:b/>
                <w:bCs/>
                <w:sz w:val="21"/>
                <w:szCs w:val="21"/>
              </w:rPr>
            </w:pPr>
            <w:r w:rsidRPr="002A5E52">
              <w:rPr>
                <w:rFonts w:ascii="Arial" w:eastAsia="Malgun Gothic" w:hAnsi="Arial" w:cs="Arial"/>
                <w:b/>
                <w:bCs/>
                <w:sz w:val="21"/>
                <w:szCs w:val="21"/>
              </w:rPr>
              <w:t>Article 68 (Provision of food for lunch break)</w:t>
            </w:r>
          </w:p>
        </w:tc>
      </w:tr>
      <w:tr w:rsidR="00227623" w:rsidRPr="002A5E52" w14:paraId="7763E826" w14:textId="77777777" w:rsidTr="00487147">
        <w:trPr>
          <w:trHeight w:val="156"/>
        </w:trPr>
        <w:tc>
          <w:tcPr>
            <w:tcW w:w="1666" w:type="pct"/>
          </w:tcPr>
          <w:p w14:paraId="45E1E5D2" w14:textId="5D60EB31" w:rsidR="00227623" w:rsidRPr="002A5E52" w:rsidRDefault="00227623" w:rsidP="00227623">
            <w:pPr>
              <w:rPr>
                <w:rFonts w:ascii="Arial" w:eastAsia="Malgun Gothic" w:hAnsi="Arial" w:cs="Arial"/>
                <w:sz w:val="21"/>
                <w:szCs w:val="21"/>
              </w:rPr>
            </w:pPr>
            <w:r w:rsidRPr="002A5E52">
              <w:rPr>
                <w:rFonts w:ascii="Arial" w:eastAsia="Malgun Gothic" w:hAnsi="Arial" w:cs="Arial"/>
                <w:sz w:val="21"/>
                <w:szCs w:val="21"/>
              </w:rPr>
              <w:t>회사는</w:t>
            </w:r>
            <w:r w:rsidRPr="002A5E52">
              <w:rPr>
                <w:rFonts w:ascii="Arial" w:eastAsia="Malgun Gothic" w:hAnsi="Arial" w:cs="Arial"/>
                <w:sz w:val="21"/>
                <w:szCs w:val="21"/>
              </w:rPr>
              <w:t xml:space="preserve"> </w:t>
            </w:r>
            <w:r w:rsidRPr="002A5E52">
              <w:rPr>
                <w:rFonts w:ascii="Arial" w:eastAsia="Malgun Gothic" w:hAnsi="Arial" w:cs="Arial"/>
                <w:sz w:val="21"/>
                <w:szCs w:val="21"/>
              </w:rPr>
              <w:t>출근한</w:t>
            </w:r>
            <w:r w:rsidRPr="002A5E52">
              <w:rPr>
                <w:rFonts w:ascii="Arial" w:eastAsia="Malgun Gothic" w:hAnsi="Arial" w:cs="Arial"/>
                <w:sz w:val="21"/>
                <w:szCs w:val="21"/>
              </w:rPr>
              <w:t xml:space="preserve"> </w:t>
            </w:r>
            <w:r w:rsidRPr="002A5E52">
              <w:rPr>
                <w:rFonts w:ascii="Arial" w:eastAsia="Malgun Gothic" w:hAnsi="Arial" w:cs="Arial"/>
                <w:sz w:val="21"/>
                <w:szCs w:val="21"/>
              </w:rPr>
              <w:t>종업원에게</w:t>
            </w:r>
            <w:r w:rsidRPr="002A5E52">
              <w:rPr>
                <w:rFonts w:ascii="Arial" w:eastAsia="Malgun Gothic" w:hAnsi="Arial" w:cs="Arial"/>
                <w:sz w:val="21"/>
                <w:szCs w:val="21"/>
              </w:rPr>
              <w:t xml:space="preserve"> </w:t>
            </w:r>
            <w:r w:rsidRPr="002A5E52">
              <w:rPr>
                <w:rFonts w:ascii="Arial" w:eastAsia="Malgun Gothic" w:hAnsi="Arial" w:cs="Arial"/>
                <w:sz w:val="21"/>
                <w:szCs w:val="21"/>
              </w:rPr>
              <w:t>중식을</w:t>
            </w:r>
            <w:r w:rsidRPr="002A5E52">
              <w:rPr>
                <w:rFonts w:ascii="Arial" w:eastAsia="Malgun Gothic" w:hAnsi="Arial" w:cs="Arial"/>
                <w:sz w:val="21"/>
                <w:szCs w:val="21"/>
              </w:rPr>
              <w:t xml:space="preserve"> </w:t>
            </w:r>
            <w:proofErr w:type="gramStart"/>
            <w:r w:rsidRPr="002A5E52">
              <w:rPr>
                <w:rFonts w:ascii="Arial" w:eastAsia="Malgun Gothic" w:hAnsi="Arial" w:cs="Arial"/>
                <w:sz w:val="21"/>
                <w:szCs w:val="21"/>
              </w:rPr>
              <w:t>제공</w:t>
            </w:r>
            <w:r w:rsidRPr="002A5E52">
              <w:rPr>
                <w:rFonts w:ascii="Arial" w:eastAsia="Malgun Gothic" w:hAnsi="Arial" w:cs="Arial"/>
                <w:sz w:val="21"/>
                <w:szCs w:val="21"/>
              </w:rPr>
              <w:t xml:space="preserve"> </w:t>
            </w:r>
            <w:r w:rsidRPr="002A5E52">
              <w:rPr>
                <w:rFonts w:ascii="Arial" w:eastAsia="Malgun Gothic" w:hAnsi="Arial" w:cs="Arial"/>
                <w:sz w:val="21"/>
                <w:szCs w:val="21"/>
              </w:rPr>
              <w:t>한다</w:t>
            </w:r>
            <w:proofErr w:type="gramEnd"/>
            <w:r w:rsidRPr="002A5E52">
              <w:rPr>
                <w:rFonts w:ascii="Arial" w:eastAsia="Malgun Gothic" w:hAnsi="Arial" w:cs="Arial"/>
                <w:sz w:val="21"/>
                <w:szCs w:val="21"/>
              </w:rPr>
              <w:t>.</w:t>
            </w:r>
          </w:p>
        </w:tc>
        <w:tc>
          <w:tcPr>
            <w:tcW w:w="1667" w:type="pct"/>
            <w:shd w:val="clear" w:color="auto" w:fill="auto"/>
          </w:tcPr>
          <w:p w14:paraId="063A71C0" w14:textId="4F5B16D0" w:rsidR="00227623" w:rsidRPr="002A5E52" w:rsidRDefault="00227623" w:rsidP="00227623">
            <w:pPr>
              <w:rPr>
                <w:rFonts w:ascii="Arial" w:eastAsia="Malgun Gothic" w:hAnsi="Arial" w:cs="Arial"/>
                <w:sz w:val="21"/>
                <w:szCs w:val="21"/>
                <w:lang w:val="ru-RU"/>
              </w:rPr>
            </w:pPr>
            <w:r w:rsidRPr="002A5E52">
              <w:rPr>
                <w:rFonts w:ascii="Arial" w:eastAsia="Malgun Gothic" w:hAnsi="Arial" w:cs="Arial"/>
                <w:sz w:val="21"/>
                <w:szCs w:val="21"/>
                <w:lang w:val="ru-RU"/>
                <w:rPrChange w:id="1471" w:author="Гурьянов" w:date="2021-07-21T15:43:00Z">
                  <w:rPr>
                    <w:rFonts w:eastAsia="Malgun Gothic"/>
                    <w:color w:val="0000FF"/>
                    <w:u w:val="single"/>
                  </w:rPr>
                </w:rPrChange>
              </w:rPr>
              <w:t>Компания</w:t>
            </w:r>
            <w:r w:rsidRPr="002A5E52">
              <w:rPr>
                <w:rFonts w:ascii="Arial" w:eastAsia="Malgun Gothic" w:hAnsi="Arial" w:cs="Arial"/>
                <w:sz w:val="21"/>
                <w:szCs w:val="21"/>
                <w:lang w:val="ru-RU"/>
              </w:rPr>
              <w:t xml:space="preserve"> предоставляет еду для обеденного перерыва работникам, находящимся на рабочем месте.</w:t>
            </w:r>
          </w:p>
        </w:tc>
        <w:tc>
          <w:tcPr>
            <w:tcW w:w="1667" w:type="pct"/>
            <w:shd w:val="clear" w:color="auto" w:fill="auto"/>
          </w:tcPr>
          <w:p w14:paraId="40F12DF2" w14:textId="77777777" w:rsidR="00227623" w:rsidRPr="002A5E52" w:rsidRDefault="00227623" w:rsidP="00227623">
            <w:pPr>
              <w:rPr>
                <w:rFonts w:ascii="Arial" w:eastAsia="Malgun Gothic" w:hAnsi="Arial" w:cs="Arial"/>
                <w:sz w:val="21"/>
                <w:szCs w:val="21"/>
              </w:rPr>
            </w:pPr>
            <w:r w:rsidRPr="002A5E52">
              <w:rPr>
                <w:rFonts w:ascii="Arial" w:eastAsia="Malgun Gothic" w:hAnsi="Arial" w:cs="Arial"/>
                <w:sz w:val="21"/>
                <w:szCs w:val="21"/>
              </w:rPr>
              <w:t>The company provides lunchtime meals to the employees in the workplace.</w:t>
            </w:r>
          </w:p>
          <w:p w14:paraId="0B2A78AB" w14:textId="77777777" w:rsidR="00227623" w:rsidRPr="002A5E52" w:rsidRDefault="00227623" w:rsidP="00227623">
            <w:pPr>
              <w:rPr>
                <w:rFonts w:ascii="Arial" w:eastAsia="Malgun Gothic" w:hAnsi="Arial" w:cs="Arial"/>
                <w:sz w:val="21"/>
                <w:szCs w:val="21"/>
              </w:rPr>
            </w:pPr>
          </w:p>
        </w:tc>
      </w:tr>
      <w:tr w:rsidR="00811D16" w:rsidRPr="002A5E52" w14:paraId="5C7A4846" w14:textId="77777777" w:rsidTr="00487147">
        <w:trPr>
          <w:trHeight w:val="156"/>
        </w:trPr>
        <w:tc>
          <w:tcPr>
            <w:tcW w:w="1666" w:type="pct"/>
          </w:tcPr>
          <w:p w14:paraId="5A9A1A64" w14:textId="3E6EB272" w:rsidR="00811D16" w:rsidRPr="002A5E52" w:rsidRDefault="00811D16" w:rsidP="00811D16">
            <w:pPr>
              <w:rPr>
                <w:rFonts w:ascii="Arial" w:eastAsia="Malgun Gothic" w:hAnsi="Arial" w:cs="Arial"/>
                <w:b/>
                <w:bCs/>
                <w:sz w:val="21"/>
                <w:szCs w:val="21"/>
              </w:rPr>
            </w:pPr>
            <w:proofErr w:type="gramStart"/>
            <w:r w:rsidRPr="002A5E52">
              <w:rPr>
                <w:rFonts w:ascii="Arial" w:eastAsia="Malgun Gothic" w:hAnsi="Arial" w:cs="Arial"/>
                <w:b/>
                <w:bCs/>
                <w:sz w:val="21"/>
                <w:szCs w:val="21"/>
              </w:rPr>
              <w:t>제</w:t>
            </w:r>
            <w:r w:rsidRPr="002A5E52">
              <w:rPr>
                <w:rFonts w:ascii="Arial" w:eastAsia="Malgun Gothic" w:hAnsi="Arial" w:cs="Arial"/>
                <w:b/>
                <w:bCs/>
                <w:sz w:val="21"/>
                <w:szCs w:val="21"/>
              </w:rPr>
              <w:t xml:space="preserve"> 8</w:t>
            </w:r>
            <w:proofErr w:type="gramEnd"/>
            <w:r w:rsidRPr="002A5E52">
              <w:rPr>
                <w:rFonts w:ascii="Arial" w:eastAsia="Malgun Gothic" w:hAnsi="Arial" w:cs="Arial"/>
                <w:b/>
                <w:bCs/>
                <w:sz w:val="21"/>
                <w:szCs w:val="21"/>
              </w:rPr>
              <w:t xml:space="preserve"> </w:t>
            </w:r>
            <w:r w:rsidRPr="002A5E52">
              <w:rPr>
                <w:rFonts w:ascii="Arial" w:eastAsia="Malgun Gothic" w:hAnsi="Arial" w:cs="Arial"/>
                <w:b/>
                <w:bCs/>
                <w:sz w:val="21"/>
                <w:szCs w:val="21"/>
              </w:rPr>
              <w:t>장</w:t>
            </w:r>
            <w:r w:rsidRPr="002A5E52">
              <w:rPr>
                <w:rFonts w:ascii="Arial" w:eastAsia="Malgun Gothic" w:hAnsi="Arial" w:cs="Arial"/>
                <w:b/>
                <w:bCs/>
                <w:sz w:val="21"/>
                <w:szCs w:val="21"/>
              </w:rPr>
              <w:t xml:space="preserve"> </w:t>
            </w:r>
            <w:r w:rsidRPr="002A5E52">
              <w:rPr>
                <w:rFonts w:ascii="Arial" w:eastAsia="Malgun Gothic" w:hAnsi="Arial" w:cs="Arial"/>
                <w:b/>
                <w:bCs/>
                <w:sz w:val="21"/>
                <w:szCs w:val="21"/>
              </w:rPr>
              <w:t>안전보건</w:t>
            </w:r>
          </w:p>
        </w:tc>
        <w:tc>
          <w:tcPr>
            <w:tcW w:w="1667" w:type="pct"/>
            <w:shd w:val="clear" w:color="auto" w:fill="auto"/>
          </w:tcPr>
          <w:p w14:paraId="64F3423F" w14:textId="6E2FDEE7" w:rsidR="00811D16" w:rsidRPr="002A5E52" w:rsidRDefault="00811D16" w:rsidP="00811D16">
            <w:pPr>
              <w:rPr>
                <w:rFonts w:ascii="Arial" w:eastAsia="Malgun Gothic" w:hAnsi="Arial" w:cs="Arial"/>
                <w:b/>
                <w:bCs/>
                <w:sz w:val="21"/>
                <w:szCs w:val="21"/>
                <w:lang w:val="ru-RU"/>
              </w:rPr>
            </w:pPr>
            <w:r w:rsidRPr="002A5E52">
              <w:rPr>
                <w:rFonts w:ascii="Arial" w:eastAsia="Malgun Gothic" w:hAnsi="Arial" w:cs="Arial"/>
                <w:b/>
                <w:bCs/>
                <w:color w:val="000000"/>
                <w:sz w:val="21"/>
                <w:szCs w:val="21"/>
                <w:lang w:val="ru-RU"/>
              </w:rPr>
              <w:t>Г</w:t>
            </w:r>
            <w:r w:rsidR="009341C1" w:rsidRPr="002A5E52">
              <w:rPr>
                <w:rFonts w:ascii="Arial" w:eastAsia="Malgun Gothic" w:hAnsi="Arial" w:cs="Arial"/>
                <w:b/>
                <w:bCs/>
                <w:color w:val="000000"/>
                <w:sz w:val="21"/>
                <w:szCs w:val="21"/>
                <w:lang w:val="ru-RU"/>
              </w:rPr>
              <w:t>ЛАВА</w:t>
            </w:r>
            <w:r w:rsidRPr="002A5E52">
              <w:rPr>
                <w:rFonts w:ascii="Arial" w:eastAsia="Malgun Gothic" w:hAnsi="Arial" w:cs="Arial"/>
                <w:b/>
                <w:bCs/>
                <w:color w:val="000000"/>
                <w:sz w:val="21"/>
                <w:szCs w:val="21"/>
                <w:lang w:val="ru-RU"/>
              </w:rPr>
              <w:t xml:space="preserve"> 9</w:t>
            </w:r>
            <w:r w:rsidR="002A5E52" w:rsidRPr="00E17745">
              <w:rPr>
                <w:rFonts w:ascii="Arial" w:eastAsia="Malgun Gothic" w:hAnsi="Arial" w:cs="Arial"/>
                <w:b/>
                <w:bCs/>
                <w:color w:val="000000"/>
                <w:sz w:val="21"/>
                <w:szCs w:val="21"/>
                <w:lang w:val="ru-RU"/>
              </w:rPr>
              <w:t xml:space="preserve">. </w:t>
            </w:r>
            <w:r w:rsidR="009341C1" w:rsidRPr="002A5E52">
              <w:rPr>
                <w:rFonts w:ascii="Arial" w:eastAsia="Malgun Gothic" w:hAnsi="Arial" w:cs="Arial"/>
                <w:b/>
                <w:bCs/>
                <w:color w:val="000000"/>
                <w:sz w:val="21"/>
                <w:szCs w:val="21"/>
                <w:lang w:val="ru-RU"/>
              </w:rPr>
              <w:t>БЕЗОПАСНОСТЬ И ОХРАНА ЗДОРОВЬЯ</w:t>
            </w:r>
          </w:p>
        </w:tc>
        <w:tc>
          <w:tcPr>
            <w:tcW w:w="1667" w:type="pct"/>
            <w:shd w:val="clear" w:color="auto" w:fill="auto"/>
          </w:tcPr>
          <w:p w14:paraId="63415582" w14:textId="2C3EFBE0" w:rsidR="00811D16" w:rsidRPr="002A5E52" w:rsidRDefault="00811D16" w:rsidP="00811D16">
            <w:pPr>
              <w:rPr>
                <w:rFonts w:ascii="Arial" w:eastAsia="Malgun Gothic" w:hAnsi="Arial" w:cs="Arial"/>
                <w:b/>
                <w:bCs/>
                <w:sz w:val="21"/>
                <w:szCs w:val="21"/>
                <w:lang w:val="ru-RU"/>
              </w:rPr>
            </w:pPr>
            <w:r w:rsidRPr="002A5E52">
              <w:rPr>
                <w:rFonts w:ascii="Arial" w:eastAsia="Malgun Gothic" w:hAnsi="Arial" w:cs="Arial"/>
                <w:b/>
                <w:bCs/>
                <w:color w:val="000000"/>
                <w:sz w:val="21"/>
                <w:szCs w:val="21"/>
              </w:rPr>
              <w:t>Chapter 9</w:t>
            </w:r>
            <w:r w:rsidR="002A5E52" w:rsidRPr="002A5E52">
              <w:rPr>
                <w:rFonts w:ascii="Arial" w:eastAsia="Malgun Gothic" w:hAnsi="Arial" w:cs="Arial"/>
                <w:b/>
                <w:bCs/>
                <w:color w:val="000000"/>
                <w:sz w:val="21"/>
                <w:szCs w:val="21"/>
              </w:rPr>
              <w:t xml:space="preserve">. </w:t>
            </w:r>
            <w:r w:rsidR="009341C1" w:rsidRPr="002A5E52">
              <w:rPr>
                <w:rFonts w:ascii="Arial" w:eastAsia="Malgun Gothic" w:hAnsi="Arial" w:cs="Arial"/>
                <w:b/>
                <w:bCs/>
                <w:color w:val="000000"/>
                <w:sz w:val="21"/>
                <w:szCs w:val="21"/>
              </w:rPr>
              <w:t>SAFETY AND HEALTH</w:t>
            </w:r>
          </w:p>
        </w:tc>
      </w:tr>
      <w:tr w:rsidR="00811D16" w:rsidRPr="002A5E52" w14:paraId="66A3D2A5" w14:textId="77777777" w:rsidTr="00487147">
        <w:trPr>
          <w:trHeight w:val="156"/>
        </w:trPr>
        <w:tc>
          <w:tcPr>
            <w:tcW w:w="1666" w:type="pct"/>
          </w:tcPr>
          <w:p w14:paraId="7A32D2B7" w14:textId="0AF62118" w:rsidR="00811D16" w:rsidRPr="002A5E52" w:rsidRDefault="00811D16" w:rsidP="00811D16">
            <w:pPr>
              <w:rPr>
                <w:rFonts w:ascii="Arial" w:eastAsia="Malgun Gothic" w:hAnsi="Arial" w:cs="Arial"/>
                <w:b/>
                <w:bCs/>
                <w:color w:val="000000"/>
                <w:sz w:val="21"/>
                <w:szCs w:val="21"/>
              </w:rPr>
            </w:pPr>
            <w:proofErr w:type="gramStart"/>
            <w:r w:rsidRPr="002A5E52">
              <w:rPr>
                <w:rFonts w:ascii="Arial" w:eastAsia="Malgun Gothic" w:hAnsi="Arial" w:cs="Arial" w:hint="eastAsia"/>
                <w:b/>
                <w:bCs/>
                <w:sz w:val="21"/>
                <w:szCs w:val="21"/>
                <w:rPrChange w:id="1472" w:author="Mia Choi" w:date="2021-07-25T18:31:00Z">
                  <w:rPr>
                    <w:rFonts w:ascii="Malgun Gothic" w:eastAsia="Malgun Gothic" w:hAnsi="Malgun Gothic" w:hint="eastAsia"/>
                    <w:highlight w:val="yellow"/>
                  </w:rPr>
                </w:rPrChange>
              </w:rPr>
              <w:lastRenderedPageBreak/>
              <w:t>제</w:t>
            </w:r>
            <w:r w:rsidRPr="002A5E52">
              <w:rPr>
                <w:rFonts w:ascii="Arial" w:eastAsia="Malgun Gothic" w:hAnsi="Arial" w:cs="Arial"/>
                <w:b/>
                <w:bCs/>
                <w:sz w:val="21"/>
                <w:szCs w:val="21"/>
                <w:rPrChange w:id="1473" w:author="Mia Choi" w:date="2021-07-25T18:31:00Z">
                  <w:rPr>
                    <w:rFonts w:ascii="Malgun Gothic" w:eastAsia="Malgun Gothic" w:hAnsi="Malgun Gothic"/>
                    <w:highlight w:val="yellow"/>
                  </w:rPr>
                </w:rPrChange>
              </w:rPr>
              <w:t xml:space="preserve"> 69</w:t>
            </w:r>
            <w:proofErr w:type="gramEnd"/>
            <w:r w:rsidRPr="002A5E52">
              <w:rPr>
                <w:rFonts w:ascii="Arial" w:eastAsia="Malgun Gothic" w:hAnsi="Arial" w:cs="Arial" w:hint="eastAsia"/>
                <w:b/>
                <w:bCs/>
                <w:sz w:val="21"/>
                <w:szCs w:val="21"/>
                <w:rPrChange w:id="1474" w:author="Mia Choi" w:date="2021-07-25T18:31:00Z">
                  <w:rPr>
                    <w:rFonts w:ascii="Malgun Gothic" w:eastAsia="Malgun Gothic" w:hAnsi="Malgun Gothic" w:hint="eastAsia"/>
                    <w:highlight w:val="yellow"/>
                  </w:rPr>
                </w:rPrChange>
              </w:rPr>
              <w:t>조</w:t>
            </w:r>
            <w:r w:rsidRPr="002A5E52">
              <w:rPr>
                <w:rFonts w:ascii="Arial" w:eastAsia="Malgun Gothic" w:hAnsi="Arial" w:cs="Arial"/>
                <w:b/>
                <w:bCs/>
                <w:sz w:val="21"/>
                <w:szCs w:val="21"/>
                <w:rPrChange w:id="1475" w:author="Mia Choi" w:date="2021-07-25T18:31:00Z">
                  <w:rPr>
                    <w:rFonts w:ascii="Malgun Gothic" w:eastAsia="Malgun Gothic" w:hAnsi="Malgun Gothic"/>
                    <w:highlight w:val="yellow"/>
                  </w:rPr>
                </w:rPrChange>
              </w:rPr>
              <w:t xml:space="preserve"> (</w:t>
            </w:r>
            <w:r w:rsidRPr="002A5E52">
              <w:rPr>
                <w:rFonts w:ascii="Arial" w:eastAsia="Malgun Gothic" w:hAnsi="Arial" w:cs="Arial" w:hint="eastAsia"/>
                <w:b/>
                <w:bCs/>
                <w:sz w:val="21"/>
                <w:szCs w:val="21"/>
                <w:rPrChange w:id="1476" w:author="Mia Choi" w:date="2021-07-25T18:31:00Z">
                  <w:rPr>
                    <w:rFonts w:ascii="Malgun Gothic" w:eastAsia="Malgun Gothic" w:hAnsi="Malgun Gothic" w:hint="eastAsia"/>
                    <w:highlight w:val="yellow"/>
                  </w:rPr>
                </w:rPrChange>
              </w:rPr>
              <w:t>안전</w:t>
            </w:r>
            <w:r w:rsidRPr="002A5E52">
              <w:rPr>
                <w:rFonts w:ascii="Arial" w:eastAsia="Malgun Gothic" w:hAnsi="Arial" w:cs="Arial"/>
                <w:b/>
                <w:bCs/>
                <w:sz w:val="21"/>
                <w:szCs w:val="21"/>
                <w:rPrChange w:id="1477" w:author="Mia Choi" w:date="2021-07-25T18:31:00Z">
                  <w:rPr>
                    <w:rFonts w:ascii="Malgun Gothic" w:eastAsia="Malgun Gothic" w:hAnsi="Malgun Gothic"/>
                    <w:highlight w:val="yellow"/>
                  </w:rPr>
                </w:rPrChange>
              </w:rPr>
              <w:t xml:space="preserve"> </w:t>
            </w:r>
            <w:r w:rsidRPr="002A5E52">
              <w:rPr>
                <w:rFonts w:ascii="Arial" w:eastAsia="Malgun Gothic" w:hAnsi="Arial" w:cs="Arial" w:hint="eastAsia"/>
                <w:b/>
                <w:bCs/>
                <w:sz w:val="21"/>
                <w:szCs w:val="21"/>
                <w:rPrChange w:id="1478" w:author="Mia Choi" w:date="2021-07-25T18:31:00Z">
                  <w:rPr>
                    <w:rFonts w:ascii="Malgun Gothic" w:eastAsia="Malgun Gothic" w:hAnsi="Malgun Gothic" w:hint="eastAsia"/>
                    <w:highlight w:val="yellow"/>
                  </w:rPr>
                </w:rPrChange>
              </w:rPr>
              <w:t>및</w:t>
            </w:r>
            <w:r w:rsidRPr="002A5E52">
              <w:rPr>
                <w:rFonts w:ascii="Arial" w:eastAsia="Malgun Gothic" w:hAnsi="Arial" w:cs="Arial"/>
                <w:b/>
                <w:bCs/>
                <w:sz w:val="21"/>
                <w:szCs w:val="21"/>
                <w:rPrChange w:id="1479" w:author="Mia Choi" w:date="2021-07-25T18:31:00Z">
                  <w:rPr>
                    <w:rFonts w:ascii="Malgun Gothic" w:eastAsia="Malgun Gothic" w:hAnsi="Malgun Gothic"/>
                    <w:highlight w:val="yellow"/>
                  </w:rPr>
                </w:rPrChange>
              </w:rPr>
              <w:t xml:space="preserve"> </w:t>
            </w:r>
            <w:r w:rsidRPr="002A5E52">
              <w:rPr>
                <w:rFonts w:ascii="Arial" w:eastAsia="Malgun Gothic" w:hAnsi="Arial" w:cs="Arial" w:hint="eastAsia"/>
                <w:b/>
                <w:bCs/>
                <w:sz w:val="21"/>
                <w:szCs w:val="21"/>
                <w:rPrChange w:id="1480" w:author="Mia Choi" w:date="2021-07-25T18:31:00Z">
                  <w:rPr>
                    <w:rFonts w:ascii="Malgun Gothic" w:eastAsia="Malgun Gothic" w:hAnsi="Malgun Gothic" w:hint="eastAsia"/>
                    <w:highlight w:val="yellow"/>
                  </w:rPr>
                </w:rPrChange>
              </w:rPr>
              <w:t>보건관리</w:t>
            </w:r>
            <w:r w:rsidRPr="002A5E52">
              <w:rPr>
                <w:rFonts w:ascii="Arial" w:eastAsia="Malgun Gothic" w:hAnsi="Arial" w:cs="Arial"/>
                <w:b/>
                <w:bCs/>
                <w:sz w:val="21"/>
                <w:szCs w:val="21"/>
                <w:rPrChange w:id="1481" w:author="Mia Choi" w:date="2021-07-25T18:31:00Z">
                  <w:rPr>
                    <w:rFonts w:ascii="Malgun Gothic" w:eastAsia="Malgun Gothic" w:hAnsi="Malgun Gothic"/>
                    <w:highlight w:val="yellow"/>
                  </w:rPr>
                </w:rPrChange>
              </w:rPr>
              <w:t xml:space="preserve">) </w:t>
            </w:r>
          </w:p>
        </w:tc>
        <w:tc>
          <w:tcPr>
            <w:tcW w:w="1667" w:type="pct"/>
            <w:shd w:val="clear" w:color="auto" w:fill="auto"/>
          </w:tcPr>
          <w:p w14:paraId="0ACAB44A" w14:textId="106CF250" w:rsidR="00811D16" w:rsidRPr="002A5E52" w:rsidRDefault="00811D16" w:rsidP="00811D16">
            <w:pPr>
              <w:rPr>
                <w:rFonts w:ascii="Arial" w:eastAsia="Malgun Gothic" w:hAnsi="Arial" w:cs="Arial"/>
                <w:b/>
                <w:bCs/>
                <w:sz w:val="21"/>
                <w:szCs w:val="21"/>
                <w:lang w:val="ru-RU"/>
              </w:rPr>
            </w:pPr>
            <w:r w:rsidRPr="002A5E52">
              <w:rPr>
                <w:rFonts w:ascii="Arial" w:eastAsia="Malgun Gothic" w:hAnsi="Arial" w:cs="Arial"/>
                <w:b/>
                <w:bCs/>
                <w:sz w:val="21"/>
                <w:szCs w:val="21"/>
                <w:lang w:val="ru-RU"/>
              </w:rPr>
              <w:t>Статья 69 (Безопасность и охрана здоровья)</w:t>
            </w:r>
          </w:p>
        </w:tc>
        <w:tc>
          <w:tcPr>
            <w:tcW w:w="1667" w:type="pct"/>
            <w:shd w:val="clear" w:color="auto" w:fill="auto"/>
          </w:tcPr>
          <w:p w14:paraId="1D732D76" w14:textId="7277EC0D" w:rsidR="00811D16" w:rsidRPr="002A5E52" w:rsidRDefault="00811D16" w:rsidP="00811D16">
            <w:pPr>
              <w:rPr>
                <w:rFonts w:ascii="Arial" w:eastAsia="Malgun Gothic" w:hAnsi="Arial" w:cs="Arial"/>
                <w:b/>
                <w:bCs/>
                <w:sz w:val="21"/>
                <w:szCs w:val="21"/>
              </w:rPr>
            </w:pPr>
            <w:r w:rsidRPr="002A5E52">
              <w:rPr>
                <w:rFonts w:ascii="Arial" w:eastAsia="Malgun Gothic" w:hAnsi="Arial" w:cs="Arial"/>
                <w:b/>
                <w:bCs/>
                <w:color w:val="000000"/>
                <w:sz w:val="21"/>
                <w:szCs w:val="21"/>
              </w:rPr>
              <w:t>Article 69 (Safety and Health)</w:t>
            </w:r>
          </w:p>
        </w:tc>
      </w:tr>
      <w:tr w:rsidR="00811D16" w:rsidRPr="002A5E52" w14:paraId="3556D6C1" w14:textId="77777777" w:rsidTr="00487147">
        <w:trPr>
          <w:trHeight w:val="156"/>
        </w:trPr>
        <w:tc>
          <w:tcPr>
            <w:tcW w:w="1666" w:type="pct"/>
          </w:tcPr>
          <w:p w14:paraId="4FB26F87" w14:textId="12012076" w:rsidR="00811D16" w:rsidRPr="002A5E52" w:rsidRDefault="00811D16" w:rsidP="00811D16">
            <w:pPr>
              <w:rPr>
                <w:rFonts w:ascii="Arial" w:eastAsia="Malgun Gothic" w:hAnsi="Arial" w:cs="Arial"/>
                <w:sz w:val="21"/>
                <w:szCs w:val="21"/>
              </w:rPr>
            </w:pPr>
            <w:r w:rsidRPr="002A5E52">
              <w:rPr>
                <w:rFonts w:ascii="Arial" w:eastAsia="Malgun Gothic" w:hAnsi="Arial" w:cs="Arial"/>
                <w:color w:val="000000"/>
                <w:sz w:val="21"/>
                <w:szCs w:val="21"/>
                <w:rPrChange w:id="1482" w:author="Mia Choi" w:date="2021-07-25T18:31:00Z">
                  <w:rPr>
                    <w:rFonts w:ascii="Malgun Gothic" w:eastAsia="Malgun Gothic" w:hAnsi="Malgun Gothic"/>
                    <w:color w:val="000000"/>
                    <w:highlight w:val="yellow"/>
                  </w:rPr>
                </w:rPrChange>
              </w:rPr>
              <w:t xml:space="preserve">1. </w:t>
            </w:r>
            <w:r w:rsidRPr="002A5E52">
              <w:rPr>
                <w:rFonts w:ascii="Arial" w:eastAsia="Malgun Gothic" w:hAnsi="Arial" w:cs="Arial" w:hint="eastAsia"/>
                <w:color w:val="000000"/>
                <w:sz w:val="21"/>
                <w:szCs w:val="21"/>
                <w:rPrChange w:id="1483" w:author="Mia Choi" w:date="2021-07-25T18:31:00Z">
                  <w:rPr>
                    <w:rFonts w:ascii="Malgun Gothic" w:eastAsia="Malgun Gothic" w:hAnsi="Malgun Gothic" w:hint="eastAsia"/>
                    <w:color w:val="000000"/>
                    <w:highlight w:val="yellow"/>
                  </w:rPr>
                </w:rPrChange>
              </w:rPr>
              <w:t>회사는</w:t>
            </w:r>
            <w:r w:rsidRPr="002A5E52">
              <w:rPr>
                <w:rFonts w:ascii="Arial" w:eastAsia="Malgun Gothic" w:hAnsi="Arial" w:cs="Arial"/>
                <w:color w:val="000000"/>
                <w:sz w:val="21"/>
                <w:szCs w:val="21"/>
                <w:rPrChange w:id="1484"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485" w:author="Mia Choi" w:date="2021-07-25T18:31:00Z">
                  <w:rPr>
                    <w:rFonts w:ascii="Malgun Gothic" w:eastAsia="Malgun Gothic" w:hAnsi="Malgun Gothic" w:hint="eastAsia"/>
                    <w:color w:val="000000"/>
                    <w:highlight w:val="yellow"/>
                  </w:rPr>
                </w:rPrChange>
              </w:rPr>
              <w:t>종업원의</w:t>
            </w:r>
            <w:r w:rsidRPr="002A5E52">
              <w:rPr>
                <w:rFonts w:ascii="Arial" w:eastAsia="Malgun Gothic" w:hAnsi="Arial" w:cs="Arial"/>
                <w:color w:val="000000"/>
                <w:sz w:val="21"/>
                <w:szCs w:val="21"/>
                <w:rPrChange w:id="1486"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487" w:author="Mia Choi" w:date="2021-07-25T18:31:00Z">
                  <w:rPr>
                    <w:rFonts w:ascii="Malgun Gothic" w:eastAsia="Malgun Gothic" w:hAnsi="Malgun Gothic" w:hint="eastAsia"/>
                    <w:color w:val="000000"/>
                    <w:highlight w:val="yellow"/>
                  </w:rPr>
                </w:rPrChange>
              </w:rPr>
              <w:t>안전과</w:t>
            </w:r>
            <w:r w:rsidRPr="002A5E52">
              <w:rPr>
                <w:rFonts w:ascii="Arial" w:eastAsia="Malgun Gothic" w:hAnsi="Arial" w:cs="Arial"/>
                <w:color w:val="000000"/>
                <w:sz w:val="21"/>
                <w:szCs w:val="21"/>
                <w:rPrChange w:id="1488"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489" w:author="Mia Choi" w:date="2021-07-25T18:31:00Z">
                  <w:rPr>
                    <w:rFonts w:ascii="Malgun Gothic" w:eastAsia="Malgun Gothic" w:hAnsi="Malgun Gothic" w:hint="eastAsia"/>
                    <w:color w:val="000000"/>
                    <w:highlight w:val="yellow"/>
                  </w:rPr>
                </w:rPrChange>
              </w:rPr>
              <w:t>보건을</w:t>
            </w:r>
            <w:r w:rsidRPr="002A5E52">
              <w:rPr>
                <w:rFonts w:ascii="Arial" w:eastAsia="Malgun Gothic" w:hAnsi="Arial" w:cs="Arial"/>
                <w:color w:val="000000"/>
                <w:sz w:val="21"/>
                <w:szCs w:val="21"/>
                <w:rPrChange w:id="1490" w:author="Mia Choi" w:date="2021-07-25T18:31:00Z">
                  <w:rPr>
                    <w:rFonts w:ascii="Malgun Gothic" w:eastAsia="Malgun Gothic" w:hAnsi="Malgun Gothic"/>
                    <w:color w:val="000000"/>
                    <w:highlight w:val="yellow"/>
                  </w:rPr>
                </w:rPrChange>
              </w:rPr>
              <w:t xml:space="preserve"> </w:t>
            </w:r>
            <w:proofErr w:type="spellStart"/>
            <w:r w:rsidRPr="002A5E52">
              <w:rPr>
                <w:rFonts w:ascii="Arial" w:eastAsia="Malgun Gothic" w:hAnsi="Arial" w:cs="Arial" w:hint="eastAsia"/>
                <w:color w:val="000000"/>
                <w:sz w:val="21"/>
                <w:szCs w:val="21"/>
                <w:rPrChange w:id="1491" w:author="Mia Choi" w:date="2021-07-25T18:31:00Z">
                  <w:rPr>
                    <w:rFonts w:ascii="Malgun Gothic" w:eastAsia="Malgun Gothic" w:hAnsi="Malgun Gothic" w:hint="eastAsia"/>
                    <w:color w:val="000000"/>
                    <w:highlight w:val="yellow"/>
                  </w:rPr>
                </w:rPrChange>
              </w:rPr>
              <w:t>위하여</w:t>
            </w:r>
            <w:del w:id="1492" w:author="Mia Choi" w:date="2021-07-25T18:31:00Z">
              <w:r w:rsidRPr="002A5E52" w:rsidDel="00966B47">
                <w:rPr>
                  <w:rFonts w:ascii="Arial" w:eastAsia="Malgun Gothic" w:hAnsi="Arial" w:cs="Arial"/>
                  <w:color w:val="000000"/>
                  <w:sz w:val="21"/>
                  <w:szCs w:val="21"/>
                  <w:rPrChange w:id="1493" w:author="Mia Choi" w:date="2021-07-25T18:31:00Z">
                    <w:rPr>
                      <w:rFonts w:ascii="Malgun Gothic" w:eastAsia="Malgun Gothic" w:hAnsi="Malgun Gothic"/>
                      <w:color w:val="000000"/>
                      <w:highlight w:val="yellow"/>
                    </w:rPr>
                  </w:rPrChange>
                </w:rPr>
                <w:delText xml:space="preserve"> </w:delText>
              </w:r>
              <w:r w:rsidRPr="002A5E52" w:rsidDel="00966B47">
                <w:rPr>
                  <w:rFonts w:ascii="Arial" w:eastAsia="Malgun Gothic" w:hAnsi="Arial" w:cs="Arial" w:hint="eastAsia"/>
                  <w:color w:val="000000"/>
                  <w:sz w:val="21"/>
                  <w:szCs w:val="21"/>
                  <w:rPrChange w:id="1494" w:author="Mia Choi" w:date="2021-07-25T18:31:00Z">
                    <w:rPr>
                      <w:rFonts w:ascii="Malgun Gothic" w:eastAsia="Malgun Gothic" w:hAnsi="Malgun Gothic" w:hint="eastAsia"/>
                      <w:color w:val="000000"/>
                      <w:highlight w:val="yellow"/>
                    </w:rPr>
                  </w:rPrChange>
                </w:rPr>
                <w:delText>산업안전보건법</w:delText>
              </w:r>
              <w:r w:rsidRPr="002A5E52" w:rsidDel="00966B47">
                <w:rPr>
                  <w:rFonts w:ascii="Arial" w:eastAsia="Malgun Gothic" w:hAnsi="Arial" w:cs="Arial"/>
                  <w:color w:val="000000"/>
                  <w:sz w:val="21"/>
                  <w:szCs w:val="21"/>
                  <w:rPrChange w:id="1495" w:author="Mia Choi" w:date="2021-07-25T18:31:00Z">
                    <w:rPr>
                      <w:rFonts w:ascii="Malgun Gothic" w:eastAsia="Malgun Gothic" w:hAnsi="Malgun Gothic"/>
                      <w:color w:val="000000"/>
                      <w:highlight w:val="yellow"/>
                    </w:rPr>
                  </w:rPrChange>
                </w:rPr>
                <w:delText xml:space="preserve"> </w:delText>
              </w:r>
              <w:r w:rsidRPr="002A5E52" w:rsidDel="00966B47">
                <w:rPr>
                  <w:rFonts w:ascii="Arial" w:eastAsia="Malgun Gothic" w:hAnsi="Arial" w:cs="Arial" w:hint="eastAsia"/>
                  <w:color w:val="000000"/>
                  <w:sz w:val="21"/>
                  <w:szCs w:val="21"/>
                  <w:rPrChange w:id="1496" w:author="Mia Choi" w:date="2021-07-25T18:31:00Z">
                    <w:rPr>
                      <w:rFonts w:ascii="Malgun Gothic" w:eastAsia="Malgun Gothic" w:hAnsi="Malgun Gothic" w:hint="eastAsia"/>
                      <w:color w:val="000000"/>
                      <w:highlight w:val="yellow"/>
                    </w:rPr>
                  </w:rPrChange>
                </w:rPr>
                <w:delText>및</w:delText>
              </w:r>
              <w:r w:rsidRPr="002A5E52" w:rsidDel="00966B47">
                <w:rPr>
                  <w:rFonts w:ascii="Arial" w:eastAsia="Malgun Gothic" w:hAnsi="Arial" w:cs="Arial"/>
                  <w:color w:val="000000"/>
                  <w:sz w:val="21"/>
                  <w:szCs w:val="21"/>
                  <w:rPrChange w:id="1497" w:author="Mia Choi" w:date="2021-07-25T18:31:00Z">
                    <w:rPr>
                      <w:rFonts w:ascii="Malgun Gothic" w:eastAsia="Malgun Gothic" w:hAnsi="Malgun Gothic"/>
                      <w:color w:val="000000"/>
                      <w:highlight w:val="yellow"/>
                    </w:rPr>
                  </w:rPrChange>
                </w:rPr>
                <w:delText xml:space="preserve"> </w:delText>
              </w:r>
              <w:r w:rsidRPr="002A5E52" w:rsidDel="00966B47">
                <w:rPr>
                  <w:rFonts w:ascii="Arial" w:eastAsia="Malgun Gothic" w:hAnsi="Arial" w:cs="Arial" w:hint="eastAsia"/>
                  <w:color w:val="000000"/>
                  <w:sz w:val="21"/>
                  <w:szCs w:val="21"/>
                  <w:rPrChange w:id="1498" w:author="Mia Choi" w:date="2021-07-25T18:31:00Z">
                    <w:rPr>
                      <w:rFonts w:ascii="Malgun Gothic" w:eastAsia="Malgun Gothic" w:hAnsi="Malgun Gothic" w:hint="eastAsia"/>
                      <w:color w:val="000000"/>
                      <w:highlight w:val="yellow"/>
                    </w:rPr>
                  </w:rPrChange>
                </w:rPr>
                <w:delText>규정에</w:delText>
              </w:r>
              <w:r w:rsidRPr="002A5E52" w:rsidDel="00966B47">
                <w:rPr>
                  <w:rFonts w:ascii="Arial" w:eastAsia="Malgun Gothic" w:hAnsi="Arial" w:cs="Arial"/>
                  <w:color w:val="000000"/>
                  <w:sz w:val="21"/>
                  <w:szCs w:val="21"/>
                  <w:rPrChange w:id="1499" w:author="Mia Choi" w:date="2021-07-25T18:31:00Z">
                    <w:rPr>
                      <w:rFonts w:ascii="Malgun Gothic" w:eastAsia="Malgun Gothic" w:hAnsi="Malgun Gothic"/>
                      <w:color w:val="000000"/>
                      <w:highlight w:val="yellow"/>
                    </w:rPr>
                  </w:rPrChange>
                </w:rPr>
                <w:delText xml:space="preserve"> </w:delText>
              </w:r>
              <w:r w:rsidRPr="002A5E52" w:rsidDel="00966B47">
                <w:rPr>
                  <w:rFonts w:ascii="Arial" w:eastAsia="Malgun Gothic" w:hAnsi="Arial" w:cs="Arial" w:hint="eastAsia"/>
                  <w:color w:val="000000"/>
                  <w:sz w:val="21"/>
                  <w:szCs w:val="21"/>
                  <w:rPrChange w:id="1500" w:author="Mia Choi" w:date="2021-07-25T18:31:00Z">
                    <w:rPr>
                      <w:rFonts w:ascii="Malgun Gothic" w:eastAsia="Malgun Gothic" w:hAnsi="Malgun Gothic" w:hint="eastAsia"/>
                      <w:color w:val="000000"/>
                      <w:highlight w:val="yellow"/>
                    </w:rPr>
                  </w:rPrChange>
                </w:rPr>
                <w:delText>따라</w:delText>
              </w:r>
              <w:r w:rsidRPr="002A5E52" w:rsidDel="00966B47">
                <w:rPr>
                  <w:rFonts w:ascii="Arial" w:eastAsia="Malgun Gothic" w:hAnsi="Arial" w:cs="Arial"/>
                  <w:color w:val="000000"/>
                  <w:sz w:val="21"/>
                  <w:szCs w:val="21"/>
                  <w:rPrChange w:id="1501" w:author="Mia Choi" w:date="2021-07-25T18:31:00Z">
                    <w:rPr>
                      <w:rFonts w:ascii="Malgun Gothic" w:eastAsia="Malgun Gothic" w:hAnsi="Malgun Gothic"/>
                      <w:color w:val="000000"/>
                      <w:highlight w:val="yellow"/>
                    </w:rPr>
                  </w:rPrChange>
                </w:rPr>
                <w:delText xml:space="preserve"> </w:delText>
              </w:r>
            </w:del>
            <w:r w:rsidRPr="002A5E52">
              <w:rPr>
                <w:rFonts w:ascii="Arial" w:eastAsia="Malgun Gothic" w:hAnsi="Arial" w:cs="Arial" w:hint="eastAsia"/>
                <w:color w:val="000000"/>
                <w:sz w:val="21"/>
                <w:szCs w:val="21"/>
                <w:rPrChange w:id="1502" w:author="Mia Choi" w:date="2021-07-25T18:31:00Z">
                  <w:rPr>
                    <w:rFonts w:ascii="Malgun Gothic" w:eastAsia="Malgun Gothic" w:hAnsi="Malgun Gothic" w:hint="eastAsia"/>
                    <w:color w:val="000000"/>
                    <w:highlight w:val="yellow"/>
                  </w:rPr>
                </w:rPrChange>
              </w:rPr>
              <w:t>안전관리자</w:t>
            </w:r>
            <w:proofErr w:type="spellEnd"/>
            <w:r w:rsidRPr="002A5E52">
              <w:rPr>
                <w:rFonts w:ascii="Arial" w:eastAsia="Malgun Gothic" w:hAnsi="Arial" w:cs="Arial"/>
                <w:color w:val="000000"/>
                <w:sz w:val="21"/>
                <w:szCs w:val="21"/>
                <w:rPrChange w:id="1503"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504" w:author="Mia Choi" w:date="2021-07-25T18:31:00Z">
                  <w:rPr>
                    <w:rFonts w:ascii="Malgun Gothic" w:eastAsia="Malgun Gothic" w:hAnsi="Malgun Gothic" w:hint="eastAsia"/>
                    <w:color w:val="000000"/>
                    <w:highlight w:val="yellow"/>
                  </w:rPr>
                </w:rPrChange>
              </w:rPr>
              <w:t>및</w:t>
            </w:r>
            <w:r w:rsidRPr="002A5E52">
              <w:rPr>
                <w:rFonts w:ascii="Arial" w:eastAsia="Malgun Gothic" w:hAnsi="Arial" w:cs="Arial"/>
                <w:color w:val="000000"/>
                <w:sz w:val="21"/>
                <w:szCs w:val="21"/>
                <w:rPrChange w:id="1505"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506" w:author="Mia Choi" w:date="2021-07-25T18:31:00Z">
                  <w:rPr>
                    <w:rFonts w:ascii="Malgun Gothic" w:eastAsia="Malgun Gothic" w:hAnsi="Malgun Gothic" w:hint="eastAsia"/>
                    <w:color w:val="000000"/>
                    <w:highlight w:val="yellow"/>
                  </w:rPr>
                </w:rPrChange>
              </w:rPr>
              <w:t>보건관리자를</w:t>
            </w:r>
            <w:r w:rsidRPr="002A5E52">
              <w:rPr>
                <w:rFonts w:ascii="Arial" w:eastAsia="Malgun Gothic" w:hAnsi="Arial" w:cs="Arial"/>
                <w:color w:val="000000"/>
                <w:sz w:val="21"/>
                <w:szCs w:val="21"/>
                <w:rPrChange w:id="1507"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508" w:author="Mia Choi" w:date="2021-07-25T18:31:00Z">
                  <w:rPr>
                    <w:rFonts w:ascii="Malgun Gothic" w:eastAsia="Malgun Gothic" w:hAnsi="Malgun Gothic" w:hint="eastAsia"/>
                    <w:color w:val="000000"/>
                    <w:highlight w:val="yellow"/>
                  </w:rPr>
                </w:rPrChange>
              </w:rPr>
              <w:t>임명하여</w:t>
            </w:r>
            <w:r w:rsidRPr="002A5E52">
              <w:rPr>
                <w:rFonts w:ascii="Arial" w:eastAsia="Malgun Gothic" w:hAnsi="Arial" w:cs="Arial"/>
                <w:color w:val="000000"/>
                <w:sz w:val="21"/>
                <w:szCs w:val="21"/>
                <w:rPrChange w:id="1509"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510" w:author="Mia Choi" w:date="2021-07-25T18:31:00Z">
                  <w:rPr>
                    <w:rFonts w:ascii="Malgun Gothic" w:eastAsia="Malgun Gothic" w:hAnsi="Malgun Gothic" w:hint="eastAsia"/>
                    <w:color w:val="000000"/>
                    <w:highlight w:val="yellow"/>
                  </w:rPr>
                </w:rPrChange>
              </w:rPr>
              <w:t>위험방지와</w:t>
            </w:r>
            <w:r w:rsidRPr="002A5E52">
              <w:rPr>
                <w:rFonts w:ascii="Arial" w:eastAsia="Malgun Gothic" w:hAnsi="Arial" w:cs="Arial"/>
                <w:color w:val="000000"/>
                <w:sz w:val="21"/>
                <w:szCs w:val="21"/>
                <w:rPrChange w:id="1511"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512" w:author="Mia Choi" w:date="2021-07-25T18:31:00Z">
                  <w:rPr>
                    <w:rFonts w:ascii="Malgun Gothic" w:eastAsia="Malgun Gothic" w:hAnsi="Malgun Gothic" w:hint="eastAsia"/>
                    <w:color w:val="000000"/>
                    <w:highlight w:val="yellow"/>
                  </w:rPr>
                </w:rPrChange>
              </w:rPr>
              <w:t>건강증진을</w:t>
            </w:r>
            <w:r w:rsidRPr="002A5E52">
              <w:rPr>
                <w:rFonts w:ascii="Arial" w:eastAsia="Malgun Gothic" w:hAnsi="Arial" w:cs="Arial"/>
                <w:color w:val="000000"/>
                <w:sz w:val="21"/>
                <w:szCs w:val="21"/>
                <w:rPrChange w:id="1513"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514" w:author="Mia Choi" w:date="2021-07-25T18:31:00Z">
                  <w:rPr>
                    <w:rFonts w:ascii="Malgun Gothic" w:eastAsia="Malgun Gothic" w:hAnsi="Malgun Gothic" w:hint="eastAsia"/>
                    <w:color w:val="000000"/>
                    <w:highlight w:val="yellow"/>
                  </w:rPr>
                </w:rPrChange>
              </w:rPr>
              <w:t>도모하는데</w:t>
            </w:r>
            <w:r w:rsidRPr="002A5E52">
              <w:rPr>
                <w:rFonts w:ascii="Arial" w:eastAsia="Malgun Gothic" w:hAnsi="Arial" w:cs="Arial"/>
                <w:color w:val="000000"/>
                <w:sz w:val="21"/>
                <w:szCs w:val="21"/>
                <w:rPrChange w:id="1515"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516" w:author="Mia Choi" w:date="2021-07-25T18:31:00Z">
                  <w:rPr>
                    <w:rFonts w:ascii="Malgun Gothic" w:eastAsia="Malgun Gothic" w:hAnsi="Malgun Gothic" w:hint="eastAsia"/>
                    <w:color w:val="000000"/>
                    <w:highlight w:val="yellow"/>
                  </w:rPr>
                </w:rPrChange>
              </w:rPr>
              <w:t>노력한다</w:t>
            </w:r>
            <w:r w:rsidRPr="002A5E52">
              <w:rPr>
                <w:rFonts w:ascii="Arial" w:eastAsia="Malgun Gothic" w:hAnsi="Arial" w:cs="Arial"/>
                <w:color w:val="000000"/>
                <w:sz w:val="21"/>
                <w:szCs w:val="21"/>
                <w:rPrChange w:id="1517" w:author="Mia Choi" w:date="2021-07-25T18:31:00Z">
                  <w:rPr>
                    <w:rFonts w:ascii="Malgun Gothic" w:eastAsia="Malgun Gothic" w:hAnsi="Malgun Gothic"/>
                    <w:color w:val="000000"/>
                    <w:highlight w:val="yellow"/>
                  </w:rPr>
                </w:rPrChange>
              </w:rPr>
              <w:t>.</w:t>
            </w:r>
          </w:p>
        </w:tc>
        <w:tc>
          <w:tcPr>
            <w:tcW w:w="1667" w:type="pct"/>
            <w:shd w:val="clear" w:color="auto" w:fill="auto"/>
          </w:tcPr>
          <w:p w14:paraId="0B6D62CA" w14:textId="07B301EE" w:rsidR="00811D16" w:rsidRPr="002A5E52" w:rsidRDefault="00811D16" w:rsidP="00811D16">
            <w:pPr>
              <w:pStyle w:val="af"/>
              <w:numPr>
                <w:ilvl w:val="0"/>
                <w:numId w:val="160"/>
              </w:numPr>
              <w:ind w:left="709" w:hanging="709"/>
              <w:rPr>
                <w:rFonts w:ascii="Arial" w:eastAsia="Malgun Gothic" w:hAnsi="Arial" w:cs="Arial"/>
                <w:sz w:val="21"/>
                <w:szCs w:val="21"/>
                <w:lang w:val="ru-RU"/>
              </w:rPr>
            </w:pPr>
            <w:r w:rsidRPr="002A5E52">
              <w:rPr>
                <w:rFonts w:ascii="Arial" w:eastAsia="Malgun Gothic" w:hAnsi="Arial" w:cs="Arial"/>
                <w:color w:val="000000"/>
                <w:sz w:val="21"/>
                <w:szCs w:val="21"/>
                <w:lang w:val="ru-RU"/>
              </w:rPr>
              <w:t xml:space="preserve">В целях </w:t>
            </w:r>
            <w:r w:rsidRPr="002A5E52">
              <w:rPr>
                <w:rFonts w:ascii="Arial" w:eastAsia="Malgun Gothic" w:hAnsi="Arial" w:cs="Arial"/>
                <w:color w:val="000000"/>
                <w:sz w:val="21"/>
                <w:szCs w:val="21"/>
                <w:lang w:val="ru-RU"/>
                <w:rPrChange w:id="1518" w:author="Гурьянов" w:date="2021-07-21T15:43:00Z">
                  <w:rPr>
                    <w:rFonts w:eastAsia="Malgun Gothic"/>
                    <w:color w:val="000000"/>
                    <w:u w:val="single"/>
                  </w:rPr>
                </w:rPrChange>
              </w:rPr>
              <w:t>обеспечения</w:t>
            </w:r>
            <w:r w:rsidRPr="002A5E52">
              <w:rPr>
                <w:rFonts w:ascii="Arial" w:eastAsia="Malgun Gothic" w:hAnsi="Arial" w:cs="Arial"/>
                <w:color w:val="000000"/>
                <w:sz w:val="21"/>
                <w:szCs w:val="21"/>
                <w:lang w:val="ru-RU"/>
              </w:rPr>
              <w:t xml:space="preserve"> безопасности и охраны здоровья работников Компания назначает менеджера по безопасности и менеджера по охране здоровья.</w:t>
            </w:r>
          </w:p>
        </w:tc>
        <w:tc>
          <w:tcPr>
            <w:tcW w:w="1667" w:type="pct"/>
            <w:shd w:val="clear" w:color="auto" w:fill="auto"/>
          </w:tcPr>
          <w:p w14:paraId="7E73A390" w14:textId="33C7E7B0" w:rsidR="00811D16" w:rsidRPr="002A5E52" w:rsidRDefault="00811D16" w:rsidP="00811D16">
            <w:pPr>
              <w:pStyle w:val="af"/>
              <w:numPr>
                <w:ilvl w:val="0"/>
                <w:numId w:val="161"/>
              </w:numPr>
              <w:ind w:left="709" w:hanging="709"/>
              <w:rPr>
                <w:rFonts w:ascii="Arial" w:eastAsia="Malgun Gothic" w:hAnsi="Arial" w:cs="Arial"/>
                <w:sz w:val="21"/>
                <w:szCs w:val="21"/>
              </w:rPr>
            </w:pPr>
            <w:r w:rsidRPr="002A5E52">
              <w:rPr>
                <w:rFonts w:ascii="Arial" w:eastAsia="Malgun Gothic" w:hAnsi="Arial" w:cs="Arial"/>
                <w:color w:val="000000"/>
                <w:sz w:val="21"/>
                <w:szCs w:val="21"/>
              </w:rPr>
              <w:t>In order to ensure the safety and health of employees, the Company appoints a safety manager and a health protection manager in accordance with the Industrial Safety and Health Law and the rules for risk prevention and health preservation.</w:t>
            </w:r>
          </w:p>
        </w:tc>
      </w:tr>
      <w:tr w:rsidR="00811D16" w:rsidRPr="002A5E52" w14:paraId="045261EB" w14:textId="77777777" w:rsidTr="00487147">
        <w:trPr>
          <w:trHeight w:val="156"/>
        </w:trPr>
        <w:tc>
          <w:tcPr>
            <w:tcW w:w="1666" w:type="pct"/>
          </w:tcPr>
          <w:p w14:paraId="7F513AB4" w14:textId="50471693" w:rsidR="00811D16" w:rsidRPr="002A5E52" w:rsidRDefault="00811D16" w:rsidP="00811D16">
            <w:pPr>
              <w:rPr>
                <w:rFonts w:ascii="Arial" w:eastAsia="Malgun Gothic" w:hAnsi="Arial" w:cs="Arial"/>
                <w:sz w:val="21"/>
                <w:szCs w:val="21"/>
              </w:rPr>
            </w:pPr>
            <w:r w:rsidRPr="002A5E52">
              <w:rPr>
                <w:rFonts w:ascii="Arial" w:eastAsia="Malgun Gothic" w:hAnsi="Arial" w:cs="Arial"/>
                <w:color w:val="000000"/>
                <w:sz w:val="21"/>
                <w:szCs w:val="21"/>
              </w:rPr>
              <w:t xml:space="preserve">2. </w:t>
            </w:r>
            <w:r w:rsidRPr="002A5E52">
              <w:rPr>
                <w:rFonts w:ascii="Arial" w:eastAsia="Malgun Gothic" w:hAnsi="Arial" w:cs="Arial"/>
                <w:color w:val="000000"/>
                <w:sz w:val="21"/>
                <w:szCs w:val="21"/>
              </w:rPr>
              <w:t>종업원은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안전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보건관리자의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지시에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적극</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협조하여야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하며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거부할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없다</w:t>
            </w:r>
            <w:r w:rsidRPr="002A5E52">
              <w:rPr>
                <w:rFonts w:ascii="Arial" w:eastAsia="Malgun Gothic" w:hAnsi="Arial" w:cs="Arial"/>
                <w:color w:val="000000"/>
                <w:sz w:val="21"/>
                <w:szCs w:val="21"/>
              </w:rPr>
              <w:t>.</w:t>
            </w:r>
          </w:p>
        </w:tc>
        <w:tc>
          <w:tcPr>
            <w:tcW w:w="1667" w:type="pct"/>
            <w:shd w:val="clear" w:color="auto" w:fill="auto"/>
          </w:tcPr>
          <w:p w14:paraId="6A45FC02" w14:textId="41BF47EB" w:rsidR="00811D16" w:rsidRPr="002A5E52" w:rsidRDefault="00811D16" w:rsidP="00811D16">
            <w:pPr>
              <w:pStyle w:val="af"/>
              <w:numPr>
                <w:ilvl w:val="0"/>
                <w:numId w:val="160"/>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Работник должен беспрекословно следовать инструкциям менеджеров Компании по безопасности и охране труда.</w:t>
            </w:r>
          </w:p>
        </w:tc>
        <w:tc>
          <w:tcPr>
            <w:tcW w:w="1667" w:type="pct"/>
            <w:shd w:val="clear" w:color="auto" w:fill="auto"/>
          </w:tcPr>
          <w:p w14:paraId="19E1BE68" w14:textId="171013B2" w:rsidR="00811D16" w:rsidRPr="002A5E52" w:rsidRDefault="00811D16" w:rsidP="00811D16">
            <w:pPr>
              <w:pStyle w:val="af"/>
              <w:numPr>
                <w:ilvl w:val="0"/>
                <w:numId w:val="161"/>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The Employee shall unquestioningly follow the instructions of the Company's health and safety managers.</w:t>
            </w:r>
          </w:p>
        </w:tc>
      </w:tr>
      <w:tr w:rsidR="00811D16" w:rsidRPr="002A5E52" w14:paraId="4CD8E030" w14:textId="77777777" w:rsidTr="00487147">
        <w:trPr>
          <w:trHeight w:val="156"/>
        </w:trPr>
        <w:tc>
          <w:tcPr>
            <w:tcW w:w="1666" w:type="pct"/>
          </w:tcPr>
          <w:p w14:paraId="4DB2CCDF" w14:textId="5239D8B9" w:rsidR="00811D16" w:rsidRPr="002A5E52" w:rsidRDefault="00811D16" w:rsidP="00811D16">
            <w:pPr>
              <w:rPr>
                <w:rFonts w:ascii="Arial" w:eastAsia="Malgun Gothic" w:hAnsi="Arial" w:cs="Arial"/>
                <w:sz w:val="21"/>
                <w:szCs w:val="21"/>
              </w:rPr>
            </w:pPr>
            <w:r w:rsidRPr="002A5E52">
              <w:rPr>
                <w:rFonts w:ascii="Arial" w:eastAsia="Malgun Gothic" w:hAnsi="Arial" w:cs="Arial"/>
                <w:color w:val="000000"/>
                <w:sz w:val="21"/>
                <w:szCs w:val="21"/>
              </w:rPr>
              <w:t xml:space="preserve">3. </w:t>
            </w:r>
            <w:r w:rsidRPr="002A5E52">
              <w:rPr>
                <w:rFonts w:ascii="Arial" w:eastAsia="Malgun Gothic" w:hAnsi="Arial" w:cs="Arial"/>
                <w:color w:val="000000"/>
                <w:sz w:val="21"/>
                <w:szCs w:val="21"/>
              </w:rPr>
              <w:t>종업원의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재해사고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중</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안전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보건관리규정에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따라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안전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보건관리자의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지시에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불응하여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발생한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재해는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종업원의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과실로서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사고에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대한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책임을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면한다</w:t>
            </w:r>
            <w:r w:rsidRPr="002A5E52">
              <w:rPr>
                <w:rFonts w:ascii="Arial" w:eastAsia="Malgun Gothic" w:hAnsi="Arial" w:cs="Arial"/>
                <w:color w:val="000000"/>
                <w:sz w:val="21"/>
                <w:szCs w:val="21"/>
              </w:rPr>
              <w:t>.</w:t>
            </w:r>
          </w:p>
        </w:tc>
        <w:tc>
          <w:tcPr>
            <w:tcW w:w="1667" w:type="pct"/>
            <w:shd w:val="clear" w:color="auto" w:fill="auto"/>
          </w:tcPr>
          <w:p w14:paraId="5F6A5469" w14:textId="6236EC9E" w:rsidR="00811D16" w:rsidRPr="002A5E52" w:rsidRDefault="00811D16" w:rsidP="00811D16">
            <w:pPr>
              <w:pStyle w:val="af"/>
              <w:numPr>
                <w:ilvl w:val="0"/>
                <w:numId w:val="160"/>
              </w:numPr>
              <w:ind w:left="709" w:hanging="709"/>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Несчастные случаи, вызванные несоблюдением инструкций менеджеров по безопасности и здоровью в соответствии с правилами безопасности и сохранения здоровья, являются халатностью сотрудника, и Компания освобождается от ответственности за подобные несчастные случаи.</w:t>
            </w:r>
          </w:p>
        </w:tc>
        <w:tc>
          <w:tcPr>
            <w:tcW w:w="1667" w:type="pct"/>
            <w:shd w:val="clear" w:color="auto" w:fill="auto"/>
          </w:tcPr>
          <w:p w14:paraId="0D353257" w14:textId="5ED05573" w:rsidR="00811D16" w:rsidRPr="002A5E52" w:rsidRDefault="00811D16" w:rsidP="00811D16">
            <w:pPr>
              <w:pStyle w:val="af"/>
              <w:numPr>
                <w:ilvl w:val="0"/>
                <w:numId w:val="161"/>
              </w:numPr>
              <w:ind w:left="709" w:hanging="709"/>
              <w:rPr>
                <w:rFonts w:ascii="Arial" w:eastAsia="Malgun Gothic" w:hAnsi="Arial" w:cs="Arial"/>
                <w:color w:val="000000"/>
                <w:sz w:val="21"/>
                <w:szCs w:val="21"/>
              </w:rPr>
            </w:pPr>
            <w:r w:rsidRPr="002A5E52">
              <w:rPr>
                <w:rFonts w:ascii="Arial" w:eastAsia="Malgun Gothic" w:hAnsi="Arial" w:cs="Arial"/>
                <w:color w:val="000000"/>
                <w:sz w:val="21"/>
                <w:szCs w:val="21"/>
              </w:rPr>
              <w:t>Accidents caused by non-compliance with the instructions of the safety and health managers in accordance with the safety and health rules are the negligence of the Employee, and the Company is exempt from liability for such accidents.</w:t>
            </w:r>
          </w:p>
        </w:tc>
      </w:tr>
      <w:tr w:rsidR="00811D16" w:rsidRPr="002A5E52" w14:paraId="0CDA0EB5" w14:textId="77777777" w:rsidTr="00487147">
        <w:trPr>
          <w:trHeight w:val="156"/>
        </w:trPr>
        <w:tc>
          <w:tcPr>
            <w:tcW w:w="1666" w:type="pct"/>
          </w:tcPr>
          <w:p w14:paraId="220F80ED" w14:textId="47789D2A" w:rsidR="00811D16" w:rsidRPr="002A5E52" w:rsidRDefault="00811D16" w:rsidP="00811D16">
            <w:pPr>
              <w:rPr>
                <w:rFonts w:ascii="Arial" w:eastAsia="Malgun Gothic" w:hAnsi="Arial" w:cs="Arial"/>
                <w:b/>
                <w:bCs/>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70</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안전보건</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교육</w:t>
            </w:r>
            <w:r w:rsidRPr="002A5E52">
              <w:rPr>
                <w:rFonts w:ascii="Arial" w:eastAsia="Malgun Gothic" w:hAnsi="Arial" w:cs="Arial"/>
                <w:b/>
                <w:bCs/>
                <w:color w:val="000000"/>
                <w:sz w:val="21"/>
                <w:szCs w:val="21"/>
              </w:rPr>
              <w:t>)</w:t>
            </w:r>
          </w:p>
        </w:tc>
        <w:tc>
          <w:tcPr>
            <w:tcW w:w="1667" w:type="pct"/>
            <w:shd w:val="clear" w:color="auto" w:fill="auto"/>
          </w:tcPr>
          <w:p w14:paraId="47D1BF84" w14:textId="2BF02630" w:rsidR="00811D16" w:rsidRPr="002A5E52" w:rsidRDefault="00811D16" w:rsidP="00811D16">
            <w:pPr>
              <w:rPr>
                <w:rFonts w:ascii="Arial" w:eastAsia="Malgun Gothic" w:hAnsi="Arial" w:cs="Arial"/>
                <w:b/>
                <w:bCs/>
                <w:sz w:val="21"/>
                <w:szCs w:val="21"/>
                <w:lang w:val="ru-RU"/>
              </w:rPr>
            </w:pPr>
            <w:r w:rsidRPr="002A5E52">
              <w:rPr>
                <w:rFonts w:ascii="Arial" w:eastAsia="Malgun Gothic" w:hAnsi="Arial" w:cs="Arial"/>
                <w:b/>
                <w:bCs/>
                <w:color w:val="000000"/>
                <w:sz w:val="21"/>
                <w:szCs w:val="21"/>
                <w:lang w:val="ru-RU"/>
              </w:rPr>
              <w:t>Статья 70 (Инструктаж по правилам безопасности)</w:t>
            </w:r>
          </w:p>
        </w:tc>
        <w:tc>
          <w:tcPr>
            <w:tcW w:w="1667" w:type="pct"/>
            <w:shd w:val="clear" w:color="auto" w:fill="auto"/>
          </w:tcPr>
          <w:p w14:paraId="54AD065D" w14:textId="2780F6B2" w:rsidR="00811D16" w:rsidRPr="002A5E52" w:rsidRDefault="00811D16" w:rsidP="00811D16">
            <w:pPr>
              <w:rPr>
                <w:rFonts w:ascii="Arial" w:eastAsia="Malgun Gothic" w:hAnsi="Arial" w:cs="Arial"/>
                <w:b/>
                <w:bCs/>
                <w:sz w:val="21"/>
                <w:szCs w:val="21"/>
              </w:rPr>
            </w:pPr>
            <w:r w:rsidRPr="002A5E52">
              <w:rPr>
                <w:rFonts w:ascii="Arial" w:eastAsia="Malgun Gothic" w:hAnsi="Arial" w:cs="Arial"/>
                <w:b/>
                <w:bCs/>
                <w:color w:val="000000"/>
                <w:sz w:val="21"/>
                <w:szCs w:val="21"/>
              </w:rPr>
              <w:t xml:space="preserve">Article 70 (Safety and Health Education) </w:t>
            </w:r>
          </w:p>
        </w:tc>
      </w:tr>
      <w:tr w:rsidR="00811D16" w:rsidRPr="002A5E52" w14:paraId="53A6AC39" w14:textId="77777777" w:rsidTr="00487147">
        <w:trPr>
          <w:trHeight w:val="156"/>
        </w:trPr>
        <w:tc>
          <w:tcPr>
            <w:tcW w:w="1666" w:type="pct"/>
          </w:tcPr>
          <w:p w14:paraId="716FA12D" w14:textId="2B1D9519" w:rsidR="00811D16" w:rsidRPr="002A5E52" w:rsidRDefault="00811D16" w:rsidP="00811D16">
            <w:pPr>
              <w:rPr>
                <w:rFonts w:ascii="Arial" w:eastAsia="Malgun Gothic" w:hAnsi="Arial" w:cs="Arial"/>
                <w:color w:val="000000"/>
                <w:sz w:val="21"/>
                <w:szCs w:val="21"/>
              </w:rPr>
            </w:pPr>
            <w:r w:rsidRPr="002A5E52">
              <w:rPr>
                <w:rFonts w:ascii="Arial" w:eastAsia="Malgun Gothic" w:hAnsi="Arial" w:cs="Arial"/>
                <w:color w:val="000000"/>
                <w:sz w:val="21"/>
                <w:szCs w:val="21"/>
              </w:rPr>
              <w:t>회사는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사원의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산업재해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예방을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위하여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안전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보건에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관한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정기교육</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채용시의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교육</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작업내용</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변경시의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교육</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유해위험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작업에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사용시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특별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안전교육</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등</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산업</w:t>
            </w:r>
            <w:r w:rsidRPr="002A5E52">
              <w:rPr>
                <w:rFonts w:ascii="Arial" w:eastAsia="Malgun Gothic" w:hAnsi="Arial" w:cs="Arial"/>
                <w:color w:val="000000"/>
                <w:sz w:val="21"/>
                <w:szCs w:val="21"/>
              </w:rPr>
              <w:lastRenderedPageBreak/>
              <w:t>안전</w:t>
            </w:r>
            <w:r w:rsidRPr="002A5E52">
              <w:rPr>
                <w:rFonts w:ascii="Arial" w:eastAsia="Malgun Gothic" w:hAnsi="Arial" w:cs="Arial"/>
                <w:color w:val="000000"/>
                <w:sz w:val="21"/>
                <w:szCs w:val="21"/>
              </w:rPr>
              <w:t xml:space="preserve"> </w:t>
            </w:r>
            <w:ins w:id="1519" w:author="Mia Choi" w:date="2021-07-25T18:31:00Z">
              <w:r w:rsidRPr="002A5E52">
                <w:rPr>
                  <w:rFonts w:ascii="Arial" w:eastAsia="Malgun Gothic" w:hAnsi="Arial" w:cs="Arial"/>
                  <w:color w:val="000000"/>
                  <w:sz w:val="21"/>
                  <w:szCs w:val="21"/>
                </w:rPr>
                <w:t>관련</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현행</w:t>
              </w:r>
              <w:r w:rsidRPr="002A5E52">
                <w:rPr>
                  <w:rFonts w:ascii="Arial" w:eastAsia="Malgun Gothic" w:hAnsi="Arial" w:cs="Arial"/>
                  <w:color w:val="000000"/>
                  <w:sz w:val="21"/>
                  <w:szCs w:val="21"/>
                </w:rPr>
                <w:t xml:space="preserve"> </w:t>
              </w:r>
            </w:ins>
            <w:del w:id="1520" w:author="Mia Choi" w:date="2021-07-25T18:31:00Z">
              <w:r w:rsidRPr="002A5E52" w:rsidDel="00966B47">
                <w:rPr>
                  <w:rFonts w:ascii="Arial" w:eastAsia="Malgun Gothic" w:hAnsi="Arial" w:cs="Arial"/>
                  <w:color w:val="000000"/>
                  <w:sz w:val="21"/>
                  <w:szCs w:val="21"/>
                </w:rPr>
                <w:delText>보건</w:delText>
              </w:r>
            </w:del>
            <w:r w:rsidRPr="002A5E52">
              <w:rPr>
                <w:rFonts w:ascii="Arial" w:eastAsia="Malgun Gothic" w:hAnsi="Arial" w:cs="Arial"/>
                <w:color w:val="000000"/>
                <w:sz w:val="21"/>
                <w:szCs w:val="21"/>
              </w:rPr>
              <w:t>법령에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따른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제반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교육을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실시해야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shd w:val="clear" w:color="auto" w:fill="auto"/>
          </w:tcPr>
          <w:p w14:paraId="62873F38" w14:textId="3EDB3151" w:rsidR="00811D16" w:rsidRPr="002A5E52" w:rsidRDefault="00811D16" w:rsidP="00811D16">
            <w:pPr>
              <w:rPr>
                <w:rFonts w:ascii="Arial" w:eastAsia="Malgun Gothic" w:hAnsi="Arial" w:cs="Arial"/>
                <w:sz w:val="21"/>
                <w:szCs w:val="21"/>
                <w:lang w:val="ru-RU"/>
              </w:rPr>
            </w:pPr>
            <w:r w:rsidRPr="002A5E52">
              <w:rPr>
                <w:rFonts w:ascii="Arial" w:eastAsia="Malgun Gothic" w:hAnsi="Arial" w:cs="Arial"/>
                <w:sz w:val="21"/>
                <w:szCs w:val="21"/>
                <w:lang w:val="ru-RU"/>
              </w:rPr>
              <w:lastRenderedPageBreak/>
              <w:t>Компания</w:t>
            </w:r>
            <w:r w:rsidRPr="002A5E52">
              <w:rPr>
                <w:rFonts w:ascii="Arial" w:eastAsia="Malgun Gothic" w:hAnsi="Arial" w:cs="Arial"/>
                <w:color w:val="000000"/>
                <w:sz w:val="21"/>
                <w:szCs w:val="21"/>
                <w:lang w:val="ru-RU"/>
              </w:rPr>
              <w:t xml:space="preserve"> должна проводить все тренинги по безопасности и гигиене труда, такие как регулярное обучение технике безопасности и гигиене труда в целях предотвращения </w:t>
            </w:r>
            <w:r w:rsidRPr="002A5E52">
              <w:rPr>
                <w:rFonts w:ascii="Arial" w:eastAsia="Malgun Gothic" w:hAnsi="Arial" w:cs="Arial"/>
                <w:color w:val="000000"/>
                <w:sz w:val="21"/>
                <w:szCs w:val="21"/>
                <w:lang w:val="ru-RU"/>
              </w:rPr>
              <w:lastRenderedPageBreak/>
              <w:t>несчастных случаев на производстве для сотрудников, обучение при приеме на работу, обучение изменению содержания работы и специальное обучение технике безопасности при использовании на опасных работах.</w:t>
            </w:r>
          </w:p>
        </w:tc>
        <w:tc>
          <w:tcPr>
            <w:tcW w:w="1667" w:type="pct"/>
            <w:shd w:val="clear" w:color="auto" w:fill="auto"/>
          </w:tcPr>
          <w:p w14:paraId="79913B8E" w14:textId="1984E5A1" w:rsidR="00811D16" w:rsidRPr="002A5E52" w:rsidRDefault="00811D16" w:rsidP="00811D16">
            <w:pPr>
              <w:rPr>
                <w:rFonts w:ascii="Arial" w:eastAsia="Malgun Gothic" w:hAnsi="Arial" w:cs="Arial"/>
                <w:sz w:val="21"/>
                <w:szCs w:val="21"/>
              </w:rPr>
            </w:pPr>
            <w:r w:rsidRPr="002A5E52">
              <w:rPr>
                <w:rFonts w:ascii="Arial" w:eastAsia="Malgun Gothic" w:hAnsi="Arial" w:cs="Arial"/>
                <w:color w:val="000000"/>
                <w:sz w:val="21"/>
                <w:szCs w:val="21"/>
              </w:rPr>
              <w:lastRenderedPageBreak/>
              <w:t xml:space="preserve">In order to prevent industrial accidents of employees, the company shall conduct general education in accordance with the Occupational Safety and Health Act, such as regular education on </w:t>
            </w:r>
            <w:r w:rsidRPr="002A5E52">
              <w:rPr>
                <w:rFonts w:ascii="Arial" w:eastAsia="Malgun Gothic" w:hAnsi="Arial" w:cs="Arial"/>
                <w:color w:val="000000"/>
                <w:sz w:val="21"/>
                <w:szCs w:val="21"/>
              </w:rPr>
              <w:lastRenderedPageBreak/>
              <w:t>safety and health, education at the time of recruitment, education at the time of change of work contents, and special safety education when used in hazardous work.</w:t>
            </w:r>
          </w:p>
        </w:tc>
      </w:tr>
      <w:tr w:rsidR="00811D16" w:rsidRPr="002A5E52" w14:paraId="6789C97C" w14:textId="77777777" w:rsidTr="00487147">
        <w:trPr>
          <w:trHeight w:val="156"/>
        </w:trPr>
        <w:tc>
          <w:tcPr>
            <w:tcW w:w="1666" w:type="pct"/>
          </w:tcPr>
          <w:p w14:paraId="298DDD47" w14:textId="5AC1D172" w:rsidR="00811D16" w:rsidRPr="002A5E52" w:rsidRDefault="00811D16" w:rsidP="00227623">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lastRenderedPageBreak/>
              <w:t>제</w:t>
            </w:r>
            <w:r w:rsidRPr="002A5E52">
              <w:rPr>
                <w:rFonts w:ascii="Arial" w:eastAsia="Malgun Gothic" w:hAnsi="Arial" w:cs="Arial"/>
                <w:b/>
                <w:bCs/>
                <w:color w:val="000000"/>
                <w:sz w:val="21"/>
                <w:szCs w:val="21"/>
              </w:rPr>
              <w:t xml:space="preserve"> 71</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비상사태</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발생시의</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조치</w:t>
            </w:r>
            <w:r w:rsidRPr="002A5E52">
              <w:rPr>
                <w:rFonts w:ascii="Arial" w:eastAsia="Malgun Gothic" w:hAnsi="Arial" w:cs="Arial"/>
                <w:b/>
                <w:bCs/>
                <w:color w:val="000000"/>
                <w:sz w:val="21"/>
                <w:szCs w:val="21"/>
              </w:rPr>
              <w:t>)</w:t>
            </w:r>
          </w:p>
        </w:tc>
        <w:tc>
          <w:tcPr>
            <w:tcW w:w="1667" w:type="pct"/>
            <w:shd w:val="clear" w:color="auto" w:fill="auto"/>
          </w:tcPr>
          <w:p w14:paraId="426EBC11" w14:textId="58B8D94B" w:rsidR="00811D16" w:rsidRPr="002A5E52" w:rsidRDefault="00811D16" w:rsidP="00227623">
            <w:pPr>
              <w:rPr>
                <w:rFonts w:ascii="Arial" w:eastAsia="Malgun Gothic" w:hAnsi="Arial" w:cs="Arial"/>
                <w:b/>
                <w:bCs/>
                <w:sz w:val="21"/>
                <w:szCs w:val="21"/>
                <w:lang w:val="ru-RU"/>
              </w:rPr>
            </w:pPr>
            <w:r w:rsidRPr="002A5E52">
              <w:rPr>
                <w:rFonts w:ascii="Arial" w:eastAsia="Malgun Gothic" w:hAnsi="Arial" w:cs="Arial"/>
                <w:b/>
                <w:bCs/>
                <w:color w:val="000000"/>
                <w:sz w:val="21"/>
                <w:szCs w:val="21"/>
                <w:lang w:val="ru-RU"/>
              </w:rPr>
              <w:t>Статья 71 (Меры в случае чрезвычайной ситуации)</w:t>
            </w:r>
          </w:p>
        </w:tc>
        <w:tc>
          <w:tcPr>
            <w:tcW w:w="1667" w:type="pct"/>
            <w:shd w:val="clear" w:color="auto" w:fill="auto"/>
          </w:tcPr>
          <w:p w14:paraId="2D31B8C3" w14:textId="1C2E158F" w:rsidR="00811D16" w:rsidRPr="002A5E52" w:rsidRDefault="00811D16" w:rsidP="00227623">
            <w:pPr>
              <w:rPr>
                <w:rFonts w:ascii="Arial" w:eastAsia="Malgun Gothic" w:hAnsi="Arial" w:cs="Arial"/>
                <w:b/>
                <w:bCs/>
                <w:sz w:val="21"/>
                <w:szCs w:val="21"/>
              </w:rPr>
            </w:pPr>
            <w:r w:rsidRPr="002A5E52">
              <w:rPr>
                <w:rFonts w:ascii="Arial" w:hAnsi="Arial" w:cs="Arial"/>
                <w:b/>
                <w:bCs/>
                <w:sz w:val="21"/>
                <w:szCs w:val="21"/>
              </w:rPr>
              <w:t>Article 71 (Measures in case of emergency)</w:t>
            </w:r>
          </w:p>
        </w:tc>
      </w:tr>
      <w:tr w:rsidR="00811D16" w:rsidRPr="002A5E52" w14:paraId="30EC1FBA" w14:textId="77777777" w:rsidTr="00487147">
        <w:trPr>
          <w:trHeight w:val="156"/>
        </w:trPr>
        <w:tc>
          <w:tcPr>
            <w:tcW w:w="1666" w:type="pct"/>
          </w:tcPr>
          <w:p w14:paraId="00DC7715" w14:textId="5572A8A9" w:rsidR="00811D16" w:rsidRPr="002A5E52" w:rsidRDefault="00811D16" w:rsidP="00227623">
            <w:pPr>
              <w:rPr>
                <w:rFonts w:ascii="Arial" w:eastAsia="Malgun Gothic" w:hAnsi="Arial" w:cs="Arial"/>
                <w:sz w:val="21"/>
                <w:szCs w:val="21"/>
              </w:rPr>
            </w:pPr>
            <w:r w:rsidRPr="002A5E52">
              <w:rPr>
                <w:rFonts w:ascii="Arial" w:eastAsia="Malgun Gothic" w:hAnsi="Arial" w:cs="Arial"/>
                <w:color w:val="000000"/>
                <w:sz w:val="21"/>
                <w:szCs w:val="21"/>
              </w:rPr>
              <w:t>종업원은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사내에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화재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위험사태가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발생하였거나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발생할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소지를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발견하였을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때에는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즉시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응급조치를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취함과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동시에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소속장에게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보고하여야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shd w:val="clear" w:color="auto" w:fill="auto"/>
          </w:tcPr>
          <w:p w14:paraId="24D10C77" w14:textId="28F50D13" w:rsidR="00811D16" w:rsidRPr="002A5E52" w:rsidRDefault="00811D16" w:rsidP="00227623">
            <w:pPr>
              <w:rPr>
                <w:rFonts w:ascii="Arial" w:eastAsia="Malgun Gothic" w:hAnsi="Arial" w:cs="Arial"/>
                <w:sz w:val="21"/>
                <w:szCs w:val="21"/>
                <w:lang w:val="ru-RU"/>
              </w:rPr>
            </w:pPr>
            <w:r w:rsidRPr="002A5E52">
              <w:rPr>
                <w:rFonts w:ascii="Arial" w:eastAsia="Malgun Gothic" w:hAnsi="Arial" w:cs="Arial"/>
                <w:color w:val="000000"/>
                <w:sz w:val="21"/>
                <w:szCs w:val="21"/>
                <w:lang w:val="ru-RU"/>
              </w:rPr>
              <w:t>Если Работник обнаружил, что произошел пожар или иная чрезвычайная ситуация на территории Компании или существует вероятность ее появления, он должен незамедлительно принять экстренные меры и сообщить об произошедшем руководству Компании.</w:t>
            </w:r>
          </w:p>
        </w:tc>
        <w:tc>
          <w:tcPr>
            <w:tcW w:w="1667" w:type="pct"/>
            <w:shd w:val="clear" w:color="auto" w:fill="auto"/>
          </w:tcPr>
          <w:p w14:paraId="424BCF8E" w14:textId="77777777" w:rsidR="00811D16" w:rsidRPr="002A5E52" w:rsidRDefault="00811D16" w:rsidP="00811D16">
            <w:pPr>
              <w:pStyle w:val="af"/>
              <w:ind w:left="0"/>
              <w:rPr>
                <w:rFonts w:ascii="Arial" w:hAnsi="Arial" w:cs="Arial"/>
                <w:sz w:val="21"/>
                <w:szCs w:val="21"/>
              </w:rPr>
            </w:pPr>
            <w:r w:rsidRPr="002A5E52">
              <w:rPr>
                <w:rFonts w:ascii="Arial" w:hAnsi="Arial" w:cs="Arial"/>
                <w:sz w:val="21"/>
                <w:szCs w:val="21"/>
              </w:rPr>
              <w:t xml:space="preserve">When the Employee discovers that a fire or other dangerous situation has occurred or is likely to occur within the Company, </w:t>
            </w:r>
            <w:r w:rsidRPr="002A5E52">
              <w:rPr>
                <w:rFonts w:ascii="Arial" w:eastAsia="Malgun Gothic" w:hAnsi="Arial" w:cs="Arial"/>
                <w:color w:val="000000"/>
                <w:sz w:val="21"/>
                <w:szCs w:val="21"/>
              </w:rPr>
              <w:t>he</w:t>
            </w:r>
            <w:r w:rsidRPr="002A5E52">
              <w:rPr>
                <w:rFonts w:ascii="Arial" w:hAnsi="Arial" w:cs="Arial"/>
                <w:sz w:val="21"/>
                <w:szCs w:val="21"/>
              </w:rPr>
              <w:t xml:space="preserve"> or she shall immediately take emergency measures and report it to the Company or the Head of the Company.</w:t>
            </w:r>
          </w:p>
          <w:p w14:paraId="02D7EEAD" w14:textId="77777777" w:rsidR="00811D16" w:rsidRPr="002A5E52" w:rsidRDefault="00811D16" w:rsidP="00227623">
            <w:pPr>
              <w:rPr>
                <w:rFonts w:ascii="Arial" w:eastAsia="Malgun Gothic" w:hAnsi="Arial" w:cs="Arial"/>
                <w:sz w:val="21"/>
                <w:szCs w:val="21"/>
              </w:rPr>
            </w:pPr>
          </w:p>
        </w:tc>
      </w:tr>
      <w:tr w:rsidR="00811D16" w:rsidRPr="002A5E52" w14:paraId="3420A907" w14:textId="77777777" w:rsidTr="00487147">
        <w:trPr>
          <w:trHeight w:val="156"/>
        </w:trPr>
        <w:tc>
          <w:tcPr>
            <w:tcW w:w="1666" w:type="pct"/>
          </w:tcPr>
          <w:p w14:paraId="0A81801C" w14:textId="353B244D" w:rsidR="00811D16" w:rsidRPr="002A5E52" w:rsidRDefault="00811D16" w:rsidP="00811D16">
            <w:pPr>
              <w:rPr>
                <w:rFonts w:ascii="Arial" w:eastAsia="Malgun Gothic" w:hAnsi="Arial" w:cs="Arial"/>
                <w:b/>
                <w:bCs/>
                <w:color w:val="000000"/>
                <w:sz w:val="21"/>
                <w:szCs w:val="21"/>
              </w:rPr>
            </w:pPr>
            <w:proofErr w:type="gramStart"/>
            <w:r w:rsidRPr="002A5E52">
              <w:rPr>
                <w:rFonts w:ascii="Arial" w:eastAsia="Malgun Gothic" w:hAnsi="Arial" w:cs="Arial" w:hint="eastAsia"/>
                <w:b/>
                <w:bCs/>
                <w:color w:val="000000"/>
                <w:sz w:val="21"/>
                <w:szCs w:val="21"/>
                <w:rPrChange w:id="1521" w:author="Mia Choi" w:date="2021-07-25T18:31:00Z">
                  <w:rPr>
                    <w:rFonts w:ascii="Malgun Gothic" w:eastAsia="Malgun Gothic" w:hAnsi="Malgun Gothic" w:hint="eastAsia"/>
                    <w:color w:val="000000"/>
                    <w:highlight w:val="yellow"/>
                  </w:rPr>
                </w:rPrChange>
              </w:rPr>
              <w:t>제</w:t>
            </w:r>
            <w:r w:rsidRPr="002A5E52">
              <w:rPr>
                <w:rFonts w:ascii="Arial" w:eastAsia="Malgun Gothic" w:hAnsi="Arial" w:cs="Arial"/>
                <w:b/>
                <w:bCs/>
                <w:color w:val="000000"/>
                <w:sz w:val="21"/>
                <w:szCs w:val="21"/>
                <w:rPrChange w:id="1522" w:author="Mia Choi" w:date="2021-07-25T18:31:00Z">
                  <w:rPr>
                    <w:rFonts w:ascii="Malgun Gothic" w:eastAsia="Malgun Gothic" w:hAnsi="Malgun Gothic"/>
                    <w:color w:val="000000"/>
                    <w:highlight w:val="yellow"/>
                  </w:rPr>
                </w:rPrChange>
              </w:rPr>
              <w:t xml:space="preserve"> 72</w:t>
            </w:r>
            <w:proofErr w:type="gramEnd"/>
            <w:r w:rsidRPr="002A5E52">
              <w:rPr>
                <w:rFonts w:ascii="Arial" w:eastAsia="Malgun Gothic" w:hAnsi="Arial" w:cs="Arial" w:hint="eastAsia"/>
                <w:b/>
                <w:bCs/>
                <w:color w:val="000000"/>
                <w:sz w:val="21"/>
                <w:szCs w:val="21"/>
                <w:rPrChange w:id="1523" w:author="Mia Choi" w:date="2021-07-25T18:31:00Z">
                  <w:rPr>
                    <w:rFonts w:ascii="Malgun Gothic" w:eastAsia="Malgun Gothic" w:hAnsi="Malgun Gothic" w:hint="eastAsia"/>
                    <w:color w:val="000000"/>
                    <w:highlight w:val="yellow"/>
                  </w:rPr>
                </w:rPrChange>
              </w:rPr>
              <w:t>조</w:t>
            </w:r>
            <w:r w:rsidRPr="002A5E52">
              <w:rPr>
                <w:rFonts w:ascii="Arial" w:eastAsia="Malgun Gothic" w:hAnsi="Arial" w:cs="Arial"/>
                <w:b/>
                <w:bCs/>
                <w:color w:val="000000"/>
                <w:sz w:val="21"/>
                <w:szCs w:val="21"/>
                <w:rPrChange w:id="1524"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b/>
                <w:bCs/>
                <w:color w:val="000000"/>
                <w:sz w:val="21"/>
                <w:szCs w:val="21"/>
                <w:rPrChange w:id="1525" w:author="Mia Choi" w:date="2021-07-25T18:31:00Z">
                  <w:rPr>
                    <w:rFonts w:ascii="Malgun Gothic" w:eastAsia="Malgun Gothic" w:hAnsi="Malgun Gothic" w:hint="eastAsia"/>
                    <w:color w:val="000000"/>
                    <w:highlight w:val="yellow"/>
                  </w:rPr>
                </w:rPrChange>
              </w:rPr>
              <w:t>건강진단</w:t>
            </w:r>
            <w:r w:rsidRPr="002A5E52">
              <w:rPr>
                <w:rFonts w:ascii="Arial" w:eastAsia="Malgun Gothic" w:hAnsi="Arial" w:cs="Arial"/>
                <w:b/>
                <w:bCs/>
                <w:color w:val="000000"/>
                <w:sz w:val="21"/>
                <w:szCs w:val="21"/>
                <w:rPrChange w:id="1526" w:author="Mia Choi" w:date="2021-07-25T18:31:00Z">
                  <w:rPr>
                    <w:rFonts w:ascii="Malgun Gothic" w:eastAsia="Malgun Gothic" w:hAnsi="Malgun Gothic"/>
                    <w:color w:val="000000"/>
                    <w:highlight w:val="yellow"/>
                  </w:rPr>
                </w:rPrChange>
              </w:rPr>
              <w:t xml:space="preserve">) </w:t>
            </w:r>
            <w:del w:id="1527" w:author="Mia Choi" w:date="2021-07-25T18:31:00Z">
              <w:r w:rsidRPr="002A5E52" w:rsidDel="00966B47">
                <w:rPr>
                  <w:rFonts w:ascii="Arial" w:eastAsia="Malgun Gothic" w:hAnsi="Arial" w:cs="Arial"/>
                  <w:b/>
                  <w:bCs/>
                  <w:color w:val="000000"/>
                  <w:sz w:val="21"/>
                  <w:szCs w:val="21"/>
                  <w:rPrChange w:id="1528" w:author="Mia Choi" w:date="2021-07-25T18:31:00Z">
                    <w:rPr>
                      <w:rFonts w:ascii="Malgun Gothic" w:eastAsia="Malgun Gothic" w:hAnsi="Malgun Gothic"/>
                      <w:color w:val="000000"/>
                      <w:highlight w:val="yellow"/>
                    </w:rPr>
                  </w:rPrChange>
                </w:rPr>
                <w:sym w:font="Wingdings" w:char="F0E0"/>
              </w:r>
              <w:r w:rsidRPr="002A5E52" w:rsidDel="00966B47">
                <w:rPr>
                  <w:rFonts w:ascii="Arial" w:eastAsia="Malgun Gothic" w:hAnsi="Arial" w:cs="Arial"/>
                  <w:b/>
                  <w:bCs/>
                  <w:color w:val="FF0000"/>
                  <w:sz w:val="21"/>
                  <w:szCs w:val="21"/>
                  <w:rPrChange w:id="1529" w:author="Mia Choi" w:date="2021-07-25T18:31:00Z">
                    <w:rPr>
                      <w:rFonts w:ascii="Malgun Gothic" w:eastAsia="Malgun Gothic" w:hAnsi="Malgun Gothic"/>
                      <w:b/>
                      <w:bCs/>
                      <w:color w:val="FF0000"/>
                      <w:highlight w:val="yellow"/>
                    </w:rPr>
                  </w:rPrChange>
                </w:rPr>
                <w:delText>러시아</w:delText>
              </w:r>
              <w:r w:rsidRPr="002A5E52" w:rsidDel="00966B47">
                <w:rPr>
                  <w:rFonts w:ascii="Arial" w:eastAsia="Malgun Gothic" w:hAnsi="Arial" w:cs="Arial"/>
                  <w:b/>
                  <w:bCs/>
                  <w:color w:val="FF0000"/>
                  <w:sz w:val="21"/>
                  <w:szCs w:val="21"/>
                  <w:rPrChange w:id="1530" w:author="Mia Choi" w:date="2021-07-25T18:31:00Z">
                    <w:rPr>
                      <w:rFonts w:ascii="Malgun Gothic" w:eastAsia="Malgun Gothic" w:hAnsi="Malgun Gothic"/>
                      <w:b/>
                      <w:bCs/>
                      <w:color w:val="FF0000"/>
                      <w:highlight w:val="yellow"/>
                    </w:rPr>
                  </w:rPrChange>
                </w:rPr>
                <w:delText xml:space="preserve"> </w:delText>
              </w:r>
              <w:r w:rsidRPr="002A5E52" w:rsidDel="00966B47">
                <w:rPr>
                  <w:rFonts w:ascii="Arial" w:eastAsia="Malgun Gothic" w:hAnsi="Arial" w:cs="Arial" w:hint="eastAsia"/>
                  <w:b/>
                  <w:bCs/>
                  <w:color w:val="FF0000"/>
                  <w:sz w:val="21"/>
                  <w:szCs w:val="21"/>
                  <w:rPrChange w:id="1531" w:author="Mia Choi" w:date="2021-07-25T18:31:00Z">
                    <w:rPr>
                      <w:rFonts w:ascii="Malgun Gothic" w:eastAsia="Malgun Gothic" w:hAnsi="Malgun Gothic" w:hint="eastAsia"/>
                      <w:b/>
                      <w:bCs/>
                      <w:color w:val="FF0000"/>
                      <w:highlight w:val="yellow"/>
                    </w:rPr>
                  </w:rPrChange>
                </w:rPr>
                <w:delText>건강진단에</w:delText>
              </w:r>
              <w:r w:rsidRPr="002A5E52" w:rsidDel="00966B47">
                <w:rPr>
                  <w:rFonts w:ascii="Arial" w:eastAsia="Malgun Gothic" w:hAnsi="Arial" w:cs="Arial"/>
                  <w:b/>
                  <w:bCs/>
                  <w:color w:val="FF0000"/>
                  <w:sz w:val="21"/>
                  <w:szCs w:val="21"/>
                  <w:rPrChange w:id="1532" w:author="Mia Choi" w:date="2021-07-25T18:31:00Z">
                    <w:rPr>
                      <w:rFonts w:ascii="Malgun Gothic" w:eastAsia="Malgun Gothic" w:hAnsi="Malgun Gothic"/>
                      <w:b/>
                      <w:bCs/>
                      <w:color w:val="FF0000"/>
                      <w:highlight w:val="yellow"/>
                    </w:rPr>
                  </w:rPrChange>
                </w:rPr>
                <w:delText xml:space="preserve"> </w:delText>
              </w:r>
              <w:r w:rsidRPr="002A5E52" w:rsidDel="00966B47">
                <w:rPr>
                  <w:rFonts w:ascii="Arial" w:eastAsia="Malgun Gothic" w:hAnsi="Arial" w:cs="Arial" w:hint="eastAsia"/>
                  <w:b/>
                  <w:bCs/>
                  <w:color w:val="FF0000"/>
                  <w:sz w:val="21"/>
                  <w:szCs w:val="21"/>
                  <w:rPrChange w:id="1533" w:author="Mia Choi" w:date="2021-07-25T18:31:00Z">
                    <w:rPr>
                      <w:rFonts w:ascii="Malgun Gothic" w:eastAsia="Malgun Gothic" w:hAnsi="Malgun Gothic" w:hint="eastAsia"/>
                      <w:b/>
                      <w:bCs/>
                      <w:color w:val="FF0000"/>
                      <w:highlight w:val="yellow"/>
                    </w:rPr>
                  </w:rPrChange>
                </w:rPr>
                <w:delText>대한</w:delText>
              </w:r>
              <w:r w:rsidRPr="002A5E52" w:rsidDel="00966B47">
                <w:rPr>
                  <w:rFonts w:ascii="Arial" w:eastAsia="Malgun Gothic" w:hAnsi="Arial" w:cs="Arial"/>
                  <w:b/>
                  <w:bCs/>
                  <w:color w:val="FF0000"/>
                  <w:sz w:val="21"/>
                  <w:szCs w:val="21"/>
                  <w:rPrChange w:id="1534" w:author="Mia Choi" w:date="2021-07-25T18:31:00Z">
                    <w:rPr>
                      <w:rFonts w:ascii="Malgun Gothic" w:eastAsia="Malgun Gothic" w:hAnsi="Malgun Gothic"/>
                      <w:b/>
                      <w:bCs/>
                      <w:color w:val="FF0000"/>
                      <w:highlight w:val="yellow"/>
                    </w:rPr>
                  </w:rPrChange>
                </w:rPr>
                <w:delText xml:space="preserve"> </w:delText>
              </w:r>
              <w:r w:rsidRPr="002A5E52" w:rsidDel="00966B47">
                <w:rPr>
                  <w:rFonts w:ascii="Arial" w:eastAsia="Malgun Gothic" w:hAnsi="Arial" w:cs="Arial" w:hint="eastAsia"/>
                  <w:b/>
                  <w:bCs/>
                  <w:color w:val="FF0000"/>
                  <w:sz w:val="21"/>
                  <w:szCs w:val="21"/>
                  <w:rPrChange w:id="1535" w:author="Mia Choi" w:date="2021-07-25T18:31:00Z">
                    <w:rPr>
                      <w:rFonts w:ascii="Malgun Gothic" w:eastAsia="Malgun Gothic" w:hAnsi="Malgun Gothic" w:hint="eastAsia"/>
                      <w:b/>
                      <w:bCs/>
                      <w:color w:val="FF0000"/>
                      <w:highlight w:val="yellow"/>
                    </w:rPr>
                  </w:rPrChange>
                </w:rPr>
                <w:delText>규정</w:delText>
              </w:r>
              <w:r w:rsidRPr="002A5E52" w:rsidDel="00966B47">
                <w:rPr>
                  <w:rFonts w:ascii="Arial" w:eastAsia="Malgun Gothic" w:hAnsi="Arial" w:cs="Arial"/>
                  <w:b/>
                  <w:bCs/>
                  <w:color w:val="FF0000"/>
                  <w:sz w:val="21"/>
                  <w:szCs w:val="21"/>
                  <w:rPrChange w:id="1536" w:author="Mia Choi" w:date="2021-07-25T18:31:00Z">
                    <w:rPr>
                      <w:rFonts w:ascii="Malgun Gothic" w:eastAsia="Malgun Gothic" w:hAnsi="Malgun Gothic"/>
                      <w:b/>
                      <w:bCs/>
                      <w:color w:val="FF0000"/>
                      <w:highlight w:val="yellow"/>
                    </w:rPr>
                  </w:rPrChange>
                </w:rPr>
                <w:delText xml:space="preserve"> </w:delText>
              </w:r>
              <w:r w:rsidRPr="002A5E52" w:rsidDel="00966B47">
                <w:rPr>
                  <w:rFonts w:ascii="Arial" w:eastAsia="Malgun Gothic" w:hAnsi="Arial" w:cs="Arial" w:hint="eastAsia"/>
                  <w:b/>
                  <w:bCs/>
                  <w:color w:val="FF0000"/>
                  <w:sz w:val="21"/>
                  <w:szCs w:val="21"/>
                  <w:rPrChange w:id="1537" w:author="Mia Choi" w:date="2021-07-25T18:31:00Z">
                    <w:rPr>
                      <w:rFonts w:ascii="Malgun Gothic" w:eastAsia="Malgun Gothic" w:hAnsi="Malgun Gothic" w:hint="eastAsia"/>
                      <w:b/>
                      <w:bCs/>
                      <w:color w:val="FF0000"/>
                      <w:highlight w:val="yellow"/>
                    </w:rPr>
                  </w:rPrChange>
                </w:rPr>
                <w:delText>확인</w:delText>
              </w:r>
              <w:r w:rsidRPr="002A5E52" w:rsidDel="00966B47">
                <w:rPr>
                  <w:rFonts w:ascii="Arial" w:eastAsia="Malgun Gothic" w:hAnsi="Arial" w:cs="Arial"/>
                  <w:b/>
                  <w:bCs/>
                  <w:color w:val="FF0000"/>
                  <w:sz w:val="21"/>
                  <w:szCs w:val="21"/>
                  <w:rPrChange w:id="1538" w:author="Mia Choi" w:date="2021-07-25T18:31:00Z">
                    <w:rPr>
                      <w:rFonts w:ascii="Malgun Gothic" w:eastAsia="Malgun Gothic" w:hAnsi="Malgun Gothic"/>
                      <w:b/>
                      <w:bCs/>
                      <w:color w:val="FF0000"/>
                      <w:highlight w:val="yellow"/>
                    </w:rPr>
                  </w:rPrChange>
                </w:rPr>
                <w:delText xml:space="preserve"> </w:delText>
              </w:r>
              <w:r w:rsidRPr="002A5E52" w:rsidDel="00966B47">
                <w:rPr>
                  <w:rFonts w:ascii="Arial" w:eastAsia="Malgun Gothic" w:hAnsi="Arial" w:cs="Arial" w:hint="eastAsia"/>
                  <w:b/>
                  <w:bCs/>
                  <w:color w:val="FF0000"/>
                  <w:sz w:val="21"/>
                  <w:szCs w:val="21"/>
                  <w:rPrChange w:id="1539" w:author="Mia Choi" w:date="2021-07-25T18:31:00Z">
                    <w:rPr>
                      <w:rFonts w:ascii="Malgun Gothic" w:eastAsia="Malgun Gothic" w:hAnsi="Malgun Gothic" w:hint="eastAsia"/>
                      <w:b/>
                      <w:bCs/>
                      <w:color w:val="FF0000"/>
                      <w:highlight w:val="yellow"/>
                    </w:rPr>
                  </w:rPrChange>
                </w:rPr>
                <w:delText>및</w:delText>
              </w:r>
              <w:r w:rsidRPr="002A5E52" w:rsidDel="00966B47">
                <w:rPr>
                  <w:rFonts w:ascii="Arial" w:eastAsia="Malgun Gothic" w:hAnsi="Arial" w:cs="Arial"/>
                  <w:b/>
                  <w:bCs/>
                  <w:color w:val="FF0000"/>
                  <w:sz w:val="21"/>
                  <w:szCs w:val="21"/>
                  <w:rPrChange w:id="1540" w:author="Mia Choi" w:date="2021-07-25T18:31:00Z">
                    <w:rPr>
                      <w:rFonts w:ascii="Malgun Gothic" w:eastAsia="Malgun Gothic" w:hAnsi="Malgun Gothic"/>
                      <w:b/>
                      <w:bCs/>
                      <w:color w:val="FF0000"/>
                      <w:highlight w:val="yellow"/>
                    </w:rPr>
                  </w:rPrChange>
                </w:rPr>
                <w:delText xml:space="preserve"> </w:delText>
              </w:r>
              <w:r w:rsidRPr="002A5E52" w:rsidDel="00966B47">
                <w:rPr>
                  <w:rFonts w:ascii="Arial" w:eastAsia="Malgun Gothic" w:hAnsi="Arial" w:cs="Arial" w:hint="eastAsia"/>
                  <w:b/>
                  <w:bCs/>
                  <w:color w:val="FF0000"/>
                  <w:sz w:val="21"/>
                  <w:szCs w:val="21"/>
                  <w:rPrChange w:id="1541" w:author="Mia Choi" w:date="2021-07-25T18:31:00Z">
                    <w:rPr>
                      <w:rFonts w:ascii="Malgun Gothic" w:eastAsia="Malgun Gothic" w:hAnsi="Malgun Gothic" w:hint="eastAsia"/>
                      <w:b/>
                      <w:bCs/>
                      <w:color w:val="FF0000"/>
                      <w:highlight w:val="yellow"/>
                    </w:rPr>
                  </w:rPrChange>
                </w:rPr>
                <w:delText>작성</w:delText>
              </w:r>
              <w:r w:rsidRPr="002A5E52" w:rsidDel="00966B47">
                <w:rPr>
                  <w:rFonts w:ascii="Arial" w:eastAsia="Malgun Gothic" w:hAnsi="Arial" w:cs="Arial"/>
                  <w:b/>
                  <w:bCs/>
                  <w:color w:val="FF0000"/>
                  <w:sz w:val="21"/>
                  <w:szCs w:val="21"/>
                  <w:rPrChange w:id="1542" w:author="Mia Choi" w:date="2021-07-25T18:31:00Z">
                    <w:rPr>
                      <w:rFonts w:ascii="Malgun Gothic" w:eastAsia="Malgun Gothic" w:hAnsi="Malgun Gothic"/>
                      <w:b/>
                      <w:bCs/>
                      <w:color w:val="FF0000"/>
                      <w:highlight w:val="yellow"/>
                    </w:rPr>
                  </w:rPrChange>
                </w:rPr>
                <w:delText xml:space="preserve"> </w:delText>
              </w:r>
              <w:r w:rsidRPr="002A5E52" w:rsidDel="00966B47">
                <w:rPr>
                  <w:rFonts w:ascii="Arial" w:eastAsia="Malgun Gothic" w:hAnsi="Arial" w:cs="Arial" w:hint="eastAsia"/>
                  <w:b/>
                  <w:bCs/>
                  <w:color w:val="FF0000"/>
                  <w:sz w:val="21"/>
                  <w:szCs w:val="21"/>
                  <w:rPrChange w:id="1543" w:author="Mia Choi" w:date="2021-07-25T18:31:00Z">
                    <w:rPr>
                      <w:rFonts w:ascii="Malgun Gothic" w:eastAsia="Malgun Gothic" w:hAnsi="Malgun Gothic" w:hint="eastAsia"/>
                      <w:b/>
                      <w:bCs/>
                      <w:color w:val="FF0000"/>
                      <w:highlight w:val="yellow"/>
                    </w:rPr>
                  </w:rPrChange>
                </w:rPr>
                <w:delText>요망</w:delText>
              </w:r>
            </w:del>
          </w:p>
        </w:tc>
        <w:tc>
          <w:tcPr>
            <w:tcW w:w="1667" w:type="pct"/>
            <w:shd w:val="clear" w:color="auto" w:fill="auto"/>
          </w:tcPr>
          <w:p w14:paraId="251C6BF2" w14:textId="1DA0D32B" w:rsidR="00811D16" w:rsidRPr="002A5E52" w:rsidRDefault="00811D16" w:rsidP="00811D16">
            <w:pPr>
              <w:rPr>
                <w:rFonts w:ascii="Arial" w:eastAsia="Malgun Gothic" w:hAnsi="Arial" w:cs="Arial"/>
                <w:b/>
                <w:bCs/>
                <w:sz w:val="21"/>
                <w:szCs w:val="21"/>
                <w:lang w:val="ru-RU"/>
              </w:rPr>
            </w:pPr>
            <w:r w:rsidRPr="002A5E52">
              <w:rPr>
                <w:rFonts w:ascii="Arial" w:eastAsia="Malgun Gothic" w:hAnsi="Arial" w:cs="Arial"/>
                <w:b/>
                <w:bCs/>
                <w:color w:val="000000"/>
                <w:sz w:val="21"/>
                <w:szCs w:val="21"/>
                <w:lang w:val="ru-RU"/>
              </w:rPr>
              <w:t xml:space="preserve">Статья 72 (Медицинский осмотр) </w:t>
            </w:r>
          </w:p>
        </w:tc>
        <w:tc>
          <w:tcPr>
            <w:tcW w:w="1667" w:type="pct"/>
            <w:shd w:val="clear" w:color="auto" w:fill="auto"/>
          </w:tcPr>
          <w:p w14:paraId="4E65D81D" w14:textId="64EDF824" w:rsidR="00811D16" w:rsidRPr="002A5E52" w:rsidRDefault="00811D16" w:rsidP="00811D16">
            <w:pPr>
              <w:rPr>
                <w:rFonts w:ascii="Arial" w:eastAsia="Malgun Gothic" w:hAnsi="Arial" w:cs="Arial"/>
                <w:b/>
                <w:bCs/>
                <w:sz w:val="21"/>
                <w:szCs w:val="21"/>
              </w:rPr>
            </w:pPr>
            <w:r w:rsidRPr="002A5E52">
              <w:rPr>
                <w:rFonts w:ascii="Arial" w:eastAsia="Malgun Gothic" w:hAnsi="Arial" w:cs="Arial"/>
                <w:b/>
                <w:bCs/>
                <w:color w:val="000000"/>
                <w:sz w:val="21"/>
                <w:szCs w:val="21"/>
              </w:rPr>
              <w:t xml:space="preserve">Article 72 (Health Examination) </w:t>
            </w:r>
          </w:p>
        </w:tc>
      </w:tr>
      <w:tr w:rsidR="00811D16" w:rsidRPr="002A5E52" w14:paraId="422CC9BE" w14:textId="77777777" w:rsidTr="00487147">
        <w:trPr>
          <w:trHeight w:val="156"/>
        </w:trPr>
        <w:tc>
          <w:tcPr>
            <w:tcW w:w="1666" w:type="pct"/>
          </w:tcPr>
          <w:p w14:paraId="24BEB325" w14:textId="7744AB18" w:rsidR="00811D16" w:rsidRPr="002A5E52" w:rsidRDefault="00811D16" w:rsidP="00811D16">
            <w:pPr>
              <w:rPr>
                <w:rFonts w:ascii="Arial" w:eastAsia="Malgun Gothic" w:hAnsi="Arial" w:cs="Arial"/>
                <w:color w:val="000000"/>
                <w:sz w:val="21"/>
                <w:szCs w:val="21"/>
              </w:rPr>
            </w:pPr>
            <w:r w:rsidRPr="002A5E52">
              <w:rPr>
                <w:rFonts w:ascii="Arial" w:eastAsia="Malgun Gothic" w:hAnsi="Arial" w:cs="Arial"/>
                <w:color w:val="000000"/>
                <w:sz w:val="21"/>
                <w:szCs w:val="21"/>
                <w:rPrChange w:id="1544" w:author="Mia Choi" w:date="2021-07-25T18:31:00Z">
                  <w:rPr>
                    <w:rFonts w:ascii="Malgun Gothic" w:eastAsia="Malgun Gothic" w:hAnsi="Malgun Gothic"/>
                    <w:color w:val="000000"/>
                    <w:highlight w:val="yellow"/>
                  </w:rPr>
                </w:rPrChange>
              </w:rPr>
              <w:t xml:space="preserve">1. </w:t>
            </w:r>
            <w:r w:rsidRPr="002A5E52">
              <w:rPr>
                <w:rFonts w:ascii="Arial" w:eastAsia="Malgun Gothic" w:hAnsi="Arial" w:cs="Arial" w:hint="eastAsia"/>
                <w:color w:val="000000"/>
                <w:sz w:val="21"/>
                <w:szCs w:val="21"/>
                <w:rPrChange w:id="1545" w:author="Mia Choi" w:date="2021-07-25T18:31:00Z">
                  <w:rPr>
                    <w:rFonts w:ascii="Malgun Gothic" w:eastAsia="Malgun Gothic" w:hAnsi="Malgun Gothic" w:hint="eastAsia"/>
                    <w:color w:val="000000"/>
                    <w:highlight w:val="yellow"/>
                  </w:rPr>
                </w:rPrChange>
              </w:rPr>
              <w:t>회사는</w:t>
            </w:r>
            <w:ins w:id="1546" w:author="Mia Choi" w:date="2021-07-25T18:30:00Z">
              <w:r w:rsidRPr="002A5E52">
                <w:rPr>
                  <w:rFonts w:ascii="Arial" w:eastAsia="Malgun Gothic" w:hAnsi="Arial" w:cs="Arial"/>
                  <w:color w:val="000000"/>
                  <w:sz w:val="21"/>
                  <w:szCs w:val="21"/>
                  <w:rPrChange w:id="1547"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548" w:author="Mia Choi" w:date="2021-07-25T18:31:00Z">
                    <w:rPr>
                      <w:rFonts w:ascii="Malgun Gothic" w:eastAsia="Malgun Gothic" w:hAnsi="Malgun Gothic" w:hint="eastAsia"/>
                      <w:color w:val="000000"/>
                      <w:highlight w:val="yellow"/>
                    </w:rPr>
                  </w:rPrChange>
                </w:rPr>
                <w:t>법에서</w:t>
              </w:r>
              <w:r w:rsidRPr="002A5E52">
                <w:rPr>
                  <w:rFonts w:ascii="Arial" w:eastAsia="Malgun Gothic" w:hAnsi="Arial" w:cs="Arial"/>
                  <w:color w:val="000000"/>
                  <w:sz w:val="21"/>
                  <w:szCs w:val="21"/>
                  <w:rPrChange w:id="1549"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550" w:author="Mia Choi" w:date="2021-07-25T18:31:00Z">
                    <w:rPr>
                      <w:rFonts w:ascii="Malgun Gothic" w:eastAsia="Malgun Gothic" w:hAnsi="Malgun Gothic" w:hint="eastAsia"/>
                      <w:color w:val="000000"/>
                      <w:highlight w:val="yellow"/>
                    </w:rPr>
                  </w:rPrChange>
                </w:rPr>
                <w:t>명시한</w:t>
              </w:r>
              <w:r w:rsidRPr="002A5E52">
                <w:rPr>
                  <w:rFonts w:ascii="Arial" w:eastAsia="Malgun Gothic" w:hAnsi="Arial" w:cs="Arial"/>
                  <w:color w:val="000000"/>
                  <w:sz w:val="21"/>
                  <w:szCs w:val="21"/>
                  <w:rPrChange w:id="1551"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552" w:author="Mia Choi" w:date="2021-07-25T18:31:00Z">
                    <w:rPr>
                      <w:rFonts w:ascii="Malgun Gothic" w:eastAsia="Malgun Gothic" w:hAnsi="Malgun Gothic" w:hint="eastAsia"/>
                      <w:color w:val="000000"/>
                      <w:highlight w:val="yellow"/>
                    </w:rPr>
                  </w:rPrChange>
                </w:rPr>
                <w:t>경우에</w:t>
              </w:r>
            </w:ins>
            <w:r w:rsidRPr="002A5E52">
              <w:rPr>
                <w:rFonts w:ascii="Arial" w:eastAsia="Malgun Gothic" w:hAnsi="Arial" w:cs="Arial"/>
                <w:color w:val="000000"/>
                <w:sz w:val="21"/>
                <w:szCs w:val="21"/>
                <w:rPrChange w:id="1553"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554" w:author="Mia Choi" w:date="2021-07-25T18:31:00Z">
                  <w:rPr>
                    <w:rFonts w:ascii="Malgun Gothic" w:eastAsia="Malgun Gothic" w:hAnsi="Malgun Gothic" w:hint="eastAsia"/>
                    <w:color w:val="000000"/>
                    <w:highlight w:val="yellow"/>
                  </w:rPr>
                </w:rPrChange>
              </w:rPr>
              <w:t>매년</w:t>
            </w:r>
            <w:r w:rsidRPr="002A5E52">
              <w:rPr>
                <w:rFonts w:ascii="Arial" w:eastAsia="Malgun Gothic" w:hAnsi="Arial" w:cs="Arial"/>
                <w:color w:val="000000"/>
                <w:sz w:val="21"/>
                <w:szCs w:val="21"/>
                <w:rPrChange w:id="1555" w:author="Mia Choi" w:date="2021-07-25T18:31:00Z">
                  <w:rPr>
                    <w:rFonts w:ascii="Malgun Gothic" w:eastAsia="Malgun Gothic" w:hAnsi="Malgun Gothic"/>
                    <w:color w:val="000000"/>
                    <w:highlight w:val="yellow"/>
                  </w:rPr>
                </w:rPrChange>
              </w:rPr>
              <w:t xml:space="preserve"> 1</w:t>
            </w:r>
            <w:r w:rsidRPr="002A5E52">
              <w:rPr>
                <w:rFonts w:ascii="Arial" w:eastAsia="Malgun Gothic" w:hAnsi="Arial" w:cs="Arial" w:hint="eastAsia"/>
                <w:color w:val="000000"/>
                <w:sz w:val="21"/>
                <w:szCs w:val="21"/>
                <w:rPrChange w:id="1556" w:author="Mia Choi" w:date="2021-07-25T18:31:00Z">
                  <w:rPr>
                    <w:rFonts w:ascii="Malgun Gothic" w:eastAsia="Malgun Gothic" w:hAnsi="Malgun Gothic" w:hint="eastAsia"/>
                    <w:color w:val="000000"/>
                    <w:highlight w:val="yellow"/>
                  </w:rPr>
                </w:rPrChange>
              </w:rPr>
              <w:t>회이상</w:t>
            </w:r>
            <w:r w:rsidRPr="002A5E52">
              <w:rPr>
                <w:rFonts w:ascii="Arial" w:eastAsia="Malgun Gothic" w:hAnsi="Arial" w:cs="Arial"/>
                <w:color w:val="000000"/>
                <w:sz w:val="21"/>
                <w:szCs w:val="21"/>
                <w:rPrChange w:id="1557"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558" w:author="Mia Choi" w:date="2021-07-25T18:31:00Z">
                  <w:rPr>
                    <w:rFonts w:ascii="Malgun Gothic" w:eastAsia="Malgun Gothic" w:hAnsi="Malgun Gothic" w:hint="eastAsia"/>
                    <w:color w:val="000000"/>
                    <w:highlight w:val="yellow"/>
                  </w:rPr>
                </w:rPrChange>
              </w:rPr>
              <w:t>정기적으로</w:t>
            </w:r>
            <w:r w:rsidRPr="002A5E52">
              <w:rPr>
                <w:rFonts w:ascii="Arial" w:eastAsia="Malgun Gothic" w:hAnsi="Arial" w:cs="Arial"/>
                <w:color w:val="000000"/>
                <w:sz w:val="21"/>
                <w:szCs w:val="21"/>
                <w:rPrChange w:id="1559"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560" w:author="Mia Choi" w:date="2021-07-25T18:31:00Z">
                  <w:rPr>
                    <w:rFonts w:ascii="Malgun Gothic" w:eastAsia="Malgun Gothic" w:hAnsi="Malgun Gothic" w:hint="eastAsia"/>
                    <w:color w:val="000000"/>
                    <w:highlight w:val="yellow"/>
                  </w:rPr>
                </w:rPrChange>
              </w:rPr>
              <w:t>종업원에</w:t>
            </w:r>
            <w:r w:rsidRPr="002A5E52">
              <w:rPr>
                <w:rFonts w:ascii="Arial" w:eastAsia="Malgun Gothic" w:hAnsi="Arial" w:cs="Arial"/>
                <w:color w:val="000000"/>
                <w:sz w:val="21"/>
                <w:szCs w:val="21"/>
                <w:rPrChange w:id="1561"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562" w:author="Mia Choi" w:date="2021-07-25T18:31:00Z">
                  <w:rPr>
                    <w:rFonts w:ascii="Malgun Gothic" w:eastAsia="Malgun Gothic" w:hAnsi="Malgun Gothic" w:hint="eastAsia"/>
                    <w:color w:val="000000"/>
                    <w:highlight w:val="yellow"/>
                  </w:rPr>
                </w:rPrChange>
              </w:rPr>
              <w:t>대한</w:t>
            </w:r>
            <w:r w:rsidRPr="002A5E52">
              <w:rPr>
                <w:rFonts w:ascii="Arial" w:eastAsia="Malgun Gothic" w:hAnsi="Arial" w:cs="Arial"/>
                <w:color w:val="000000"/>
                <w:sz w:val="21"/>
                <w:szCs w:val="21"/>
                <w:rPrChange w:id="1563"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564" w:author="Mia Choi" w:date="2021-07-25T18:31:00Z">
                  <w:rPr>
                    <w:rFonts w:ascii="Malgun Gothic" w:eastAsia="Malgun Gothic" w:hAnsi="Malgun Gothic" w:hint="eastAsia"/>
                    <w:color w:val="000000"/>
                    <w:highlight w:val="yellow"/>
                  </w:rPr>
                </w:rPrChange>
              </w:rPr>
              <w:t>건강진단을</w:t>
            </w:r>
            <w:r w:rsidRPr="002A5E52">
              <w:rPr>
                <w:rFonts w:ascii="Arial" w:eastAsia="Malgun Gothic" w:hAnsi="Arial" w:cs="Arial"/>
                <w:color w:val="000000"/>
                <w:sz w:val="21"/>
                <w:szCs w:val="21"/>
                <w:rPrChange w:id="1565"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566" w:author="Mia Choi" w:date="2021-07-25T18:31:00Z">
                  <w:rPr>
                    <w:rFonts w:ascii="Malgun Gothic" w:eastAsia="Malgun Gothic" w:hAnsi="Malgun Gothic" w:hint="eastAsia"/>
                    <w:color w:val="000000"/>
                    <w:highlight w:val="yellow"/>
                  </w:rPr>
                </w:rPrChange>
              </w:rPr>
              <w:t>실시하며</w:t>
            </w:r>
            <w:r w:rsidRPr="002A5E52">
              <w:rPr>
                <w:rFonts w:ascii="Arial" w:eastAsia="Malgun Gothic" w:hAnsi="Arial" w:cs="Arial"/>
                <w:color w:val="000000"/>
                <w:sz w:val="21"/>
                <w:szCs w:val="21"/>
                <w:rPrChange w:id="1567" w:author="Mia Choi" w:date="2021-07-25T18:31:00Z">
                  <w:rPr>
                    <w:rFonts w:ascii="Malgun Gothic" w:eastAsia="Malgun Gothic" w:hAnsi="Malgun Gothic"/>
                    <w:color w:val="000000"/>
                    <w:highlight w:val="yellow"/>
                  </w:rPr>
                </w:rPrChange>
              </w:rPr>
              <w:t xml:space="preserve"> </w:t>
            </w:r>
            <w:del w:id="1568" w:author="Mia Choi" w:date="2021-07-25T18:31:00Z">
              <w:r w:rsidRPr="002A5E52" w:rsidDel="00966B47">
                <w:rPr>
                  <w:rFonts w:ascii="Arial" w:eastAsia="Malgun Gothic" w:hAnsi="Arial" w:cs="Arial" w:hint="eastAsia"/>
                  <w:color w:val="000000"/>
                  <w:sz w:val="21"/>
                  <w:szCs w:val="21"/>
                  <w:rPrChange w:id="1569" w:author="Mia Choi" w:date="2021-07-25T18:31:00Z">
                    <w:rPr>
                      <w:rFonts w:ascii="Malgun Gothic" w:eastAsia="Malgun Gothic" w:hAnsi="Malgun Gothic" w:hint="eastAsia"/>
                      <w:color w:val="000000"/>
                      <w:highlight w:val="yellow"/>
                    </w:rPr>
                  </w:rPrChange>
                </w:rPr>
                <w:delText>필요에</w:delText>
              </w:r>
              <w:r w:rsidRPr="002A5E52" w:rsidDel="00966B47">
                <w:rPr>
                  <w:rFonts w:ascii="Arial" w:eastAsia="Malgun Gothic" w:hAnsi="Arial" w:cs="Arial"/>
                  <w:color w:val="000000"/>
                  <w:sz w:val="21"/>
                  <w:szCs w:val="21"/>
                  <w:rPrChange w:id="1570" w:author="Mia Choi" w:date="2021-07-25T18:31:00Z">
                    <w:rPr>
                      <w:rFonts w:ascii="Malgun Gothic" w:eastAsia="Malgun Gothic" w:hAnsi="Malgun Gothic"/>
                      <w:color w:val="000000"/>
                      <w:highlight w:val="yellow"/>
                    </w:rPr>
                  </w:rPrChange>
                </w:rPr>
                <w:delText xml:space="preserve"> </w:delText>
              </w:r>
            </w:del>
            <w:ins w:id="1571" w:author="Mia Choi" w:date="2021-07-25T18:31:00Z">
              <w:r w:rsidRPr="002A5E52">
                <w:rPr>
                  <w:rFonts w:ascii="Arial" w:eastAsia="Malgun Gothic" w:hAnsi="Arial" w:cs="Arial" w:hint="eastAsia"/>
                  <w:color w:val="000000"/>
                  <w:sz w:val="21"/>
                  <w:szCs w:val="21"/>
                  <w:rPrChange w:id="1572" w:author="Mia Choi" w:date="2021-07-25T18:31:00Z">
                    <w:rPr>
                      <w:rFonts w:ascii="Malgun Gothic" w:eastAsia="Malgun Gothic" w:hAnsi="Malgun Gothic" w:hint="eastAsia"/>
                      <w:color w:val="000000"/>
                      <w:highlight w:val="yellow"/>
                    </w:rPr>
                  </w:rPrChange>
                </w:rPr>
                <w:t>현행법에</w:t>
              </w:r>
              <w:r w:rsidRPr="002A5E52">
                <w:rPr>
                  <w:rFonts w:ascii="Arial" w:eastAsia="Malgun Gothic" w:hAnsi="Arial" w:cs="Arial"/>
                  <w:color w:val="000000"/>
                  <w:sz w:val="21"/>
                  <w:szCs w:val="21"/>
                  <w:rPrChange w:id="1573" w:author="Mia Choi" w:date="2021-07-25T18:31:00Z">
                    <w:rPr>
                      <w:rFonts w:ascii="Malgun Gothic" w:eastAsia="Malgun Gothic" w:hAnsi="Malgun Gothic"/>
                      <w:color w:val="000000"/>
                      <w:highlight w:val="yellow"/>
                    </w:rPr>
                  </w:rPrChange>
                </w:rPr>
                <w:t xml:space="preserve"> </w:t>
              </w:r>
            </w:ins>
            <w:r w:rsidRPr="002A5E52">
              <w:rPr>
                <w:rFonts w:ascii="Arial" w:eastAsia="Malgun Gothic" w:hAnsi="Arial" w:cs="Arial" w:hint="eastAsia"/>
                <w:color w:val="000000"/>
                <w:sz w:val="21"/>
                <w:szCs w:val="21"/>
                <w:rPrChange w:id="1574" w:author="Mia Choi" w:date="2021-07-25T18:31:00Z">
                  <w:rPr>
                    <w:rFonts w:ascii="Malgun Gothic" w:eastAsia="Malgun Gothic" w:hAnsi="Malgun Gothic" w:hint="eastAsia"/>
                    <w:color w:val="000000"/>
                    <w:highlight w:val="yellow"/>
                  </w:rPr>
                </w:rPrChange>
              </w:rPr>
              <w:t>따라</w:t>
            </w:r>
            <w:r w:rsidRPr="002A5E52">
              <w:rPr>
                <w:rFonts w:ascii="Arial" w:eastAsia="Malgun Gothic" w:hAnsi="Arial" w:cs="Arial"/>
                <w:color w:val="000000"/>
                <w:sz w:val="21"/>
                <w:szCs w:val="21"/>
                <w:rPrChange w:id="1575"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576" w:author="Mia Choi" w:date="2021-07-25T18:31:00Z">
                  <w:rPr>
                    <w:rFonts w:ascii="Malgun Gothic" w:eastAsia="Malgun Gothic" w:hAnsi="Malgun Gothic" w:hint="eastAsia"/>
                    <w:color w:val="000000"/>
                    <w:highlight w:val="yellow"/>
                  </w:rPr>
                </w:rPrChange>
              </w:rPr>
              <w:t>종업원의</w:t>
            </w:r>
            <w:r w:rsidRPr="002A5E52">
              <w:rPr>
                <w:rFonts w:ascii="Arial" w:eastAsia="Malgun Gothic" w:hAnsi="Arial" w:cs="Arial"/>
                <w:color w:val="000000"/>
                <w:sz w:val="21"/>
                <w:szCs w:val="21"/>
                <w:rPrChange w:id="1577"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578" w:author="Mia Choi" w:date="2021-07-25T18:31:00Z">
                  <w:rPr>
                    <w:rFonts w:ascii="Malgun Gothic" w:eastAsia="Malgun Gothic" w:hAnsi="Malgun Gothic" w:hint="eastAsia"/>
                    <w:color w:val="000000"/>
                    <w:highlight w:val="yellow"/>
                  </w:rPr>
                </w:rPrChange>
              </w:rPr>
              <w:t>전부</w:t>
            </w:r>
            <w:r w:rsidRPr="002A5E52">
              <w:rPr>
                <w:rFonts w:ascii="Arial" w:eastAsia="Malgun Gothic" w:hAnsi="Arial" w:cs="Arial"/>
                <w:color w:val="000000"/>
                <w:sz w:val="21"/>
                <w:szCs w:val="21"/>
                <w:rPrChange w:id="1579"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580" w:author="Mia Choi" w:date="2021-07-25T18:31:00Z">
                  <w:rPr>
                    <w:rFonts w:ascii="Malgun Gothic" w:eastAsia="Malgun Gothic" w:hAnsi="Malgun Gothic" w:hint="eastAsia"/>
                    <w:color w:val="000000"/>
                    <w:highlight w:val="yellow"/>
                  </w:rPr>
                </w:rPrChange>
              </w:rPr>
              <w:t>또는</w:t>
            </w:r>
            <w:r w:rsidRPr="002A5E52">
              <w:rPr>
                <w:rFonts w:ascii="Arial" w:eastAsia="Malgun Gothic" w:hAnsi="Arial" w:cs="Arial"/>
                <w:color w:val="000000"/>
                <w:sz w:val="21"/>
                <w:szCs w:val="21"/>
                <w:rPrChange w:id="1581"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582" w:author="Mia Choi" w:date="2021-07-25T18:31:00Z">
                  <w:rPr>
                    <w:rFonts w:ascii="Malgun Gothic" w:eastAsia="Malgun Gothic" w:hAnsi="Malgun Gothic" w:hint="eastAsia"/>
                    <w:color w:val="000000"/>
                    <w:highlight w:val="yellow"/>
                  </w:rPr>
                </w:rPrChange>
              </w:rPr>
              <w:t>일부에</w:t>
            </w:r>
            <w:r w:rsidRPr="002A5E52">
              <w:rPr>
                <w:rFonts w:ascii="Arial" w:eastAsia="Malgun Gothic" w:hAnsi="Arial" w:cs="Arial"/>
                <w:color w:val="000000"/>
                <w:sz w:val="21"/>
                <w:szCs w:val="21"/>
                <w:rPrChange w:id="1583"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584" w:author="Mia Choi" w:date="2021-07-25T18:31:00Z">
                  <w:rPr>
                    <w:rFonts w:ascii="Malgun Gothic" w:eastAsia="Malgun Gothic" w:hAnsi="Malgun Gothic" w:hint="eastAsia"/>
                    <w:color w:val="000000"/>
                    <w:highlight w:val="yellow"/>
                  </w:rPr>
                </w:rPrChange>
              </w:rPr>
              <w:t>대하여는</w:t>
            </w:r>
            <w:r w:rsidRPr="002A5E52">
              <w:rPr>
                <w:rFonts w:ascii="Arial" w:eastAsia="Malgun Gothic" w:hAnsi="Arial" w:cs="Arial"/>
                <w:color w:val="000000"/>
                <w:sz w:val="21"/>
                <w:szCs w:val="21"/>
                <w:rPrChange w:id="1585"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586" w:author="Mia Choi" w:date="2021-07-25T18:31:00Z">
                  <w:rPr>
                    <w:rFonts w:ascii="Malgun Gothic" w:eastAsia="Malgun Gothic" w:hAnsi="Malgun Gothic" w:hint="eastAsia"/>
                    <w:color w:val="000000"/>
                    <w:highlight w:val="yellow"/>
                  </w:rPr>
                </w:rPrChange>
              </w:rPr>
              <w:t>수시로</w:t>
            </w:r>
            <w:r w:rsidRPr="002A5E52">
              <w:rPr>
                <w:rFonts w:ascii="Arial" w:eastAsia="Malgun Gothic" w:hAnsi="Arial" w:cs="Arial"/>
                <w:color w:val="000000"/>
                <w:sz w:val="21"/>
                <w:szCs w:val="21"/>
                <w:rPrChange w:id="1587"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588" w:author="Mia Choi" w:date="2021-07-25T18:31:00Z">
                  <w:rPr>
                    <w:rFonts w:ascii="Malgun Gothic" w:eastAsia="Malgun Gothic" w:hAnsi="Malgun Gothic" w:hint="eastAsia"/>
                    <w:color w:val="000000"/>
                    <w:highlight w:val="yellow"/>
                  </w:rPr>
                </w:rPrChange>
              </w:rPr>
              <w:t>건강진단</w:t>
            </w:r>
            <w:r w:rsidRPr="002A5E52">
              <w:rPr>
                <w:rFonts w:ascii="Arial" w:eastAsia="Malgun Gothic" w:hAnsi="Arial" w:cs="Arial"/>
                <w:color w:val="000000"/>
                <w:sz w:val="21"/>
                <w:szCs w:val="21"/>
                <w:rPrChange w:id="1589"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590" w:author="Mia Choi" w:date="2021-07-25T18:31:00Z">
                  <w:rPr>
                    <w:rFonts w:ascii="Malgun Gothic" w:eastAsia="Malgun Gothic" w:hAnsi="Malgun Gothic" w:hint="eastAsia"/>
                    <w:color w:val="000000"/>
                    <w:highlight w:val="yellow"/>
                  </w:rPr>
                </w:rPrChange>
              </w:rPr>
              <w:t>및</w:t>
            </w:r>
            <w:r w:rsidRPr="002A5E52">
              <w:rPr>
                <w:rFonts w:ascii="Arial" w:eastAsia="Malgun Gothic" w:hAnsi="Arial" w:cs="Arial"/>
                <w:color w:val="000000"/>
                <w:sz w:val="21"/>
                <w:szCs w:val="21"/>
                <w:rPrChange w:id="1591"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592" w:author="Mia Choi" w:date="2021-07-25T18:31:00Z">
                  <w:rPr>
                    <w:rFonts w:ascii="Malgun Gothic" w:eastAsia="Malgun Gothic" w:hAnsi="Malgun Gothic" w:hint="eastAsia"/>
                    <w:color w:val="000000"/>
                    <w:highlight w:val="yellow"/>
                  </w:rPr>
                </w:rPrChange>
              </w:rPr>
              <w:t>예방주사를</w:t>
            </w:r>
            <w:r w:rsidRPr="002A5E52">
              <w:rPr>
                <w:rFonts w:ascii="Arial" w:eastAsia="Malgun Gothic" w:hAnsi="Arial" w:cs="Arial"/>
                <w:color w:val="000000"/>
                <w:sz w:val="21"/>
                <w:szCs w:val="21"/>
                <w:rPrChange w:id="1593" w:author="Mia Choi" w:date="2021-07-25T18:3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594" w:author="Mia Choi" w:date="2021-07-25T18:31:00Z">
                  <w:rPr>
                    <w:rFonts w:ascii="Malgun Gothic" w:eastAsia="Malgun Gothic" w:hAnsi="Malgun Gothic" w:hint="eastAsia"/>
                    <w:color w:val="000000"/>
                    <w:highlight w:val="yellow"/>
                  </w:rPr>
                </w:rPrChange>
              </w:rPr>
              <w:t>실시한다</w:t>
            </w:r>
            <w:r w:rsidRPr="002A5E52">
              <w:rPr>
                <w:rFonts w:ascii="Arial" w:eastAsia="Malgun Gothic" w:hAnsi="Arial" w:cs="Arial"/>
                <w:color w:val="000000"/>
                <w:sz w:val="21"/>
                <w:szCs w:val="21"/>
              </w:rPr>
              <w:t>.</w:t>
            </w:r>
          </w:p>
        </w:tc>
        <w:tc>
          <w:tcPr>
            <w:tcW w:w="1667" w:type="pct"/>
            <w:shd w:val="clear" w:color="auto" w:fill="auto"/>
          </w:tcPr>
          <w:p w14:paraId="42EB5E58" w14:textId="3DD1D384" w:rsidR="00811D16" w:rsidRPr="002A5E52" w:rsidRDefault="00811D16" w:rsidP="00811D16">
            <w:pPr>
              <w:pStyle w:val="af"/>
              <w:numPr>
                <w:ilvl w:val="0"/>
                <w:numId w:val="162"/>
              </w:numPr>
              <w:rPr>
                <w:rFonts w:ascii="Arial" w:eastAsia="Malgun Gothic" w:hAnsi="Arial" w:cs="Arial"/>
                <w:sz w:val="21"/>
                <w:szCs w:val="21"/>
                <w:lang w:val="ru-RU"/>
              </w:rPr>
            </w:pPr>
            <w:r w:rsidRPr="002A5E52">
              <w:rPr>
                <w:rFonts w:ascii="Arial" w:eastAsia="Malgun Gothic" w:hAnsi="Arial" w:cs="Arial"/>
                <w:color w:val="000000"/>
                <w:sz w:val="21"/>
                <w:szCs w:val="21"/>
                <w:lang w:val="ru-RU"/>
                <w:rPrChange w:id="1595" w:author="Гурьянов" w:date="2021-07-21T15:43:00Z">
                  <w:rPr>
                    <w:rFonts w:eastAsia="Malgun Gothic"/>
                    <w:color w:val="000000"/>
                    <w:u w:val="single"/>
                  </w:rPr>
                </w:rPrChange>
              </w:rPr>
              <w:t>Компания регулярно проводит медицинские осмотры работников не реже одного раза в год</w:t>
            </w:r>
            <w:r w:rsidRPr="002A5E52">
              <w:rPr>
                <w:rFonts w:ascii="Arial" w:eastAsia="Malgun Gothic" w:hAnsi="Arial" w:cs="Arial"/>
                <w:color w:val="000000"/>
                <w:sz w:val="21"/>
                <w:szCs w:val="21"/>
                <w:lang w:val="ru-RU"/>
              </w:rPr>
              <w:t xml:space="preserve"> в случаях, установленных действующим законодательством, а также время от времени проводит медицинские осмотры и вакцинации для всех или части работников по мере необходимости и в соответствии с действующим законодательством России.</w:t>
            </w:r>
          </w:p>
        </w:tc>
        <w:tc>
          <w:tcPr>
            <w:tcW w:w="1667" w:type="pct"/>
            <w:shd w:val="clear" w:color="auto" w:fill="auto"/>
          </w:tcPr>
          <w:p w14:paraId="5A8F2FE2" w14:textId="1855739E" w:rsidR="00811D16" w:rsidRPr="002A5E52" w:rsidRDefault="00811D16" w:rsidP="00811D16">
            <w:pPr>
              <w:pStyle w:val="af"/>
              <w:numPr>
                <w:ilvl w:val="0"/>
                <w:numId w:val="163"/>
              </w:numPr>
              <w:rPr>
                <w:rFonts w:ascii="Arial" w:eastAsia="Malgun Gothic" w:hAnsi="Arial" w:cs="Arial"/>
                <w:sz w:val="21"/>
                <w:szCs w:val="21"/>
              </w:rPr>
            </w:pPr>
            <w:r w:rsidRPr="002A5E52">
              <w:rPr>
                <w:rFonts w:ascii="Arial" w:eastAsia="Malgun Gothic" w:hAnsi="Arial" w:cs="Arial"/>
                <w:color w:val="000000"/>
                <w:sz w:val="21"/>
                <w:szCs w:val="21"/>
              </w:rPr>
              <w:t>The Company regularly conducts health examinations for the employees at least once a year, and if necessary, all or part of the employees may be a subject to frequent health examinations and vaccinations.</w:t>
            </w:r>
          </w:p>
        </w:tc>
      </w:tr>
      <w:tr w:rsidR="00811D16" w:rsidRPr="002A5E52" w14:paraId="69E6B640" w14:textId="77777777" w:rsidTr="00487147">
        <w:trPr>
          <w:trHeight w:val="156"/>
        </w:trPr>
        <w:tc>
          <w:tcPr>
            <w:tcW w:w="1666" w:type="pct"/>
          </w:tcPr>
          <w:p w14:paraId="0876EBC6" w14:textId="20649EBF" w:rsidR="00811D16" w:rsidRPr="002A5E52" w:rsidRDefault="00811D16" w:rsidP="00811D16">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2. </w:t>
            </w:r>
            <w:r w:rsidRPr="002A5E52">
              <w:rPr>
                <w:rFonts w:ascii="Arial" w:eastAsia="Malgun Gothic" w:hAnsi="Arial" w:cs="Arial"/>
                <w:color w:val="000000"/>
                <w:sz w:val="21"/>
                <w:szCs w:val="21"/>
              </w:rPr>
              <w:t>건강진단결과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필요하다고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인정할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때에는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종업원에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대하여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취업의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금지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직무의</w:t>
            </w:r>
            <w:r w:rsidRPr="002A5E52">
              <w:rPr>
                <w:rFonts w:ascii="Arial" w:eastAsia="Malgun Gothic" w:hAnsi="Arial" w:cs="Arial"/>
                <w:color w:val="000000"/>
                <w:sz w:val="21"/>
                <w:szCs w:val="21"/>
              </w:rPr>
              <w:t xml:space="preserve"> </w:t>
            </w:r>
            <w:proofErr w:type="spellStart"/>
            <w:r w:rsidRPr="002A5E52">
              <w:rPr>
                <w:rFonts w:ascii="Arial" w:eastAsia="Malgun Gothic" w:hAnsi="Arial" w:cs="Arial"/>
                <w:color w:val="000000"/>
                <w:sz w:val="21"/>
                <w:szCs w:val="21"/>
              </w:rPr>
              <w:t>전배</w:t>
            </w:r>
            <w:proofErr w:type="spellEnd"/>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조치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근무시간의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단축</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요양</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등</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건강유지에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필요한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조치를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취할</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lastRenderedPageBreak/>
              <w:t>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있으며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진단결과는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본인에게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필히</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통보하여야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shd w:val="clear" w:color="auto" w:fill="auto"/>
          </w:tcPr>
          <w:p w14:paraId="553FC573" w14:textId="35AC3FF4" w:rsidR="00811D16" w:rsidRPr="002A5E52" w:rsidRDefault="00811D16" w:rsidP="00811D16">
            <w:pPr>
              <w:pStyle w:val="af"/>
              <w:numPr>
                <w:ilvl w:val="0"/>
                <w:numId w:val="162"/>
              </w:numPr>
              <w:rPr>
                <w:rFonts w:ascii="Arial" w:eastAsia="Malgun Gothic" w:hAnsi="Arial" w:cs="Arial"/>
                <w:sz w:val="21"/>
                <w:szCs w:val="21"/>
                <w:lang w:val="ru-RU"/>
              </w:rPr>
            </w:pPr>
            <w:r w:rsidRPr="002A5E52">
              <w:rPr>
                <w:rFonts w:ascii="Arial" w:eastAsia="Malgun Gothic" w:hAnsi="Arial" w:cs="Arial"/>
                <w:color w:val="000000"/>
                <w:sz w:val="21"/>
                <w:szCs w:val="21"/>
                <w:lang w:val="ru-RU"/>
              </w:rPr>
              <w:lastRenderedPageBreak/>
              <w:t xml:space="preserve">По результатам медицинского осмотра по отношению к Работнику могут применены меры, необходимые для поддержания его </w:t>
            </w:r>
            <w:r w:rsidRPr="002A5E52">
              <w:rPr>
                <w:rFonts w:ascii="Arial" w:eastAsia="Malgun Gothic" w:hAnsi="Arial" w:cs="Arial"/>
                <w:color w:val="000000"/>
                <w:sz w:val="21"/>
                <w:szCs w:val="21"/>
                <w:lang w:val="ru-RU"/>
              </w:rPr>
              <w:lastRenderedPageBreak/>
              <w:t>здоровья.</w:t>
            </w:r>
          </w:p>
        </w:tc>
        <w:tc>
          <w:tcPr>
            <w:tcW w:w="1667" w:type="pct"/>
            <w:shd w:val="clear" w:color="auto" w:fill="auto"/>
          </w:tcPr>
          <w:p w14:paraId="0A86A14D" w14:textId="23F98831" w:rsidR="00811D16" w:rsidRPr="002A5E52" w:rsidRDefault="00811D16" w:rsidP="00811D16">
            <w:pPr>
              <w:pStyle w:val="af"/>
              <w:numPr>
                <w:ilvl w:val="0"/>
                <w:numId w:val="163"/>
              </w:numPr>
              <w:rPr>
                <w:rFonts w:ascii="Arial" w:eastAsia="Malgun Gothic" w:hAnsi="Arial" w:cs="Arial"/>
                <w:sz w:val="21"/>
                <w:szCs w:val="21"/>
              </w:rPr>
            </w:pPr>
            <w:r w:rsidRPr="002A5E52">
              <w:rPr>
                <w:rFonts w:ascii="Arial" w:eastAsia="Malgun Gothic" w:hAnsi="Arial" w:cs="Arial"/>
                <w:sz w:val="21"/>
                <w:szCs w:val="21"/>
              </w:rPr>
              <w:lastRenderedPageBreak/>
              <w:t>Based on the results of the medical examination, the measures necessary to maintain his health may be applied to the Employee.</w:t>
            </w:r>
          </w:p>
        </w:tc>
      </w:tr>
      <w:tr w:rsidR="00811D16" w:rsidRPr="002A5E52" w14:paraId="0FE6EC8C" w14:textId="77777777" w:rsidTr="00487147">
        <w:trPr>
          <w:trHeight w:val="156"/>
        </w:trPr>
        <w:tc>
          <w:tcPr>
            <w:tcW w:w="1666" w:type="pct"/>
          </w:tcPr>
          <w:p w14:paraId="0A0643EF" w14:textId="1CB5B50F" w:rsidR="00811D16" w:rsidRPr="002A5E52" w:rsidRDefault="00811D16" w:rsidP="00811D16">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73</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보고</w:t>
            </w:r>
            <w:r w:rsidRPr="002A5E52">
              <w:rPr>
                <w:rFonts w:ascii="Arial" w:eastAsia="Malgun Gothic" w:hAnsi="Arial" w:cs="Arial"/>
                <w:b/>
                <w:bCs/>
                <w:color w:val="000000"/>
                <w:sz w:val="21"/>
                <w:szCs w:val="21"/>
              </w:rPr>
              <w:t xml:space="preserve">) </w:t>
            </w:r>
          </w:p>
        </w:tc>
        <w:tc>
          <w:tcPr>
            <w:tcW w:w="1667" w:type="pct"/>
            <w:shd w:val="clear" w:color="auto" w:fill="auto"/>
          </w:tcPr>
          <w:p w14:paraId="2D68EDA9" w14:textId="2648DA88" w:rsidR="00811D16" w:rsidRPr="002A5E52" w:rsidRDefault="00811D16" w:rsidP="00811D16">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73 (Уведомление Компании)</w:t>
            </w:r>
          </w:p>
        </w:tc>
        <w:tc>
          <w:tcPr>
            <w:tcW w:w="1667" w:type="pct"/>
            <w:shd w:val="clear" w:color="auto" w:fill="auto"/>
          </w:tcPr>
          <w:p w14:paraId="2D722AF6" w14:textId="6257F1A6" w:rsidR="00811D16" w:rsidRPr="002A5E52" w:rsidRDefault="00811D16" w:rsidP="00811D16">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73 (Report</w:t>
            </w:r>
            <w:r w:rsidR="002341D6" w:rsidRPr="002A5E52">
              <w:rPr>
                <w:rFonts w:ascii="Arial" w:eastAsia="Malgun Gothic" w:hAnsi="Arial" w:cs="Arial"/>
                <w:b/>
                <w:bCs/>
                <w:color w:val="000000"/>
                <w:sz w:val="21"/>
                <w:szCs w:val="21"/>
              </w:rPr>
              <w:t xml:space="preserve"> to the Company</w:t>
            </w:r>
            <w:r w:rsidRPr="002A5E52">
              <w:rPr>
                <w:rFonts w:ascii="Arial" w:eastAsia="Malgun Gothic" w:hAnsi="Arial" w:cs="Arial"/>
                <w:b/>
                <w:bCs/>
                <w:color w:val="000000"/>
                <w:sz w:val="21"/>
                <w:szCs w:val="21"/>
              </w:rPr>
              <w:t>)</w:t>
            </w:r>
          </w:p>
        </w:tc>
      </w:tr>
      <w:tr w:rsidR="00811D16" w:rsidRPr="002A5E52" w14:paraId="05657D73" w14:textId="77777777" w:rsidTr="00487147">
        <w:trPr>
          <w:trHeight w:val="156"/>
        </w:trPr>
        <w:tc>
          <w:tcPr>
            <w:tcW w:w="1666" w:type="pct"/>
          </w:tcPr>
          <w:p w14:paraId="3F3392A4" w14:textId="647C329A" w:rsidR="00811D16" w:rsidRPr="002A5E52" w:rsidRDefault="00811D16" w:rsidP="00811D16">
            <w:pPr>
              <w:rPr>
                <w:rFonts w:ascii="Arial" w:eastAsia="Malgun Gothic" w:hAnsi="Arial" w:cs="Arial"/>
                <w:color w:val="000000"/>
                <w:sz w:val="21"/>
                <w:szCs w:val="21"/>
              </w:rPr>
            </w:pPr>
            <w:r w:rsidRPr="002A5E52">
              <w:rPr>
                <w:rFonts w:ascii="Arial" w:eastAsia="Malgun Gothic" w:hAnsi="Arial" w:cs="Arial"/>
                <w:color w:val="000000"/>
                <w:sz w:val="21"/>
                <w:szCs w:val="21"/>
              </w:rPr>
              <w:t>종업원은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업무상</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상병</w:t>
            </w:r>
            <w:del w:id="1596" w:author="Mia Choi" w:date="2021-07-25T18:30:00Z">
              <w:r w:rsidRPr="002A5E52" w:rsidDel="00966B47">
                <w:rPr>
                  <w:rFonts w:ascii="Arial" w:eastAsia="Malgun Gothic" w:hAnsi="Arial" w:cs="Arial"/>
                  <w:color w:val="000000"/>
                  <w:sz w:val="21"/>
                  <w:szCs w:val="21"/>
                </w:rPr>
                <w:delText xml:space="preserve"> </w:delText>
              </w:r>
              <w:r w:rsidRPr="002A5E52" w:rsidDel="00966B47">
                <w:rPr>
                  <w:rFonts w:ascii="Arial" w:eastAsia="Malgun Gothic" w:hAnsi="Arial" w:cs="Arial"/>
                  <w:color w:val="000000"/>
                  <w:sz w:val="21"/>
                  <w:szCs w:val="21"/>
                </w:rPr>
                <w:delText>또는</w:delText>
              </w:r>
              <w:r w:rsidRPr="002A5E52" w:rsidDel="00966B47">
                <w:rPr>
                  <w:rFonts w:ascii="Arial" w:eastAsia="Malgun Gothic" w:hAnsi="Arial" w:cs="Arial"/>
                  <w:color w:val="000000"/>
                  <w:sz w:val="21"/>
                  <w:szCs w:val="21"/>
                </w:rPr>
                <w:delText xml:space="preserve"> </w:delText>
              </w:r>
              <w:r w:rsidRPr="002A5E52" w:rsidDel="00966B47">
                <w:rPr>
                  <w:rFonts w:ascii="Arial" w:eastAsia="Malgun Gothic" w:hAnsi="Arial" w:cs="Arial"/>
                  <w:color w:val="000000"/>
                  <w:sz w:val="21"/>
                  <w:szCs w:val="21"/>
                </w:rPr>
                <w:delText>위험한</w:delText>
              </w:r>
              <w:r w:rsidRPr="002A5E52" w:rsidDel="00966B47">
                <w:rPr>
                  <w:rFonts w:ascii="Arial" w:eastAsia="Malgun Gothic" w:hAnsi="Arial" w:cs="Arial"/>
                  <w:color w:val="000000"/>
                  <w:sz w:val="21"/>
                  <w:szCs w:val="21"/>
                </w:rPr>
                <w:delText xml:space="preserve"> </w:delText>
              </w:r>
              <w:r w:rsidRPr="002A5E52" w:rsidDel="00966B47">
                <w:rPr>
                  <w:rFonts w:ascii="Arial" w:eastAsia="Malgun Gothic" w:hAnsi="Arial" w:cs="Arial"/>
                  <w:color w:val="000000"/>
                  <w:sz w:val="21"/>
                  <w:szCs w:val="21"/>
                </w:rPr>
                <w:delText>전염병</w:delText>
              </w:r>
            </w:del>
            <w:r w:rsidRPr="002A5E52">
              <w:rPr>
                <w:rFonts w:ascii="Arial" w:eastAsia="Malgun Gothic" w:hAnsi="Arial" w:cs="Arial"/>
                <w:color w:val="000000"/>
                <w:sz w:val="21"/>
                <w:szCs w:val="21"/>
              </w:rPr>
              <w:t>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발생한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것을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알았을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때는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즉시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상사에게</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보고하여야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shd w:val="clear" w:color="auto" w:fill="auto"/>
          </w:tcPr>
          <w:p w14:paraId="42E86EBD" w14:textId="4DCABBA3" w:rsidR="00811D16" w:rsidRPr="002A5E52" w:rsidRDefault="00811D16" w:rsidP="00811D16">
            <w:pPr>
              <w:pStyle w:val="af"/>
              <w:ind w:left="0"/>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Когда сотруднику становится известно о производственной травме, он должен немедленно сообщить об этом Главе.</w:t>
            </w:r>
          </w:p>
          <w:p w14:paraId="388D72EC" w14:textId="77777777" w:rsidR="00811D16" w:rsidRPr="002A5E52" w:rsidRDefault="00811D16" w:rsidP="00811D16">
            <w:pPr>
              <w:rPr>
                <w:rFonts w:ascii="Arial" w:eastAsia="Malgun Gothic" w:hAnsi="Arial" w:cs="Arial"/>
                <w:color w:val="000000"/>
                <w:sz w:val="21"/>
                <w:szCs w:val="21"/>
                <w:lang w:val="ru-RU"/>
              </w:rPr>
            </w:pPr>
          </w:p>
        </w:tc>
        <w:tc>
          <w:tcPr>
            <w:tcW w:w="1667" w:type="pct"/>
            <w:shd w:val="clear" w:color="auto" w:fill="auto"/>
          </w:tcPr>
          <w:p w14:paraId="257E9D4E" w14:textId="13C78885" w:rsidR="00811D16" w:rsidRPr="002A5E52" w:rsidRDefault="00811D16" w:rsidP="00811D16">
            <w:pPr>
              <w:rPr>
                <w:rFonts w:ascii="Arial" w:eastAsia="Malgun Gothic" w:hAnsi="Arial" w:cs="Arial"/>
                <w:color w:val="000000"/>
                <w:sz w:val="21"/>
                <w:szCs w:val="21"/>
              </w:rPr>
            </w:pPr>
            <w:r w:rsidRPr="002A5E52">
              <w:rPr>
                <w:rFonts w:ascii="Arial" w:eastAsia="Malgun Gothic" w:hAnsi="Arial" w:cs="Arial"/>
                <w:color w:val="000000"/>
                <w:sz w:val="21"/>
                <w:szCs w:val="21"/>
              </w:rPr>
              <w:t>When the Employee becomes aware of an occupational injury or a dangerous infectious disease, he/she shall immediately report it to the Head.</w:t>
            </w:r>
          </w:p>
        </w:tc>
      </w:tr>
      <w:tr w:rsidR="00811D16" w:rsidRPr="002A5E52" w14:paraId="654683AA" w14:textId="77777777" w:rsidTr="00487147">
        <w:trPr>
          <w:trHeight w:val="156"/>
        </w:trPr>
        <w:tc>
          <w:tcPr>
            <w:tcW w:w="1666" w:type="pct"/>
          </w:tcPr>
          <w:p w14:paraId="161AEDA2" w14:textId="3E2ED3D8" w:rsidR="00811D16" w:rsidRPr="002A5E52" w:rsidRDefault="00811D16" w:rsidP="00811D16">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74</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위생대책</w:t>
            </w:r>
            <w:r w:rsidRPr="002A5E52">
              <w:rPr>
                <w:rFonts w:ascii="Arial" w:eastAsia="Malgun Gothic" w:hAnsi="Arial" w:cs="Arial"/>
                <w:b/>
                <w:bCs/>
                <w:color w:val="000000"/>
                <w:sz w:val="21"/>
                <w:szCs w:val="21"/>
              </w:rPr>
              <w:t>)</w:t>
            </w:r>
          </w:p>
        </w:tc>
        <w:tc>
          <w:tcPr>
            <w:tcW w:w="1667" w:type="pct"/>
            <w:shd w:val="clear" w:color="auto" w:fill="auto"/>
          </w:tcPr>
          <w:p w14:paraId="221B0C96" w14:textId="4EC32F0D" w:rsidR="00811D16" w:rsidRPr="002A5E52" w:rsidRDefault="00811D16" w:rsidP="00811D16">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74 (Санитарные меры)</w:t>
            </w:r>
          </w:p>
        </w:tc>
        <w:tc>
          <w:tcPr>
            <w:tcW w:w="1667" w:type="pct"/>
            <w:shd w:val="clear" w:color="auto" w:fill="auto"/>
          </w:tcPr>
          <w:p w14:paraId="02BE9AD5" w14:textId="3414633D" w:rsidR="00811D16" w:rsidRPr="002A5E52" w:rsidRDefault="00811D16" w:rsidP="00811D16">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74 (Sanitation Measures)</w:t>
            </w:r>
          </w:p>
        </w:tc>
      </w:tr>
      <w:tr w:rsidR="00811D16" w:rsidRPr="002A5E52" w14:paraId="2B1B0E21" w14:textId="77777777" w:rsidTr="00487147">
        <w:trPr>
          <w:trHeight w:val="156"/>
        </w:trPr>
        <w:tc>
          <w:tcPr>
            <w:tcW w:w="1666" w:type="pct"/>
          </w:tcPr>
          <w:p w14:paraId="73F59A0E" w14:textId="21748228" w:rsidR="00811D16" w:rsidRPr="002A5E52" w:rsidRDefault="00811D16" w:rsidP="00811D16">
            <w:pPr>
              <w:rPr>
                <w:rFonts w:ascii="Arial" w:eastAsia="Malgun Gothic" w:hAnsi="Arial" w:cs="Arial"/>
                <w:color w:val="000000"/>
                <w:sz w:val="21"/>
                <w:szCs w:val="21"/>
              </w:rPr>
            </w:pPr>
            <w:r w:rsidRPr="002A5E52">
              <w:rPr>
                <w:rFonts w:ascii="Arial" w:eastAsia="Malgun Gothic" w:hAnsi="Arial" w:cs="Arial"/>
                <w:color w:val="000000"/>
                <w:sz w:val="21"/>
                <w:szCs w:val="21"/>
              </w:rPr>
              <w:t>회사는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보건위생을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위하여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방역</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조치를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취하며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종업원은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순응하여야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하며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회사에서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지급하는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보호구는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착용하여</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근무에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임하여야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shd w:val="clear" w:color="auto" w:fill="auto"/>
          </w:tcPr>
          <w:p w14:paraId="4FD68745" w14:textId="77777777" w:rsidR="00811D16" w:rsidRPr="002A5E52" w:rsidRDefault="00811D16" w:rsidP="00811D16">
            <w:pPr>
              <w:pStyle w:val="af"/>
              <w:ind w:left="0"/>
              <w:rPr>
                <w:rFonts w:ascii="Arial" w:eastAsia="Malgun Gothic" w:hAnsi="Arial" w:cs="Arial"/>
                <w:color w:val="000000"/>
                <w:sz w:val="21"/>
                <w:szCs w:val="21"/>
              </w:rPr>
            </w:pPr>
            <w:r w:rsidRPr="002A5E52">
              <w:rPr>
                <w:rFonts w:ascii="Arial" w:eastAsia="Malgun Gothic" w:hAnsi="Arial" w:cs="Arial"/>
                <w:color w:val="000000"/>
                <w:sz w:val="21"/>
                <w:szCs w:val="21"/>
                <w:lang w:val="ru-RU"/>
              </w:rPr>
              <w:t>Компания принимает карантинные и другие меры по охране здоровья и гигиены, и работники должны их соблюдать, а также носить защитную одежду, предоставленную Компанией</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lang w:val="ru-RU"/>
              </w:rPr>
              <w:t>для</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lang w:val="ru-RU"/>
              </w:rPr>
              <w:t>работы</w:t>
            </w:r>
            <w:r w:rsidRPr="002A5E52">
              <w:rPr>
                <w:rFonts w:ascii="Arial" w:eastAsia="Malgun Gothic" w:hAnsi="Arial" w:cs="Arial"/>
                <w:color w:val="000000"/>
                <w:sz w:val="21"/>
                <w:szCs w:val="21"/>
              </w:rPr>
              <w:t>.</w:t>
            </w:r>
          </w:p>
          <w:p w14:paraId="3023F257" w14:textId="77777777" w:rsidR="00811D16" w:rsidRPr="002A5E52" w:rsidRDefault="00811D16" w:rsidP="00811D16">
            <w:pPr>
              <w:rPr>
                <w:rFonts w:ascii="Arial" w:eastAsia="Malgun Gothic" w:hAnsi="Arial" w:cs="Arial"/>
                <w:color w:val="000000"/>
                <w:sz w:val="21"/>
                <w:szCs w:val="21"/>
                <w:lang w:val="ru-RU"/>
              </w:rPr>
            </w:pPr>
          </w:p>
        </w:tc>
        <w:tc>
          <w:tcPr>
            <w:tcW w:w="1667" w:type="pct"/>
            <w:shd w:val="clear" w:color="auto" w:fill="auto"/>
          </w:tcPr>
          <w:p w14:paraId="6E14B2C4" w14:textId="5ABBD14C" w:rsidR="00811D16" w:rsidRPr="002A5E52" w:rsidRDefault="00811D16" w:rsidP="00811D16">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The </w:t>
            </w:r>
            <w:r w:rsidRPr="002A5E52">
              <w:rPr>
                <w:rFonts w:ascii="Arial" w:eastAsia="Malgun Gothic" w:hAnsi="Arial" w:cs="Arial"/>
                <w:color w:val="000000"/>
                <w:sz w:val="21"/>
                <w:szCs w:val="21"/>
                <w:lang w:val="ru-RU"/>
              </w:rPr>
              <w:t>С</w:t>
            </w:r>
            <w:proofErr w:type="spellStart"/>
            <w:r w:rsidRPr="002A5E52">
              <w:rPr>
                <w:rFonts w:ascii="Arial" w:eastAsia="Malgun Gothic" w:hAnsi="Arial" w:cs="Arial"/>
                <w:color w:val="000000"/>
                <w:sz w:val="21"/>
                <w:szCs w:val="21"/>
              </w:rPr>
              <w:t>ompany</w:t>
            </w:r>
            <w:proofErr w:type="spellEnd"/>
            <w:r w:rsidRPr="002A5E52">
              <w:rPr>
                <w:rFonts w:ascii="Arial" w:eastAsia="Malgun Gothic" w:hAnsi="Arial" w:cs="Arial"/>
                <w:color w:val="000000"/>
                <w:sz w:val="21"/>
                <w:szCs w:val="21"/>
              </w:rPr>
              <w:t xml:space="preserve"> takes quarantine and other measures for health and hygiene, and employees shall comply with it and wear protective gear provided by the </w:t>
            </w:r>
            <w:r w:rsidRPr="002A5E52">
              <w:rPr>
                <w:rFonts w:ascii="Arial" w:eastAsia="Malgun Gothic" w:hAnsi="Arial" w:cs="Arial"/>
                <w:color w:val="000000"/>
                <w:sz w:val="21"/>
                <w:szCs w:val="21"/>
                <w:lang w:val="ru-RU"/>
              </w:rPr>
              <w:t>С</w:t>
            </w:r>
            <w:proofErr w:type="spellStart"/>
            <w:r w:rsidRPr="002A5E52">
              <w:rPr>
                <w:rFonts w:ascii="Arial" w:eastAsia="Malgun Gothic" w:hAnsi="Arial" w:cs="Arial"/>
                <w:color w:val="000000"/>
                <w:sz w:val="21"/>
                <w:szCs w:val="21"/>
              </w:rPr>
              <w:t>ompany</w:t>
            </w:r>
            <w:proofErr w:type="spellEnd"/>
            <w:r w:rsidRPr="002A5E52">
              <w:rPr>
                <w:rFonts w:ascii="Arial" w:eastAsia="Malgun Gothic" w:hAnsi="Arial" w:cs="Arial"/>
                <w:color w:val="000000"/>
                <w:sz w:val="21"/>
                <w:szCs w:val="21"/>
              </w:rPr>
              <w:t xml:space="preserve"> to work.</w:t>
            </w:r>
          </w:p>
        </w:tc>
      </w:tr>
      <w:tr w:rsidR="00811D16" w:rsidRPr="002A5E52" w14:paraId="66B95DCA" w14:textId="77777777" w:rsidTr="00487147">
        <w:trPr>
          <w:trHeight w:val="156"/>
        </w:trPr>
        <w:tc>
          <w:tcPr>
            <w:tcW w:w="1666" w:type="pct"/>
          </w:tcPr>
          <w:p w14:paraId="3E114EF7" w14:textId="2D81CD31" w:rsidR="00811D16" w:rsidRPr="002A5E52" w:rsidRDefault="00811D16" w:rsidP="00811D16">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75</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산업안전보건법</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준수</w:t>
            </w:r>
            <w:r w:rsidRPr="002A5E52">
              <w:rPr>
                <w:rFonts w:ascii="Arial" w:eastAsia="Malgun Gothic" w:hAnsi="Arial" w:cs="Arial"/>
                <w:b/>
                <w:bCs/>
                <w:color w:val="000000"/>
                <w:sz w:val="21"/>
                <w:szCs w:val="21"/>
              </w:rPr>
              <w:t>)</w:t>
            </w:r>
          </w:p>
        </w:tc>
        <w:tc>
          <w:tcPr>
            <w:tcW w:w="1667" w:type="pct"/>
            <w:shd w:val="clear" w:color="auto" w:fill="auto"/>
          </w:tcPr>
          <w:p w14:paraId="390F3AEA" w14:textId="508EB603" w:rsidR="00811D16" w:rsidRPr="002A5E52" w:rsidRDefault="00811D16" w:rsidP="00811D16">
            <w:pPr>
              <w:pStyle w:val="af"/>
              <w:ind w:left="0"/>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75 (Соблюдение норм безопасности и гигиены труда)</w:t>
            </w:r>
          </w:p>
        </w:tc>
        <w:tc>
          <w:tcPr>
            <w:tcW w:w="1667" w:type="pct"/>
            <w:shd w:val="clear" w:color="auto" w:fill="auto"/>
          </w:tcPr>
          <w:p w14:paraId="1853ED0A" w14:textId="3E63B4B0" w:rsidR="00811D16" w:rsidRPr="002A5E52" w:rsidRDefault="00811D16" w:rsidP="00811D16">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75 (Occupational Safety and Health Act Compliance)</w:t>
            </w:r>
          </w:p>
        </w:tc>
      </w:tr>
      <w:tr w:rsidR="00811D16" w:rsidRPr="002A5E52" w14:paraId="36148E70" w14:textId="77777777" w:rsidTr="00487147">
        <w:trPr>
          <w:trHeight w:val="156"/>
        </w:trPr>
        <w:tc>
          <w:tcPr>
            <w:tcW w:w="1666" w:type="pct"/>
          </w:tcPr>
          <w:p w14:paraId="172D1673" w14:textId="589460E4" w:rsidR="00811D16" w:rsidRPr="002A5E52" w:rsidRDefault="00811D16" w:rsidP="00811D16">
            <w:pPr>
              <w:rPr>
                <w:rFonts w:ascii="Arial" w:eastAsia="Malgun Gothic" w:hAnsi="Arial" w:cs="Arial"/>
                <w:color w:val="000000"/>
                <w:sz w:val="21"/>
                <w:szCs w:val="21"/>
              </w:rPr>
            </w:pPr>
            <w:r w:rsidRPr="002A5E52">
              <w:rPr>
                <w:rFonts w:ascii="Arial" w:eastAsia="Malgun Gothic" w:hAnsi="Arial" w:cs="Arial"/>
                <w:color w:val="000000"/>
                <w:sz w:val="21"/>
                <w:szCs w:val="21"/>
              </w:rPr>
              <w:t>회사는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규칙에서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정하지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아니한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사항에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대해서는</w:t>
            </w:r>
            <w:r w:rsidRPr="002A5E52">
              <w:rPr>
                <w:rFonts w:ascii="Arial" w:eastAsia="Malgun Gothic" w:hAnsi="Arial" w:cs="Arial"/>
                <w:color w:val="000000"/>
                <w:sz w:val="21"/>
                <w:szCs w:val="21"/>
              </w:rPr>
              <w:t xml:space="preserve"> </w:t>
            </w:r>
            <w:del w:id="1597" w:author="Mia Choi" w:date="2021-07-25T18:29:00Z">
              <w:r w:rsidRPr="002A5E52" w:rsidDel="00966B47">
                <w:rPr>
                  <w:rFonts w:ascii="Arial" w:eastAsia="Malgun Gothic" w:hAnsi="Arial" w:cs="Arial"/>
                  <w:color w:val="000000"/>
                  <w:sz w:val="21"/>
                  <w:szCs w:val="21"/>
                </w:rPr>
                <w:delText>산업안전보건</w:delText>
              </w:r>
            </w:del>
            <w:ins w:id="1598" w:author="Mia Choi" w:date="2021-07-25T18:29:00Z">
              <w:r w:rsidRPr="002A5E52">
                <w:rPr>
                  <w:rFonts w:ascii="Arial" w:eastAsia="Malgun Gothic" w:hAnsi="Arial" w:cs="Arial"/>
                  <w:color w:val="000000"/>
                  <w:sz w:val="21"/>
                  <w:szCs w:val="21"/>
                </w:rPr>
                <w:t>현행</w:t>
              </w:r>
            </w:ins>
            <w:r w:rsidRPr="002A5E52">
              <w:rPr>
                <w:rFonts w:ascii="Arial" w:eastAsia="Malgun Gothic" w:hAnsi="Arial" w:cs="Arial"/>
                <w:color w:val="000000"/>
                <w:sz w:val="21"/>
                <w:szCs w:val="21"/>
              </w:rPr>
              <w:t>법에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따라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산업재해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예방을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위한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기준을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지켜야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한다</w:t>
            </w:r>
            <w:r w:rsidRPr="002A5E52">
              <w:rPr>
                <w:rFonts w:ascii="Arial" w:eastAsia="Malgun Gothic" w:hAnsi="Arial" w:cs="Arial"/>
                <w:color w:val="000000"/>
                <w:sz w:val="21"/>
                <w:szCs w:val="21"/>
              </w:rPr>
              <w:t>.</w:t>
            </w:r>
          </w:p>
        </w:tc>
        <w:tc>
          <w:tcPr>
            <w:tcW w:w="1667" w:type="pct"/>
            <w:shd w:val="clear" w:color="auto" w:fill="auto"/>
          </w:tcPr>
          <w:p w14:paraId="37C2E769" w14:textId="1C812016" w:rsidR="00811D16" w:rsidRPr="002A5E52" w:rsidRDefault="00811D16" w:rsidP="00811D16">
            <w:pPr>
              <w:pStyle w:val="af"/>
              <w:ind w:left="0"/>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Компания должна соблюдать стандарты по предотвращению промышленных катастроф в соответствии с действующем законодательстве по вопросам, не изложенным в Правилах.</w:t>
            </w:r>
          </w:p>
        </w:tc>
        <w:tc>
          <w:tcPr>
            <w:tcW w:w="1667" w:type="pct"/>
            <w:shd w:val="clear" w:color="auto" w:fill="auto"/>
          </w:tcPr>
          <w:p w14:paraId="4B34725F" w14:textId="46E78CF1" w:rsidR="00811D16" w:rsidRPr="002A5E52" w:rsidRDefault="00811D16" w:rsidP="00811D16">
            <w:pPr>
              <w:rPr>
                <w:rFonts w:ascii="Arial" w:eastAsia="Malgun Gothic" w:hAnsi="Arial" w:cs="Arial"/>
                <w:color w:val="000000"/>
                <w:sz w:val="21"/>
                <w:szCs w:val="21"/>
              </w:rPr>
            </w:pPr>
            <w:r w:rsidRPr="002A5E52">
              <w:rPr>
                <w:rFonts w:ascii="Arial" w:eastAsia="Malgun Gothic" w:hAnsi="Arial" w:cs="Arial"/>
                <w:color w:val="000000"/>
                <w:sz w:val="21"/>
                <w:szCs w:val="21"/>
              </w:rPr>
              <w:t xml:space="preserve">The </w:t>
            </w:r>
            <w:r w:rsidRPr="002A5E52">
              <w:rPr>
                <w:rFonts w:ascii="Arial" w:eastAsia="Malgun Gothic" w:hAnsi="Arial" w:cs="Arial"/>
                <w:color w:val="000000"/>
                <w:sz w:val="21"/>
                <w:szCs w:val="21"/>
                <w:lang w:val="ru-RU"/>
              </w:rPr>
              <w:t>С</w:t>
            </w:r>
            <w:proofErr w:type="spellStart"/>
            <w:r w:rsidRPr="002A5E52">
              <w:rPr>
                <w:rFonts w:ascii="Arial" w:eastAsia="Malgun Gothic" w:hAnsi="Arial" w:cs="Arial"/>
                <w:color w:val="000000"/>
                <w:sz w:val="21"/>
                <w:szCs w:val="21"/>
              </w:rPr>
              <w:t>ompany</w:t>
            </w:r>
            <w:proofErr w:type="spellEnd"/>
            <w:r w:rsidRPr="002A5E52">
              <w:rPr>
                <w:rFonts w:ascii="Arial" w:eastAsia="Malgun Gothic" w:hAnsi="Arial" w:cs="Arial"/>
                <w:color w:val="000000"/>
                <w:sz w:val="21"/>
                <w:szCs w:val="21"/>
              </w:rPr>
              <w:t xml:space="preserve"> shall </w:t>
            </w:r>
            <w:r w:rsidRPr="002A5E52">
              <w:rPr>
                <w:rFonts w:ascii="Arial" w:eastAsia="Malgun Gothic" w:hAnsi="Arial" w:cs="Arial"/>
                <w:color w:val="000000"/>
                <w:sz w:val="21"/>
                <w:szCs w:val="21"/>
                <w:rPrChange w:id="1599" w:author="Гурьянов" w:date="2021-07-21T15:43:00Z">
                  <w:rPr>
                    <w:rFonts w:eastAsia="Malgun Gothic"/>
                    <w:color w:val="000000"/>
                    <w:u w:val="single"/>
                    <w:lang w:val="ru-RU"/>
                  </w:rPr>
                </w:rPrChange>
              </w:rPr>
              <w:t>comply</w:t>
            </w:r>
            <w:r w:rsidRPr="002A5E52">
              <w:rPr>
                <w:rFonts w:ascii="Arial" w:eastAsia="Malgun Gothic" w:hAnsi="Arial" w:cs="Arial"/>
                <w:color w:val="000000"/>
                <w:sz w:val="21"/>
                <w:szCs w:val="21"/>
              </w:rPr>
              <w:t xml:space="preserve"> with the standards for the prevention of industrial accidents in accordance with the applicable </w:t>
            </w:r>
            <w:proofErr w:type="spellStart"/>
            <w:r w:rsidRPr="002A5E52">
              <w:rPr>
                <w:rFonts w:ascii="Arial" w:eastAsia="Malgun Gothic" w:hAnsi="Arial" w:cs="Arial"/>
                <w:color w:val="000000"/>
                <w:sz w:val="21"/>
                <w:szCs w:val="21"/>
              </w:rPr>
              <w:t>legislationt</w:t>
            </w:r>
            <w:proofErr w:type="spellEnd"/>
            <w:r w:rsidRPr="002A5E52">
              <w:rPr>
                <w:rFonts w:ascii="Arial" w:eastAsia="Malgun Gothic" w:hAnsi="Arial" w:cs="Arial"/>
                <w:color w:val="000000"/>
                <w:sz w:val="21"/>
                <w:szCs w:val="21"/>
              </w:rPr>
              <w:t xml:space="preserve"> for matters not governed in this Regulation.</w:t>
            </w:r>
          </w:p>
        </w:tc>
      </w:tr>
      <w:tr w:rsidR="00811D16" w:rsidRPr="002A5E52" w14:paraId="14C3058B" w14:textId="77777777" w:rsidTr="00487147">
        <w:trPr>
          <w:trHeight w:val="156"/>
        </w:trPr>
        <w:tc>
          <w:tcPr>
            <w:tcW w:w="1666" w:type="pct"/>
          </w:tcPr>
          <w:p w14:paraId="1A0D82D5" w14:textId="17EF06DA" w:rsidR="00811D16" w:rsidRPr="00454CB9" w:rsidRDefault="00811D16" w:rsidP="00811D16">
            <w:pPr>
              <w:rPr>
                <w:rFonts w:ascii="Arial" w:eastAsia="Malgun Gothic" w:hAnsi="Arial" w:cs="Arial"/>
                <w:b/>
                <w:bCs/>
                <w:color w:val="000000"/>
                <w:sz w:val="21"/>
                <w:szCs w:val="21"/>
              </w:rPr>
            </w:pPr>
            <w:proofErr w:type="gramStart"/>
            <w:r w:rsidRPr="00454CB9">
              <w:rPr>
                <w:rFonts w:ascii="Arial" w:eastAsia="Malgun Gothic" w:hAnsi="Arial" w:cs="Arial"/>
                <w:b/>
                <w:bCs/>
                <w:color w:val="000000"/>
                <w:sz w:val="21"/>
                <w:szCs w:val="21"/>
              </w:rPr>
              <w:t>제</w:t>
            </w:r>
            <w:r w:rsidRPr="00454CB9">
              <w:rPr>
                <w:rFonts w:ascii="Arial" w:eastAsia="Malgun Gothic" w:hAnsi="Arial" w:cs="Arial"/>
                <w:b/>
                <w:bCs/>
                <w:color w:val="000000"/>
                <w:sz w:val="21"/>
                <w:szCs w:val="21"/>
              </w:rPr>
              <w:t xml:space="preserve"> 9</w:t>
            </w:r>
            <w:proofErr w:type="gramEnd"/>
            <w:r w:rsidRPr="00454CB9">
              <w:rPr>
                <w:rFonts w:ascii="Arial" w:eastAsia="Malgun Gothic" w:hAnsi="Arial" w:cs="Arial"/>
                <w:b/>
                <w:bCs/>
                <w:color w:val="000000"/>
                <w:sz w:val="21"/>
                <w:szCs w:val="21"/>
              </w:rPr>
              <w:t xml:space="preserve"> </w:t>
            </w:r>
            <w:r w:rsidRPr="00454CB9">
              <w:rPr>
                <w:rFonts w:ascii="Arial" w:eastAsia="Malgun Gothic" w:hAnsi="Arial" w:cs="Arial"/>
                <w:b/>
                <w:bCs/>
                <w:color w:val="000000"/>
                <w:sz w:val="21"/>
                <w:szCs w:val="21"/>
              </w:rPr>
              <w:t>장</w:t>
            </w:r>
            <w:r w:rsidRPr="00454CB9">
              <w:rPr>
                <w:rFonts w:ascii="Arial" w:eastAsia="Malgun Gothic" w:hAnsi="Arial" w:cs="Arial"/>
                <w:b/>
                <w:bCs/>
                <w:color w:val="000000"/>
                <w:sz w:val="21"/>
                <w:szCs w:val="21"/>
              </w:rPr>
              <w:t xml:space="preserve"> </w:t>
            </w:r>
            <w:r w:rsidRPr="00454CB9">
              <w:rPr>
                <w:rFonts w:ascii="Arial" w:eastAsia="Malgun Gothic" w:hAnsi="Arial" w:cs="Arial"/>
                <w:b/>
                <w:bCs/>
                <w:color w:val="000000"/>
                <w:sz w:val="21"/>
                <w:szCs w:val="21"/>
              </w:rPr>
              <w:t>재해보상</w:t>
            </w:r>
            <w:r w:rsidRPr="00454CB9">
              <w:rPr>
                <w:rFonts w:ascii="Arial" w:eastAsia="Malgun Gothic" w:hAnsi="Arial" w:cs="Arial"/>
                <w:b/>
                <w:bCs/>
                <w:color w:val="000000"/>
                <w:sz w:val="21"/>
                <w:szCs w:val="21"/>
              </w:rPr>
              <w:t xml:space="preserve"> </w:t>
            </w:r>
            <w:del w:id="1600" w:author="Mia Choi" w:date="2021-07-25T18:25:00Z">
              <w:r w:rsidRPr="00454CB9" w:rsidDel="00966B47">
                <w:rPr>
                  <w:rFonts w:ascii="Arial" w:eastAsia="Malgun Gothic" w:hAnsi="Arial" w:cs="Arial"/>
                  <w:b/>
                  <w:bCs/>
                  <w:color w:val="000000"/>
                  <w:sz w:val="21"/>
                  <w:szCs w:val="21"/>
                </w:rPr>
                <w:sym w:font="Wingdings" w:char="F0E0"/>
              </w:r>
              <w:r w:rsidRPr="00454CB9" w:rsidDel="00966B47">
                <w:rPr>
                  <w:rFonts w:ascii="Arial" w:eastAsia="Malgun Gothic" w:hAnsi="Arial" w:cs="Arial"/>
                  <w:b/>
                  <w:bCs/>
                  <w:color w:val="000000"/>
                  <w:sz w:val="21"/>
                  <w:szCs w:val="21"/>
                </w:rPr>
                <w:delText xml:space="preserve"> </w:delText>
              </w:r>
              <w:r w:rsidRPr="00454CB9" w:rsidDel="00966B47">
                <w:rPr>
                  <w:rFonts w:ascii="Arial" w:eastAsia="Malgun Gothic" w:hAnsi="Arial" w:cs="Arial"/>
                  <w:b/>
                  <w:bCs/>
                  <w:color w:val="FF0000"/>
                  <w:sz w:val="21"/>
                  <w:szCs w:val="21"/>
                </w:rPr>
                <w:delText>러시아</w:delText>
              </w:r>
              <w:r w:rsidRPr="00454CB9" w:rsidDel="00966B47">
                <w:rPr>
                  <w:rFonts w:ascii="Arial" w:eastAsia="Malgun Gothic" w:hAnsi="Arial" w:cs="Arial"/>
                  <w:b/>
                  <w:bCs/>
                  <w:color w:val="FF0000"/>
                  <w:sz w:val="21"/>
                  <w:szCs w:val="21"/>
                </w:rPr>
                <w:delText xml:space="preserve"> </w:delText>
              </w:r>
              <w:r w:rsidRPr="00454CB9" w:rsidDel="00966B47">
                <w:rPr>
                  <w:rFonts w:ascii="Arial" w:eastAsia="Malgun Gothic" w:hAnsi="Arial" w:cs="Arial"/>
                  <w:b/>
                  <w:bCs/>
                  <w:color w:val="FF0000"/>
                  <w:sz w:val="21"/>
                  <w:szCs w:val="21"/>
                </w:rPr>
                <w:delText>재해보상</w:delText>
              </w:r>
              <w:r w:rsidRPr="00454CB9" w:rsidDel="00966B47">
                <w:rPr>
                  <w:rFonts w:ascii="Arial" w:eastAsia="Malgun Gothic" w:hAnsi="Arial" w:cs="Arial"/>
                  <w:b/>
                  <w:bCs/>
                  <w:color w:val="FF0000"/>
                  <w:sz w:val="21"/>
                  <w:szCs w:val="21"/>
                </w:rPr>
                <w:delText xml:space="preserve"> </w:delText>
              </w:r>
              <w:r w:rsidRPr="00454CB9" w:rsidDel="00966B47">
                <w:rPr>
                  <w:rFonts w:ascii="Arial" w:eastAsia="Malgun Gothic" w:hAnsi="Arial" w:cs="Arial"/>
                  <w:b/>
                  <w:bCs/>
                  <w:color w:val="FF0000"/>
                  <w:sz w:val="21"/>
                  <w:szCs w:val="21"/>
                </w:rPr>
                <w:delText>규정에</w:delText>
              </w:r>
              <w:r w:rsidRPr="00454CB9" w:rsidDel="00966B47">
                <w:rPr>
                  <w:rFonts w:ascii="Arial" w:eastAsia="Malgun Gothic" w:hAnsi="Arial" w:cs="Arial"/>
                  <w:b/>
                  <w:bCs/>
                  <w:color w:val="FF0000"/>
                  <w:sz w:val="21"/>
                  <w:szCs w:val="21"/>
                </w:rPr>
                <w:delText xml:space="preserve"> </w:delText>
              </w:r>
              <w:r w:rsidRPr="00454CB9" w:rsidDel="00966B47">
                <w:rPr>
                  <w:rFonts w:ascii="Arial" w:eastAsia="Malgun Gothic" w:hAnsi="Arial" w:cs="Arial"/>
                  <w:b/>
                  <w:bCs/>
                  <w:color w:val="FF0000"/>
                  <w:sz w:val="21"/>
                  <w:szCs w:val="21"/>
                </w:rPr>
                <w:delText>의거</w:delText>
              </w:r>
              <w:r w:rsidRPr="00454CB9" w:rsidDel="00966B47">
                <w:rPr>
                  <w:rFonts w:ascii="Arial" w:eastAsia="Malgun Gothic" w:hAnsi="Arial" w:cs="Arial"/>
                  <w:b/>
                  <w:bCs/>
                  <w:color w:val="FF0000"/>
                  <w:sz w:val="21"/>
                  <w:szCs w:val="21"/>
                </w:rPr>
                <w:delText xml:space="preserve"> </w:delText>
              </w:r>
              <w:r w:rsidRPr="00454CB9" w:rsidDel="00966B47">
                <w:rPr>
                  <w:rFonts w:ascii="Arial" w:eastAsia="Malgun Gothic" w:hAnsi="Arial" w:cs="Arial"/>
                  <w:b/>
                  <w:bCs/>
                  <w:color w:val="FF0000"/>
                  <w:sz w:val="21"/>
                  <w:szCs w:val="21"/>
                </w:rPr>
                <w:delText>작성</w:delText>
              </w:r>
              <w:r w:rsidRPr="00454CB9" w:rsidDel="00966B47">
                <w:rPr>
                  <w:rFonts w:ascii="Arial" w:eastAsia="Malgun Gothic" w:hAnsi="Arial" w:cs="Arial"/>
                  <w:b/>
                  <w:bCs/>
                  <w:color w:val="FF0000"/>
                  <w:sz w:val="21"/>
                  <w:szCs w:val="21"/>
                </w:rPr>
                <w:delText xml:space="preserve"> </w:delText>
              </w:r>
              <w:r w:rsidRPr="00454CB9" w:rsidDel="00966B47">
                <w:rPr>
                  <w:rFonts w:ascii="Arial" w:eastAsia="Malgun Gothic" w:hAnsi="Arial" w:cs="Arial"/>
                  <w:b/>
                  <w:bCs/>
                  <w:color w:val="FF0000"/>
                  <w:sz w:val="21"/>
                  <w:szCs w:val="21"/>
                </w:rPr>
                <w:delText>요망</w:delText>
              </w:r>
            </w:del>
          </w:p>
        </w:tc>
        <w:tc>
          <w:tcPr>
            <w:tcW w:w="1667" w:type="pct"/>
            <w:shd w:val="clear" w:color="auto" w:fill="auto"/>
          </w:tcPr>
          <w:p w14:paraId="1360F734" w14:textId="3AB33D87" w:rsidR="00811D16" w:rsidRPr="002A5E52" w:rsidRDefault="00811D16" w:rsidP="00811D16">
            <w:pPr>
              <w:pStyle w:val="af"/>
              <w:ind w:left="0"/>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Г</w:t>
            </w:r>
            <w:r w:rsidR="009341C1" w:rsidRPr="002A5E52">
              <w:rPr>
                <w:rFonts w:ascii="Arial" w:eastAsia="Malgun Gothic" w:hAnsi="Arial" w:cs="Arial"/>
                <w:b/>
                <w:bCs/>
                <w:color w:val="000000"/>
                <w:sz w:val="21"/>
                <w:szCs w:val="21"/>
                <w:lang w:val="ru-RU"/>
              </w:rPr>
              <w:t>ЛАВА</w:t>
            </w:r>
            <w:r w:rsidRPr="002A5E52">
              <w:rPr>
                <w:rFonts w:ascii="Arial" w:eastAsia="Malgun Gothic" w:hAnsi="Arial" w:cs="Arial"/>
                <w:b/>
                <w:bCs/>
                <w:color w:val="000000"/>
                <w:sz w:val="21"/>
                <w:szCs w:val="21"/>
                <w:lang w:val="ru-RU"/>
                <w:rPrChange w:id="1601" w:author="Mia Choi" w:date="2021-07-25T15:28:00Z">
                  <w:rPr>
                    <w:rFonts w:eastAsia="Malgun Gothic"/>
                    <w:color w:val="000000"/>
                    <w:u w:val="single"/>
                  </w:rPr>
                </w:rPrChange>
              </w:rPr>
              <w:t xml:space="preserve"> 9. </w:t>
            </w:r>
            <w:r w:rsidR="009341C1" w:rsidRPr="002A5E52">
              <w:rPr>
                <w:rFonts w:ascii="Arial" w:eastAsia="Malgun Gothic" w:hAnsi="Arial" w:cs="Arial"/>
                <w:b/>
                <w:bCs/>
                <w:color w:val="000000"/>
                <w:sz w:val="21"/>
                <w:szCs w:val="21"/>
                <w:lang w:val="ru-RU"/>
              </w:rPr>
              <w:t>КОМПЕНСАЦИЯ В РЕЗУЛЬТАТЕ НЕСЧАСТНОГО СЛУЧАЯ</w:t>
            </w:r>
          </w:p>
        </w:tc>
        <w:tc>
          <w:tcPr>
            <w:tcW w:w="1667" w:type="pct"/>
            <w:shd w:val="clear" w:color="auto" w:fill="auto"/>
          </w:tcPr>
          <w:p w14:paraId="09F846DB" w14:textId="41FED225" w:rsidR="00811D16" w:rsidRPr="002A5E52" w:rsidRDefault="002A5E52" w:rsidP="00811D16">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CHAPTER</w:t>
            </w:r>
            <w:r w:rsidR="00811D16" w:rsidRPr="002A5E52">
              <w:rPr>
                <w:rFonts w:ascii="Arial" w:eastAsia="Malgun Gothic" w:hAnsi="Arial" w:cs="Arial"/>
                <w:b/>
                <w:bCs/>
                <w:color w:val="000000"/>
                <w:sz w:val="21"/>
                <w:szCs w:val="21"/>
              </w:rPr>
              <w:t xml:space="preserve"> 9</w:t>
            </w:r>
            <w:r w:rsidRPr="002A5E52">
              <w:rPr>
                <w:rFonts w:ascii="Arial" w:eastAsia="Malgun Gothic" w:hAnsi="Arial" w:cs="Arial"/>
                <w:b/>
                <w:bCs/>
                <w:color w:val="000000"/>
                <w:sz w:val="21"/>
                <w:szCs w:val="21"/>
              </w:rPr>
              <w:t>. ACCIDENT COMPENSATION</w:t>
            </w:r>
            <w:r w:rsidR="00811D16" w:rsidRPr="002A5E52">
              <w:rPr>
                <w:rFonts w:ascii="Arial" w:eastAsia="Malgun Gothic" w:hAnsi="Arial" w:cs="Arial"/>
                <w:b/>
                <w:bCs/>
                <w:color w:val="000000"/>
                <w:sz w:val="21"/>
                <w:szCs w:val="21"/>
              </w:rPr>
              <w:t xml:space="preserve"> </w:t>
            </w:r>
          </w:p>
        </w:tc>
      </w:tr>
      <w:tr w:rsidR="00811D16" w:rsidRPr="002A5E52" w14:paraId="1004E902" w14:textId="77777777" w:rsidTr="00487147">
        <w:trPr>
          <w:trHeight w:val="156"/>
        </w:trPr>
        <w:tc>
          <w:tcPr>
            <w:tcW w:w="1666" w:type="pct"/>
          </w:tcPr>
          <w:p w14:paraId="425B2B91" w14:textId="0772C433" w:rsidR="00811D16" w:rsidRPr="00454CB9" w:rsidRDefault="00811D16" w:rsidP="00811D16">
            <w:pPr>
              <w:rPr>
                <w:rFonts w:ascii="Arial" w:eastAsia="Malgun Gothic" w:hAnsi="Arial" w:cs="Arial"/>
                <w:b/>
                <w:bCs/>
                <w:color w:val="000000"/>
                <w:sz w:val="21"/>
                <w:szCs w:val="21"/>
              </w:rPr>
            </w:pPr>
            <w:proofErr w:type="gramStart"/>
            <w:r w:rsidRPr="00454CB9">
              <w:rPr>
                <w:rFonts w:ascii="Arial" w:eastAsia="Malgun Gothic" w:hAnsi="Arial" w:cs="Arial"/>
                <w:b/>
                <w:bCs/>
                <w:color w:val="000000"/>
                <w:sz w:val="21"/>
                <w:szCs w:val="21"/>
              </w:rPr>
              <w:t>제</w:t>
            </w:r>
            <w:r w:rsidRPr="00454CB9">
              <w:rPr>
                <w:rFonts w:ascii="Arial" w:eastAsia="Malgun Gothic" w:hAnsi="Arial" w:cs="Arial"/>
                <w:b/>
                <w:bCs/>
                <w:color w:val="000000"/>
                <w:sz w:val="21"/>
                <w:szCs w:val="21"/>
              </w:rPr>
              <w:t xml:space="preserve"> 76</w:t>
            </w:r>
            <w:proofErr w:type="gramEnd"/>
            <w:r w:rsidRPr="00454CB9">
              <w:rPr>
                <w:rFonts w:ascii="Arial" w:eastAsia="Malgun Gothic" w:hAnsi="Arial" w:cs="Arial"/>
                <w:b/>
                <w:bCs/>
                <w:color w:val="000000"/>
                <w:sz w:val="21"/>
                <w:szCs w:val="21"/>
              </w:rPr>
              <w:t>조</w:t>
            </w:r>
            <w:r w:rsidRPr="00454CB9">
              <w:rPr>
                <w:rFonts w:ascii="Arial" w:eastAsia="Malgun Gothic" w:hAnsi="Arial" w:cs="Arial"/>
                <w:b/>
                <w:bCs/>
                <w:color w:val="000000"/>
                <w:sz w:val="21"/>
                <w:szCs w:val="21"/>
              </w:rPr>
              <w:t xml:space="preserve"> (</w:t>
            </w:r>
            <w:r w:rsidRPr="00454CB9">
              <w:rPr>
                <w:rFonts w:ascii="Arial" w:eastAsia="Malgun Gothic" w:hAnsi="Arial" w:cs="Arial"/>
                <w:b/>
                <w:bCs/>
                <w:color w:val="000000"/>
                <w:sz w:val="21"/>
                <w:szCs w:val="21"/>
              </w:rPr>
              <w:t>재해보상</w:t>
            </w:r>
            <w:r w:rsidRPr="00454CB9">
              <w:rPr>
                <w:rFonts w:ascii="Arial" w:eastAsia="Malgun Gothic" w:hAnsi="Arial" w:cs="Arial"/>
                <w:b/>
                <w:bCs/>
                <w:color w:val="000000"/>
                <w:sz w:val="21"/>
                <w:szCs w:val="21"/>
              </w:rPr>
              <w:t>)</w:t>
            </w:r>
          </w:p>
        </w:tc>
        <w:tc>
          <w:tcPr>
            <w:tcW w:w="1667" w:type="pct"/>
            <w:shd w:val="clear" w:color="auto" w:fill="auto"/>
          </w:tcPr>
          <w:p w14:paraId="3EA33ED4" w14:textId="03172F1C" w:rsidR="00811D16" w:rsidRPr="002A5E52" w:rsidRDefault="00811D16" w:rsidP="00811D16">
            <w:pPr>
              <w:pStyle w:val="af"/>
              <w:ind w:left="0"/>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w:t>
            </w:r>
            <w:r w:rsidRPr="002A5E52">
              <w:rPr>
                <w:rFonts w:ascii="Arial" w:eastAsia="Malgun Gothic" w:hAnsi="Arial" w:cs="Arial"/>
                <w:b/>
                <w:bCs/>
                <w:color w:val="000000"/>
                <w:sz w:val="21"/>
                <w:szCs w:val="21"/>
                <w:lang w:val="ru-RU"/>
                <w:rPrChange w:id="1602" w:author="Mia Choi" w:date="2021-07-25T15:28:00Z">
                  <w:rPr>
                    <w:rFonts w:eastAsia="Malgun Gothic"/>
                    <w:color w:val="000000"/>
                    <w:u w:val="single"/>
                  </w:rPr>
                </w:rPrChange>
              </w:rPr>
              <w:t xml:space="preserve"> 76 (</w:t>
            </w:r>
            <w:r w:rsidRPr="002A5E52">
              <w:rPr>
                <w:rFonts w:ascii="Arial" w:eastAsia="Malgun Gothic" w:hAnsi="Arial" w:cs="Arial"/>
                <w:b/>
                <w:bCs/>
                <w:color w:val="000000"/>
                <w:sz w:val="21"/>
                <w:szCs w:val="21"/>
                <w:lang w:val="ru-RU"/>
              </w:rPr>
              <w:t>Компенсация</w:t>
            </w:r>
            <w:r w:rsidRPr="002A5E52">
              <w:rPr>
                <w:rFonts w:ascii="Arial" w:eastAsia="Malgun Gothic" w:hAnsi="Arial" w:cs="Arial"/>
                <w:b/>
                <w:bCs/>
                <w:color w:val="000000"/>
                <w:sz w:val="21"/>
                <w:szCs w:val="21"/>
                <w:lang w:val="ru-RU"/>
                <w:rPrChange w:id="1603" w:author="Mia Choi" w:date="2021-07-25T15:28:00Z">
                  <w:rPr>
                    <w:rFonts w:eastAsia="Malgun Gothic"/>
                    <w:color w:val="000000"/>
                    <w:u w:val="single"/>
                  </w:rPr>
                </w:rPrChange>
              </w:rPr>
              <w:t xml:space="preserve"> </w:t>
            </w:r>
            <w:r w:rsidRPr="002A5E52">
              <w:rPr>
                <w:rFonts w:ascii="Arial" w:eastAsia="Malgun Gothic" w:hAnsi="Arial" w:cs="Arial"/>
                <w:b/>
                <w:bCs/>
                <w:color w:val="000000"/>
                <w:sz w:val="21"/>
                <w:szCs w:val="21"/>
                <w:lang w:val="ru-RU"/>
              </w:rPr>
              <w:t>в</w:t>
            </w:r>
            <w:r w:rsidRPr="002A5E52">
              <w:rPr>
                <w:rFonts w:ascii="Arial" w:eastAsia="Malgun Gothic" w:hAnsi="Arial" w:cs="Arial"/>
                <w:b/>
                <w:bCs/>
                <w:color w:val="000000"/>
                <w:sz w:val="21"/>
                <w:szCs w:val="21"/>
                <w:lang w:val="ru-RU"/>
                <w:rPrChange w:id="1604" w:author="Mia Choi" w:date="2021-07-25T15:28:00Z">
                  <w:rPr>
                    <w:rFonts w:eastAsia="Malgun Gothic"/>
                    <w:color w:val="000000"/>
                    <w:u w:val="single"/>
                  </w:rPr>
                </w:rPrChange>
              </w:rPr>
              <w:t xml:space="preserve"> </w:t>
            </w:r>
            <w:r w:rsidRPr="002A5E52">
              <w:rPr>
                <w:rFonts w:ascii="Arial" w:eastAsia="Malgun Gothic" w:hAnsi="Arial" w:cs="Arial"/>
                <w:b/>
                <w:bCs/>
                <w:color w:val="000000"/>
                <w:sz w:val="21"/>
                <w:szCs w:val="21"/>
                <w:lang w:val="ru-RU"/>
              </w:rPr>
              <w:t>результате</w:t>
            </w:r>
            <w:r w:rsidRPr="002A5E52">
              <w:rPr>
                <w:rFonts w:ascii="Arial" w:eastAsia="Malgun Gothic" w:hAnsi="Arial" w:cs="Arial"/>
                <w:b/>
                <w:bCs/>
                <w:color w:val="000000"/>
                <w:sz w:val="21"/>
                <w:szCs w:val="21"/>
                <w:lang w:val="ru-RU"/>
                <w:rPrChange w:id="1605" w:author="Mia Choi" w:date="2021-07-25T15:28:00Z">
                  <w:rPr>
                    <w:rFonts w:eastAsia="Malgun Gothic"/>
                    <w:color w:val="000000"/>
                    <w:u w:val="single"/>
                    <w:lang w:val="en-GB"/>
                  </w:rPr>
                </w:rPrChange>
              </w:rPr>
              <w:t xml:space="preserve"> </w:t>
            </w:r>
            <w:r w:rsidRPr="002A5E52">
              <w:rPr>
                <w:rFonts w:ascii="Arial" w:eastAsia="Malgun Gothic" w:hAnsi="Arial" w:cs="Arial"/>
                <w:b/>
                <w:bCs/>
                <w:color w:val="000000"/>
                <w:sz w:val="21"/>
                <w:szCs w:val="21"/>
                <w:lang w:val="ru-RU"/>
              </w:rPr>
              <w:t>несчастного</w:t>
            </w:r>
            <w:r w:rsidRPr="002A5E52">
              <w:rPr>
                <w:rFonts w:ascii="Arial" w:eastAsia="Malgun Gothic" w:hAnsi="Arial" w:cs="Arial"/>
                <w:b/>
                <w:bCs/>
                <w:color w:val="000000"/>
                <w:sz w:val="21"/>
                <w:szCs w:val="21"/>
                <w:lang w:val="ru-RU"/>
                <w:rPrChange w:id="1606" w:author="Mia Choi" w:date="2021-07-25T15:28:00Z">
                  <w:rPr>
                    <w:rFonts w:eastAsia="Malgun Gothic"/>
                    <w:color w:val="000000"/>
                    <w:u w:val="single"/>
                  </w:rPr>
                </w:rPrChange>
              </w:rPr>
              <w:t xml:space="preserve"> </w:t>
            </w:r>
            <w:r w:rsidRPr="002A5E52">
              <w:rPr>
                <w:rFonts w:ascii="Arial" w:eastAsia="Malgun Gothic" w:hAnsi="Arial" w:cs="Arial"/>
                <w:b/>
                <w:bCs/>
                <w:color w:val="000000"/>
                <w:sz w:val="21"/>
                <w:szCs w:val="21"/>
                <w:lang w:val="ru-RU"/>
              </w:rPr>
              <w:t>случая</w:t>
            </w:r>
            <w:r w:rsidRPr="002A5E52">
              <w:rPr>
                <w:rFonts w:ascii="Arial" w:eastAsia="Malgun Gothic" w:hAnsi="Arial" w:cs="Arial"/>
                <w:b/>
                <w:bCs/>
                <w:color w:val="000000"/>
                <w:sz w:val="21"/>
                <w:szCs w:val="21"/>
                <w:lang w:val="ru-RU"/>
                <w:rPrChange w:id="1607" w:author="Mia Choi" w:date="2021-07-25T15:28:00Z">
                  <w:rPr>
                    <w:rFonts w:eastAsia="Malgun Gothic"/>
                    <w:color w:val="000000"/>
                    <w:u w:val="single"/>
                  </w:rPr>
                </w:rPrChange>
              </w:rPr>
              <w:t>)</w:t>
            </w:r>
          </w:p>
        </w:tc>
        <w:tc>
          <w:tcPr>
            <w:tcW w:w="1667" w:type="pct"/>
            <w:shd w:val="clear" w:color="auto" w:fill="auto"/>
          </w:tcPr>
          <w:p w14:paraId="17AE2D19" w14:textId="4A4D8D9E" w:rsidR="00811D16" w:rsidRPr="002A5E52" w:rsidRDefault="00811D16" w:rsidP="00811D16">
            <w:pPr>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rPr>
              <w:t xml:space="preserve">Article 76 (Accident Compensation) </w:t>
            </w:r>
          </w:p>
        </w:tc>
      </w:tr>
      <w:tr w:rsidR="00811D16" w:rsidRPr="002A5E52" w14:paraId="35C0374B" w14:textId="77777777" w:rsidTr="00487147">
        <w:trPr>
          <w:trHeight w:val="156"/>
        </w:trPr>
        <w:tc>
          <w:tcPr>
            <w:tcW w:w="1666" w:type="pct"/>
          </w:tcPr>
          <w:p w14:paraId="263B12D5" w14:textId="58DD9DD6" w:rsidR="00811D16" w:rsidRPr="00454CB9" w:rsidRDefault="00811D16" w:rsidP="00811D16">
            <w:pPr>
              <w:rPr>
                <w:rFonts w:ascii="Arial" w:eastAsia="Malgun Gothic" w:hAnsi="Arial" w:cs="Arial"/>
                <w:color w:val="000000"/>
                <w:sz w:val="21"/>
                <w:szCs w:val="21"/>
              </w:rPr>
            </w:pPr>
            <w:r w:rsidRPr="00454CB9">
              <w:rPr>
                <w:rFonts w:ascii="Arial" w:eastAsia="Malgun Gothic" w:hAnsi="Arial" w:cs="Arial"/>
                <w:color w:val="000000"/>
                <w:sz w:val="21"/>
                <w:szCs w:val="21"/>
              </w:rPr>
              <w:t>회사는</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종업원이</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업무상</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재해로</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인해</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부상</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또는</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질병</w:t>
            </w:r>
            <w:r w:rsidRPr="00454CB9">
              <w:rPr>
                <w:rFonts w:ascii="Arial" w:eastAsia="Malgun Gothic" w:hAnsi="Arial" w:cs="Arial"/>
                <w:color w:val="000000"/>
                <w:sz w:val="21"/>
                <w:szCs w:val="21"/>
              </w:rPr>
              <w:lastRenderedPageBreak/>
              <w:t>에</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걸려</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완치된</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후</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신체에</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장해가</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있을</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때는</w:t>
            </w:r>
            <w:ins w:id="1608" w:author="Mia Choi" w:date="2021-07-25T18:25:00Z">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현</w:t>
              </w:r>
            </w:ins>
            <w:ins w:id="1609" w:author="Mia Choi" w:date="2021-07-25T18:26:00Z">
              <w:r w:rsidRPr="00454CB9">
                <w:rPr>
                  <w:rFonts w:ascii="Arial" w:eastAsia="Malgun Gothic" w:hAnsi="Arial" w:cs="Arial"/>
                  <w:color w:val="000000"/>
                  <w:sz w:val="21"/>
                  <w:szCs w:val="21"/>
                </w:rPr>
                <w:t>행</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법</w:t>
              </w:r>
            </w:ins>
            <w:ins w:id="1610" w:author="Mia Choi" w:date="2021-07-25T18:27:00Z">
              <w:r w:rsidRPr="00454CB9">
                <w:rPr>
                  <w:rFonts w:ascii="Arial" w:eastAsia="Malgun Gothic" w:hAnsi="Arial" w:cs="Arial"/>
                  <w:color w:val="000000"/>
                  <w:sz w:val="21"/>
                  <w:szCs w:val="21"/>
                </w:rPr>
                <w:t>률에서</w:t>
              </w:r>
              <w:r w:rsidRPr="00454CB9">
                <w:rPr>
                  <w:rFonts w:ascii="Arial" w:eastAsia="Malgun Gothic" w:hAnsi="Arial" w:cs="Arial"/>
                  <w:color w:val="000000"/>
                  <w:sz w:val="21"/>
                  <w:szCs w:val="21"/>
                </w:rPr>
                <w:t xml:space="preserve"> </w:t>
              </w:r>
            </w:ins>
            <w:del w:id="1611" w:author="Mia Choi" w:date="2021-07-25T18:25:00Z">
              <w:r w:rsidRPr="00454CB9" w:rsidDel="00966B47">
                <w:rPr>
                  <w:rFonts w:ascii="Arial" w:eastAsia="Malgun Gothic" w:hAnsi="Arial" w:cs="Arial"/>
                  <w:color w:val="000000"/>
                  <w:sz w:val="21"/>
                  <w:szCs w:val="21"/>
                </w:rPr>
                <w:delText xml:space="preserve"> </w:delText>
              </w:r>
              <w:r w:rsidRPr="00454CB9" w:rsidDel="00966B47">
                <w:rPr>
                  <w:rFonts w:ascii="Arial" w:eastAsia="Malgun Gothic" w:hAnsi="Arial" w:cs="Arial"/>
                  <w:color w:val="000000"/>
                  <w:sz w:val="21"/>
                  <w:szCs w:val="21"/>
                </w:rPr>
                <w:delText>근로기준법</w:delText>
              </w:r>
              <w:r w:rsidRPr="00454CB9" w:rsidDel="00966B47">
                <w:rPr>
                  <w:rFonts w:ascii="Arial" w:eastAsia="Malgun Gothic" w:hAnsi="Arial" w:cs="Arial"/>
                  <w:color w:val="000000"/>
                  <w:sz w:val="21"/>
                  <w:szCs w:val="21"/>
                </w:rPr>
                <w:delText xml:space="preserve"> </w:delText>
              </w:r>
              <w:r w:rsidRPr="00454CB9" w:rsidDel="00966B47">
                <w:rPr>
                  <w:rFonts w:ascii="Arial" w:eastAsia="Malgun Gothic" w:hAnsi="Arial" w:cs="Arial"/>
                  <w:color w:val="000000"/>
                  <w:sz w:val="21"/>
                  <w:szCs w:val="21"/>
                </w:rPr>
                <w:delText>또는</w:delText>
              </w:r>
              <w:r w:rsidRPr="00454CB9" w:rsidDel="00966B47">
                <w:rPr>
                  <w:rFonts w:ascii="Arial" w:eastAsia="Malgun Gothic" w:hAnsi="Arial" w:cs="Arial"/>
                  <w:color w:val="000000"/>
                  <w:sz w:val="21"/>
                  <w:szCs w:val="21"/>
                </w:rPr>
                <w:delText xml:space="preserve"> </w:delText>
              </w:r>
              <w:r w:rsidRPr="00454CB9" w:rsidDel="00966B47">
                <w:rPr>
                  <w:rFonts w:ascii="Arial" w:eastAsia="Malgun Gothic" w:hAnsi="Arial" w:cs="Arial"/>
                  <w:color w:val="000000"/>
                  <w:sz w:val="21"/>
                  <w:szCs w:val="21"/>
                </w:rPr>
                <w:delText>산업재해보상보험법에</w:delText>
              </w:r>
              <w:r w:rsidRPr="00454CB9" w:rsidDel="00966B47">
                <w:rPr>
                  <w:rFonts w:ascii="Arial" w:eastAsia="Malgun Gothic" w:hAnsi="Arial" w:cs="Arial"/>
                  <w:color w:val="000000"/>
                  <w:sz w:val="21"/>
                  <w:szCs w:val="21"/>
                </w:rPr>
                <w:delText xml:space="preserve"> </w:delText>
              </w:r>
            </w:del>
            <w:r w:rsidRPr="00454CB9">
              <w:rPr>
                <w:rFonts w:ascii="Arial" w:eastAsia="Malgun Gothic" w:hAnsi="Arial" w:cs="Arial"/>
                <w:color w:val="000000"/>
                <w:sz w:val="21"/>
                <w:szCs w:val="21"/>
              </w:rPr>
              <w:t>정한</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바에</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따라</w:t>
            </w:r>
            <w:r w:rsidRPr="00454CB9">
              <w:rPr>
                <w:rFonts w:ascii="Arial" w:eastAsia="Malgun Gothic" w:hAnsi="Arial" w:cs="Arial"/>
                <w:color w:val="000000"/>
                <w:sz w:val="21"/>
                <w:szCs w:val="21"/>
              </w:rPr>
              <w:t xml:space="preserve"> </w:t>
            </w:r>
            <w:ins w:id="1612" w:author="Mia Choi" w:date="2021-07-25T18:29:00Z">
              <w:r w:rsidRPr="00454CB9">
                <w:rPr>
                  <w:rFonts w:ascii="Arial" w:eastAsia="Malgun Gothic" w:hAnsi="Arial" w:cs="Arial"/>
                  <w:color w:val="000000"/>
                  <w:sz w:val="21"/>
                  <w:szCs w:val="21"/>
                </w:rPr>
                <w:t>일시적인</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업무불능</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보조금</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과</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정신적</w:t>
              </w:r>
              <w:r w:rsidRPr="00454CB9">
                <w:rPr>
                  <w:rFonts w:ascii="Arial" w:eastAsia="Malgun Gothic" w:hAnsi="Arial" w:cs="Arial"/>
                  <w:color w:val="000000"/>
                  <w:sz w:val="21"/>
                  <w:szCs w:val="21"/>
                </w:rPr>
                <w:t xml:space="preserve"> </w:t>
              </w:r>
              <w:r w:rsidRPr="00454CB9">
                <w:rPr>
                  <w:rFonts w:ascii="Arial" w:eastAsia="Malgun Gothic" w:hAnsi="Arial" w:cs="Arial"/>
                  <w:color w:val="000000"/>
                  <w:sz w:val="21"/>
                  <w:szCs w:val="21"/>
                </w:rPr>
                <w:t>피해보상을</w:t>
              </w:r>
            </w:ins>
            <w:del w:id="1613" w:author="Mia Choi" w:date="2021-07-25T18:29:00Z">
              <w:r w:rsidRPr="00454CB9" w:rsidDel="00966B47">
                <w:rPr>
                  <w:rFonts w:ascii="Arial" w:eastAsia="Malgun Gothic" w:hAnsi="Arial" w:cs="Arial"/>
                  <w:color w:val="000000"/>
                  <w:sz w:val="21"/>
                  <w:szCs w:val="21"/>
                </w:rPr>
                <w:delText>신체장해보상을</w:delText>
              </w:r>
            </w:del>
            <w:r w:rsidRPr="00454CB9">
              <w:rPr>
                <w:rFonts w:ascii="Arial" w:eastAsia="Malgun Gothic" w:hAnsi="Arial" w:cs="Arial"/>
                <w:color w:val="000000"/>
                <w:sz w:val="21"/>
                <w:szCs w:val="21"/>
              </w:rPr>
              <w:t xml:space="preserve"> </w:t>
            </w:r>
            <w:ins w:id="1614" w:author="Mia Choi" w:date="2021-07-25T18:29:00Z">
              <w:r w:rsidRPr="00454CB9">
                <w:rPr>
                  <w:rFonts w:ascii="Arial" w:eastAsia="Malgun Gothic" w:hAnsi="Arial" w:cs="Arial"/>
                  <w:color w:val="000000"/>
                  <w:sz w:val="21"/>
                  <w:szCs w:val="21"/>
                </w:rPr>
                <w:t>지원</w:t>
              </w:r>
            </w:ins>
            <w:del w:id="1615" w:author="Mia Choi" w:date="2021-07-25T18:29:00Z">
              <w:r w:rsidRPr="00454CB9" w:rsidDel="00966B47">
                <w:rPr>
                  <w:rFonts w:ascii="Arial" w:eastAsia="Malgun Gothic" w:hAnsi="Arial" w:cs="Arial"/>
                  <w:color w:val="000000"/>
                  <w:sz w:val="21"/>
                  <w:szCs w:val="21"/>
                </w:rPr>
                <w:delText>행</w:delText>
              </w:r>
            </w:del>
            <w:r w:rsidRPr="00454CB9">
              <w:rPr>
                <w:rFonts w:ascii="Arial" w:eastAsia="Malgun Gothic" w:hAnsi="Arial" w:cs="Arial"/>
                <w:color w:val="000000"/>
                <w:sz w:val="21"/>
                <w:szCs w:val="21"/>
              </w:rPr>
              <w:t>한다</w:t>
            </w:r>
            <w:r w:rsidRPr="00454CB9">
              <w:rPr>
                <w:rFonts w:ascii="Arial" w:eastAsia="Malgun Gothic" w:hAnsi="Arial" w:cs="Arial"/>
                <w:color w:val="000000"/>
                <w:sz w:val="21"/>
                <w:szCs w:val="21"/>
                <w:rPrChange w:id="1616" w:author="Mia Choi" w:date="2021-07-25T15:28:00Z">
                  <w:rPr>
                    <w:rFonts w:ascii="Malgun Gothic" w:eastAsia="Malgun Gothic" w:hAnsi="Malgun Gothic"/>
                    <w:color w:val="000000"/>
                    <w:u w:val="single"/>
                  </w:rPr>
                </w:rPrChange>
              </w:rPr>
              <w:t>.</w:t>
            </w:r>
          </w:p>
        </w:tc>
        <w:tc>
          <w:tcPr>
            <w:tcW w:w="1667" w:type="pct"/>
            <w:shd w:val="clear" w:color="auto" w:fill="auto"/>
          </w:tcPr>
          <w:p w14:paraId="434E4600" w14:textId="2B76EBE9" w:rsidR="00811D16" w:rsidRPr="002A5E52" w:rsidRDefault="00811D16" w:rsidP="00811D16">
            <w:pPr>
              <w:pStyle w:val="af"/>
              <w:ind w:left="0"/>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lastRenderedPageBreak/>
              <w:t>Если</w:t>
            </w:r>
            <w:r w:rsidRPr="002A5E52">
              <w:rPr>
                <w:rFonts w:ascii="Arial" w:eastAsia="Malgun Gothic" w:hAnsi="Arial" w:cs="Arial"/>
                <w:color w:val="000000"/>
                <w:sz w:val="21"/>
                <w:szCs w:val="21"/>
                <w:lang w:val="ru-RU"/>
                <w:rPrChange w:id="1617" w:author="Mia Choi" w:date="2021-07-25T15:28:00Z">
                  <w:rPr>
                    <w:rFonts w:eastAsia="Malgun Gothic"/>
                    <w:color w:val="000000"/>
                    <w:lang w:val="ru-RU"/>
                  </w:rPr>
                </w:rPrChange>
              </w:rPr>
              <w:t xml:space="preserve"> </w:t>
            </w:r>
            <w:r w:rsidRPr="002A5E52">
              <w:rPr>
                <w:rFonts w:ascii="Arial" w:eastAsia="Malgun Gothic" w:hAnsi="Arial" w:cs="Arial"/>
                <w:color w:val="000000"/>
                <w:sz w:val="21"/>
                <w:szCs w:val="21"/>
                <w:lang w:val="ru-RU"/>
              </w:rPr>
              <w:t>Работник</w:t>
            </w:r>
            <w:r w:rsidRPr="002A5E52">
              <w:rPr>
                <w:rFonts w:ascii="Arial" w:eastAsia="Malgun Gothic" w:hAnsi="Arial" w:cs="Arial"/>
                <w:color w:val="000000"/>
                <w:sz w:val="21"/>
                <w:szCs w:val="21"/>
                <w:lang w:val="ru-RU"/>
                <w:rPrChange w:id="1618" w:author="Mia Choi" w:date="2021-07-25T15:28:00Z">
                  <w:rPr>
                    <w:rFonts w:eastAsia="Malgun Gothic"/>
                    <w:color w:val="000000"/>
                    <w:lang w:val="ru-RU"/>
                  </w:rPr>
                </w:rPrChange>
              </w:rPr>
              <w:t xml:space="preserve"> </w:t>
            </w:r>
            <w:r w:rsidRPr="002A5E52">
              <w:rPr>
                <w:rFonts w:ascii="Arial" w:eastAsia="Malgun Gothic" w:hAnsi="Arial" w:cs="Arial"/>
                <w:color w:val="000000"/>
                <w:sz w:val="21"/>
                <w:szCs w:val="21"/>
                <w:lang w:val="ru-RU"/>
              </w:rPr>
              <w:t>получил</w:t>
            </w:r>
            <w:r w:rsidRPr="002A5E52">
              <w:rPr>
                <w:rFonts w:ascii="Arial" w:eastAsia="Malgun Gothic" w:hAnsi="Arial" w:cs="Arial"/>
                <w:color w:val="000000"/>
                <w:sz w:val="21"/>
                <w:szCs w:val="21"/>
                <w:lang w:val="ru-RU"/>
                <w:rPrChange w:id="1619" w:author="Mia Choi" w:date="2021-07-25T15:28:00Z">
                  <w:rPr>
                    <w:rFonts w:eastAsia="Malgun Gothic"/>
                    <w:color w:val="000000"/>
                    <w:lang w:val="ru-RU"/>
                  </w:rPr>
                </w:rPrChange>
              </w:rPr>
              <w:t xml:space="preserve"> </w:t>
            </w:r>
            <w:r w:rsidRPr="002A5E52">
              <w:rPr>
                <w:rFonts w:ascii="Arial" w:eastAsia="Malgun Gothic" w:hAnsi="Arial" w:cs="Arial"/>
                <w:color w:val="000000"/>
                <w:sz w:val="21"/>
                <w:szCs w:val="21"/>
                <w:lang w:val="ru-RU"/>
              </w:rPr>
              <w:t>травму</w:t>
            </w:r>
            <w:r w:rsidRPr="002A5E52">
              <w:rPr>
                <w:rFonts w:ascii="Arial" w:eastAsia="Malgun Gothic" w:hAnsi="Arial" w:cs="Arial"/>
                <w:color w:val="000000"/>
                <w:sz w:val="21"/>
                <w:szCs w:val="21"/>
                <w:lang w:val="ru-RU"/>
                <w:rPrChange w:id="1620" w:author="Mia Choi" w:date="2021-07-25T15:28:00Z">
                  <w:rPr>
                    <w:rFonts w:eastAsia="Malgun Gothic"/>
                    <w:color w:val="000000"/>
                    <w:lang w:val="ru-RU"/>
                  </w:rPr>
                </w:rPrChange>
              </w:rPr>
              <w:t xml:space="preserve"> </w:t>
            </w:r>
            <w:r w:rsidRPr="002A5E52">
              <w:rPr>
                <w:rFonts w:ascii="Arial" w:eastAsia="Malgun Gothic" w:hAnsi="Arial" w:cs="Arial"/>
                <w:color w:val="000000"/>
                <w:sz w:val="21"/>
                <w:szCs w:val="21"/>
                <w:lang w:val="ru-RU"/>
              </w:rPr>
              <w:t>или</w:t>
            </w:r>
            <w:r w:rsidRPr="002A5E52">
              <w:rPr>
                <w:rFonts w:ascii="Arial" w:eastAsia="Malgun Gothic" w:hAnsi="Arial" w:cs="Arial"/>
                <w:color w:val="000000"/>
                <w:sz w:val="21"/>
                <w:szCs w:val="21"/>
                <w:lang w:val="ru-RU"/>
                <w:rPrChange w:id="1621" w:author="Mia Choi" w:date="2021-07-25T15:28:00Z">
                  <w:rPr>
                    <w:rFonts w:eastAsia="Malgun Gothic"/>
                    <w:color w:val="000000"/>
                    <w:lang w:val="ru-RU"/>
                  </w:rPr>
                </w:rPrChange>
              </w:rPr>
              <w:t xml:space="preserve"> </w:t>
            </w:r>
            <w:r w:rsidRPr="002A5E52">
              <w:rPr>
                <w:rFonts w:ascii="Arial" w:eastAsia="Malgun Gothic" w:hAnsi="Arial" w:cs="Arial"/>
                <w:color w:val="000000"/>
                <w:sz w:val="21"/>
                <w:szCs w:val="21"/>
                <w:lang w:val="ru-RU"/>
              </w:rPr>
              <w:t>заболел</w:t>
            </w:r>
            <w:r w:rsidRPr="002A5E52">
              <w:rPr>
                <w:rFonts w:ascii="Arial" w:eastAsia="Malgun Gothic" w:hAnsi="Arial" w:cs="Arial"/>
                <w:color w:val="000000"/>
                <w:sz w:val="21"/>
                <w:szCs w:val="21"/>
                <w:lang w:val="ru-RU"/>
                <w:rPrChange w:id="1622" w:author="Mia Choi" w:date="2021-07-25T15:28:00Z">
                  <w:rPr>
                    <w:rFonts w:eastAsia="Malgun Gothic"/>
                    <w:color w:val="000000"/>
                    <w:lang w:val="ru-RU"/>
                  </w:rPr>
                </w:rPrChange>
              </w:rPr>
              <w:t xml:space="preserve"> </w:t>
            </w:r>
            <w:r w:rsidRPr="002A5E52">
              <w:rPr>
                <w:rFonts w:ascii="Arial" w:eastAsia="Malgun Gothic" w:hAnsi="Arial" w:cs="Arial"/>
                <w:color w:val="000000"/>
                <w:sz w:val="21"/>
                <w:szCs w:val="21"/>
                <w:lang w:val="ru-RU"/>
              </w:rPr>
              <w:t>в</w:t>
            </w:r>
            <w:r w:rsidRPr="002A5E52">
              <w:rPr>
                <w:rFonts w:ascii="Arial" w:eastAsia="Malgun Gothic" w:hAnsi="Arial" w:cs="Arial"/>
                <w:color w:val="000000"/>
                <w:sz w:val="21"/>
                <w:szCs w:val="21"/>
                <w:lang w:val="ru-RU"/>
                <w:rPrChange w:id="1623" w:author="Mia Choi" w:date="2021-07-25T15:28:00Z">
                  <w:rPr>
                    <w:rFonts w:eastAsia="Malgun Gothic"/>
                    <w:color w:val="000000"/>
                    <w:lang w:val="ru-RU"/>
                  </w:rPr>
                </w:rPrChange>
              </w:rPr>
              <w:t xml:space="preserve"> </w:t>
            </w:r>
            <w:r w:rsidRPr="002A5E52">
              <w:rPr>
                <w:rFonts w:ascii="Arial" w:eastAsia="Malgun Gothic" w:hAnsi="Arial" w:cs="Arial"/>
                <w:color w:val="000000"/>
                <w:sz w:val="21"/>
                <w:szCs w:val="21"/>
                <w:lang w:val="ru-RU"/>
              </w:rPr>
              <w:lastRenderedPageBreak/>
              <w:t>результате</w:t>
            </w:r>
            <w:r w:rsidRPr="002A5E52">
              <w:rPr>
                <w:rFonts w:ascii="Arial" w:eastAsia="Malgun Gothic" w:hAnsi="Arial" w:cs="Arial"/>
                <w:color w:val="000000"/>
                <w:sz w:val="21"/>
                <w:szCs w:val="21"/>
                <w:lang w:val="ru-RU"/>
                <w:rPrChange w:id="1624" w:author="Mia Choi" w:date="2021-07-25T15:28:00Z">
                  <w:rPr>
                    <w:rFonts w:eastAsia="Malgun Gothic"/>
                    <w:color w:val="000000"/>
                    <w:lang w:val="ru-RU"/>
                  </w:rPr>
                </w:rPrChange>
              </w:rPr>
              <w:t xml:space="preserve"> </w:t>
            </w:r>
            <w:r w:rsidRPr="002A5E52">
              <w:rPr>
                <w:rFonts w:ascii="Arial" w:eastAsia="Malgun Gothic" w:hAnsi="Arial" w:cs="Arial"/>
                <w:color w:val="000000"/>
                <w:sz w:val="21"/>
                <w:szCs w:val="21"/>
                <w:lang w:val="ru-RU"/>
              </w:rPr>
              <w:t>несчастного</w:t>
            </w:r>
            <w:r w:rsidRPr="002A5E52">
              <w:rPr>
                <w:rFonts w:ascii="Arial" w:eastAsia="Malgun Gothic" w:hAnsi="Arial" w:cs="Arial"/>
                <w:color w:val="000000"/>
                <w:sz w:val="21"/>
                <w:szCs w:val="21"/>
                <w:lang w:val="ru-RU"/>
                <w:rPrChange w:id="1625" w:author="Mia Choi" w:date="2021-07-25T15:28:00Z">
                  <w:rPr>
                    <w:rFonts w:eastAsia="Malgun Gothic"/>
                    <w:color w:val="000000"/>
                    <w:lang w:val="ru-RU"/>
                  </w:rPr>
                </w:rPrChange>
              </w:rPr>
              <w:t xml:space="preserve"> </w:t>
            </w:r>
            <w:r w:rsidRPr="002A5E52">
              <w:rPr>
                <w:rFonts w:ascii="Arial" w:eastAsia="Malgun Gothic" w:hAnsi="Arial" w:cs="Arial"/>
                <w:color w:val="000000"/>
                <w:sz w:val="21"/>
                <w:szCs w:val="21"/>
                <w:lang w:val="ru-RU"/>
              </w:rPr>
              <w:t>случая</w:t>
            </w:r>
            <w:r w:rsidRPr="002A5E52">
              <w:rPr>
                <w:rFonts w:ascii="Arial" w:eastAsia="Malgun Gothic" w:hAnsi="Arial" w:cs="Arial"/>
                <w:color w:val="000000"/>
                <w:sz w:val="21"/>
                <w:szCs w:val="21"/>
                <w:lang w:val="ru-RU"/>
                <w:rPrChange w:id="1626" w:author="Mia Choi" w:date="2021-07-25T15:28:00Z">
                  <w:rPr>
                    <w:rFonts w:eastAsia="Malgun Gothic"/>
                    <w:color w:val="000000"/>
                    <w:lang w:val="ru-RU"/>
                  </w:rPr>
                </w:rPrChange>
              </w:rPr>
              <w:t xml:space="preserve"> </w:t>
            </w:r>
            <w:r w:rsidRPr="002A5E52">
              <w:rPr>
                <w:rFonts w:ascii="Arial" w:eastAsia="Malgun Gothic" w:hAnsi="Arial" w:cs="Arial"/>
                <w:color w:val="000000"/>
                <w:sz w:val="21"/>
                <w:szCs w:val="21"/>
                <w:lang w:val="ru-RU"/>
              </w:rPr>
              <w:t>на</w:t>
            </w:r>
            <w:r w:rsidRPr="002A5E52">
              <w:rPr>
                <w:rFonts w:ascii="Arial" w:eastAsia="Malgun Gothic" w:hAnsi="Arial" w:cs="Arial"/>
                <w:color w:val="000000"/>
                <w:sz w:val="21"/>
                <w:szCs w:val="21"/>
                <w:lang w:val="ru-RU"/>
                <w:rPrChange w:id="1627" w:author="Mia Choi" w:date="2021-07-25T15:28:00Z">
                  <w:rPr>
                    <w:rFonts w:eastAsia="Malgun Gothic"/>
                    <w:color w:val="000000"/>
                    <w:lang w:val="ru-RU"/>
                  </w:rPr>
                </w:rPrChange>
              </w:rPr>
              <w:t xml:space="preserve"> </w:t>
            </w:r>
            <w:r w:rsidRPr="002A5E52">
              <w:rPr>
                <w:rFonts w:ascii="Arial" w:eastAsia="Malgun Gothic" w:hAnsi="Arial" w:cs="Arial"/>
                <w:color w:val="000000"/>
                <w:sz w:val="21"/>
                <w:szCs w:val="21"/>
                <w:lang w:val="ru-RU"/>
              </w:rPr>
              <w:t>производстве</w:t>
            </w:r>
            <w:r w:rsidRPr="002A5E52">
              <w:rPr>
                <w:rFonts w:ascii="Arial" w:eastAsia="Malgun Gothic" w:hAnsi="Arial" w:cs="Arial"/>
                <w:color w:val="000000"/>
                <w:sz w:val="21"/>
                <w:szCs w:val="21"/>
                <w:lang w:val="ru-RU"/>
                <w:rPrChange w:id="1628" w:author="Mia Choi" w:date="2021-07-25T15:28:00Z">
                  <w:rPr>
                    <w:rFonts w:eastAsia="Malgun Gothic"/>
                    <w:color w:val="000000"/>
                    <w:lang w:val="ru-RU"/>
                  </w:rPr>
                </w:rPrChange>
              </w:rPr>
              <w:t xml:space="preserve"> </w:t>
            </w:r>
            <w:r w:rsidRPr="002A5E52">
              <w:rPr>
                <w:rFonts w:ascii="Arial" w:eastAsia="Malgun Gothic" w:hAnsi="Arial" w:cs="Arial"/>
                <w:color w:val="000000"/>
                <w:sz w:val="21"/>
                <w:szCs w:val="21"/>
                <w:lang w:val="ru-RU"/>
              </w:rPr>
              <w:t>и</w:t>
            </w:r>
            <w:r w:rsidRPr="002A5E52">
              <w:rPr>
                <w:rFonts w:ascii="Arial" w:eastAsia="Malgun Gothic" w:hAnsi="Arial" w:cs="Arial"/>
                <w:color w:val="000000"/>
                <w:sz w:val="21"/>
                <w:szCs w:val="21"/>
                <w:lang w:val="ru-RU"/>
                <w:rPrChange w:id="1629" w:author="Mia Choi" w:date="2021-07-25T15:28:00Z">
                  <w:rPr>
                    <w:rFonts w:eastAsia="Malgun Gothic"/>
                    <w:color w:val="000000"/>
                    <w:lang w:val="ru-RU"/>
                  </w:rPr>
                </w:rPrChange>
              </w:rPr>
              <w:t xml:space="preserve"> </w:t>
            </w:r>
            <w:r w:rsidRPr="002A5E52">
              <w:rPr>
                <w:rFonts w:ascii="Arial" w:eastAsia="Malgun Gothic" w:hAnsi="Arial" w:cs="Arial"/>
                <w:color w:val="000000"/>
                <w:sz w:val="21"/>
                <w:szCs w:val="21"/>
                <w:lang w:val="ru-RU"/>
              </w:rPr>
              <w:t>после</w:t>
            </w:r>
            <w:r w:rsidRPr="002A5E52">
              <w:rPr>
                <w:rFonts w:ascii="Arial" w:eastAsia="Malgun Gothic" w:hAnsi="Arial" w:cs="Arial"/>
                <w:color w:val="000000"/>
                <w:sz w:val="21"/>
                <w:szCs w:val="21"/>
                <w:lang w:val="ru-RU"/>
                <w:rPrChange w:id="1630" w:author="Mia Choi" w:date="2021-07-25T15:28:00Z">
                  <w:rPr>
                    <w:rFonts w:eastAsia="Malgun Gothic"/>
                    <w:color w:val="000000"/>
                    <w:lang w:val="ru-RU"/>
                  </w:rPr>
                </w:rPrChange>
              </w:rPr>
              <w:t xml:space="preserve"> </w:t>
            </w:r>
            <w:r w:rsidRPr="002A5E52">
              <w:rPr>
                <w:rFonts w:ascii="Arial" w:eastAsia="Malgun Gothic" w:hAnsi="Arial" w:cs="Arial"/>
                <w:color w:val="000000"/>
                <w:sz w:val="21"/>
                <w:szCs w:val="21"/>
                <w:lang w:val="ru-RU"/>
              </w:rPr>
              <w:t>выздоровления</w:t>
            </w:r>
            <w:r w:rsidRPr="002A5E52">
              <w:rPr>
                <w:rFonts w:ascii="Arial" w:eastAsia="Malgun Gothic" w:hAnsi="Arial" w:cs="Arial"/>
                <w:color w:val="000000"/>
                <w:sz w:val="21"/>
                <w:szCs w:val="21"/>
                <w:lang w:val="ru-RU"/>
                <w:rPrChange w:id="1631" w:author="Mia Choi" w:date="2021-07-25T15:28:00Z">
                  <w:rPr>
                    <w:rFonts w:eastAsia="Malgun Gothic"/>
                    <w:color w:val="000000"/>
                    <w:lang w:val="ru-RU"/>
                  </w:rPr>
                </w:rPrChange>
              </w:rPr>
              <w:t xml:space="preserve"> </w:t>
            </w:r>
            <w:r w:rsidRPr="002A5E52">
              <w:rPr>
                <w:rFonts w:ascii="Arial" w:eastAsia="Malgun Gothic" w:hAnsi="Arial" w:cs="Arial"/>
                <w:color w:val="000000"/>
                <w:sz w:val="21"/>
                <w:szCs w:val="21"/>
                <w:lang w:val="ru-RU"/>
              </w:rPr>
              <w:t>физически</w:t>
            </w:r>
            <w:r w:rsidRPr="002A5E52">
              <w:rPr>
                <w:rFonts w:ascii="Arial" w:eastAsia="Malgun Gothic" w:hAnsi="Arial" w:cs="Arial"/>
                <w:color w:val="000000"/>
                <w:sz w:val="21"/>
                <w:szCs w:val="21"/>
                <w:lang w:val="ru-RU"/>
                <w:rPrChange w:id="1632" w:author="Mia Choi" w:date="2021-07-25T15:28:00Z">
                  <w:rPr>
                    <w:rFonts w:eastAsia="Malgun Gothic"/>
                    <w:color w:val="000000"/>
                    <w:lang w:val="ru-RU"/>
                  </w:rPr>
                </w:rPrChange>
              </w:rPr>
              <w:t xml:space="preserve"> </w:t>
            </w:r>
            <w:r w:rsidRPr="002A5E52">
              <w:rPr>
                <w:rFonts w:ascii="Arial" w:eastAsia="Malgun Gothic" w:hAnsi="Arial" w:cs="Arial"/>
                <w:color w:val="000000"/>
                <w:sz w:val="21"/>
                <w:szCs w:val="21"/>
                <w:lang w:val="ru-RU"/>
              </w:rPr>
              <w:t>нетрудоспособен</w:t>
            </w:r>
            <w:r w:rsidRPr="002A5E52">
              <w:rPr>
                <w:rFonts w:ascii="Arial" w:eastAsia="Malgun Gothic" w:hAnsi="Arial" w:cs="Arial"/>
                <w:color w:val="000000"/>
                <w:sz w:val="21"/>
                <w:szCs w:val="21"/>
                <w:lang w:val="ru-RU"/>
                <w:rPrChange w:id="1633" w:author="Mia Choi" w:date="2021-07-25T15:28:00Z">
                  <w:rPr>
                    <w:rFonts w:eastAsia="Malgun Gothic"/>
                    <w:color w:val="000000"/>
                    <w:lang w:val="ru-RU"/>
                  </w:rPr>
                </w:rPrChange>
              </w:rPr>
              <w:t xml:space="preserve">, </w:t>
            </w:r>
            <w:r w:rsidRPr="002A5E52">
              <w:rPr>
                <w:rFonts w:ascii="Arial" w:eastAsia="Malgun Gothic" w:hAnsi="Arial" w:cs="Arial"/>
                <w:color w:val="000000"/>
                <w:sz w:val="21"/>
                <w:szCs w:val="21"/>
                <w:lang w:val="ru-RU"/>
              </w:rPr>
              <w:t>Компания</w:t>
            </w:r>
            <w:r w:rsidRPr="002A5E52">
              <w:rPr>
                <w:rFonts w:ascii="Arial" w:eastAsia="Malgun Gothic" w:hAnsi="Arial" w:cs="Arial"/>
                <w:color w:val="000000"/>
                <w:sz w:val="21"/>
                <w:szCs w:val="21"/>
                <w:lang w:val="ru-RU"/>
                <w:rPrChange w:id="1634" w:author="Mia Choi" w:date="2021-07-25T15:28:00Z">
                  <w:rPr>
                    <w:rFonts w:eastAsia="Malgun Gothic"/>
                    <w:color w:val="000000"/>
                    <w:lang w:val="ru-RU"/>
                  </w:rPr>
                </w:rPrChange>
              </w:rPr>
              <w:t xml:space="preserve"> </w:t>
            </w:r>
            <w:r w:rsidRPr="002A5E52">
              <w:rPr>
                <w:rFonts w:ascii="Arial" w:eastAsia="Malgun Gothic" w:hAnsi="Arial" w:cs="Arial"/>
                <w:color w:val="000000"/>
                <w:sz w:val="21"/>
                <w:szCs w:val="21"/>
                <w:lang w:val="ru-RU"/>
              </w:rPr>
              <w:t>должна</w:t>
            </w:r>
            <w:r w:rsidRPr="002A5E52">
              <w:rPr>
                <w:rFonts w:ascii="Arial" w:eastAsia="Malgun Gothic" w:hAnsi="Arial" w:cs="Arial"/>
                <w:color w:val="000000"/>
                <w:sz w:val="21"/>
                <w:szCs w:val="21"/>
                <w:lang w:val="ru-RU"/>
                <w:rPrChange w:id="1635" w:author="Mia Choi" w:date="2021-07-25T15:28:00Z">
                  <w:rPr>
                    <w:rFonts w:eastAsia="Malgun Gothic"/>
                    <w:color w:val="000000"/>
                    <w:lang w:val="ru-RU"/>
                  </w:rPr>
                </w:rPrChange>
              </w:rPr>
              <w:t xml:space="preserve"> </w:t>
            </w:r>
            <w:r w:rsidRPr="002A5E52">
              <w:rPr>
                <w:rFonts w:ascii="Arial" w:eastAsia="Malgun Gothic" w:hAnsi="Arial" w:cs="Arial"/>
                <w:color w:val="000000"/>
                <w:sz w:val="21"/>
                <w:szCs w:val="21"/>
                <w:lang w:val="ru-RU"/>
              </w:rPr>
              <w:t>предоставить</w:t>
            </w:r>
            <w:r w:rsidRPr="002A5E52">
              <w:rPr>
                <w:rFonts w:ascii="Arial" w:eastAsia="Malgun Gothic" w:hAnsi="Arial" w:cs="Arial"/>
                <w:color w:val="000000"/>
                <w:sz w:val="21"/>
                <w:szCs w:val="21"/>
                <w:lang w:val="ru-RU"/>
                <w:rPrChange w:id="1636" w:author="Mia Choi" w:date="2021-07-25T15:28:00Z">
                  <w:rPr>
                    <w:rFonts w:eastAsia="Malgun Gothic"/>
                    <w:color w:val="000000"/>
                    <w:lang w:val="ru-RU"/>
                  </w:rPr>
                </w:rPrChange>
              </w:rPr>
              <w:t xml:space="preserve"> </w:t>
            </w:r>
            <w:r w:rsidRPr="002A5E52">
              <w:rPr>
                <w:rFonts w:ascii="Arial" w:eastAsia="Malgun Gothic" w:hAnsi="Arial" w:cs="Arial"/>
                <w:color w:val="000000"/>
                <w:sz w:val="21"/>
                <w:szCs w:val="21"/>
                <w:lang w:val="ru-RU"/>
              </w:rPr>
              <w:t>компенсацию</w:t>
            </w:r>
            <w:r w:rsidRPr="002A5E52">
              <w:rPr>
                <w:rFonts w:ascii="Arial" w:eastAsia="Malgun Gothic" w:hAnsi="Arial" w:cs="Arial"/>
                <w:color w:val="000000"/>
                <w:sz w:val="21"/>
                <w:szCs w:val="21"/>
                <w:lang w:val="ru-RU"/>
                <w:rPrChange w:id="1637" w:author="Mia Choi" w:date="2021-07-25T15:28:00Z">
                  <w:rPr>
                    <w:rFonts w:eastAsia="Malgun Gothic"/>
                    <w:color w:val="000000"/>
                    <w:lang w:val="ru-RU"/>
                  </w:rPr>
                </w:rPrChange>
              </w:rPr>
              <w:t xml:space="preserve"> </w:t>
            </w:r>
            <w:r w:rsidRPr="002A5E52">
              <w:rPr>
                <w:rFonts w:ascii="Arial" w:eastAsia="Malgun Gothic" w:hAnsi="Arial" w:cs="Arial"/>
                <w:color w:val="000000"/>
                <w:sz w:val="21"/>
                <w:szCs w:val="21"/>
                <w:lang w:val="ru-RU"/>
              </w:rPr>
              <w:t>за</w:t>
            </w:r>
            <w:r w:rsidRPr="002A5E52">
              <w:rPr>
                <w:rFonts w:ascii="Arial" w:eastAsia="Malgun Gothic" w:hAnsi="Arial" w:cs="Arial"/>
                <w:color w:val="000000"/>
                <w:sz w:val="21"/>
                <w:szCs w:val="21"/>
                <w:lang w:val="ru-RU"/>
                <w:rPrChange w:id="1638" w:author="Mia Choi" w:date="2021-07-25T15:28:00Z">
                  <w:rPr>
                    <w:rFonts w:eastAsia="Malgun Gothic"/>
                    <w:color w:val="000000"/>
                    <w:lang w:val="ru-RU"/>
                  </w:rPr>
                </w:rPrChange>
              </w:rPr>
              <w:t xml:space="preserve"> </w:t>
            </w:r>
            <w:r w:rsidRPr="002A5E52">
              <w:rPr>
                <w:rFonts w:ascii="Arial" w:eastAsia="Malgun Gothic" w:hAnsi="Arial" w:cs="Arial"/>
                <w:color w:val="000000"/>
                <w:sz w:val="21"/>
                <w:szCs w:val="21"/>
                <w:lang w:val="ru-RU"/>
              </w:rPr>
              <w:t>физическую</w:t>
            </w:r>
            <w:r w:rsidRPr="002A5E52">
              <w:rPr>
                <w:rFonts w:ascii="Arial" w:eastAsia="Malgun Gothic" w:hAnsi="Arial" w:cs="Arial"/>
                <w:color w:val="000000"/>
                <w:sz w:val="21"/>
                <w:szCs w:val="21"/>
                <w:lang w:val="ru-RU"/>
                <w:rPrChange w:id="1639" w:author="Mia Choi" w:date="2021-07-25T15:28:00Z">
                  <w:rPr>
                    <w:rFonts w:eastAsia="Malgun Gothic"/>
                    <w:color w:val="000000"/>
                    <w:lang w:val="ru-RU"/>
                  </w:rPr>
                </w:rPrChange>
              </w:rPr>
              <w:t xml:space="preserve"> </w:t>
            </w:r>
            <w:r w:rsidRPr="002A5E52">
              <w:rPr>
                <w:rFonts w:ascii="Arial" w:eastAsia="Malgun Gothic" w:hAnsi="Arial" w:cs="Arial"/>
                <w:color w:val="000000"/>
                <w:sz w:val="21"/>
                <w:szCs w:val="21"/>
                <w:lang w:val="ru-RU"/>
              </w:rPr>
              <w:t>нетрудоспособность в размере</w:t>
            </w:r>
            <w:r w:rsidRPr="002A5E52">
              <w:rPr>
                <w:rFonts w:ascii="Arial" w:eastAsia="Malgun Gothic" w:hAnsi="Arial" w:cs="Arial"/>
                <w:color w:val="000000"/>
                <w:sz w:val="21"/>
                <w:szCs w:val="21"/>
                <w:lang w:val="ru-RU"/>
                <w:rPrChange w:id="1640" w:author="Mia Choi" w:date="2021-07-25T15:28:00Z">
                  <w:rPr>
                    <w:rFonts w:eastAsia="Malgun Gothic"/>
                    <w:color w:val="000000"/>
                    <w:lang w:val="ru-RU"/>
                  </w:rPr>
                </w:rPrChange>
              </w:rPr>
              <w:t xml:space="preserve">, </w:t>
            </w:r>
            <w:r w:rsidRPr="002A5E52">
              <w:rPr>
                <w:rFonts w:ascii="Arial" w:eastAsia="Malgun Gothic" w:hAnsi="Arial" w:cs="Arial"/>
                <w:color w:val="000000"/>
                <w:sz w:val="21"/>
                <w:szCs w:val="21"/>
                <w:lang w:val="ru-RU"/>
              </w:rPr>
              <w:t>установленном</w:t>
            </w:r>
            <w:r w:rsidRPr="002A5E52">
              <w:rPr>
                <w:rFonts w:ascii="Arial" w:eastAsia="Malgun Gothic" w:hAnsi="Arial" w:cs="Arial"/>
                <w:color w:val="000000"/>
                <w:sz w:val="21"/>
                <w:szCs w:val="21"/>
                <w:lang w:val="ru-RU"/>
                <w:rPrChange w:id="1641" w:author="Mia Choi" w:date="2021-07-25T15:28:00Z">
                  <w:rPr>
                    <w:rFonts w:eastAsia="Malgun Gothic"/>
                    <w:color w:val="000000"/>
                    <w:lang w:val="ru-RU"/>
                  </w:rPr>
                </w:rPrChange>
              </w:rPr>
              <w:t xml:space="preserve"> </w:t>
            </w:r>
            <w:r w:rsidRPr="002A5E52">
              <w:rPr>
                <w:rFonts w:ascii="Arial" w:eastAsia="Malgun Gothic" w:hAnsi="Arial" w:cs="Arial"/>
                <w:color w:val="000000"/>
                <w:sz w:val="21"/>
                <w:szCs w:val="21"/>
                <w:lang w:val="ru-RU"/>
              </w:rPr>
              <w:t>действующим</w:t>
            </w:r>
            <w:r w:rsidRPr="002A5E52">
              <w:rPr>
                <w:rFonts w:ascii="Arial" w:eastAsia="Malgun Gothic" w:hAnsi="Arial" w:cs="Arial"/>
                <w:color w:val="000000"/>
                <w:sz w:val="21"/>
                <w:szCs w:val="21"/>
                <w:lang w:val="ru-RU"/>
                <w:rPrChange w:id="1642" w:author="Mia Choi" w:date="2021-07-25T15:28:00Z">
                  <w:rPr>
                    <w:rFonts w:eastAsia="Malgun Gothic"/>
                    <w:color w:val="000000"/>
                    <w:lang w:val="ru-RU"/>
                  </w:rPr>
                </w:rPrChange>
              </w:rPr>
              <w:t xml:space="preserve"> </w:t>
            </w:r>
            <w:r w:rsidRPr="002A5E52">
              <w:rPr>
                <w:rFonts w:ascii="Arial" w:eastAsia="Malgun Gothic" w:hAnsi="Arial" w:cs="Arial"/>
                <w:color w:val="000000"/>
                <w:sz w:val="21"/>
                <w:szCs w:val="21"/>
                <w:lang w:val="ru-RU"/>
              </w:rPr>
              <w:t>законодательстве</w:t>
            </w:r>
            <w:r w:rsidRPr="002A5E52">
              <w:rPr>
                <w:rFonts w:ascii="Arial" w:eastAsia="Malgun Gothic" w:hAnsi="Arial" w:cs="Arial"/>
                <w:color w:val="000000"/>
                <w:sz w:val="21"/>
                <w:szCs w:val="21"/>
                <w:lang w:val="ru-RU"/>
                <w:rPrChange w:id="1643" w:author="Mia Choi" w:date="2021-07-25T15:28:00Z">
                  <w:rPr>
                    <w:rFonts w:eastAsia="Malgun Gothic"/>
                    <w:color w:val="000000"/>
                    <w:lang w:val="ru-RU"/>
                  </w:rPr>
                </w:rPrChange>
              </w:rPr>
              <w:t xml:space="preserve">, </w:t>
            </w:r>
            <w:r w:rsidRPr="002A5E52">
              <w:rPr>
                <w:rFonts w:ascii="Arial" w:eastAsia="Malgun Gothic" w:hAnsi="Arial" w:cs="Arial"/>
                <w:color w:val="000000"/>
                <w:sz w:val="21"/>
                <w:szCs w:val="21"/>
                <w:lang w:val="ru-RU"/>
                <w:rPrChange w:id="1644" w:author="Гурьянов" w:date="2021-07-23T18:59:00Z">
                  <w:rPr>
                    <w:rFonts w:ascii="Arial" w:hAnsi="Arial" w:cs="Arial"/>
                    <w:color w:val="222222"/>
                    <w:sz w:val="17"/>
                    <w:szCs w:val="17"/>
                    <w:shd w:val="clear" w:color="auto" w:fill="FFFFFF"/>
                  </w:rPr>
                </w:rPrChange>
              </w:rPr>
              <w:t>опла</w:t>
            </w:r>
            <w:r w:rsidRPr="002A5E52">
              <w:rPr>
                <w:rFonts w:ascii="Arial" w:eastAsia="Malgun Gothic" w:hAnsi="Arial" w:cs="Arial"/>
                <w:color w:val="000000"/>
                <w:sz w:val="21"/>
                <w:szCs w:val="21"/>
                <w:lang w:val="ru-RU"/>
                <w:rPrChange w:id="1645" w:author="Гурьянов" w:date="2021-07-23T18:59:00Z">
                  <w:rPr>
                    <w:rFonts w:ascii="Arial" w:hAnsi="Arial" w:cs="Arial"/>
                    <w:color w:val="222222"/>
                    <w:sz w:val="17"/>
                    <w:szCs w:val="17"/>
                    <w:shd w:val="clear" w:color="auto" w:fill="FFFFFF"/>
                    <w:lang w:val="ru-RU"/>
                  </w:rPr>
                </w:rPrChange>
              </w:rPr>
              <w:t>тить</w:t>
            </w:r>
            <w:r w:rsidRPr="002A5E52">
              <w:rPr>
                <w:rFonts w:ascii="Arial" w:eastAsia="Malgun Gothic" w:hAnsi="Arial" w:cs="Arial"/>
                <w:color w:val="000000"/>
                <w:sz w:val="21"/>
                <w:szCs w:val="21"/>
                <w:lang w:val="ru-RU"/>
                <w:rPrChange w:id="1646" w:author="Mia Choi" w:date="2021-07-25T15:28:00Z">
                  <w:rPr>
                    <w:rFonts w:ascii="Arial" w:hAnsi="Arial" w:cs="Arial"/>
                    <w:color w:val="222222"/>
                    <w:sz w:val="17"/>
                    <w:szCs w:val="17"/>
                    <w:shd w:val="clear" w:color="auto" w:fill="FFFFFF"/>
                  </w:rPr>
                </w:rPrChange>
              </w:rPr>
              <w:t xml:space="preserve"> </w:t>
            </w:r>
            <w:r w:rsidRPr="002A5E52">
              <w:rPr>
                <w:rFonts w:ascii="Arial" w:eastAsia="Malgun Gothic" w:hAnsi="Arial" w:cs="Arial"/>
                <w:color w:val="000000"/>
                <w:sz w:val="21"/>
                <w:szCs w:val="21"/>
                <w:lang w:val="ru-RU"/>
                <w:rPrChange w:id="1647" w:author="Гурьянов" w:date="2021-07-23T18:59:00Z">
                  <w:rPr>
                    <w:rFonts w:ascii="Arial" w:hAnsi="Arial" w:cs="Arial"/>
                    <w:color w:val="222222"/>
                    <w:sz w:val="17"/>
                    <w:szCs w:val="17"/>
                    <w:shd w:val="clear" w:color="auto" w:fill="FFFFFF"/>
                  </w:rPr>
                </w:rPrChange>
              </w:rPr>
              <w:t>пособие</w:t>
            </w:r>
            <w:r w:rsidRPr="002A5E52">
              <w:rPr>
                <w:rFonts w:ascii="Arial" w:eastAsia="Malgun Gothic" w:hAnsi="Arial" w:cs="Arial"/>
                <w:color w:val="000000"/>
                <w:sz w:val="21"/>
                <w:szCs w:val="21"/>
                <w:lang w:val="ru-RU"/>
                <w:rPrChange w:id="1648" w:author="Mia Choi" w:date="2021-07-25T15:28:00Z">
                  <w:rPr>
                    <w:rFonts w:ascii="Arial" w:hAnsi="Arial" w:cs="Arial"/>
                    <w:color w:val="222222"/>
                    <w:sz w:val="17"/>
                    <w:szCs w:val="17"/>
                    <w:shd w:val="clear" w:color="auto" w:fill="FFFFFF"/>
                  </w:rPr>
                </w:rPrChange>
              </w:rPr>
              <w:t xml:space="preserve"> </w:t>
            </w:r>
            <w:r w:rsidRPr="002A5E52">
              <w:rPr>
                <w:rFonts w:ascii="Arial" w:eastAsia="Malgun Gothic" w:hAnsi="Arial" w:cs="Arial"/>
                <w:color w:val="000000"/>
                <w:sz w:val="21"/>
                <w:szCs w:val="21"/>
                <w:lang w:val="ru-RU"/>
                <w:rPrChange w:id="1649" w:author="Гурьянов" w:date="2021-07-23T18:59:00Z">
                  <w:rPr>
                    <w:rFonts w:ascii="Arial" w:hAnsi="Arial" w:cs="Arial"/>
                    <w:color w:val="222222"/>
                    <w:sz w:val="17"/>
                    <w:szCs w:val="17"/>
                    <w:shd w:val="clear" w:color="auto" w:fill="FFFFFF"/>
                  </w:rPr>
                </w:rPrChange>
              </w:rPr>
              <w:t>по</w:t>
            </w:r>
            <w:r w:rsidRPr="002A5E52">
              <w:rPr>
                <w:rFonts w:ascii="Arial" w:eastAsia="Malgun Gothic" w:hAnsi="Arial" w:cs="Arial"/>
                <w:color w:val="000000"/>
                <w:sz w:val="21"/>
                <w:szCs w:val="21"/>
                <w:rPrChange w:id="1650" w:author="Mia Choi" w:date="2021-07-25T15:28:00Z">
                  <w:rPr>
                    <w:rFonts w:ascii="Arial" w:hAnsi="Arial" w:cs="Arial"/>
                    <w:color w:val="222222"/>
                    <w:sz w:val="17"/>
                    <w:szCs w:val="17"/>
                    <w:shd w:val="clear" w:color="auto" w:fill="FFFFFF"/>
                  </w:rPr>
                </w:rPrChange>
              </w:rPr>
              <w:t> </w:t>
            </w:r>
            <w:r w:rsidRPr="002A5E52">
              <w:rPr>
                <w:rFonts w:ascii="Arial" w:eastAsia="Malgun Gothic" w:hAnsi="Arial" w:cs="Arial"/>
                <w:color w:val="000000"/>
                <w:sz w:val="21"/>
                <w:szCs w:val="21"/>
                <w:lang w:val="ru-RU"/>
                <w:rPrChange w:id="1651" w:author="Гурьянов" w:date="2021-07-23T18:59:00Z">
                  <w:rPr>
                    <w:rFonts w:ascii="Arial" w:hAnsi="Arial" w:cs="Arial"/>
                    <w:color w:val="222222"/>
                    <w:sz w:val="17"/>
                    <w:szCs w:val="17"/>
                    <w:shd w:val="clear" w:color="auto" w:fill="FFFFFF"/>
                  </w:rPr>
                </w:rPrChange>
              </w:rPr>
              <w:t>временной</w:t>
            </w:r>
            <w:r w:rsidRPr="002A5E52">
              <w:rPr>
                <w:rFonts w:ascii="Arial" w:eastAsia="Malgun Gothic" w:hAnsi="Arial" w:cs="Arial"/>
                <w:color w:val="000000"/>
                <w:sz w:val="21"/>
                <w:szCs w:val="21"/>
                <w:lang w:val="ru-RU"/>
                <w:rPrChange w:id="1652" w:author="Mia Choi" w:date="2021-07-25T15:28:00Z">
                  <w:rPr>
                    <w:rFonts w:ascii="Arial" w:hAnsi="Arial" w:cs="Arial"/>
                    <w:color w:val="222222"/>
                    <w:sz w:val="17"/>
                    <w:szCs w:val="17"/>
                    <w:shd w:val="clear" w:color="auto" w:fill="FFFFFF"/>
                  </w:rPr>
                </w:rPrChange>
              </w:rPr>
              <w:t xml:space="preserve"> </w:t>
            </w:r>
            <w:r w:rsidRPr="002A5E52">
              <w:rPr>
                <w:rFonts w:ascii="Arial" w:eastAsia="Malgun Gothic" w:hAnsi="Arial" w:cs="Arial"/>
                <w:color w:val="000000"/>
                <w:sz w:val="21"/>
                <w:szCs w:val="21"/>
                <w:lang w:val="ru-RU"/>
                <w:rPrChange w:id="1653" w:author="Гурьянов" w:date="2021-07-23T18:59:00Z">
                  <w:rPr>
                    <w:rFonts w:ascii="Arial" w:hAnsi="Arial" w:cs="Arial"/>
                    <w:color w:val="222222"/>
                    <w:sz w:val="17"/>
                    <w:szCs w:val="17"/>
                    <w:shd w:val="clear" w:color="auto" w:fill="FFFFFF"/>
                  </w:rPr>
                </w:rPrChange>
              </w:rPr>
              <w:t>нетрудоспособности</w:t>
            </w:r>
            <w:r w:rsidRPr="002A5E52">
              <w:rPr>
                <w:rFonts w:ascii="Arial" w:eastAsia="Malgun Gothic" w:hAnsi="Arial" w:cs="Arial"/>
                <w:color w:val="000000"/>
                <w:sz w:val="21"/>
                <w:szCs w:val="21"/>
                <w:lang w:val="ru-RU"/>
                <w:rPrChange w:id="1654" w:author="Mia Choi" w:date="2021-07-25T15:28:00Z">
                  <w:rPr>
                    <w:rFonts w:ascii="Arial" w:hAnsi="Arial" w:cs="Arial"/>
                    <w:color w:val="222222"/>
                    <w:sz w:val="17"/>
                    <w:szCs w:val="17"/>
                    <w:shd w:val="clear" w:color="auto" w:fill="FFFFFF"/>
                    <w:lang w:val="ru-RU"/>
                  </w:rPr>
                </w:rPrChange>
              </w:rPr>
              <w:t xml:space="preserve"> </w:t>
            </w:r>
            <w:r w:rsidRPr="002A5E52">
              <w:rPr>
                <w:rFonts w:ascii="Arial" w:eastAsia="Malgun Gothic" w:hAnsi="Arial" w:cs="Arial"/>
                <w:color w:val="000000"/>
                <w:sz w:val="21"/>
                <w:szCs w:val="21"/>
                <w:lang w:val="ru-RU"/>
                <w:rPrChange w:id="1655" w:author="Гурьянов" w:date="2021-07-23T18:59:00Z">
                  <w:rPr>
                    <w:rFonts w:ascii="Arial" w:hAnsi="Arial" w:cs="Arial"/>
                    <w:color w:val="222222"/>
                    <w:sz w:val="17"/>
                    <w:szCs w:val="17"/>
                    <w:shd w:val="clear" w:color="auto" w:fill="FFFFFF"/>
                    <w:lang w:val="ru-RU"/>
                  </w:rPr>
                </w:rPrChange>
              </w:rPr>
              <w:t>и</w:t>
            </w:r>
            <w:r w:rsidRPr="002A5E52">
              <w:rPr>
                <w:rFonts w:ascii="Arial" w:eastAsia="Malgun Gothic" w:hAnsi="Arial" w:cs="Arial"/>
                <w:color w:val="000000"/>
                <w:sz w:val="21"/>
                <w:szCs w:val="21"/>
                <w:lang w:val="ru-RU"/>
                <w:rPrChange w:id="1656" w:author="Mia Choi" w:date="2021-07-25T15:28:00Z">
                  <w:rPr>
                    <w:rFonts w:ascii="Arial" w:hAnsi="Arial" w:cs="Arial"/>
                    <w:color w:val="222222"/>
                    <w:sz w:val="17"/>
                    <w:szCs w:val="17"/>
                    <w:shd w:val="clear" w:color="auto" w:fill="FFFFFF"/>
                    <w:lang w:val="ru-RU"/>
                  </w:rPr>
                </w:rPrChange>
              </w:rPr>
              <w:t xml:space="preserve"> </w:t>
            </w:r>
            <w:r w:rsidRPr="002A5E52">
              <w:rPr>
                <w:rFonts w:ascii="Arial" w:eastAsia="Malgun Gothic" w:hAnsi="Arial" w:cs="Arial"/>
                <w:color w:val="000000"/>
                <w:sz w:val="21"/>
                <w:szCs w:val="21"/>
                <w:lang w:val="ru-RU"/>
                <w:rPrChange w:id="1657" w:author="Гурьянов" w:date="2021-07-23T18:59:00Z">
                  <w:rPr>
                    <w:rFonts w:ascii="Arial" w:hAnsi="Arial" w:cs="Arial"/>
                    <w:color w:val="222222"/>
                    <w:sz w:val="17"/>
                    <w:szCs w:val="17"/>
                    <w:shd w:val="clear" w:color="auto" w:fill="FFFFFF"/>
                    <w:lang w:val="ru-RU"/>
                  </w:rPr>
                </w:rPrChange>
              </w:rPr>
              <w:t>возместить</w:t>
            </w:r>
            <w:r w:rsidRPr="002A5E52">
              <w:rPr>
                <w:rFonts w:ascii="Arial" w:eastAsia="Malgun Gothic" w:hAnsi="Arial" w:cs="Arial"/>
                <w:color w:val="000000"/>
                <w:sz w:val="21"/>
                <w:szCs w:val="21"/>
                <w:lang w:val="ru-RU"/>
                <w:rPrChange w:id="1658" w:author="Mia Choi" w:date="2021-07-25T15:28:00Z">
                  <w:rPr>
                    <w:rFonts w:ascii="Arial" w:hAnsi="Arial" w:cs="Arial"/>
                    <w:color w:val="222222"/>
                    <w:sz w:val="17"/>
                    <w:szCs w:val="17"/>
                    <w:shd w:val="clear" w:color="auto" w:fill="FFFFFF"/>
                    <w:lang w:val="ru-RU"/>
                  </w:rPr>
                </w:rPrChange>
              </w:rPr>
              <w:t xml:space="preserve"> </w:t>
            </w:r>
            <w:r w:rsidRPr="002A5E52">
              <w:rPr>
                <w:rFonts w:ascii="Arial" w:eastAsia="Malgun Gothic" w:hAnsi="Arial" w:cs="Arial"/>
                <w:color w:val="000000"/>
                <w:sz w:val="21"/>
                <w:szCs w:val="21"/>
                <w:lang w:val="ru-RU"/>
                <w:rPrChange w:id="1659" w:author="Гурьянов" w:date="2021-07-23T18:59:00Z">
                  <w:rPr>
                    <w:rFonts w:ascii="Arial" w:hAnsi="Arial" w:cs="Arial"/>
                    <w:color w:val="222222"/>
                    <w:sz w:val="17"/>
                    <w:szCs w:val="17"/>
                    <w:shd w:val="clear" w:color="auto" w:fill="FFFFFF"/>
                    <w:lang w:val="ru-RU"/>
                  </w:rPr>
                </w:rPrChange>
              </w:rPr>
              <w:t>моральный</w:t>
            </w:r>
            <w:r w:rsidRPr="002A5E52">
              <w:rPr>
                <w:rFonts w:ascii="Arial" w:eastAsia="Malgun Gothic" w:hAnsi="Arial" w:cs="Arial"/>
                <w:color w:val="000000"/>
                <w:sz w:val="21"/>
                <w:szCs w:val="21"/>
                <w:lang w:val="ru-RU"/>
                <w:rPrChange w:id="1660" w:author="Mia Choi" w:date="2021-07-25T15:28:00Z">
                  <w:rPr>
                    <w:rFonts w:ascii="Arial" w:hAnsi="Arial" w:cs="Arial"/>
                    <w:color w:val="222222"/>
                    <w:sz w:val="17"/>
                    <w:szCs w:val="17"/>
                    <w:shd w:val="clear" w:color="auto" w:fill="FFFFFF"/>
                    <w:lang w:val="ru-RU"/>
                  </w:rPr>
                </w:rPrChange>
              </w:rPr>
              <w:t xml:space="preserve"> </w:t>
            </w:r>
            <w:r w:rsidRPr="002A5E52">
              <w:rPr>
                <w:rFonts w:ascii="Arial" w:eastAsia="Malgun Gothic" w:hAnsi="Arial" w:cs="Arial"/>
                <w:color w:val="000000"/>
                <w:sz w:val="21"/>
                <w:szCs w:val="21"/>
                <w:lang w:val="ru-RU"/>
                <w:rPrChange w:id="1661" w:author="Гурьянов" w:date="2021-07-23T18:59:00Z">
                  <w:rPr>
                    <w:rFonts w:ascii="Arial" w:hAnsi="Arial" w:cs="Arial"/>
                    <w:color w:val="222222"/>
                    <w:sz w:val="17"/>
                    <w:szCs w:val="17"/>
                    <w:shd w:val="clear" w:color="auto" w:fill="FFFFFF"/>
                    <w:lang w:val="ru-RU"/>
                  </w:rPr>
                </w:rPrChange>
              </w:rPr>
              <w:t>вред</w:t>
            </w:r>
          </w:p>
        </w:tc>
        <w:tc>
          <w:tcPr>
            <w:tcW w:w="1667" w:type="pct"/>
            <w:shd w:val="clear" w:color="auto" w:fill="auto"/>
          </w:tcPr>
          <w:p w14:paraId="3A0AA10D" w14:textId="77777777" w:rsidR="00811D16" w:rsidRPr="002A5E52" w:rsidRDefault="00811D16" w:rsidP="00811D16">
            <w:pPr>
              <w:pStyle w:val="af"/>
              <w:ind w:left="0"/>
              <w:rPr>
                <w:rFonts w:ascii="Arial" w:eastAsia="Malgun Gothic" w:hAnsi="Arial" w:cs="Arial"/>
                <w:color w:val="000000"/>
                <w:sz w:val="21"/>
                <w:szCs w:val="21"/>
              </w:rPr>
            </w:pPr>
            <w:r w:rsidRPr="002A5E52">
              <w:rPr>
                <w:rFonts w:ascii="Arial" w:eastAsia="Malgun Gothic" w:hAnsi="Arial" w:cs="Arial"/>
                <w:color w:val="000000"/>
                <w:sz w:val="21"/>
                <w:szCs w:val="21"/>
              </w:rPr>
              <w:lastRenderedPageBreak/>
              <w:t xml:space="preserve">When the Employee has a physical disability after </w:t>
            </w:r>
            <w:r w:rsidRPr="002A5E52">
              <w:rPr>
                <w:rFonts w:ascii="Arial" w:eastAsia="Malgun Gothic" w:hAnsi="Arial" w:cs="Arial"/>
                <w:color w:val="000000"/>
                <w:sz w:val="21"/>
                <w:szCs w:val="21"/>
              </w:rPr>
              <w:lastRenderedPageBreak/>
              <w:t>being fully healed due to an injury or disease due to an occupational accident, the Company shall compensate for the physical disability in accordance with the Labor Standards Act or the Industrial Accident Compensation Insurance Act.</w:t>
            </w:r>
          </w:p>
          <w:p w14:paraId="2CE058ED" w14:textId="77777777" w:rsidR="00811D16" w:rsidRPr="002A5E52" w:rsidRDefault="00811D16" w:rsidP="00811D16">
            <w:pPr>
              <w:rPr>
                <w:rFonts w:ascii="Arial" w:eastAsia="Malgun Gothic" w:hAnsi="Arial" w:cs="Arial"/>
                <w:color w:val="000000"/>
                <w:sz w:val="21"/>
                <w:szCs w:val="21"/>
              </w:rPr>
            </w:pPr>
          </w:p>
        </w:tc>
      </w:tr>
      <w:tr w:rsidR="00811D16" w:rsidRPr="002A5E52" w14:paraId="58A9C5F6" w14:textId="77777777" w:rsidTr="00487147">
        <w:trPr>
          <w:trHeight w:val="156"/>
        </w:trPr>
        <w:tc>
          <w:tcPr>
            <w:tcW w:w="1666" w:type="pct"/>
          </w:tcPr>
          <w:p w14:paraId="08CADA9C" w14:textId="68A1A7A1" w:rsidR="00811D16" w:rsidRPr="002A5E52" w:rsidRDefault="00811D16" w:rsidP="00811D16">
            <w:pPr>
              <w:rPr>
                <w:rFonts w:ascii="Arial" w:eastAsia="Malgun Gothic" w:hAnsi="Arial" w:cs="Arial"/>
                <w:b/>
                <w:bCs/>
                <w:color w:val="000000"/>
                <w:sz w:val="21"/>
                <w:szCs w:val="21"/>
              </w:rPr>
            </w:pPr>
            <w:proofErr w:type="gramStart"/>
            <w:r w:rsidRPr="002A5E52">
              <w:rPr>
                <w:rFonts w:ascii="Arial" w:eastAsia="Malgun Gothic" w:hAnsi="Arial" w:cs="Arial" w:hint="eastAsia"/>
                <w:b/>
                <w:bCs/>
                <w:color w:val="000000"/>
                <w:sz w:val="21"/>
                <w:szCs w:val="21"/>
                <w:rPrChange w:id="1662" w:author="Mia Choi" w:date="2021-07-25T18:22:00Z">
                  <w:rPr>
                    <w:rFonts w:ascii="Malgun Gothic" w:eastAsia="Malgun Gothic" w:hAnsi="Malgun Gothic" w:hint="eastAsia"/>
                    <w:color w:val="000000"/>
                    <w:highlight w:val="yellow"/>
                  </w:rPr>
                </w:rPrChange>
              </w:rPr>
              <w:lastRenderedPageBreak/>
              <w:t>제</w:t>
            </w:r>
            <w:r w:rsidRPr="002A5E52">
              <w:rPr>
                <w:rFonts w:ascii="Arial" w:eastAsia="Malgun Gothic" w:hAnsi="Arial" w:cs="Arial"/>
                <w:b/>
                <w:bCs/>
                <w:color w:val="000000"/>
                <w:sz w:val="21"/>
                <w:szCs w:val="21"/>
                <w:rPrChange w:id="1663" w:author="Mia Choi" w:date="2021-07-25T18:22:00Z">
                  <w:rPr>
                    <w:rFonts w:ascii="Malgun Gothic" w:eastAsia="Malgun Gothic" w:hAnsi="Malgun Gothic"/>
                    <w:color w:val="000000"/>
                    <w:highlight w:val="yellow"/>
                  </w:rPr>
                </w:rPrChange>
              </w:rPr>
              <w:t xml:space="preserve"> 77</w:t>
            </w:r>
            <w:proofErr w:type="gramEnd"/>
            <w:r w:rsidRPr="002A5E52">
              <w:rPr>
                <w:rFonts w:ascii="Arial" w:eastAsia="Malgun Gothic" w:hAnsi="Arial" w:cs="Arial" w:hint="eastAsia"/>
                <w:b/>
                <w:bCs/>
                <w:color w:val="000000"/>
                <w:sz w:val="21"/>
                <w:szCs w:val="21"/>
                <w:rPrChange w:id="1664" w:author="Mia Choi" w:date="2021-07-25T18:22:00Z">
                  <w:rPr>
                    <w:rFonts w:ascii="Malgun Gothic" w:eastAsia="Malgun Gothic" w:hAnsi="Malgun Gothic" w:hint="eastAsia"/>
                    <w:color w:val="000000"/>
                    <w:highlight w:val="yellow"/>
                  </w:rPr>
                </w:rPrChange>
              </w:rPr>
              <w:t>조</w:t>
            </w:r>
            <w:r w:rsidRPr="002A5E52">
              <w:rPr>
                <w:rFonts w:ascii="Arial" w:eastAsia="Malgun Gothic" w:hAnsi="Arial" w:cs="Arial"/>
                <w:b/>
                <w:bCs/>
                <w:color w:val="000000"/>
                <w:sz w:val="21"/>
                <w:szCs w:val="21"/>
                <w:rPrChange w:id="1665" w:author="Mia Choi" w:date="2021-07-25T18:22:00Z">
                  <w:rPr>
                    <w:rFonts w:ascii="Malgun Gothic" w:eastAsia="Malgun Gothic" w:hAnsi="Malgun Gothic"/>
                    <w:color w:val="000000"/>
                    <w:highlight w:val="yellow"/>
                  </w:rPr>
                </w:rPrChange>
              </w:rPr>
              <w:t xml:space="preserve"> (</w:t>
            </w:r>
            <w:r w:rsidRPr="002A5E52">
              <w:rPr>
                <w:rFonts w:ascii="Arial" w:eastAsia="Malgun Gothic" w:hAnsi="Arial" w:cs="Arial" w:hint="eastAsia"/>
                <w:b/>
                <w:bCs/>
                <w:color w:val="000000"/>
                <w:sz w:val="21"/>
                <w:szCs w:val="21"/>
                <w:rPrChange w:id="1666" w:author="Mia Choi" w:date="2021-07-25T18:22:00Z">
                  <w:rPr>
                    <w:rFonts w:ascii="Malgun Gothic" w:eastAsia="Malgun Gothic" w:hAnsi="Malgun Gothic" w:hint="eastAsia"/>
                    <w:color w:val="000000"/>
                    <w:highlight w:val="yellow"/>
                  </w:rPr>
                </w:rPrChange>
              </w:rPr>
              <w:t>요양보상</w:t>
            </w:r>
            <w:r w:rsidRPr="002A5E52">
              <w:rPr>
                <w:rFonts w:ascii="Arial" w:eastAsia="Malgun Gothic" w:hAnsi="Arial" w:cs="Arial"/>
                <w:b/>
                <w:bCs/>
                <w:color w:val="000000"/>
                <w:sz w:val="21"/>
                <w:szCs w:val="21"/>
                <w:rPrChange w:id="1667" w:author="Mia Choi" w:date="2021-07-25T18:22:00Z">
                  <w:rPr>
                    <w:rFonts w:ascii="Malgun Gothic" w:eastAsia="Malgun Gothic" w:hAnsi="Malgun Gothic"/>
                    <w:color w:val="000000"/>
                    <w:highlight w:val="yellow"/>
                  </w:rPr>
                </w:rPrChange>
              </w:rPr>
              <w:t>)</w:t>
            </w:r>
          </w:p>
        </w:tc>
        <w:tc>
          <w:tcPr>
            <w:tcW w:w="1667" w:type="pct"/>
            <w:shd w:val="clear" w:color="auto" w:fill="auto"/>
          </w:tcPr>
          <w:p w14:paraId="69314C24" w14:textId="280195F0" w:rsidR="00811D16" w:rsidRPr="002A5E52" w:rsidRDefault="00811D16" w:rsidP="00811D16">
            <w:pPr>
              <w:pStyle w:val="af"/>
              <w:ind w:left="0"/>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77 (Компенсация по уходу за больным)</w:t>
            </w:r>
          </w:p>
        </w:tc>
        <w:tc>
          <w:tcPr>
            <w:tcW w:w="1667" w:type="pct"/>
            <w:shd w:val="clear" w:color="auto" w:fill="auto"/>
          </w:tcPr>
          <w:p w14:paraId="2342E722" w14:textId="7AEA6B85" w:rsidR="00811D16" w:rsidRPr="002A5E52" w:rsidRDefault="00811D16" w:rsidP="00811D16">
            <w:pPr>
              <w:pStyle w:val="af"/>
              <w:ind w:left="0"/>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77 (Medical Care Compensation)</w:t>
            </w:r>
          </w:p>
        </w:tc>
      </w:tr>
      <w:tr w:rsidR="00811D16" w:rsidRPr="002A5E52" w14:paraId="643466E7" w14:textId="77777777" w:rsidTr="00487147">
        <w:trPr>
          <w:trHeight w:val="156"/>
        </w:trPr>
        <w:tc>
          <w:tcPr>
            <w:tcW w:w="1666" w:type="pct"/>
          </w:tcPr>
          <w:p w14:paraId="1F3D85F3" w14:textId="1039C50F" w:rsidR="00811D16" w:rsidRPr="002A5E52" w:rsidRDefault="00811D16" w:rsidP="00811D16">
            <w:pPr>
              <w:rPr>
                <w:rFonts w:ascii="Arial" w:eastAsia="Malgun Gothic" w:hAnsi="Arial" w:cs="Arial"/>
                <w:color w:val="000000"/>
                <w:sz w:val="21"/>
                <w:szCs w:val="21"/>
              </w:rPr>
            </w:pPr>
            <w:r w:rsidRPr="002A5E52">
              <w:rPr>
                <w:rFonts w:ascii="Arial" w:eastAsia="Malgun Gothic" w:hAnsi="Arial" w:cs="Arial" w:hint="eastAsia"/>
                <w:color w:val="000000"/>
                <w:sz w:val="21"/>
                <w:szCs w:val="21"/>
                <w:rPrChange w:id="1668" w:author="Mia Choi" w:date="2021-07-25T18:22:00Z">
                  <w:rPr>
                    <w:rFonts w:ascii="Malgun Gothic" w:eastAsia="Malgun Gothic" w:hAnsi="Malgun Gothic" w:hint="eastAsia"/>
                    <w:color w:val="000000"/>
                    <w:highlight w:val="yellow"/>
                  </w:rPr>
                </w:rPrChange>
              </w:rPr>
              <w:t>종업원이</w:t>
            </w:r>
            <w:r w:rsidRPr="002A5E52">
              <w:rPr>
                <w:rFonts w:ascii="Arial" w:eastAsia="Malgun Gothic" w:hAnsi="Arial" w:cs="Arial"/>
                <w:color w:val="000000"/>
                <w:sz w:val="21"/>
                <w:szCs w:val="21"/>
                <w:rPrChange w:id="1669" w:author="Mia Choi" w:date="2021-07-25T18:22: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670" w:author="Mia Choi" w:date="2021-07-25T18:22:00Z">
                  <w:rPr>
                    <w:rFonts w:ascii="Malgun Gothic" w:eastAsia="Malgun Gothic" w:hAnsi="Malgun Gothic" w:hint="eastAsia"/>
                    <w:color w:val="000000"/>
                    <w:highlight w:val="yellow"/>
                  </w:rPr>
                </w:rPrChange>
              </w:rPr>
              <w:t>업무상</w:t>
            </w:r>
            <w:r w:rsidRPr="002A5E52">
              <w:rPr>
                <w:rFonts w:ascii="Arial" w:eastAsia="Malgun Gothic" w:hAnsi="Arial" w:cs="Arial"/>
                <w:color w:val="000000"/>
                <w:sz w:val="21"/>
                <w:szCs w:val="21"/>
                <w:rPrChange w:id="1671" w:author="Mia Choi" w:date="2021-07-25T18:22: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672" w:author="Mia Choi" w:date="2021-07-25T18:22:00Z">
                  <w:rPr>
                    <w:rFonts w:ascii="Malgun Gothic" w:eastAsia="Malgun Gothic" w:hAnsi="Malgun Gothic" w:hint="eastAsia"/>
                    <w:color w:val="000000"/>
                    <w:highlight w:val="yellow"/>
                  </w:rPr>
                </w:rPrChange>
              </w:rPr>
              <w:t>부상</w:t>
            </w:r>
            <w:r w:rsidRPr="002A5E52">
              <w:rPr>
                <w:rFonts w:ascii="Arial" w:eastAsia="Malgun Gothic" w:hAnsi="Arial" w:cs="Arial"/>
                <w:color w:val="000000"/>
                <w:sz w:val="21"/>
                <w:szCs w:val="21"/>
                <w:rPrChange w:id="1673" w:author="Mia Choi" w:date="2021-07-25T18:22: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674" w:author="Mia Choi" w:date="2021-07-25T18:22:00Z">
                  <w:rPr>
                    <w:rFonts w:ascii="Malgun Gothic" w:eastAsia="Malgun Gothic" w:hAnsi="Malgun Gothic" w:hint="eastAsia"/>
                    <w:color w:val="000000"/>
                    <w:highlight w:val="yellow"/>
                  </w:rPr>
                </w:rPrChange>
              </w:rPr>
              <w:t>또는</w:t>
            </w:r>
            <w:r w:rsidRPr="002A5E52">
              <w:rPr>
                <w:rFonts w:ascii="Arial" w:eastAsia="Malgun Gothic" w:hAnsi="Arial" w:cs="Arial"/>
                <w:color w:val="000000"/>
                <w:sz w:val="21"/>
                <w:szCs w:val="21"/>
                <w:rPrChange w:id="1675" w:author="Mia Choi" w:date="2021-07-25T18:22: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676" w:author="Mia Choi" w:date="2021-07-25T18:22:00Z">
                  <w:rPr>
                    <w:rFonts w:ascii="Malgun Gothic" w:eastAsia="Malgun Gothic" w:hAnsi="Malgun Gothic" w:hint="eastAsia"/>
                    <w:color w:val="000000"/>
                    <w:highlight w:val="yellow"/>
                  </w:rPr>
                </w:rPrChange>
              </w:rPr>
              <w:t>질병에</w:t>
            </w:r>
            <w:r w:rsidRPr="002A5E52">
              <w:rPr>
                <w:rFonts w:ascii="Arial" w:eastAsia="Malgun Gothic" w:hAnsi="Arial" w:cs="Arial"/>
                <w:color w:val="000000"/>
                <w:sz w:val="21"/>
                <w:szCs w:val="21"/>
                <w:rPrChange w:id="1677" w:author="Mia Choi" w:date="2021-07-25T18:22: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678" w:author="Mia Choi" w:date="2021-07-25T18:22:00Z">
                  <w:rPr>
                    <w:rFonts w:ascii="Malgun Gothic" w:eastAsia="Malgun Gothic" w:hAnsi="Malgun Gothic" w:hint="eastAsia"/>
                    <w:color w:val="000000"/>
                    <w:highlight w:val="yellow"/>
                  </w:rPr>
                </w:rPrChange>
              </w:rPr>
              <w:t>걸린</w:t>
            </w:r>
            <w:r w:rsidRPr="002A5E52">
              <w:rPr>
                <w:rFonts w:ascii="Arial" w:eastAsia="Malgun Gothic" w:hAnsi="Arial" w:cs="Arial"/>
                <w:color w:val="000000"/>
                <w:sz w:val="21"/>
                <w:szCs w:val="21"/>
                <w:rPrChange w:id="1679" w:author="Mia Choi" w:date="2021-07-25T18:22: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680" w:author="Mia Choi" w:date="2021-07-25T18:22:00Z">
                  <w:rPr>
                    <w:rFonts w:ascii="Malgun Gothic" w:eastAsia="Malgun Gothic" w:hAnsi="Malgun Gothic" w:hint="eastAsia"/>
                    <w:color w:val="000000"/>
                    <w:highlight w:val="yellow"/>
                  </w:rPr>
                </w:rPrChange>
              </w:rPr>
              <w:t>경우에는</w:t>
            </w:r>
            <w:r w:rsidRPr="002A5E52">
              <w:rPr>
                <w:rFonts w:ascii="Arial" w:eastAsia="Malgun Gothic" w:hAnsi="Arial" w:cs="Arial"/>
                <w:color w:val="000000"/>
                <w:sz w:val="21"/>
                <w:szCs w:val="21"/>
                <w:rPrChange w:id="1681" w:author="Mia Choi" w:date="2021-07-25T18:22:00Z">
                  <w:rPr>
                    <w:rFonts w:ascii="Malgun Gothic" w:eastAsia="Malgun Gothic" w:hAnsi="Malgun Gothic"/>
                    <w:color w:val="000000"/>
                    <w:highlight w:val="yellow"/>
                  </w:rPr>
                </w:rPrChange>
              </w:rPr>
              <w:t xml:space="preserve"> </w:t>
            </w:r>
            <w:del w:id="1682" w:author="Mia Choi" w:date="2021-07-25T18:21:00Z">
              <w:r w:rsidRPr="002A5E52" w:rsidDel="00966B47">
                <w:rPr>
                  <w:rFonts w:ascii="Arial" w:eastAsia="Malgun Gothic" w:hAnsi="Arial" w:cs="Arial" w:hint="eastAsia"/>
                  <w:color w:val="000000"/>
                  <w:sz w:val="21"/>
                  <w:szCs w:val="21"/>
                  <w:rPrChange w:id="1683" w:author="Mia Choi" w:date="2021-07-25T18:22:00Z">
                    <w:rPr>
                      <w:rFonts w:ascii="Malgun Gothic" w:eastAsia="Malgun Gothic" w:hAnsi="Malgun Gothic" w:hint="eastAsia"/>
                      <w:color w:val="000000"/>
                      <w:highlight w:val="yellow"/>
                    </w:rPr>
                  </w:rPrChange>
                </w:rPr>
                <w:delText>산재보상보험법에</w:delText>
              </w:r>
            </w:del>
            <w:ins w:id="1684" w:author="Mia Choi" w:date="2021-07-25T18:22:00Z">
              <w:r w:rsidRPr="002A5E52">
                <w:rPr>
                  <w:rFonts w:ascii="Arial" w:eastAsia="Malgun Gothic" w:hAnsi="Arial" w:cs="Arial" w:hint="eastAsia"/>
                  <w:color w:val="000000"/>
                  <w:sz w:val="21"/>
                  <w:szCs w:val="21"/>
                  <w:rPrChange w:id="1685" w:author="Mia Choi" w:date="2021-07-25T18:22:00Z">
                    <w:rPr>
                      <w:rFonts w:ascii="Malgun Gothic" w:eastAsia="Malgun Gothic" w:hAnsi="Malgun Gothic" w:hint="eastAsia"/>
                      <w:color w:val="000000"/>
                      <w:highlight w:val="yellow"/>
                    </w:rPr>
                  </w:rPrChange>
                </w:rPr>
                <w:t>현행</w:t>
              </w:r>
              <w:r w:rsidRPr="002A5E52">
                <w:rPr>
                  <w:rFonts w:ascii="Arial" w:eastAsia="Malgun Gothic" w:hAnsi="Arial" w:cs="Arial"/>
                  <w:color w:val="000000"/>
                  <w:sz w:val="21"/>
                  <w:szCs w:val="21"/>
                  <w:rPrChange w:id="1686" w:author="Mia Choi" w:date="2021-07-25T18:22: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687" w:author="Mia Choi" w:date="2021-07-25T18:22:00Z">
                    <w:rPr>
                      <w:rFonts w:ascii="Malgun Gothic" w:eastAsia="Malgun Gothic" w:hAnsi="Malgun Gothic" w:hint="eastAsia"/>
                      <w:color w:val="000000"/>
                      <w:highlight w:val="yellow"/>
                    </w:rPr>
                  </w:rPrChange>
                </w:rPr>
                <w:t>법률에</w:t>
              </w:r>
            </w:ins>
            <w:r w:rsidRPr="002A5E52">
              <w:rPr>
                <w:rFonts w:ascii="Arial" w:eastAsia="Malgun Gothic" w:hAnsi="Arial" w:cs="Arial"/>
                <w:color w:val="000000"/>
                <w:sz w:val="21"/>
                <w:szCs w:val="21"/>
                <w:rPrChange w:id="1688" w:author="Mia Choi" w:date="2021-07-25T18:22: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689" w:author="Mia Choi" w:date="2021-07-25T18:22:00Z">
                  <w:rPr>
                    <w:rFonts w:ascii="Malgun Gothic" w:eastAsia="Malgun Gothic" w:hAnsi="Malgun Gothic" w:hint="eastAsia"/>
                    <w:color w:val="000000"/>
                    <w:highlight w:val="yellow"/>
                  </w:rPr>
                </w:rPrChange>
              </w:rPr>
              <w:t>의하여</w:t>
            </w:r>
            <w:r w:rsidRPr="002A5E52">
              <w:rPr>
                <w:rFonts w:ascii="Arial" w:eastAsia="Malgun Gothic" w:hAnsi="Arial" w:cs="Arial"/>
                <w:color w:val="000000"/>
                <w:sz w:val="21"/>
                <w:szCs w:val="21"/>
                <w:rPrChange w:id="1690" w:author="Mia Choi" w:date="2021-07-25T18:22: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691" w:author="Mia Choi" w:date="2021-07-25T18:22:00Z">
                  <w:rPr>
                    <w:rFonts w:ascii="Malgun Gothic" w:eastAsia="Malgun Gothic" w:hAnsi="Malgun Gothic" w:hint="eastAsia"/>
                    <w:color w:val="000000"/>
                    <w:highlight w:val="yellow"/>
                  </w:rPr>
                </w:rPrChange>
              </w:rPr>
              <w:t>요양에</w:t>
            </w:r>
            <w:r w:rsidRPr="002A5E52">
              <w:rPr>
                <w:rFonts w:ascii="Arial" w:eastAsia="Malgun Gothic" w:hAnsi="Arial" w:cs="Arial"/>
                <w:color w:val="000000"/>
                <w:sz w:val="21"/>
                <w:szCs w:val="21"/>
                <w:rPrChange w:id="1692" w:author="Mia Choi" w:date="2021-07-25T18:22: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693" w:author="Mia Choi" w:date="2021-07-25T18:22:00Z">
                  <w:rPr>
                    <w:rFonts w:ascii="Malgun Gothic" w:eastAsia="Malgun Gothic" w:hAnsi="Malgun Gothic" w:hint="eastAsia"/>
                    <w:color w:val="000000"/>
                    <w:highlight w:val="yellow"/>
                  </w:rPr>
                </w:rPrChange>
              </w:rPr>
              <w:t>필요한</w:t>
            </w:r>
            <w:r w:rsidRPr="002A5E52">
              <w:rPr>
                <w:rFonts w:ascii="Arial" w:eastAsia="Malgun Gothic" w:hAnsi="Arial" w:cs="Arial"/>
                <w:color w:val="000000"/>
                <w:sz w:val="21"/>
                <w:szCs w:val="21"/>
                <w:rPrChange w:id="1694" w:author="Mia Choi" w:date="2021-07-25T18:22: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695" w:author="Mia Choi" w:date="2021-07-25T18:22:00Z">
                  <w:rPr>
                    <w:rFonts w:eastAsia="Malgun Gothic" w:hint="eastAsia"/>
                    <w:color w:val="000000"/>
                    <w:highlight w:val="yellow"/>
                  </w:rPr>
                </w:rPrChange>
              </w:rPr>
              <w:t>비용을</w:t>
            </w:r>
            <w:r w:rsidRPr="002A5E52">
              <w:rPr>
                <w:rFonts w:ascii="Arial" w:eastAsia="Malgun Gothic" w:hAnsi="Arial" w:cs="Arial"/>
                <w:color w:val="000000"/>
                <w:sz w:val="21"/>
                <w:szCs w:val="21"/>
                <w:rPrChange w:id="1696" w:author="Mia Choi" w:date="2021-07-25T18:22:00Z">
                  <w:rPr>
                    <w:rFonts w:eastAsia="Malgun Gothic"/>
                    <w:color w:val="000000"/>
                    <w:highlight w:val="yellow"/>
                  </w:rPr>
                </w:rPrChange>
              </w:rPr>
              <w:t xml:space="preserve"> </w:t>
            </w:r>
            <w:r w:rsidRPr="002A5E52">
              <w:rPr>
                <w:rFonts w:ascii="Arial" w:eastAsia="Malgun Gothic" w:hAnsi="Arial" w:cs="Arial" w:hint="eastAsia"/>
                <w:color w:val="000000"/>
                <w:sz w:val="21"/>
                <w:szCs w:val="21"/>
                <w:rPrChange w:id="1697" w:author="Mia Choi" w:date="2021-07-25T18:22:00Z">
                  <w:rPr>
                    <w:rFonts w:eastAsia="Malgun Gothic" w:hint="eastAsia"/>
                    <w:color w:val="000000"/>
                    <w:highlight w:val="yellow"/>
                  </w:rPr>
                </w:rPrChange>
              </w:rPr>
              <w:t>지급한다</w:t>
            </w:r>
            <w:r w:rsidRPr="002A5E52">
              <w:rPr>
                <w:rFonts w:ascii="Arial" w:eastAsia="Malgun Gothic" w:hAnsi="Arial" w:cs="Arial"/>
                <w:color w:val="000000"/>
                <w:sz w:val="21"/>
                <w:szCs w:val="21"/>
                <w:rPrChange w:id="1698" w:author="Mia Choi" w:date="2021-07-25T18:22:00Z">
                  <w:rPr>
                    <w:rFonts w:eastAsia="Malgun Gothic"/>
                    <w:color w:val="000000"/>
                    <w:highlight w:val="yellow"/>
                  </w:rPr>
                </w:rPrChange>
              </w:rPr>
              <w:t>.</w:t>
            </w:r>
          </w:p>
        </w:tc>
        <w:tc>
          <w:tcPr>
            <w:tcW w:w="1667" w:type="pct"/>
            <w:shd w:val="clear" w:color="auto" w:fill="auto"/>
          </w:tcPr>
          <w:p w14:paraId="258A7349" w14:textId="199E95B6" w:rsidR="00811D16" w:rsidRPr="002A5E52" w:rsidRDefault="00811D16" w:rsidP="00811D16">
            <w:pPr>
              <w:pStyle w:val="af"/>
              <w:ind w:left="0"/>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Если работник получил производственную травму или заболел, Компания оплатит необходимые для получения медицинской помощи расходы в соответствии с действующим законодательством.</w:t>
            </w:r>
          </w:p>
          <w:p w14:paraId="164883A9" w14:textId="77777777" w:rsidR="00811D16" w:rsidRPr="002A5E52" w:rsidRDefault="00811D16" w:rsidP="00811D16">
            <w:pPr>
              <w:pStyle w:val="af"/>
              <w:ind w:left="0"/>
              <w:rPr>
                <w:rFonts w:ascii="Arial" w:eastAsia="Malgun Gothic" w:hAnsi="Arial" w:cs="Arial"/>
                <w:color w:val="000000"/>
                <w:sz w:val="21"/>
                <w:szCs w:val="21"/>
                <w:lang w:val="ru-RU"/>
              </w:rPr>
            </w:pPr>
          </w:p>
        </w:tc>
        <w:tc>
          <w:tcPr>
            <w:tcW w:w="1667" w:type="pct"/>
            <w:shd w:val="clear" w:color="auto" w:fill="auto"/>
          </w:tcPr>
          <w:p w14:paraId="76EFAFB3" w14:textId="37484E11" w:rsidR="00811D16" w:rsidRPr="002A5E52" w:rsidRDefault="00811D16" w:rsidP="00811D16">
            <w:pPr>
              <w:pStyle w:val="af"/>
              <w:ind w:left="0"/>
              <w:rPr>
                <w:rFonts w:ascii="Arial" w:eastAsia="Malgun Gothic" w:hAnsi="Arial" w:cs="Arial"/>
                <w:color w:val="000000"/>
                <w:sz w:val="21"/>
                <w:szCs w:val="21"/>
              </w:rPr>
            </w:pPr>
            <w:r w:rsidRPr="002A5E52">
              <w:rPr>
                <w:rFonts w:ascii="Arial" w:eastAsia="Malgun Gothic" w:hAnsi="Arial" w:cs="Arial"/>
                <w:color w:val="000000"/>
                <w:sz w:val="21"/>
                <w:szCs w:val="21"/>
              </w:rPr>
              <w:t>If an employee is injured at work or falls ill, the Company will pay the costs necessary to receive medical care in accordance with applicable law.</w:t>
            </w:r>
          </w:p>
        </w:tc>
      </w:tr>
      <w:tr w:rsidR="00811D16" w:rsidRPr="002A5E52" w14:paraId="0873CB7C" w14:textId="77777777" w:rsidTr="00487147">
        <w:trPr>
          <w:trHeight w:val="156"/>
        </w:trPr>
        <w:tc>
          <w:tcPr>
            <w:tcW w:w="1666" w:type="pct"/>
          </w:tcPr>
          <w:p w14:paraId="5E4EBE43" w14:textId="77777777" w:rsidR="00811D16" w:rsidRPr="002A5E52" w:rsidDel="00966B47" w:rsidRDefault="00811D16" w:rsidP="00811D16">
            <w:pPr>
              <w:rPr>
                <w:del w:id="1699" w:author="Mia Choi" w:date="2021-07-25T18:21:00Z"/>
                <w:rFonts w:ascii="Arial" w:eastAsia="Malgun Gothic" w:hAnsi="Arial" w:cs="Arial"/>
                <w:color w:val="000000"/>
                <w:sz w:val="21"/>
                <w:szCs w:val="21"/>
                <w:rPrChange w:id="1700" w:author="Mia Choi" w:date="2021-07-25T18:21:00Z">
                  <w:rPr>
                    <w:del w:id="1701" w:author="Mia Choi" w:date="2021-07-25T18:21:00Z"/>
                    <w:rFonts w:ascii="Malgun Gothic" w:eastAsia="Malgun Gothic" w:hAnsi="Malgun Gothic"/>
                    <w:color w:val="000000"/>
                    <w:highlight w:val="yellow"/>
                    <w:lang w:val="ru-RU"/>
                  </w:rPr>
                </w:rPrChange>
              </w:rPr>
            </w:pPr>
            <w:proofErr w:type="gramStart"/>
            <w:r w:rsidRPr="002A5E52">
              <w:rPr>
                <w:rFonts w:ascii="Arial" w:eastAsia="Malgun Gothic" w:hAnsi="Arial" w:cs="Arial" w:hint="eastAsia"/>
                <w:color w:val="000000"/>
                <w:sz w:val="21"/>
                <w:szCs w:val="21"/>
                <w:rPrChange w:id="1702" w:author="Mia Choi" w:date="2021-07-25T18:21:00Z">
                  <w:rPr>
                    <w:rFonts w:ascii="Malgun Gothic" w:eastAsia="Malgun Gothic" w:hAnsi="Malgun Gothic" w:hint="eastAsia"/>
                    <w:color w:val="000000"/>
                    <w:highlight w:val="yellow"/>
                  </w:rPr>
                </w:rPrChange>
              </w:rPr>
              <w:t>제</w:t>
            </w:r>
            <w:r w:rsidRPr="002A5E52">
              <w:rPr>
                <w:rFonts w:ascii="Arial" w:eastAsia="Malgun Gothic" w:hAnsi="Arial" w:cs="Arial"/>
                <w:color w:val="000000"/>
                <w:sz w:val="21"/>
                <w:szCs w:val="21"/>
                <w:rPrChange w:id="1703" w:author="Mia Choi" w:date="2021-07-25T18:21:00Z">
                  <w:rPr>
                    <w:rFonts w:ascii="Malgun Gothic" w:eastAsia="Malgun Gothic" w:hAnsi="Malgun Gothic"/>
                    <w:color w:val="000000"/>
                    <w:highlight w:val="yellow"/>
                    <w:u w:val="single"/>
                    <w:lang w:val="ru-RU"/>
                  </w:rPr>
                </w:rPrChange>
              </w:rPr>
              <w:t xml:space="preserve"> 78</w:t>
            </w:r>
            <w:proofErr w:type="gramEnd"/>
            <w:r w:rsidRPr="002A5E52">
              <w:rPr>
                <w:rFonts w:ascii="Arial" w:eastAsia="Malgun Gothic" w:hAnsi="Arial" w:cs="Arial" w:hint="eastAsia"/>
                <w:color w:val="000000"/>
                <w:sz w:val="21"/>
                <w:szCs w:val="21"/>
                <w:rPrChange w:id="1704" w:author="Mia Choi" w:date="2021-07-25T18:21:00Z">
                  <w:rPr>
                    <w:rFonts w:ascii="Malgun Gothic" w:eastAsia="Malgun Gothic" w:hAnsi="Malgun Gothic" w:hint="eastAsia"/>
                    <w:color w:val="000000"/>
                    <w:highlight w:val="yellow"/>
                  </w:rPr>
                </w:rPrChange>
              </w:rPr>
              <w:t>조</w:t>
            </w:r>
            <w:r w:rsidRPr="002A5E52">
              <w:rPr>
                <w:rFonts w:ascii="Arial" w:eastAsia="Malgun Gothic" w:hAnsi="Arial" w:cs="Arial"/>
                <w:color w:val="000000"/>
                <w:sz w:val="21"/>
                <w:szCs w:val="21"/>
                <w:rPrChange w:id="1705" w:author="Mia Choi" w:date="2021-07-25T18:21:00Z">
                  <w:rPr>
                    <w:rFonts w:ascii="Malgun Gothic" w:eastAsia="Malgun Gothic" w:hAnsi="Malgun Gothic"/>
                    <w:color w:val="000000"/>
                    <w:highlight w:val="yellow"/>
                    <w:u w:val="single"/>
                    <w:lang w:val="ru-RU"/>
                  </w:rPr>
                </w:rPrChange>
              </w:rPr>
              <w:t xml:space="preserve"> </w:t>
            </w:r>
            <w:del w:id="1706" w:author="Mia Choi" w:date="2021-07-25T18:21:00Z">
              <w:r w:rsidRPr="002A5E52" w:rsidDel="00966B47">
                <w:rPr>
                  <w:rFonts w:ascii="Arial" w:eastAsia="Malgun Gothic" w:hAnsi="Arial" w:cs="Arial"/>
                  <w:color w:val="000000"/>
                  <w:sz w:val="21"/>
                  <w:szCs w:val="21"/>
                  <w:rPrChange w:id="1707" w:author="Mia Choi" w:date="2021-07-25T18:21:00Z">
                    <w:rPr>
                      <w:rFonts w:ascii="Malgun Gothic" w:eastAsia="Malgun Gothic" w:hAnsi="Malgun Gothic"/>
                      <w:color w:val="000000"/>
                      <w:highlight w:val="yellow"/>
                      <w:u w:val="single"/>
                      <w:lang w:val="ru-RU"/>
                    </w:rPr>
                  </w:rPrChange>
                </w:rPr>
                <w:delText>(</w:delText>
              </w:r>
              <w:r w:rsidRPr="002A5E52" w:rsidDel="00966B47">
                <w:rPr>
                  <w:rFonts w:ascii="Arial" w:eastAsia="Malgun Gothic" w:hAnsi="Arial" w:cs="Arial" w:hint="eastAsia"/>
                  <w:color w:val="000000"/>
                  <w:sz w:val="21"/>
                  <w:szCs w:val="21"/>
                  <w:rPrChange w:id="1708" w:author="Mia Choi" w:date="2021-07-25T18:21:00Z">
                    <w:rPr>
                      <w:rFonts w:ascii="Malgun Gothic" w:eastAsia="Malgun Gothic" w:hAnsi="Malgun Gothic" w:hint="eastAsia"/>
                      <w:color w:val="000000"/>
                      <w:highlight w:val="yellow"/>
                    </w:rPr>
                  </w:rPrChange>
                </w:rPr>
                <w:delText>휴업보상</w:delText>
              </w:r>
              <w:r w:rsidRPr="002A5E52" w:rsidDel="00966B47">
                <w:rPr>
                  <w:rFonts w:ascii="Arial" w:eastAsia="Malgun Gothic" w:hAnsi="Arial" w:cs="Arial"/>
                  <w:color w:val="000000"/>
                  <w:sz w:val="21"/>
                  <w:szCs w:val="21"/>
                  <w:rPrChange w:id="1709" w:author="Mia Choi" w:date="2021-07-25T18:21:00Z">
                    <w:rPr>
                      <w:rFonts w:ascii="Malgun Gothic" w:eastAsia="Malgun Gothic" w:hAnsi="Malgun Gothic"/>
                      <w:color w:val="000000"/>
                      <w:highlight w:val="yellow"/>
                      <w:u w:val="single"/>
                      <w:lang w:val="ru-RU"/>
                    </w:rPr>
                  </w:rPrChange>
                </w:rPr>
                <w:delText>)</w:delText>
              </w:r>
            </w:del>
            <w:ins w:id="1710" w:author="Mia Choi" w:date="2021-07-25T18:21:00Z">
              <w:r w:rsidRPr="002A5E52">
                <w:rPr>
                  <w:rFonts w:ascii="Arial" w:eastAsia="Malgun Gothic" w:hAnsi="Arial" w:cs="Arial" w:hint="eastAsia"/>
                  <w:color w:val="000000"/>
                  <w:sz w:val="21"/>
                  <w:szCs w:val="21"/>
                  <w:lang w:val="ru-RU"/>
                  <w:rPrChange w:id="1711" w:author="Mia Choi" w:date="2021-07-25T18:21:00Z">
                    <w:rPr>
                      <w:rFonts w:ascii="Malgun Gothic" w:eastAsia="Malgun Gothic" w:hAnsi="Malgun Gothic" w:hint="eastAsia"/>
                      <w:color w:val="000000"/>
                      <w:highlight w:val="yellow"/>
                      <w:lang w:val="ru-RU"/>
                    </w:rPr>
                  </w:rPrChange>
                </w:rPr>
                <w:t>비적용</w:t>
              </w:r>
            </w:ins>
          </w:p>
          <w:p w14:paraId="5340CD9F" w14:textId="7B53A289" w:rsidR="00811D16" w:rsidRPr="002A5E52" w:rsidRDefault="00811D16" w:rsidP="00811D16">
            <w:pPr>
              <w:rPr>
                <w:rFonts w:ascii="Arial" w:eastAsia="Malgun Gothic" w:hAnsi="Arial" w:cs="Arial"/>
                <w:color w:val="000000"/>
                <w:sz w:val="21"/>
                <w:szCs w:val="21"/>
              </w:rPr>
            </w:pPr>
            <w:del w:id="1712" w:author="Mia Choi" w:date="2021-07-25T15:40:00Z">
              <w:r w:rsidRPr="002A5E52" w:rsidDel="00DA5DF7">
                <w:rPr>
                  <w:rFonts w:ascii="Arial" w:eastAsia="Malgun Gothic" w:hAnsi="Arial" w:cs="Arial"/>
                  <w:color w:val="000000"/>
                  <w:sz w:val="21"/>
                  <w:szCs w:val="21"/>
                  <w:rPrChange w:id="1713" w:author="Mia Choi" w:date="2021-07-25T18:21:00Z">
                    <w:rPr>
                      <w:rFonts w:ascii="Malgun Gothic" w:eastAsia="Malgun Gothic" w:hAnsi="Malgun Gothic"/>
                      <w:color w:val="000000"/>
                      <w:highlight w:val="yellow"/>
                      <w:u w:val="single"/>
                      <w:lang w:val="ru-RU"/>
                    </w:rPr>
                  </w:rPrChange>
                </w:rPr>
                <w:delText xml:space="preserve">        </w:delText>
              </w:r>
            </w:del>
            <w:del w:id="1714" w:author="Mia Choi" w:date="2021-07-25T18:21:00Z">
              <w:r w:rsidRPr="002A5E52" w:rsidDel="00966B47">
                <w:rPr>
                  <w:rFonts w:ascii="Arial" w:eastAsia="Malgun Gothic" w:hAnsi="Arial" w:cs="Arial" w:hint="eastAsia"/>
                  <w:color w:val="000000"/>
                  <w:sz w:val="21"/>
                  <w:szCs w:val="21"/>
                  <w:rPrChange w:id="1715" w:author="Mia Choi" w:date="2021-07-25T18:21:00Z">
                    <w:rPr>
                      <w:rFonts w:ascii="Malgun Gothic" w:eastAsia="Malgun Gothic" w:hAnsi="Malgun Gothic" w:hint="eastAsia"/>
                      <w:color w:val="000000"/>
                      <w:highlight w:val="yellow"/>
                    </w:rPr>
                  </w:rPrChange>
                </w:rPr>
                <w:delText>전</w:delText>
              </w:r>
              <w:r w:rsidRPr="002A5E52" w:rsidDel="00966B47">
                <w:rPr>
                  <w:rFonts w:ascii="Arial" w:eastAsia="Malgun Gothic" w:hAnsi="Arial" w:cs="Arial"/>
                  <w:color w:val="000000"/>
                  <w:sz w:val="21"/>
                  <w:szCs w:val="21"/>
                  <w:rPrChange w:id="1716" w:author="Mia Choi" w:date="2021-07-25T18:21:00Z">
                    <w:rPr>
                      <w:rFonts w:ascii="Malgun Gothic" w:eastAsia="Malgun Gothic" w:hAnsi="Malgun Gothic"/>
                      <w:color w:val="000000"/>
                      <w:highlight w:val="yellow"/>
                    </w:rPr>
                  </w:rPrChange>
                </w:rPr>
                <w:delText xml:space="preserve"> </w:delText>
              </w:r>
              <w:r w:rsidRPr="002A5E52" w:rsidDel="00966B47">
                <w:rPr>
                  <w:rFonts w:ascii="Arial" w:eastAsia="Malgun Gothic" w:hAnsi="Arial" w:cs="Arial" w:hint="eastAsia"/>
                  <w:color w:val="000000"/>
                  <w:sz w:val="21"/>
                  <w:szCs w:val="21"/>
                  <w:rPrChange w:id="1717" w:author="Mia Choi" w:date="2021-07-25T18:21:00Z">
                    <w:rPr>
                      <w:rFonts w:ascii="Malgun Gothic" w:eastAsia="Malgun Gothic" w:hAnsi="Malgun Gothic" w:hint="eastAsia"/>
                      <w:color w:val="000000"/>
                      <w:highlight w:val="yellow"/>
                    </w:rPr>
                  </w:rPrChange>
                </w:rPr>
                <w:delText>조의</w:delText>
              </w:r>
              <w:r w:rsidRPr="002A5E52" w:rsidDel="00966B47">
                <w:rPr>
                  <w:rFonts w:ascii="Arial" w:eastAsia="Malgun Gothic" w:hAnsi="Arial" w:cs="Arial"/>
                  <w:color w:val="000000"/>
                  <w:sz w:val="21"/>
                  <w:szCs w:val="21"/>
                  <w:rPrChange w:id="1718" w:author="Mia Choi" w:date="2021-07-25T18:21:00Z">
                    <w:rPr>
                      <w:rFonts w:ascii="Malgun Gothic" w:eastAsia="Malgun Gothic" w:hAnsi="Malgun Gothic"/>
                      <w:color w:val="000000"/>
                      <w:highlight w:val="yellow"/>
                    </w:rPr>
                  </w:rPrChange>
                </w:rPr>
                <w:delText xml:space="preserve"> </w:delText>
              </w:r>
              <w:r w:rsidRPr="002A5E52" w:rsidDel="00966B47">
                <w:rPr>
                  <w:rFonts w:ascii="Arial" w:eastAsia="Malgun Gothic" w:hAnsi="Arial" w:cs="Arial" w:hint="eastAsia"/>
                  <w:color w:val="000000"/>
                  <w:sz w:val="21"/>
                  <w:szCs w:val="21"/>
                  <w:rPrChange w:id="1719" w:author="Mia Choi" w:date="2021-07-25T18:21:00Z">
                    <w:rPr>
                      <w:rFonts w:ascii="Malgun Gothic" w:eastAsia="Malgun Gothic" w:hAnsi="Malgun Gothic" w:hint="eastAsia"/>
                      <w:color w:val="000000"/>
                      <w:highlight w:val="yellow"/>
                    </w:rPr>
                  </w:rPrChange>
                </w:rPr>
                <w:delText>규정에</w:delText>
              </w:r>
              <w:r w:rsidRPr="002A5E52" w:rsidDel="00966B47">
                <w:rPr>
                  <w:rFonts w:ascii="Arial" w:eastAsia="Malgun Gothic" w:hAnsi="Arial" w:cs="Arial"/>
                  <w:color w:val="000000"/>
                  <w:sz w:val="21"/>
                  <w:szCs w:val="21"/>
                  <w:rPrChange w:id="1720" w:author="Mia Choi" w:date="2021-07-25T18:21:00Z">
                    <w:rPr>
                      <w:rFonts w:ascii="Malgun Gothic" w:eastAsia="Malgun Gothic" w:hAnsi="Malgun Gothic"/>
                      <w:color w:val="000000"/>
                      <w:highlight w:val="yellow"/>
                    </w:rPr>
                  </w:rPrChange>
                </w:rPr>
                <w:delText xml:space="preserve"> </w:delText>
              </w:r>
              <w:r w:rsidRPr="002A5E52" w:rsidDel="00966B47">
                <w:rPr>
                  <w:rFonts w:ascii="Arial" w:eastAsia="Malgun Gothic" w:hAnsi="Arial" w:cs="Arial" w:hint="eastAsia"/>
                  <w:color w:val="000000"/>
                  <w:sz w:val="21"/>
                  <w:szCs w:val="21"/>
                  <w:rPrChange w:id="1721" w:author="Mia Choi" w:date="2021-07-25T18:21:00Z">
                    <w:rPr>
                      <w:rFonts w:ascii="Malgun Gothic" w:eastAsia="Malgun Gothic" w:hAnsi="Malgun Gothic" w:hint="eastAsia"/>
                      <w:color w:val="000000"/>
                      <w:highlight w:val="yellow"/>
                    </w:rPr>
                  </w:rPrChange>
                </w:rPr>
                <w:delText>의하여</w:delText>
              </w:r>
              <w:r w:rsidRPr="002A5E52" w:rsidDel="00966B47">
                <w:rPr>
                  <w:rFonts w:ascii="Arial" w:eastAsia="Malgun Gothic" w:hAnsi="Arial" w:cs="Arial"/>
                  <w:color w:val="000000"/>
                  <w:sz w:val="21"/>
                  <w:szCs w:val="21"/>
                  <w:rPrChange w:id="1722" w:author="Mia Choi" w:date="2021-07-25T18:21:00Z">
                    <w:rPr>
                      <w:rFonts w:ascii="Malgun Gothic" w:eastAsia="Malgun Gothic" w:hAnsi="Malgun Gothic"/>
                      <w:color w:val="000000"/>
                      <w:highlight w:val="yellow"/>
                    </w:rPr>
                  </w:rPrChange>
                </w:rPr>
                <w:delText xml:space="preserve"> </w:delText>
              </w:r>
              <w:r w:rsidRPr="002A5E52" w:rsidDel="00966B47">
                <w:rPr>
                  <w:rFonts w:ascii="Arial" w:eastAsia="Malgun Gothic" w:hAnsi="Arial" w:cs="Arial" w:hint="eastAsia"/>
                  <w:color w:val="000000"/>
                  <w:sz w:val="21"/>
                  <w:szCs w:val="21"/>
                  <w:rPrChange w:id="1723" w:author="Mia Choi" w:date="2021-07-25T18:21:00Z">
                    <w:rPr>
                      <w:rFonts w:ascii="Malgun Gothic" w:eastAsia="Malgun Gothic" w:hAnsi="Malgun Gothic" w:hint="eastAsia"/>
                      <w:color w:val="000000"/>
                      <w:highlight w:val="yellow"/>
                    </w:rPr>
                  </w:rPrChange>
                </w:rPr>
                <w:delText>요양</w:delText>
              </w:r>
              <w:r w:rsidRPr="002A5E52" w:rsidDel="00966B47">
                <w:rPr>
                  <w:rFonts w:ascii="Arial" w:eastAsia="Malgun Gothic" w:hAnsi="Arial" w:cs="Arial"/>
                  <w:color w:val="000000"/>
                  <w:sz w:val="21"/>
                  <w:szCs w:val="21"/>
                  <w:rPrChange w:id="1724" w:author="Mia Choi" w:date="2021-07-25T18:21:00Z">
                    <w:rPr>
                      <w:rFonts w:ascii="Malgun Gothic" w:eastAsia="Malgun Gothic" w:hAnsi="Malgun Gothic"/>
                      <w:color w:val="000000"/>
                      <w:highlight w:val="yellow"/>
                    </w:rPr>
                  </w:rPrChange>
                </w:rPr>
                <w:delText xml:space="preserve"> </w:delText>
              </w:r>
              <w:r w:rsidRPr="002A5E52" w:rsidDel="00966B47">
                <w:rPr>
                  <w:rFonts w:ascii="Arial" w:eastAsia="Malgun Gothic" w:hAnsi="Arial" w:cs="Arial" w:hint="eastAsia"/>
                  <w:color w:val="000000"/>
                  <w:sz w:val="21"/>
                  <w:szCs w:val="21"/>
                  <w:rPrChange w:id="1725" w:author="Mia Choi" w:date="2021-07-25T18:21:00Z">
                    <w:rPr>
                      <w:rFonts w:ascii="Malgun Gothic" w:eastAsia="Malgun Gothic" w:hAnsi="Malgun Gothic" w:hint="eastAsia"/>
                      <w:color w:val="000000"/>
                      <w:highlight w:val="yellow"/>
                    </w:rPr>
                  </w:rPrChange>
                </w:rPr>
                <w:delText>중에</w:delText>
              </w:r>
              <w:r w:rsidRPr="002A5E52" w:rsidDel="00966B47">
                <w:rPr>
                  <w:rFonts w:ascii="Arial" w:eastAsia="Malgun Gothic" w:hAnsi="Arial" w:cs="Arial"/>
                  <w:color w:val="000000"/>
                  <w:sz w:val="21"/>
                  <w:szCs w:val="21"/>
                  <w:rPrChange w:id="1726" w:author="Mia Choi" w:date="2021-07-25T18:21:00Z">
                    <w:rPr>
                      <w:rFonts w:ascii="Malgun Gothic" w:eastAsia="Malgun Gothic" w:hAnsi="Malgun Gothic"/>
                      <w:color w:val="000000"/>
                      <w:highlight w:val="yellow"/>
                    </w:rPr>
                  </w:rPrChange>
                </w:rPr>
                <w:delText xml:space="preserve"> </w:delText>
              </w:r>
              <w:r w:rsidRPr="002A5E52" w:rsidDel="00966B47">
                <w:rPr>
                  <w:rFonts w:ascii="Arial" w:eastAsia="Malgun Gothic" w:hAnsi="Arial" w:cs="Arial" w:hint="eastAsia"/>
                  <w:color w:val="000000"/>
                  <w:sz w:val="21"/>
                  <w:szCs w:val="21"/>
                  <w:rPrChange w:id="1727" w:author="Mia Choi" w:date="2021-07-25T18:21:00Z">
                    <w:rPr>
                      <w:rFonts w:ascii="Malgun Gothic" w:eastAsia="Malgun Gothic" w:hAnsi="Malgun Gothic" w:hint="eastAsia"/>
                      <w:color w:val="000000"/>
                      <w:highlight w:val="yellow"/>
                    </w:rPr>
                  </w:rPrChange>
                </w:rPr>
                <w:delText>있는</w:delText>
              </w:r>
              <w:r w:rsidRPr="002A5E52" w:rsidDel="00966B47">
                <w:rPr>
                  <w:rFonts w:ascii="Arial" w:eastAsia="Malgun Gothic" w:hAnsi="Arial" w:cs="Arial"/>
                  <w:color w:val="000000"/>
                  <w:sz w:val="21"/>
                  <w:szCs w:val="21"/>
                  <w:rPrChange w:id="1728" w:author="Mia Choi" w:date="2021-07-25T18:21:00Z">
                    <w:rPr>
                      <w:rFonts w:ascii="Malgun Gothic" w:eastAsia="Malgun Gothic" w:hAnsi="Malgun Gothic"/>
                      <w:color w:val="000000"/>
                      <w:highlight w:val="yellow"/>
                    </w:rPr>
                  </w:rPrChange>
                </w:rPr>
                <w:delText xml:space="preserve"> </w:delText>
              </w:r>
              <w:r w:rsidRPr="002A5E52" w:rsidDel="00966B47">
                <w:rPr>
                  <w:rFonts w:ascii="Arial" w:eastAsia="Malgun Gothic" w:hAnsi="Arial" w:cs="Arial" w:hint="eastAsia"/>
                  <w:color w:val="000000"/>
                  <w:sz w:val="21"/>
                  <w:szCs w:val="21"/>
                  <w:rPrChange w:id="1729" w:author="Mia Choi" w:date="2021-07-25T18:21:00Z">
                    <w:rPr>
                      <w:rFonts w:ascii="Malgun Gothic" w:eastAsia="Malgun Gothic" w:hAnsi="Malgun Gothic" w:hint="eastAsia"/>
                      <w:color w:val="000000"/>
                      <w:highlight w:val="yellow"/>
                    </w:rPr>
                  </w:rPrChange>
                </w:rPr>
                <w:delText>종업원에</w:delText>
              </w:r>
              <w:r w:rsidRPr="002A5E52" w:rsidDel="00966B47">
                <w:rPr>
                  <w:rFonts w:ascii="Arial" w:eastAsia="Malgun Gothic" w:hAnsi="Arial" w:cs="Arial"/>
                  <w:color w:val="000000"/>
                  <w:sz w:val="21"/>
                  <w:szCs w:val="21"/>
                  <w:rPrChange w:id="1730" w:author="Mia Choi" w:date="2021-07-25T18:21:00Z">
                    <w:rPr>
                      <w:rFonts w:ascii="Malgun Gothic" w:eastAsia="Malgun Gothic" w:hAnsi="Malgun Gothic"/>
                      <w:color w:val="000000"/>
                      <w:highlight w:val="yellow"/>
                    </w:rPr>
                  </w:rPrChange>
                </w:rPr>
                <w:delText xml:space="preserve"> </w:delText>
              </w:r>
              <w:r w:rsidRPr="002A5E52" w:rsidDel="00966B47">
                <w:rPr>
                  <w:rFonts w:ascii="Arial" w:eastAsia="Malgun Gothic" w:hAnsi="Arial" w:cs="Arial" w:hint="eastAsia"/>
                  <w:color w:val="000000"/>
                  <w:sz w:val="21"/>
                  <w:szCs w:val="21"/>
                  <w:rPrChange w:id="1731" w:author="Mia Choi" w:date="2021-07-25T18:21:00Z">
                    <w:rPr>
                      <w:rFonts w:ascii="Malgun Gothic" w:eastAsia="Malgun Gothic" w:hAnsi="Malgun Gothic" w:hint="eastAsia"/>
                      <w:color w:val="000000"/>
                      <w:highlight w:val="yellow"/>
                    </w:rPr>
                  </w:rPrChange>
                </w:rPr>
                <w:delText>대하여</w:delText>
              </w:r>
              <w:r w:rsidRPr="002A5E52" w:rsidDel="00966B47">
                <w:rPr>
                  <w:rFonts w:ascii="Arial" w:eastAsia="Malgun Gothic" w:hAnsi="Arial" w:cs="Arial"/>
                  <w:color w:val="000000"/>
                  <w:sz w:val="21"/>
                  <w:szCs w:val="21"/>
                  <w:rPrChange w:id="1732" w:author="Mia Choi" w:date="2021-07-25T18:21:00Z">
                    <w:rPr>
                      <w:rFonts w:ascii="Malgun Gothic" w:eastAsia="Malgun Gothic" w:hAnsi="Malgun Gothic"/>
                      <w:color w:val="000000"/>
                      <w:highlight w:val="yellow"/>
                    </w:rPr>
                  </w:rPrChange>
                </w:rPr>
                <w:delText xml:space="preserve"> </w:delText>
              </w:r>
              <w:r w:rsidRPr="002A5E52" w:rsidDel="00966B47">
                <w:rPr>
                  <w:rFonts w:ascii="Arial" w:eastAsia="Malgun Gothic" w:hAnsi="Arial" w:cs="Arial" w:hint="eastAsia"/>
                  <w:color w:val="000000"/>
                  <w:sz w:val="21"/>
                  <w:szCs w:val="21"/>
                  <w:rPrChange w:id="1733" w:author="Mia Choi" w:date="2021-07-25T18:21:00Z">
                    <w:rPr>
                      <w:rFonts w:ascii="Malgun Gothic" w:eastAsia="Malgun Gothic" w:hAnsi="Malgun Gothic" w:hint="eastAsia"/>
                      <w:color w:val="000000"/>
                      <w:highlight w:val="yellow"/>
                    </w:rPr>
                  </w:rPrChange>
                </w:rPr>
                <w:delText>산재보상보험법에</w:delText>
              </w:r>
              <w:r w:rsidRPr="002A5E52" w:rsidDel="00966B47">
                <w:rPr>
                  <w:rFonts w:ascii="Arial" w:eastAsia="Malgun Gothic" w:hAnsi="Arial" w:cs="Arial"/>
                  <w:color w:val="000000"/>
                  <w:sz w:val="21"/>
                  <w:szCs w:val="21"/>
                  <w:rPrChange w:id="1734" w:author="Mia Choi" w:date="2021-07-25T18:21:00Z">
                    <w:rPr>
                      <w:rFonts w:ascii="Malgun Gothic" w:eastAsia="Malgun Gothic" w:hAnsi="Malgun Gothic"/>
                      <w:color w:val="000000"/>
                      <w:highlight w:val="yellow"/>
                    </w:rPr>
                  </w:rPrChange>
                </w:rPr>
                <w:delText xml:space="preserve"> </w:delText>
              </w:r>
              <w:r w:rsidRPr="002A5E52" w:rsidDel="00966B47">
                <w:rPr>
                  <w:rFonts w:ascii="Arial" w:eastAsia="Malgun Gothic" w:hAnsi="Arial" w:cs="Arial" w:hint="eastAsia"/>
                  <w:color w:val="000000"/>
                  <w:sz w:val="21"/>
                  <w:szCs w:val="21"/>
                  <w:rPrChange w:id="1735" w:author="Mia Choi" w:date="2021-07-25T18:21:00Z">
                    <w:rPr>
                      <w:rFonts w:ascii="Malgun Gothic" w:eastAsia="Malgun Gothic" w:hAnsi="Malgun Gothic" w:hint="eastAsia"/>
                      <w:color w:val="000000"/>
                      <w:highlight w:val="yellow"/>
                    </w:rPr>
                  </w:rPrChange>
                </w:rPr>
                <w:delText>따라</w:delText>
              </w:r>
              <w:r w:rsidRPr="002A5E52" w:rsidDel="00966B47">
                <w:rPr>
                  <w:rFonts w:ascii="Arial" w:eastAsia="Malgun Gothic" w:hAnsi="Arial" w:cs="Arial"/>
                  <w:color w:val="000000"/>
                  <w:sz w:val="21"/>
                  <w:szCs w:val="21"/>
                  <w:rPrChange w:id="1736" w:author="Mia Choi" w:date="2021-07-25T18:21:00Z">
                    <w:rPr>
                      <w:rFonts w:ascii="Malgun Gothic" w:eastAsia="Malgun Gothic" w:hAnsi="Malgun Gothic"/>
                      <w:color w:val="000000"/>
                      <w:highlight w:val="yellow"/>
                    </w:rPr>
                  </w:rPrChange>
                </w:rPr>
                <w:delText xml:space="preserve"> </w:delText>
              </w:r>
              <w:r w:rsidRPr="002A5E52" w:rsidDel="00966B47">
                <w:rPr>
                  <w:rFonts w:ascii="Arial" w:eastAsia="Malgun Gothic" w:hAnsi="Arial" w:cs="Arial" w:hint="eastAsia"/>
                  <w:color w:val="000000"/>
                  <w:sz w:val="21"/>
                  <w:szCs w:val="21"/>
                  <w:rPrChange w:id="1737" w:author="Mia Choi" w:date="2021-07-25T18:21:00Z">
                    <w:rPr>
                      <w:rFonts w:ascii="Malgun Gothic" w:eastAsia="Malgun Gothic" w:hAnsi="Malgun Gothic" w:hint="eastAsia"/>
                      <w:color w:val="000000"/>
                      <w:highlight w:val="yellow"/>
                    </w:rPr>
                  </w:rPrChange>
                </w:rPr>
                <w:delText>평균임금의</w:delText>
              </w:r>
              <w:r w:rsidRPr="002A5E52" w:rsidDel="00966B47">
                <w:rPr>
                  <w:rFonts w:ascii="Arial" w:eastAsia="Malgun Gothic" w:hAnsi="Arial" w:cs="Arial"/>
                  <w:color w:val="000000"/>
                  <w:sz w:val="21"/>
                  <w:szCs w:val="21"/>
                  <w:rPrChange w:id="1738" w:author="Mia Choi" w:date="2021-07-25T18:21:00Z">
                    <w:rPr>
                      <w:rFonts w:ascii="Malgun Gothic" w:eastAsia="Malgun Gothic" w:hAnsi="Malgun Gothic"/>
                      <w:color w:val="000000"/>
                      <w:highlight w:val="yellow"/>
                    </w:rPr>
                  </w:rPrChange>
                </w:rPr>
                <w:delText xml:space="preserve"> 70%</w:delText>
              </w:r>
              <w:r w:rsidRPr="002A5E52" w:rsidDel="00966B47">
                <w:rPr>
                  <w:rFonts w:ascii="Arial" w:eastAsia="Malgun Gothic" w:hAnsi="Arial" w:cs="Arial" w:hint="eastAsia"/>
                  <w:color w:val="000000"/>
                  <w:sz w:val="21"/>
                  <w:szCs w:val="21"/>
                  <w:rPrChange w:id="1739" w:author="Mia Choi" w:date="2021-07-25T18:21:00Z">
                    <w:rPr>
                      <w:rFonts w:ascii="Malgun Gothic" w:eastAsia="Malgun Gothic" w:hAnsi="Malgun Gothic" w:hint="eastAsia"/>
                      <w:color w:val="000000"/>
                      <w:highlight w:val="yellow"/>
                    </w:rPr>
                  </w:rPrChange>
                </w:rPr>
                <w:delText>의</w:delText>
              </w:r>
              <w:r w:rsidRPr="002A5E52" w:rsidDel="00966B47">
                <w:rPr>
                  <w:rFonts w:ascii="Arial" w:eastAsia="Malgun Gothic" w:hAnsi="Arial" w:cs="Arial"/>
                  <w:color w:val="000000"/>
                  <w:sz w:val="21"/>
                  <w:szCs w:val="21"/>
                  <w:rPrChange w:id="1740" w:author="Mia Choi" w:date="2021-07-25T18:21:00Z">
                    <w:rPr>
                      <w:rFonts w:ascii="Malgun Gothic" w:eastAsia="Malgun Gothic" w:hAnsi="Malgun Gothic"/>
                      <w:color w:val="000000"/>
                      <w:highlight w:val="yellow"/>
                    </w:rPr>
                  </w:rPrChange>
                </w:rPr>
                <w:delText xml:space="preserve"> </w:delText>
              </w:r>
              <w:r w:rsidRPr="002A5E52" w:rsidDel="00966B47">
                <w:rPr>
                  <w:rFonts w:ascii="Arial" w:eastAsia="Malgun Gothic" w:hAnsi="Arial" w:cs="Arial" w:hint="eastAsia"/>
                  <w:color w:val="000000"/>
                  <w:sz w:val="21"/>
                  <w:szCs w:val="21"/>
                  <w:rPrChange w:id="1741" w:author="Mia Choi" w:date="2021-07-25T18:21:00Z">
                    <w:rPr>
                      <w:rFonts w:ascii="Malgun Gothic" w:eastAsia="Malgun Gothic" w:hAnsi="Malgun Gothic" w:hint="eastAsia"/>
                      <w:color w:val="000000"/>
                      <w:highlight w:val="yellow"/>
                    </w:rPr>
                  </w:rPrChange>
                </w:rPr>
                <w:delText>휴업보상을</w:delText>
              </w:r>
              <w:r w:rsidRPr="002A5E52" w:rsidDel="00966B47">
                <w:rPr>
                  <w:rFonts w:ascii="Arial" w:eastAsia="Malgun Gothic" w:hAnsi="Arial" w:cs="Arial"/>
                  <w:color w:val="000000"/>
                  <w:sz w:val="21"/>
                  <w:szCs w:val="21"/>
                  <w:rPrChange w:id="1742" w:author="Mia Choi" w:date="2021-07-25T18:21:00Z">
                    <w:rPr>
                      <w:rFonts w:ascii="Malgun Gothic" w:eastAsia="Malgun Gothic" w:hAnsi="Malgun Gothic"/>
                      <w:color w:val="000000"/>
                      <w:highlight w:val="yellow"/>
                    </w:rPr>
                  </w:rPrChange>
                </w:rPr>
                <w:delText xml:space="preserve"> </w:delText>
              </w:r>
              <w:r w:rsidRPr="002A5E52" w:rsidDel="00966B47">
                <w:rPr>
                  <w:rFonts w:ascii="Arial" w:eastAsia="Malgun Gothic" w:hAnsi="Arial" w:cs="Arial" w:hint="eastAsia"/>
                  <w:color w:val="000000"/>
                  <w:sz w:val="21"/>
                  <w:szCs w:val="21"/>
                  <w:rPrChange w:id="1743" w:author="Mia Choi" w:date="2021-07-25T18:21:00Z">
                    <w:rPr>
                      <w:rFonts w:ascii="Malgun Gothic" w:eastAsia="Malgun Gothic" w:hAnsi="Malgun Gothic" w:hint="eastAsia"/>
                      <w:color w:val="000000"/>
                      <w:highlight w:val="yellow"/>
                    </w:rPr>
                  </w:rPrChange>
                </w:rPr>
                <w:delText>지급한다</w:delText>
              </w:r>
              <w:r w:rsidRPr="002A5E52" w:rsidDel="00966B47">
                <w:rPr>
                  <w:rFonts w:ascii="Arial" w:eastAsia="Malgun Gothic" w:hAnsi="Arial" w:cs="Arial"/>
                  <w:color w:val="000000"/>
                  <w:sz w:val="21"/>
                  <w:szCs w:val="21"/>
                  <w:rPrChange w:id="1744" w:author="Mia Choi" w:date="2021-07-25T18:21:00Z">
                    <w:rPr>
                      <w:rFonts w:ascii="Malgun Gothic" w:eastAsia="Malgun Gothic" w:hAnsi="Malgun Gothic"/>
                      <w:color w:val="000000"/>
                      <w:highlight w:val="yellow"/>
                    </w:rPr>
                  </w:rPrChange>
                </w:rPr>
                <w:delText>.</w:delText>
              </w:r>
            </w:del>
          </w:p>
        </w:tc>
        <w:tc>
          <w:tcPr>
            <w:tcW w:w="1667" w:type="pct"/>
            <w:shd w:val="clear" w:color="auto" w:fill="auto"/>
          </w:tcPr>
          <w:p w14:paraId="781D374F" w14:textId="77777777" w:rsidR="00811D16" w:rsidRPr="002A5E52" w:rsidRDefault="00811D16" w:rsidP="00811D16">
            <w:pPr>
              <w:pStyle w:val="af"/>
              <w:ind w:left="0"/>
              <w:rPr>
                <w:rFonts w:ascii="Arial" w:eastAsia="Malgun Gothic" w:hAnsi="Arial" w:cs="Arial"/>
                <w:color w:val="000000"/>
                <w:sz w:val="21"/>
                <w:szCs w:val="21"/>
                <w:lang w:val="ru-RU"/>
              </w:rPr>
            </w:pPr>
          </w:p>
        </w:tc>
        <w:tc>
          <w:tcPr>
            <w:tcW w:w="1667" w:type="pct"/>
            <w:shd w:val="clear" w:color="auto" w:fill="auto"/>
          </w:tcPr>
          <w:p w14:paraId="13DFB6C8" w14:textId="77777777" w:rsidR="00811D16" w:rsidRPr="002A5E52" w:rsidRDefault="00811D16" w:rsidP="00811D16">
            <w:pPr>
              <w:pStyle w:val="af"/>
              <w:ind w:left="0"/>
              <w:rPr>
                <w:rFonts w:ascii="Arial" w:eastAsia="Malgun Gothic" w:hAnsi="Arial" w:cs="Arial"/>
                <w:color w:val="000000"/>
                <w:sz w:val="21"/>
                <w:szCs w:val="21"/>
              </w:rPr>
            </w:pPr>
          </w:p>
        </w:tc>
      </w:tr>
      <w:tr w:rsidR="00811D16" w:rsidRPr="002A5E52" w14:paraId="10E59B82" w14:textId="77777777" w:rsidTr="00487147">
        <w:trPr>
          <w:trHeight w:val="156"/>
        </w:trPr>
        <w:tc>
          <w:tcPr>
            <w:tcW w:w="1666" w:type="pct"/>
          </w:tcPr>
          <w:p w14:paraId="00F22E8C" w14:textId="2763D627" w:rsidR="00811D16" w:rsidRPr="002A5E52" w:rsidRDefault="00811D16" w:rsidP="00811D16">
            <w:pPr>
              <w:rPr>
                <w:rFonts w:ascii="Arial" w:eastAsia="Malgun Gothic" w:hAnsi="Arial" w:cs="Arial"/>
                <w:b/>
                <w:bCs/>
                <w:color w:val="000000"/>
                <w:sz w:val="21"/>
                <w:szCs w:val="21"/>
              </w:rPr>
            </w:pPr>
            <w:proofErr w:type="gramStart"/>
            <w:r w:rsidRPr="002A5E52">
              <w:rPr>
                <w:rFonts w:ascii="Arial" w:eastAsia="Malgun Gothic" w:hAnsi="Arial" w:cs="Arial" w:hint="eastAsia"/>
                <w:b/>
                <w:bCs/>
                <w:color w:val="000000"/>
                <w:sz w:val="21"/>
                <w:szCs w:val="21"/>
                <w:rPrChange w:id="1745" w:author="Mia Choi" w:date="2021-07-25T18:21:00Z">
                  <w:rPr>
                    <w:rFonts w:ascii="Malgun Gothic" w:eastAsia="Malgun Gothic" w:hAnsi="Malgun Gothic" w:hint="eastAsia"/>
                    <w:color w:val="000000"/>
                    <w:highlight w:val="yellow"/>
                  </w:rPr>
                </w:rPrChange>
              </w:rPr>
              <w:t>제</w:t>
            </w:r>
            <w:r w:rsidRPr="002A5E52">
              <w:rPr>
                <w:rFonts w:ascii="Arial" w:eastAsia="Malgun Gothic" w:hAnsi="Arial" w:cs="Arial"/>
                <w:b/>
                <w:bCs/>
                <w:color w:val="000000"/>
                <w:sz w:val="21"/>
                <w:szCs w:val="21"/>
                <w:rPrChange w:id="1746" w:author="Mia Choi" w:date="2021-07-25T18:21:00Z">
                  <w:rPr>
                    <w:rFonts w:ascii="Malgun Gothic" w:eastAsia="Malgun Gothic" w:hAnsi="Malgun Gothic"/>
                    <w:color w:val="000000"/>
                    <w:highlight w:val="yellow"/>
                  </w:rPr>
                </w:rPrChange>
              </w:rPr>
              <w:t xml:space="preserve"> 79</w:t>
            </w:r>
            <w:proofErr w:type="gramEnd"/>
            <w:r w:rsidRPr="002A5E52">
              <w:rPr>
                <w:rFonts w:ascii="Arial" w:eastAsia="Malgun Gothic" w:hAnsi="Arial" w:cs="Arial" w:hint="eastAsia"/>
                <w:b/>
                <w:bCs/>
                <w:color w:val="000000"/>
                <w:sz w:val="21"/>
                <w:szCs w:val="21"/>
                <w:rPrChange w:id="1747" w:author="Mia Choi" w:date="2021-07-25T18:21:00Z">
                  <w:rPr>
                    <w:rFonts w:ascii="Malgun Gothic" w:eastAsia="Malgun Gothic" w:hAnsi="Malgun Gothic" w:hint="eastAsia"/>
                    <w:color w:val="000000"/>
                    <w:highlight w:val="yellow"/>
                  </w:rPr>
                </w:rPrChange>
              </w:rPr>
              <w:t>조</w:t>
            </w:r>
            <w:r w:rsidRPr="002A5E52">
              <w:rPr>
                <w:rFonts w:ascii="Arial" w:eastAsia="Malgun Gothic" w:hAnsi="Arial" w:cs="Arial"/>
                <w:b/>
                <w:bCs/>
                <w:color w:val="000000"/>
                <w:sz w:val="21"/>
                <w:szCs w:val="21"/>
                <w:rPrChange w:id="1748" w:author="Mia Choi" w:date="2021-07-25T18:21:00Z">
                  <w:rPr>
                    <w:rFonts w:ascii="Malgun Gothic" w:eastAsia="Malgun Gothic" w:hAnsi="Malgun Gothic"/>
                    <w:color w:val="000000"/>
                    <w:highlight w:val="yellow"/>
                  </w:rPr>
                </w:rPrChange>
              </w:rPr>
              <w:t xml:space="preserve"> (</w:t>
            </w:r>
            <w:r w:rsidRPr="002A5E52">
              <w:rPr>
                <w:rFonts w:ascii="Arial" w:eastAsia="Malgun Gothic" w:hAnsi="Arial" w:cs="Arial" w:hint="eastAsia"/>
                <w:b/>
                <w:bCs/>
                <w:color w:val="000000"/>
                <w:sz w:val="21"/>
                <w:szCs w:val="21"/>
                <w:rPrChange w:id="1749" w:author="Mia Choi" w:date="2021-07-25T18:21:00Z">
                  <w:rPr>
                    <w:rFonts w:ascii="Malgun Gothic" w:eastAsia="Malgun Gothic" w:hAnsi="Malgun Gothic" w:hint="eastAsia"/>
                    <w:color w:val="000000"/>
                    <w:highlight w:val="yellow"/>
                  </w:rPr>
                </w:rPrChange>
              </w:rPr>
              <w:t>재해인정</w:t>
            </w:r>
            <w:r w:rsidRPr="002A5E52">
              <w:rPr>
                <w:rFonts w:ascii="Arial" w:eastAsia="Malgun Gothic" w:hAnsi="Arial" w:cs="Arial"/>
                <w:b/>
                <w:bCs/>
                <w:color w:val="000000"/>
                <w:sz w:val="21"/>
                <w:szCs w:val="21"/>
                <w:rPrChange w:id="1750" w:author="Mia Choi" w:date="2021-07-25T18:21:00Z">
                  <w:rPr>
                    <w:rFonts w:ascii="Malgun Gothic" w:eastAsia="Malgun Gothic" w:hAnsi="Malgun Gothic"/>
                    <w:color w:val="000000"/>
                    <w:highlight w:val="yellow"/>
                  </w:rPr>
                </w:rPrChange>
              </w:rPr>
              <w:t>)</w:t>
            </w:r>
          </w:p>
        </w:tc>
        <w:tc>
          <w:tcPr>
            <w:tcW w:w="1667" w:type="pct"/>
            <w:shd w:val="clear" w:color="auto" w:fill="auto"/>
          </w:tcPr>
          <w:p w14:paraId="65F06CCD" w14:textId="410BB65C" w:rsidR="00811D16" w:rsidRPr="002A5E52" w:rsidRDefault="00811D16" w:rsidP="00811D16">
            <w:pPr>
              <w:pStyle w:val="af"/>
              <w:ind w:left="0"/>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79 (Подтверждение несчастного случая)</w:t>
            </w:r>
          </w:p>
        </w:tc>
        <w:tc>
          <w:tcPr>
            <w:tcW w:w="1667" w:type="pct"/>
            <w:shd w:val="clear" w:color="auto" w:fill="auto"/>
          </w:tcPr>
          <w:p w14:paraId="538ADA4D" w14:textId="5A63F0E6" w:rsidR="00811D16" w:rsidRPr="002A5E52" w:rsidRDefault="00811D16" w:rsidP="00811D16">
            <w:pPr>
              <w:pStyle w:val="af"/>
              <w:ind w:left="0"/>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79 (</w:t>
            </w:r>
            <w:proofErr w:type="spellStart"/>
            <w:r w:rsidRPr="002A5E52">
              <w:rPr>
                <w:rFonts w:ascii="Arial" w:eastAsia="Malgun Gothic" w:hAnsi="Arial" w:cs="Arial"/>
                <w:b/>
                <w:bCs/>
                <w:color w:val="000000"/>
                <w:sz w:val="21"/>
                <w:szCs w:val="21"/>
              </w:rPr>
              <w:t>Comfirmation</w:t>
            </w:r>
            <w:proofErr w:type="spellEnd"/>
            <w:r w:rsidRPr="002A5E52">
              <w:rPr>
                <w:rFonts w:ascii="Arial" w:eastAsia="Malgun Gothic" w:hAnsi="Arial" w:cs="Arial"/>
                <w:b/>
                <w:bCs/>
                <w:color w:val="000000"/>
                <w:sz w:val="21"/>
                <w:szCs w:val="21"/>
              </w:rPr>
              <w:t xml:space="preserve"> of Disaster)</w:t>
            </w:r>
          </w:p>
        </w:tc>
      </w:tr>
      <w:tr w:rsidR="00811D16" w:rsidRPr="002A5E52" w14:paraId="1832AB30" w14:textId="77777777" w:rsidTr="00487147">
        <w:trPr>
          <w:trHeight w:val="156"/>
        </w:trPr>
        <w:tc>
          <w:tcPr>
            <w:tcW w:w="1666" w:type="pct"/>
          </w:tcPr>
          <w:p w14:paraId="01ACD944" w14:textId="3C1B63CB" w:rsidR="00811D16" w:rsidRPr="002A5E52" w:rsidRDefault="00811D16" w:rsidP="00811D16">
            <w:pPr>
              <w:rPr>
                <w:rFonts w:ascii="Arial" w:eastAsia="Malgun Gothic" w:hAnsi="Arial" w:cs="Arial"/>
                <w:color w:val="000000"/>
                <w:sz w:val="21"/>
                <w:szCs w:val="21"/>
              </w:rPr>
            </w:pPr>
            <w:r w:rsidRPr="002A5E52">
              <w:rPr>
                <w:rFonts w:ascii="Arial" w:eastAsia="Malgun Gothic" w:hAnsi="Arial" w:cs="Arial" w:hint="eastAsia"/>
                <w:color w:val="000000"/>
                <w:sz w:val="21"/>
                <w:szCs w:val="21"/>
                <w:rPrChange w:id="1751" w:author="Mia Choi" w:date="2021-07-25T18:21:00Z">
                  <w:rPr>
                    <w:rFonts w:ascii="Malgun Gothic" w:eastAsia="Malgun Gothic" w:hAnsi="Malgun Gothic" w:hint="eastAsia"/>
                    <w:color w:val="000000"/>
                    <w:highlight w:val="yellow"/>
                  </w:rPr>
                </w:rPrChange>
              </w:rPr>
              <w:t>전</w:t>
            </w:r>
            <w:r w:rsidRPr="002A5E52">
              <w:rPr>
                <w:rFonts w:ascii="Arial" w:eastAsia="Malgun Gothic" w:hAnsi="Arial" w:cs="Arial"/>
                <w:color w:val="000000"/>
                <w:sz w:val="21"/>
                <w:szCs w:val="21"/>
                <w:rPrChange w:id="1752" w:author="Mia Choi" w:date="2021-07-25T18:2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753" w:author="Mia Choi" w:date="2021-07-25T18:21:00Z">
                  <w:rPr>
                    <w:rFonts w:ascii="Malgun Gothic" w:eastAsia="Malgun Gothic" w:hAnsi="Malgun Gothic" w:hint="eastAsia"/>
                    <w:color w:val="000000"/>
                    <w:highlight w:val="yellow"/>
                  </w:rPr>
                </w:rPrChange>
              </w:rPr>
              <w:t>조의</w:t>
            </w:r>
            <w:r w:rsidRPr="002A5E52">
              <w:rPr>
                <w:rFonts w:ascii="Arial" w:eastAsia="Malgun Gothic" w:hAnsi="Arial" w:cs="Arial"/>
                <w:color w:val="000000"/>
                <w:sz w:val="21"/>
                <w:szCs w:val="21"/>
                <w:rPrChange w:id="1754" w:author="Mia Choi" w:date="2021-07-25T18:2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755" w:author="Mia Choi" w:date="2021-07-25T18:21:00Z">
                  <w:rPr>
                    <w:rFonts w:ascii="Malgun Gothic" w:eastAsia="Malgun Gothic" w:hAnsi="Malgun Gothic" w:hint="eastAsia"/>
                    <w:color w:val="000000"/>
                    <w:highlight w:val="yellow"/>
                  </w:rPr>
                </w:rPrChange>
              </w:rPr>
              <w:t>규정된</w:t>
            </w:r>
            <w:r w:rsidRPr="002A5E52">
              <w:rPr>
                <w:rFonts w:ascii="Arial" w:eastAsia="Malgun Gothic" w:hAnsi="Arial" w:cs="Arial"/>
                <w:color w:val="000000"/>
                <w:sz w:val="21"/>
                <w:szCs w:val="21"/>
                <w:rPrChange w:id="1756" w:author="Mia Choi" w:date="2021-07-25T18:2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757" w:author="Mia Choi" w:date="2021-07-25T18:21:00Z">
                  <w:rPr>
                    <w:rFonts w:ascii="Malgun Gothic" w:eastAsia="Malgun Gothic" w:hAnsi="Malgun Gothic" w:hint="eastAsia"/>
                    <w:color w:val="000000"/>
                    <w:highlight w:val="yellow"/>
                  </w:rPr>
                </w:rPrChange>
              </w:rPr>
              <w:t>재해사실의</w:t>
            </w:r>
            <w:r w:rsidRPr="002A5E52">
              <w:rPr>
                <w:rFonts w:ascii="Arial" w:eastAsia="Malgun Gothic" w:hAnsi="Arial" w:cs="Arial"/>
                <w:color w:val="000000"/>
                <w:sz w:val="21"/>
                <w:szCs w:val="21"/>
                <w:rPrChange w:id="1758" w:author="Mia Choi" w:date="2021-07-25T18:2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759" w:author="Mia Choi" w:date="2021-07-25T18:21:00Z">
                  <w:rPr>
                    <w:rFonts w:ascii="Malgun Gothic" w:eastAsia="Malgun Gothic" w:hAnsi="Malgun Gothic" w:hint="eastAsia"/>
                    <w:color w:val="000000"/>
                    <w:highlight w:val="yellow"/>
                  </w:rPr>
                </w:rPrChange>
              </w:rPr>
              <w:t>인정은</w:t>
            </w:r>
            <w:r w:rsidRPr="002A5E52">
              <w:rPr>
                <w:rFonts w:ascii="Arial" w:eastAsia="Malgun Gothic" w:hAnsi="Arial" w:cs="Arial"/>
                <w:color w:val="000000"/>
                <w:sz w:val="21"/>
                <w:szCs w:val="21"/>
                <w:rPrChange w:id="1760" w:author="Mia Choi" w:date="2021-07-25T18:2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761" w:author="Mia Choi" w:date="2021-07-25T18:21:00Z">
                  <w:rPr>
                    <w:rFonts w:ascii="Malgun Gothic" w:eastAsia="Malgun Gothic" w:hAnsi="Malgun Gothic" w:hint="eastAsia"/>
                    <w:color w:val="000000"/>
                    <w:highlight w:val="yellow"/>
                  </w:rPr>
                </w:rPrChange>
              </w:rPr>
              <w:t>목격자의</w:t>
            </w:r>
            <w:r w:rsidRPr="002A5E52">
              <w:rPr>
                <w:rFonts w:ascii="Arial" w:eastAsia="Malgun Gothic" w:hAnsi="Arial" w:cs="Arial"/>
                <w:color w:val="000000"/>
                <w:sz w:val="21"/>
                <w:szCs w:val="21"/>
                <w:rPrChange w:id="1762" w:author="Mia Choi" w:date="2021-07-25T18:2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763" w:author="Mia Choi" w:date="2021-07-25T18:21:00Z">
                  <w:rPr>
                    <w:rFonts w:ascii="Malgun Gothic" w:eastAsia="Malgun Gothic" w:hAnsi="Malgun Gothic" w:hint="eastAsia"/>
                    <w:color w:val="000000"/>
                    <w:highlight w:val="yellow"/>
                  </w:rPr>
                </w:rPrChange>
              </w:rPr>
              <w:t>진술</w:t>
            </w:r>
            <w:r w:rsidRPr="002A5E52">
              <w:rPr>
                <w:rFonts w:ascii="Arial" w:eastAsia="Malgun Gothic" w:hAnsi="Arial" w:cs="Arial"/>
                <w:color w:val="000000"/>
                <w:sz w:val="21"/>
                <w:szCs w:val="21"/>
                <w:rPrChange w:id="1764" w:author="Mia Choi" w:date="2021-07-25T18:2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765" w:author="Mia Choi" w:date="2021-07-25T18:21:00Z">
                  <w:rPr>
                    <w:rFonts w:ascii="Malgun Gothic" w:eastAsia="Malgun Gothic" w:hAnsi="Malgun Gothic" w:hint="eastAsia"/>
                    <w:color w:val="000000"/>
                    <w:highlight w:val="yellow"/>
                  </w:rPr>
                </w:rPrChange>
              </w:rPr>
              <w:t>및</w:t>
            </w:r>
            <w:r w:rsidRPr="002A5E52">
              <w:rPr>
                <w:rFonts w:ascii="Arial" w:eastAsia="Malgun Gothic" w:hAnsi="Arial" w:cs="Arial"/>
                <w:color w:val="000000"/>
                <w:sz w:val="21"/>
                <w:szCs w:val="21"/>
                <w:rPrChange w:id="1766" w:author="Mia Choi" w:date="2021-07-25T18:2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767" w:author="Mia Choi" w:date="2021-07-25T18:21:00Z">
                  <w:rPr>
                    <w:rFonts w:ascii="Malgun Gothic" w:eastAsia="Malgun Gothic" w:hAnsi="Malgun Gothic" w:hint="eastAsia"/>
                    <w:color w:val="000000"/>
                    <w:highlight w:val="yellow"/>
                  </w:rPr>
                </w:rPrChange>
              </w:rPr>
              <w:t>입증서류를</w:t>
            </w:r>
            <w:r w:rsidRPr="002A5E52">
              <w:rPr>
                <w:rFonts w:ascii="Arial" w:eastAsia="Malgun Gothic" w:hAnsi="Arial" w:cs="Arial"/>
                <w:color w:val="000000"/>
                <w:sz w:val="21"/>
                <w:szCs w:val="21"/>
                <w:rPrChange w:id="1768" w:author="Mia Choi" w:date="2021-07-25T18:2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769" w:author="Mia Choi" w:date="2021-07-25T18:21:00Z">
                  <w:rPr>
                    <w:rFonts w:ascii="Malgun Gothic" w:eastAsia="Malgun Gothic" w:hAnsi="Malgun Gothic" w:hint="eastAsia"/>
                    <w:color w:val="000000"/>
                    <w:highlight w:val="yellow"/>
                  </w:rPr>
                </w:rPrChange>
              </w:rPr>
              <w:t>검토하고</w:t>
            </w:r>
            <w:r w:rsidRPr="002A5E52">
              <w:rPr>
                <w:rFonts w:ascii="Arial" w:eastAsia="Malgun Gothic" w:hAnsi="Arial" w:cs="Arial"/>
                <w:color w:val="000000"/>
                <w:sz w:val="21"/>
                <w:szCs w:val="21"/>
                <w:rPrChange w:id="1770" w:author="Mia Choi" w:date="2021-07-25T18:2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771" w:author="Mia Choi" w:date="2021-07-25T18:21:00Z">
                  <w:rPr>
                    <w:rFonts w:ascii="Malgun Gothic" w:eastAsia="Malgun Gothic" w:hAnsi="Malgun Gothic" w:hint="eastAsia"/>
                    <w:color w:val="000000"/>
                    <w:highlight w:val="yellow"/>
                  </w:rPr>
                </w:rPrChange>
              </w:rPr>
              <w:t>법령에</w:t>
            </w:r>
            <w:r w:rsidRPr="002A5E52">
              <w:rPr>
                <w:rFonts w:ascii="Arial" w:eastAsia="Malgun Gothic" w:hAnsi="Arial" w:cs="Arial"/>
                <w:color w:val="000000"/>
                <w:sz w:val="21"/>
                <w:szCs w:val="21"/>
                <w:rPrChange w:id="1772" w:author="Mia Choi" w:date="2021-07-25T18:2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773" w:author="Mia Choi" w:date="2021-07-25T18:21:00Z">
                  <w:rPr>
                    <w:rFonts w:ascii="Malgun Gothic" w:eastAsia="Malgun Gothic" w:hAnsi="Malgun Gothic" w:hint="eastAsia"/>
                    <w:color w:val="000000"/>
                    <w:highlight w:val="yellow"/>
                  </w:rPr>
                </w:rPrChange>
              </w:rPr>
              <w:t>정하는</w:t>
            </w:r>
            <w:r w:rsidRPr="002A5E52">
              <w:rPr>
                <w:rFonts w:ascii="Arial" w:eastAsia="Malgun Gothic" w:hAnsi="Arial" w:cs="Arial"/>
                <w:color w:val="000000"/>
                <w:sz w:val="21"/>
                <w:szCs w:val="21"/>
                <w:rPrChange w:id="1774" w:author="Mia Choi" w:date="2021-07-25T18:2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775" w:author="Mia Choi" w:date="2021-07-25T18:21:00Z">
                  <w:rPr>
                    <w:rFonts w:ascii="Malgun Gothic" w:eastAsia="Malgun Gothic" w:hAnsi="Malgun Gothic" w:hint="eastAsia"/>
                    <w:color w:val="000000"/>
                    <w:highlight w:val="yellow"/>
                  </w:rPr>
                </w:rPrChange>
              </w:rPr>
              <w:t>바에</w:t>
            </w:r>
            <w:r w:rsidRPr="002A5E52">
              <w:rPr>
                <w:rFonts w:ascii="Arial" w:eastAsia="Malgun Gothic" w:hAnsi="Arial" w:cs="Arial"/>
                <w:color w:val="000000"/>
                <w:sz w:val="21"/>
                <w:szCs w:val="21"/>
                <w:rPrChange w:id="1776" w:author="Mia Choi" w:date="2021-07-25T18:2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777" w:author="Mia Choi" w:date="2021-07-25T18:21:00Z">
                  <w:rPr>
                    <w:rFonts w:ascii="Malgun Gothic" w:eastAsia="Malgun Gothic" w:hAnsi="Malgun Gothic" w:hint="eastAsia"/>
                    <w:color w:val="000000"/>
                    <w:highlight w:val="yellow"/>
                  </w:rPr>
                </w:rPrChange>
              </w:rPr>
              <w:t>의하여</w:t>
            </w:r>
            <w:r w:rsidRPr="002A5E52">
              <w:rPr>
                <w:rFonts w:ascii="Arial" w:eastAsia="Malgun Gothic" w:hAnsi="Arial" w:cs="Arial"/>
                <w:color w:val="000000"/>
                <w:sz w:val="21"/>
                <w:szCs w:val="21"/>
                <w:rPrChange w:id="1778" w:author="Mia Choi" w:date="2021-07-25T18:21: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779" w:author="Mia Choi" w:date="2021-07-25T18:21:00Z">
                  <w:rPr>
                    <w:rFonts w:ascii="Malgun Gothic" w:eastAsia="Malgun Gothic" w:hAnsi="Malgun Gothic" w:hint="eastAsia"/>
                    <w:color w:val="000000"/>
                    <w:highlight w:val="yellow"/>
                  </w:rPr>
                </w:rPrChange>
              </w:rPr>
              <w:t>행한다</w:t>
            </w:r>
            <w:r w:rsidRPr="002A5E52">
              <w:rPr>
                <w:rFonts w:ascii="Arial" w:eastAsia="Malgun Gothic" w:hAnsi="Arial" w:cs="Arial"/>
                <w:color w:val="000000"/>
                <w:sz w:val="21"/>
                <w:szCs w:val="21"/>
                <w:rPrChange w:id="1780" w:author="Mia Choi" w:date="2021-07-25T18:21:00Z">
                  <w:rPr>
                    <w:rFonts w:ascii="Malgun Gothic" w:eastAsia="Malgun Gothic" w:hAnsi="Malgun Gothic"/>
                    <w:color w:val="000000"/>
                    <w:highlight w:val="yellow"/>
                  </w:rPr>
                </w:rPrChange>
              </w:rPr>
              <w:t>.</w:t>
            </w:r>
          </w:p>
        </w:tc>
        <w:tc>
          <w:tcPr>
            <w:tcW w:w="1667" w:type="pct"/>
            <w:shd w:val="clear" w:color="auto" w:fill="auto"/>
          </w:tcPr>
          <w:p w14:paraId="5F17C145" w14:textId="795FABD4" w:rsidR="00811D16" w:rsidRPr="002A5E52" w:rsidRDefault="00811D16" w:rsidP="00811D16">
            <w:pPr>
              <w:pStyle w:val="af"/>
              <w:ind w:left="0"/>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 xml:space="preserve">Признание факта несчастного случая, предусмотренного в предыдущей статье, осуществляется в соответствии с положениями нормативных правовых актов после изучения </w:t>
            </w:r>
            <w:r w:rsidRPr="002A5E52">
              <w:rPr>
                <w:rFonts w:ascii="Arial" w:eastAsia="Malgun Gothic" w:hAnsi="Arial" w:cs="Arial"/>
                <w:color w:val="000000"/>
                <w:sz w:val="21"/>
                <w:szCs w:val="21"/>
                <w:lang w:val="ru-RU"/>
              </w:rPr>
              <w:lastRenderedPageBreak/>
              <w:t>свидетельских показаний и подтверждающих документов.</w:t>
            </w:r>
          </w:p>
        </w:tc>
        <w:tc>
          <w:tcPr>
            <w:tcW w:w="1667" w:type="pct"/>
            <w:shd w:val="clear" w:color="auto" w:fill="auto"/>
          </w:tcPr>
          <w:p w14:paraId="2D5E5D6B" w14:textId="379DDCA4" w:rsidR="00811D16" w:rsidRPr="002A5E52" w:rsidRDefault="00811D16" w:rsidP="00811D16">
            <w:pPr>
              <w:pStyle w:val="af"/>
              <w:ind w:left="0"/>
              <w:rPr>
                <w:rFonts w:ascii="Arial" w:eastAsia="Malgun Gothic" w:hAnsi="Arial" w:cs="Arial"/>
                <w:color w:val="000000"/>
                <w:sz w:val="21"/>
                <w:szCs w:val="21"/>
              </w:rPr>
            </w:pPr>
            <w:r w:rsidRPr="002A5E52">
              <w:rPr>
                <w:rFonts w:ascii="Arial" w:eastAsia="Malgun Gothic" w:hAnsi="Arial" w:cs="Arial"/>
                <w:color w:val="000000"/>
                <w:sz w:val="21"/>
                <w:szCs w:val="21"/>
                <w:lang w:val="ru-RU"/>
              </w:rPr>
              <w:lastRenderedPageBreak/>
              <w:t xml:space="preserve"> </w:t>
            </w:r>
            <w:r w:rsidRPr="002A5E52">
              <w:rPr>
                <w:rFonts w:ascii="Arial" w:eastAsia="Malgun Gothic" w:hAnsi="Arial" w:cs="Arial"/>
                <w:color w:val="000000"/>
                <w:sz w:val="21"/>
                <w:szCs w:val="21"/>
              </w:rPr>
              <w:t xml:space="preserve">Recognition of the fact of disaster stipulated in the preceding article is carried out in accordance with the provisions of laws and regulations after examining witness statements and supporting </w:t>
            </w:r>
            <w:r w:rsidRPr="002A5E52">
              <w:rPr>
                <w:rFonts w:ascii="Arial" w:eastAsia="Malgun Gothic" w:hAnsi="Arial" w:cs="Arial"/>
                <w:color w:val="000000"/>
                <w:sz w:val="21"/>
                <w:szCs w:val="21"/>
              </w:rPr>
              <w:lastRenderedPageBreak/>
              <w:t>documents.</w:t>
            </w:r>
          </w:p>
        </w:tc>
      </w:tr>
      <w:tr w:rsidR="00811D16" w:rsidRPr="002A5E52" w14:paraId="42FB006C" w14:textId="77777777" w:rsidTr="00487147">
        <w:trPr>
          <w:trHeight w:val="156"/>
        </w:trPr>
        <w:tc>
          <w:tcPr>
            <w:tcW w:w="1666" w:type="pct"/>
          </w:tcPr>
          <w:p w14:paraId="7B0F2009" w14:textId="31C62841" w:rsidR="00811D16" w:rsidRPr="002A5E52" w:rsidRDefault="00811D16" w:rsidP="00811D16">
            <w:pPr>
              <w:rPr>
                <w:rFonts w:ascii="Arial" w:eastAsia="Malgun Gothic" w:hAnsi="Arial" w:cs="Arial"/>
                <w:b/>
                <w:bCs/>
                <w:color w:val="000000"/>
                <w:sz w:val="21"/>
                <w:szCs w:val="21"/>
              </w:rPr>
            </w:pPr>
            <w:proofErr w:type="gramStart"/>
            <w:r w:rsidRPr="002A5E52">
              <w:rPr>
                <w:rFonts w:ascii="Arial" w:eastAsia="Malgun Gothic" w:hAnsi="Arial" w:cs="Arial" w:hint="eastAsia"/>
                <w:b/>
                <w:bCs/>
                <w:color w:val="000000"/>
                <w:sz w:val="21"/>
                <w:szCs w:val="21"/>
                <w:rPrChange w:id="1781" w:author="Mia Choi" w:date="2021-07-25T18:20:00Z">
                  <w:rPr>
                    <w:rFonts w:ascii="Malgun Gothic" w:eastAsia="Malgun Gothic" w:hAnsi="Malgun Gothic" w:hint="eastAsia"/>
                    <w:color w:val="000000"/>
                    <w:highlight w:val="yellow"/>
                  </w:rPr>
                </w:rPrChange>
              </w:rPr>
              <w:lastRenderedPageBreak/>
              <w:t>제</w:t>
            </w:r>
            <w:r w:rsidRPr="002A5E52">
              <w:rPr>
                <w:rFonts w:ascii="Arial" w:eastAsia="Malgun Gothic" w:hAnsi="Arial" w:cs="Arial"/>
                <w:b/>
                <w:bCs/>
                <w:color w:val="000000"/>
                <w:sz w:val="21"/>
                <w:szCs w:val="21"/>
                <w:rPrChange w:id="1782" w:author="Mia Choi" w:date="2021-07-25T18:20:00Z">
                  <w:rPr>
                    <w:rFonts w:ascii="Malgun Gothic" w:eastAsia="Malgun Gothic" w:hAnsi="Malgun Gothic"/>
                    <w:color w:val="000000"/>
                    <w:highlight w:val="yellow"/>
                  </w:rPr>
                </w:rPrChange>
              </w:rPr>
              <w:t xml:space="preserve"> 80</w:t>
            </w:r>
            <w:proofErr w:type="gramEnd"/>
            <w:r w:rsidRPr="002A5E52">
              <w:rPr>
                <w:rFonts w:ascii="Arial" w:eastAsia="Malgun Gothic" w:hAnsi="Arial" w:cs="Arial" w:hint="eastAsia"/>
                <w:b/>
                <w:bCs/>
                <w:color w:val="000000"/>
                <w:sz w:val="21"/>
                <w:szCs w:val="21"/>
                <w:rPrChange w:id="1783" w:author="Mia Choi" w:date="2021-07-25T18:20:00Z">
                  <w:rPr>
                    <w:rFonts w:ascii="Malgun Gothic" w:eastAsia="Malgun Gothic" w:hAnsi="Malgun Gothic" w:hint="eastAsia"/>
                    <w:color w:val="000000"/>
                    <w:highlight w:val="yellow"/>
                  </w:rPr>
                </w:rPrChange>
              </w:rPr>
              <w:t>조</w:t>
            </w:r>
            <w:r w:rsidRPr="002A5E52">
              <w:rPr>
                <w:rFonts w:ascii="Arial" w:eastAsia="Malgun Gothic" w:hAnsi="Arial" w:cs="Arial"/>
                <w:b/>
                <w:bCs/>
                <w:color w:val="000000"/>
                <w:sz w:val="21"/>
                <w:szCs w:val="21"/>
                <w:rPrChange w:id="1784"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b/>
                <w:bCs/>
                <w:color w:val="000000"/>
                <w:sz w:val="21"/>
                <w:szCs w:val="21"/>
                <w:rPrChange w:id="1785" w:author="Mia Choi" w:date="2021-07-25T18:20:00Z">
                  <w:rPr>
                    <w:rFonts w:ascii="Malgun Gothic" w:eastAsia="Malgun Gothic" w:hAnsi="Malgun Gothic" w:hint="eastAsia"/>
                    <w:color w:val="000000"/>
                    <w:highlight w:val="yellow"/>
                  </w:rPr>
                </w:rPrChange>
              </w:rPr>
              <w:t>허위</w:t>
            </w:r>
            <w:r w:rsidRPr="002A5E52">
              <w:rPr>
                <w:rFonts w:ascii="Arial" w:eastAsia="Malgun Gothic" w:hAnsi="Arial" w:cs="Arial"/>
                <w:b/>
                <w:bCs/>
                <w:color w:val="000000"/>
                <w:sz w:val="21"/>
                <w:szCs w:val="21"/>
                <w:rPrChange w:id="1786" w:author="Mia Choi" w:date="2021-07-25T18:20:00Z">
                  <w:rPr>
                    <w:rFonts w:ascii="Malgun Gothic" w:eastAsia="Malgun Gothic" w:hAnsi="Malgun Gothic"/>
                    <w:color w:val="000000"/>
                    <w:highlight w:val="yellow"/>
                  </w:rPr>
                </w:rPrChange>
              </w:rPr>
              <w:t>)</w:t>
            </w:r>
          </w:p>
        </w:tc>
        <w:tc>
          <w:tcPr>
            <w:tcW w:w="1667" w:type="pct"/>
            <w:shd w:val="clear" w:color="auto" w:fill="auto"/>
          </w:tcPr>
          <w:p w14:paraId="0E4D03E4" w14:textId="579B8683" w:rsidR="00811D16" w:rsidRPr="002A5E52" w:rsidRDefault="00811D16" w:rsidP="00811D16">
            <w:pPr>
              <w:pStyle w:val="af"/>
              <w:ind w:left="0"/>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 xml:space="preserve">Статье 80 (Дача ложных показаний) </w:t>
            </w:r>
          </w:p>
        </w:tc>
        <w:tc>
          <w:tcPr>
            <w:tcW w:w="1667" w:type="pct"/>
            <w:shd w:val="clear" w:color="auto" w:fill="auto"/>
          </w:tcPr>
          <w:p w14:paraId="3B9AF6CE" w14:textId="5A11485D" w:rsidR="00811D16" w:rsidRPr="002A5E52" w:rsidRDefault="00811D16" w:rsidP="00811D16">
            <w:pPr>
              <w:pStyle w:val="af"/>
              <w:ind w:left="0"/>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rPr>
              <w:t>Article 80 (Giving false testimony)</w:t>
            </w:r>
          </w:p>
        </w:tc>
      </w:tr>
      <w:tr w:rsidR="00811D16" w:rsidRPr="002A5E52" w14:paraId="44DA4340" w14:textId="77777777" w:rsidTr="00487147">
        <w:trPr>
          <w:trHeight w:val="156"/>
        </w:trPr>
        <w:tc>
          <w:tcPr>
            <w:tcW w:w="1666" w:type="pct"/>
          </w:tcPr>
          <w:p w14:paraId="65AAD3F9" w14:textId="1CB398D3" w:rsidR="00811D16" w:rsidRPr="002A5E52" w:rsidRDefault="00811D16" w:rsidP="00811D16">
            <w:pPr>
              <w:rPr>
                <w:rFonts w:ascii="Arial" w:eastAsia="Malgun Gothic" w:hAnsi="Arial" w:cs="Arial"/>
                <w:color w:val="000000"/>
                <w:sz w:val="21"/>
                <w:szCs w:val="21"/>
              </w:rPr>
            </w:pPr>
            <w:r w:rsidRPr="002A5E52">
              <w:rPr>
                <w:rFonts w:ascii="Arial" w:eastAsia="Malgun Gothic" w:hAnsi="Arial" w:cs="Arial" w:hint="eastAsia"/>
                <w:color w:val="000000"/>
                <w:sz w:val="21"/>
                <w:szCs w:val="21"/>
                <w:rPrChange w:id="1787" w:author="Mia Choi" w:date="2021-07-25T18:20:00Z">
                  <w:rPr>
                    <w:rFonts w:ascii="Malgun Gothic" w:eastAsia="Malgun Gothic" w:hAnsi="Malgun Gothic" w:hint="eastAsia"/>
                    <w:color w:val="000000"/>
                    <w:highlight w:val="yellow"/>
                  </w:rPr>
                </w:rPrChange>
              </w:rPr>
              <w:t>재해사실의</w:t>
            </w:r>
            <w:r w:rsidRPr="002A5E52">
              <w:rPr>
                <w:rFonts w:ascii="Arial" w:eastAsia="Malgun Gothic" w:hAnsi="Arial" w:cs="Arial"/>
                <w:color w:val="000000"/>
                <w:sz w:val="21"/>
                <w:szCs w:val="21"/>
                <w:rPrChange w:id="1788"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789" w:author="Mia Choi" w:date="2021-07-25T18:20:00Z">
                  <w:rPr>
                    <w:rFonts w:ascii="Malgun Gothic" w:eastAsia="Malgun Gothic" w:hAnsi="Malgun Gothic" w:hint="eastAsia"/>
                    <w:color w:val="000000"/>
                    <w:highlight w:val="yellow"/>
                  </w:rPr>
                </w:rPrChange>
              </w:rPr>
              <w:t>전부</w:t>
            </w:r>
            <w:r w:rsidRPr="002A5E52">
              <w:rPr>
                <w:rFonts w:ascii="Arial" w:eastAsia="Malgun Gothic" w:hAnsi="Arial" w:cs="Arial"/>
                <w:color w:val="000000"/>
                <w:sz w:val="21"/>
                <w:szCs w:val="21"/>
                <w:rPrChange w:id="1790"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791" w:author="Mia Choi" w:date="2021-07-25T18:20:00Z">
                  <w:rPr>
                    <w:rFonts w:ascii="Malgun Gothic" w:eastAsia="Malgun Gothic" w:hAnsi="Malgun Gothic" w:hint="eastAsia"/>
                    <w:color w:val="000000"/>
                    <w:highlight w:val="yellow"/>
                  </w:rPr>
                </w:rPrChange>
              </w:rPr>
              <w:t>또는</w:t>
            </w:r>
            <w:r w:rsidRPr="002A5E52">
              <w:rPr>
                <w:rFonts w:ascii="Arial" w:eastAsia="Malgun Gothic" w:hAnsi="Arial" w:cs="Arial"/>
                <w:color w:val="000000"/>
                <w:sz w:val="21"/>
                <w:szCs w:val="21"/>
                <w:rPrChange w:id="1792"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793" w:author="Mia Choi" w:date="2021-07-25T18:20:00Z">
                  <w:rPr>
                    <w:rFonts w:ascii="Malgun Gothic" w:eastAsia="Malgun Gothic" w:hAnsi="Malgun Gothic" w:hint="eastAsia"/>
                    <w:color w:val="000000"/>
                    <w:highlight w:val="yellow"/>
                  </w:rPr>
                </w:rPrChange>
              </w:rPr>
              <w:t>일부가</w:t>
            </w:r>
            <w:r w:rsidRPr="002A5E52">
              <w:rPr>
                <w:rFonts w:ascii="Arial" w:eastAsia="Malgun Gothic" w:hAnsi="Arial" w:cs="Arial"/>
                <w:color w:val="000000"/>
                <w:sz w:val="21"/>
                <w:szCs w:val="21"/>
                <w:rPrChange w:id="1794"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795" w:author="Mia Choi" w:date="2021-07-25T18:20:00Z">
                  <w:rPr>
                    <w:rFonts w:ascii="Malgun Gothic" w:eastAsia="Malgun Gothic" w:hAnsi="Malgun Gothic" w:hint="eastAsia"/>
                    <w:color w:val="000000"/>
                    <w:highlight w:val="yellow"/>
                  </w:rPr>
                </w:rPrChange>
              </w:rPr>
              <w:t>허위로</w:t>
            </w:r>
            <w:r w:rsidRPr="002A5E52">
              <w:rPr>
                <w:rFonts w:ascii="Arial" w:eastAsia="Malgun Gothic" w:hAnsi="Arial" w:cs="Arial"/>
                <w:color w:val="000000"/>
                <w:sz w:val="21"/>
                <w:szCs w:val="21"/>
                <w:rPrChange w:id="1796"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797" w:author="Mia Choi" w:date="2021-07-25T18:20:00Z">
                  <w:rPr>
                    <w:rFonts w:ascii="Malgun Gothic" w:eastAsia="Malgun Gothic" w:hAnsi="Malgun Gothic" w:hint="eastAsia"/>
                    <w:color w:val="000000"/>
                    <w:highlight w:val="yellow"/>
                  </w:rPr>
                </w:rPrChange>
              </w:rPr>
              <w:t>판명되었을</w:t>
            </w:r>
            <w:r w:rsidRPr="002A5E52">
              <w:rPr>
                <w:rFonts w:ascii="Arial" w:eastAsia="Malgun Gothic" w:hAnsi="Arial" w:cs="Arial"/>
                <w:color w:val="000000"/>
                <w:sz w:val="21"/>
                <w:szCs w:val="21"/>
                <w:rPrChange w:id="1798"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799" w:author="Mia Choi" w:date="2021-07-25T18:20:00Z">
                  <w:rPr>
                    <w:rFonts w:ascii="Malgun Gothic" w:eastAsia="Malgun Gothic" w:hAnsi="Malgun Gothic" w:hint="eastAsia"/>
                    <w:color w:val="000000"/>
                    <w:highlight w:val="yellow"/>
                  </w:rPr>
                </w:rPrChange>
              </w:rPr>
              <w:t>때에는</w:t>
            </w:r>
            <w:r w:rsidRPr="002A5E52">
              <w:rPr>
                <w:rFonts w:ascii="Arial" w:eastAsia="Malgun Gothic" w:hAnsi="Arial" w:cs="Arial"/>
                <w:color w:val="000000"/>
                <w:sz w:val="21"/>
                <w:szCs w:val="21"/>
                <w:rPrChange w:id="1800"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01" w:author="Mia Choi" w:date="2021-07-25T18:20:00Z">
                  <w:rPr>
                    <w:rFonts w:ascii="Malgun Gothic" w:eastAsia="Malgun Gothic" w:hAnsi="Malgun Gothic" w:hint="eastAsia"/>
                    <w:color w:val="000000"/>
                    <w:highlight w:val="yellow"/>
                  </w:rPr>
                </w:rPrChange>
              </w:rPr>
              <w:t>즉시</w:t>
            </w:r>
            <w:r w:rsidRPr="002A5E52">
              <w:rPr>
                <w:rFonts w:ascii="Arial" w:eastAsia="Malgun Gothic" w:hAnsi="Arial" w:cs="Arial"/>
                <w:color w:val="000000"/>
                <w:sz w:val="21"/>
                <w:szCs w:val="21"/>
                <w:rPrChange w:id="1802"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03" w:author="Mia Choi" w:date="2021-07-25T18:20:00Z">
                  <w:rPr>
                    <w:rFonts w:ascii="Malgun Gothic" w:eastAsia="Malgun Gothic" w:hAnsi="Malgun Gothic" w:hint="eastAsia"/>
                    <w:color w:val="000000"/>
                    <w:highlight w:val="yellow"/>
                  </w:rPr>
                </w:rPrChange>
              </w:rPr>
              <w:t>보상을</w:t>
            </w:r>
            <w:r w:rsidRPr="002A5E52">
              <w:rPr>
                <w:rFonts w:ascii="Arial" w:eastAsia="Malgun Gothic" w:hAnsi="Arial" w:cs="Arial"/>
                <w:color w:val="000000"/>
                <w:sz w:val="21"/>
                <w:szCs w:val="21"/>
                <w:rPrChange w:id="1804"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05" w:author="Mia Choi" w:date="2021-07-25T18:20:00Z">
                  <w:rPr>
                    <w:rFonts w:ascii="Malgun Gothic" w:eastAsia="Malgun Gothic" w:hAnsi="Malgun Gothic" w:hint="eastAsia"/>
                    <w:color w:val="000000"/>
                    <w:highlight w:val="yellow"/>
                  </w:rPr>
                </w:rPrChange>
              </w:rPr>
              <w:t>중지하고</w:t>
            </w:r>
            <w:r w:rsidRPr="002A5E52">
              <w:rPr>
                <w:rFonts w:ascii="Arial" w:eastAsia="Malgun Gothic" w:hAnsi="Arial" w:cs="Arial"/>
                <w:color w:val="000000"/>
                <w:sz w:val="21"/>
                <w:szCs w:val="21"/>
                <w:rPrChange w:id="1806"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07" w:author="Mia Choi" w:date="2021-07-25T18:20:00Z">
                  <w:rPr>
                    <w:rFonts w:ascii="Malgun Gothic" w:eastAsia="Malgun Gothic" w:hAnsi="Malgun Gothic" w:hint="eastAsia"/>
                    <w:color w:val="000000"/>
                    <w:highlight w:val="yellow"/>
                  </w:rPr>
                </w:rPrChange>
              </w:rPr>
              <w:t>이미</w:t>
            </w:r>
            <w:r w:rsidRPr="002A5E52">
              <w:rPr>
                <w:rFonts w:ascii="Arial" w:eastAsia="Malgun Gothic" w:hAnsi="Arial" w:cs="Arial"/>
                <w:color w:val="000000"/>
                <w:sz w:val="21"/>
                <w:szCs w:val="21"/>
                <w:rPrChange w:id="1808"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09" w:author="Mia Choi" w:date="2021-07-25T18:20:00Z">
                  <w:rPr>
                    <w:rFonts w:ascii="Malgun Gothic" w:eastAsia="Malgun Gothic" w:hAnsi="Malgun Gothic" w:hint="eastAsia"/>
                    <w:color w:val="000000"/>
                    <w:highlight w:val="yellow"/>
                  </w:rPr>
                </w:rPrChange>
              </w:rPr>
              <w:t>지급한</w:t>
            </w:r>
            <w:r w:rsidRPr="002A5E52">
              <w:rPr>
                <w:rFonts w:ascii="Arial" w:eastAsia="Malgun Gothic" w:hAnsi="Arial" w:cs="Arial"/>
                <w:color w:val="000000"/>
                <w:sz w:val="21"/>
                <w:szCs w:val="21"/>
                <w:rPrChange w:id="1810"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11" w:author="Mia Choi" w:date="2021-07-25T18:20:00Z">
                  <w:rPr>
                    <w:rFonts w:ascii="Malgun Gothic" w:eastAsia="Malgun Gothic" w:hAnsi="Malgun Gothic" w:hint="eastAsia"/>
                    <w:color w:val="000000"/>
                    <w:highlight w:val="yellow"/>
                  </w:rPr>
                </w:rPrChange>
              </w:rPr>
              <w:t>보상금</w:t>
            </w:r>
            <w:r w:rsidRPr="002A5E52">
              <w:rPr>
                <w:rFonts w:ascii="Arial" w:eastAsia="Malgun Gothic" w:hAnsi="Arial" w:cs="Arial"/>
                <w:color w:val="000000"/>
                <w:sz w:val="21"/>
                <w:szCs w:val="21"/>
                <w:rPrChange w:id="1812"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13" w:author="Mia Choi" w:date="2021-07-25T18:20:00Z">
                  <w:rPr>
                    <w:rFonts w:ascii="Malgun Gothic" w:eastAsia="Malgun Gothic" w:hAnsi="Malgun Gothic" w:hint="eastAsia"/>
                    <w:color w:val="000000"/>
                    <w:highlight w:val="yellow"/>
                  </w:rPr>
                </w:rPrChange>
              </w:rPr>
              <w:t>및</w:t>
            </w:r>
            <w:r w:rsidRPr="002A5E52">
              <w:rPr>
                <w:rFonts w:ascii="Arial" w:eastAsia="Malgun Gothic" w:hAnsi="Arial" w:cs="Arial"/>
                <w:color w:val="000000"/>
                <w:sz w:val="21"/>
                <w:szCs w:val="21"/>
                <w:rPrChange w:id="1814"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15" w:author="Mia Choi" w:date="2021-07-25T18:20:00Z">
                  <w:rPr>
                    <w:rFonts w:ascii="Malgun Gothic" w:eastAsia="Malgun Gothic" w:hAnsi="Malgun Gothic" w:hint="eastAsia"/>
                    <w:color w:val="000000"/>
                    <w:highlight w:val="yellow"/>
                  </w:rPr>
                </w:rPrChange>
              </w:rPr>
              <w:t>기타비용을</w:t>
            </w:r>
            <w:r w:rsidRPr="002A5E52">
              <w:rPr>
                <w:rFonts w:ascii="Arial" w:eastAsia="Malgun Gothic" w:hAnsi="Arial" w:cs="Arial"/>
                <w:color w:val="000000"/>
                <w:sz w:val="21"/>
                <w:szCs w:val="21"/>
                <w:rPrChange w:id="1816"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17" w:author="Mia Choi" w:date="2021-07-25T18:20:00Z">
                  <w:rPr>
                    <w:rFonts w:ascii="Malgun Gothic" w:eastAsia="Malgun Gothic" w:hAnsi="Malgun Gothic" w:hint="eastAsia"/>
                    <w:color w:val="000000"/>
                    <w:highlight w:val="yellow"/>
                  </w:rPr>
                </w:rPrChange>
              </w:rPr>
              <w:t>반납하게</w:t>
            </w:r>
            <w:r w:rsidRPr="002A5E52">
              <w:rPr>
                <w:rFonts w:ascii="Arial" w:eastAsia="Malgun Gothic" w:hAnsi="Arial" w:cs="Arial"/>
                <w:color w:val="000000"/>
                <w:sz w:val="21"/>
                <w:szCs w:val="21"/>
                <w:rPrChange w:id="1818"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19" w:author="Mia Choi" w:date="2021-07-25T18:20:00Z">
                  <w:rPr>
                    <w:rFonts w:ascii="Malgun Gothic" w:eastAsia="Malgun Gothic" w:hAnsi="Malgun Gothic" w:hint="eastAsia"/>
                    <w:color w:val="000000"/>
                    <w:highlight w:val="yellow"/>
                  </w:rPr>
                </w:rPrChange>
              </w:rPr>
              <w:t>하는</w:t>
            </w:r>
            <w:r w:rsidRPr="002A5E52">
              <w:rPr>
                <w:rFonts w:ascii="Arial" w:eastAsia="Malgun Gothic" w:hAnsi="Arial" w:cs="Arial"/>
                <w:color w:val="000000"/>
                <w:sz w:val="21"/>
                <w:szCs w:val="21"/>
                <w:rPrChange w:id="1820"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21" w:author="Mia Choi" w:date="2021-07-25T18:20:00Z">
                  <w:rPr>
                    <w:rFonts w:ascii="Malgun Gothic" w:eastAsia="Malgun Gothic" w:hAnsi="Malgun Gothic" w:hint="eastAsia"/>
                    <w:color w:val="000000"/>
                    <w:highlight w:val="yellow"/>
                  </w:rPr>
                </w:rPrChange>
              </w:rPr>
              <w:t>동시에</w:t>
            </w:r>
            <w:r w:rsidRPr="002A5E52">
              <w:rPr>
                <w:rFonts w:ascii="Arial" w:eastAsia="Malgun Gothic" w:hAnsi="Arial" w:cs="Arial"/>
                <w:color w:val="000000"/>
                <w:sz w:val="21"/>
                <w:szCs w:val="21"/>
                <w:rPrChange w:id="1822"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23" w:author="Mia Choi" w:date="2021-07-25T18:20:00Z">
                  <w:rPr>
                    <w:rFonts w:ascii="Malgun Gothic" w:eastAsia="Malgun Gothic" w:hAnsi="Malgun Gothic" w:hint="eastAsia"/>
                    <w:color w:val="000000"/>
                    <w:highlight w:val="yellow"/>
                  </w:rPr>
                </w:rPrChange>
              </w:rPr>
              <w:t>징계</w:t>
            </w:r>
            <w:r w:rsidRPr="002A5E52">
              <w:rPr>
                <w:rFonts w:ascii="Arial" w:eastAsia="Malgun Gothic" w:hAnsi="Arial" w:cs="Arial"/>
                <w:color w:val="000000"/>
                <w:sz w:val="21"/>
                <w:szCs w:val="21"/>
                <w:rPrChange w:id="1824"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25" w:author="Mia Choi" w:date="2021-07-25T18:20:00Z">
                  <w:rPr>
                    <w:rFonts w:ascii="Malgun Gothic" w:eastAsia="Malgun Gothic" w:hAnsi="Malgun Gothic" w:hint="eastAsia"/>
                    <w:color w:val="000000"/>
                    <w:highlight w:val="yellow"/>
                  </w:rPr>
                </w:rPrChange>
              </w:rPr>
              <w:t>조치할</w:t>
            </w:r>
            <w:r w:rsidRPr="002A5E52">
              <w:rPr>
                <w:rFonts w:ascii="Arial" w:eastAsia="Malgun Gothic" w:hAnsi="Arial" w:cs="Arial"/>
                <w:color w:val="000000"/>
                <w:sz w:val="21"/>
                <w:szCs w:val="21"/>
                <w:rPrChange w:id="1826"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27" w:author="Mia Choi" w:date="2021-07-25T18:20:00Z">
                  <w:rPr>
                    <w:rFonts w:ascii="Malgun Gothic" w:eastAsia="Malgun Gothic" w:hAnsi="Malgun Gothic" w:hint="eastAsia"/>
                    <w:color w:val="000000"/>
                    <w:highlight w:val="yellow"/>
                  </w:rPr>
                </w:rPrChange>
              </w:rPr>
              <w:t>수</w:t>
            </w:r>
            <w:r w:rsidRPr="002A5E52">
              <w:rPr>
                <w:rFonts w:ascii="Arial" w:eastAsia="Malgun Gothic" w:hAnsi="Arial" w:cs="Arial"/>
                <w:color w:val="000000"/>
                <w:sz w:val="21"/>
                <w:szCs w:val="21"/>
                <w:rPrChange w:id="1828"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29" w:author="Mia Choi" w:date="2021-07-25T18:20:00Z">
                  <w:rPr>
                    <w:rFonts w:ascii="Malgun Gothic" w:eastAsia="Malgun Gothic" w:hAnsi="Malgun Gothic" w:hint="eastAsia"/>
                    <w:color w:val="000000"/>
                    <w:highlight w:val="yellow"/>
                  </w:rPr>
                </w:rPrChange>
              </w:rPr>
              <w:t>있다</w:t>
            </w:r>
            <w:r w:rsidRPr="002A5E52">
              <w:rPr>
                <w:rFonts w:ascii="Arial" w:eastAsia="Malgun Gothic" w:hAnsi="Arial" w:cs="Arial"/>
                <w:color w:val="000000"/>
                <w:sz w:val="21"/>
                <w:szCs w:val="21"/>
                <w:rPrChange w:id="1830" w:author="Mia Choi" w:date="2021-07-25T18:20:00Z">
                  <w:rPr>
                    <w:rFonts w:ascii="Malgun Gothic" w:eastAsia="Malgun Gothic" w:hAnsi="Malgun Gothic"/>
                    <w:color w:val="000000"/>
                    <w:highlight w:val="yellow"/>
                  </w:rPr>
                </w:rPrChange>
              </w:rPr>
              <w:t>.</w:t>
            </w:r>
          </w:p>
        </w:tc>
        <w:tc>
          <w:tcPr>
            <w:tcW w:w="1667" w:type="pct"/>
            <w:shd w:val="clear" w:color="auto" w:fill="auto"/>
          </w:tcPr>
          <w:p w14:paraId="6592F3C3" w14:textId="0484412F" w:rsidR="00811D16" w:rsidRPr="002A5E52" w:rsidRDefault="00811D16" w:rsidP="00811D16">
            <w:pPr>
              <w:pStyle w:val="af"/>
              <w:ind w:left="0"/>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Если все или часть фактов касательно несчастного случая будут признаны ложными, выплата компенсации может быть прекращена, выплаченная раннее часть компенсации и другие оплаченные расходы могут быть возвращены, а также могут быть применены иные дисциплинарные меры по отношению к Работнику.</w:t>
            </w:r>
          </w:p>
        </w:tc>
        <w:tc>
          <w:tcPr>
            <w:tcW w:w="1667" w:type="pct"/>
            <w:shd w:val="clear" w:color="auto" w:fill="auto"/>
          </w:tcPr>
          <w:p w14:paraId="519E66CA" w14:textId="6411EF00" w:rsidR="00811D16" w:rsidRPr="002A5E52" w:rsidRDefault="00811D16" w:rsidP="00811D16">
            <w:pPr>
              <w:pStyle w:val="af"/>
              <w:ind w:left="0"/>
              <w:rPr>
                <w:rFonts w:ascii="Arial" w:eastAsia="Malgun Gothic" w:hAnsi="Arial" w:cs="Arial"/>
                <w:color w:val="000000"/>
                <w:sz w:val="21"/>
                <w:szCs w:val="21"/>
              </w:rPr>
            </w:pPr>
            <w:r w:rsidRPr="002A5E52">
              <w:rPr>
                <w:rFonts w:ascii="Arial" w:eastAsia="Malgun Gothic" w:hAnsi="Arial" w:cs="Arial"/>
                <w:color w:val="000000"/>
                <w:sz w:val="21"/>
                <w:szCs w:val="21"/>
              </w:rPr>
              <w:t>If all or part of the accident facts are found to be false, compensation may be immediately stopped, compensation money and other expenses already paid shall be returned, and disciplinary action may be taken.</w:t>
            </w:r>
          </w:p>
        </w:tc>
      </w:tr>
      <w:tr w:rsidR="00811D16" w:rsidRPr="002A5E52" w14:paraId="328EF5FF" w14:textId="77777777" w:rsidTr="00487147">
        <w:trPr>
          <w:trHeight w:val="156"/>
        </w:trPr>
        <w:tc>
          <w:tcPr>
            <w:tcW w:w="1666" w:type="pct"/>
          </w:tcPr>
          <w:p w14:paraId="4D3C7AF9" w14:textId="203CA54C" w:rsidR="00811D16" w:rsidRPr="002A5E52" w:rsidRDefault="00811D16" w:rsidP="00811D16">
            <w:pPr>
              <w:rPr>
                <w:rFonts w:ascii="Arial" w:eastAsia="Malgun Gothic" w:hAnsi="Arial" w:cs="Arial"/>
                <w:b/>
                <w:bCs/>
                <w:color w:val="000000"/>
                <w:sz w:val="21"/>
                <w:szCs w:val="21"/>
              </w:rPr>
            </w:pPr>
            <w:proofErr w:type="gramStart"/>
            <w:r w:rsidRPr="002A5E52">
              <w:rPr>
                <w:rFonts w:ascii="Arial" w:eastAsia="Malgun Gothic" w:hAnsi="Arial" w:cs="Arial" w:hint="eastAsia"/>
                <w:b/>
                <w:bCs/>
                <w:color w:val="000000"/>
                <w:sz w:val="21"/>
                <w:szCs w:val="21"/>
                <w:rPrChange w:id="1831" w:author="Mia Choi" w:date="2021-07-25T18:20:00Z">
                  <w:rPr>
                    <w:rFonts w:eastAsia="Malgun Gothic" w:hint="eastAsia"/>
                    <w:color w:val="000000"/>
                    <w:highlight w:val="yellow"/>
                  </w:rPr>
                </w:rPrChange>
              </w:rPr>
              <w:t>제</w:t>
            </w:r>
            <w:r w:rsidRPr="002A5E52">
              <w:rPr>
                <w:rFonts w:ascii="Arial" w:eastAsia="Malgun Gothic" w:hAnsi="Arial" w:cs="Arial"/>
                <w:b/>
                <w:bCs/>
                <w:color w:val="000000"/>
                <w:sz w:val="21"/>
                <w:szCs w:val="21"/>
                <w:rPrChange w:id="1832" w:author="Mia Choi" w:date="2021-07-25T18:20:00Z">
                  <w:rPr>
                    <w:rFonts w:eastAsia="Malgun Gothic"/>
                    <w:color w:val="000000"/>
                    <w:highlight w:val="yellow"/>
                  </w:rPr>
                </w:rPrChange>
              </w:rPr>
              <w:t xml:space="preserve"> 81</w:t>
            </w:r>
            <w:proofErr w:type="gramEnd"/>
            <w:r w:rsidRPr="002A5E52">
              <w:rPr>
                <w:rFonts w:ascii="Arial" w:eastAsia="Malgun Gothic" w:hAnsi="Arial" w:cs="Arial" w:hint="eastAsia"/>
                <w:b/>
                <w:bCs/>
                <w:color w:val="000000"/>
                <w:sz w:val="21"/>
                <w:szCs w:val="21"/>
                <w:rPrChange w:id="1833" w:author="Mia Choi" w:date="2021-07-25T18:20:00Z">
                  <w:rPr>
                    <w:rFonts w:eastAsia="Malgun Gothic" w:hint="eastAsia"/>
                    <w:color w:val="000000"/>
                    <w:highlight w:val="yellow"/>
                  </w:rPr>
                </w:rPrChange>
              </w:rPr>
              <w:t>조</w:t>
            </w:r>
            <w:r w:rsidRPr="002A5E52">
              <w:rPr>
                <w:rFonts w:ascii="Arial" w:eastAsia="Malgun Gothic" w:hAnsi="Arial" w:cs="Arial"/>
                <w:b/>
                <w:bCs/>
                <w:color w:val="000000"/>
                <w:sz w:val="21"/>
                <w:szCs w:val="21"/>
                <w:rPrChange w:id="1834" w:author="Mia Choi" w:date="2021-07-25T18:20:00Z">
                  <w:rPr>
                    <w:rFonts w:eastAsia="Malgun Gothic"/>
                    <w:color w:val="000000"/>
                    <w:highlight w:val="yellow"/>
                  </w:rPr>
                </w:rPrChange>
              </w:rPr>
              <w:t xml:space="preserve"> (</w:t>
            </w:r>
            <w:r w:rsidRPr="002A5E52">
              <w:rPr>
                <w:rFonts w:ascii="Arial" w:eastAsia="Malgun Gothic" w:hAnsi="Arial" w:cs="Arial" w:hint="eastAsia"/>
                <w:b/>
                <w:bCs/>
                <w:color w:val="000000"/>
                <w:sz w:val="21"/>
                <w:szCs w:val="21"/>
                <w:rPrChange w:id="1835" w:author="Mia Choi" w:date="2021-07-25T18:20:00Z">
                  <w:rPr>
                    <w:rFonts w:eastAsia="Malgun Gothic" w:hint="eastAsia"/>
                    <w:color w:val="000000"/>
                    <w:highlight w:val="yellow"/>
                  </w:rPr>
                </w:rPrChange>
              </w:rPr>
              <w:t>재해부조</w:t>
            </w:r>
            <w:r w:rsidRPr="002A5E52">
              <w:rPr>
                <w:rFonts w:ascii="Arial" w:eastAsia="Malgun Gothic" w:hAnsi="Arial" w:cs="Arial"/>
                <w:b/>
                <w:bCs/>
                <w:color w:val="000000"/>
                <w:sz w:val="21"/>
                <w:szCs w:val="21"/>
                <w:rPrChange w:id="1836" w:author="Mia Choi" w:date="2021-07-25T18:20:00Z">
                  <w:rPr>
                    <w:rFonts w:eastAsia="Malgun Gothic"/>
                    <w:color w:val="000000"/>
                    <w:highlight w:val="yellow"/>
                  </w:rPr>
                </w:rPrChange>
              </w:rPr>
              <w:t>)</w:t>
            </w:r>
          </w:p>
        </w:tc>
        <w:tc>
          <w:tcPr>
            <w:tcW w:w="1667" w:type="pct"/>
            <w:shd w:val="clear" w:color="auto" w:fill="auto"/>
          </w:tcPr>
          <w:p w14:paraId="244693FA" w14:textId="3C5A135B" w:rsidR="00811D16" w:rsidRPr="002A5E52" w:rsidRDefault="00811D16" w:rsidP="00811D16">
            <w:pPr>
              <w:pStyle w:val="af"/>
              <w:ind w:left="0"/>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81 (Помощь в случае стихийного бедствия)</w:t>
            </w:r>
          </w:p>
        </w:tc>
        <w:tc>
          <w:tcPr>
            <w:tcW w:w="1667" w:type="pct"/>
            <w:shd w:val="clear" w:color="auto" w:fill="auto"/>
          </w:tcPr>
          <w:p w14:paraId="42A7986A" w14:textId="3A5A5875" w:rsidR="00811D16" w:rsidRPr="002A5E52" w:rsidRDefault="00811D16" w:rsidP="00811D16">
            <w:pPr>
              <w:pStyle w:val="af"/>
              <w:ind w:left="0"/>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81 (Assistance in case of nature disaster)</w:t>
            </w:r>
          </w:p>
        </w:tc>
      </w:tr>
      <w:tr w:rsidR="00811D16" w:rsidRPr="00E17745" w14:paraId="0016F8DC" w14:textId="77777777" w:rsidTr="00487147">
        <w:trPr>
          <w:trHeight w:val="156"/>
        </w:trPr>
        <w:tc>
          <w:tcPr>
            <w:tcW w:w="1666" w:type="pct"/>
          </w:tcPr>
          <w:p w14:paraId="000C0D38" w14:textId="2D9F2A1A" w:rsidR="00811D16" w:rsidRPr="002A5E52" w:rsidRDefault="00811D16" w:rsidP="00811D16">
            <w:pPr>
              <w:rPr>
                <w:rFonts w:ascii="Arial" w:eastAsia="Malgun Gothic" w:hAnsi="Arial" w:cs="Arial"/>
                <w:color w:val="000000"/>
                <w:sz w:val="21"/>
                <w:szCs w:val="21"/>
              </w:rPr>
            </w:pPr>
            <w:r w:rsidRPr="002A5E52">
              <w:rPr>
                <w:rFonts w:ascii="Arial" w:eastAsia="Malgun Gothic" w:hAnsi="Arial" w:cs="Arial" w:hint="eastAsia"/>
                <w:color w:val="000000"/>
                <w:sz w:val="21"/>
                <w:szCs w:val="21"/>
                <w:rPrChange w:id="1837" w:author="Mia Choi" w:date="2021-07-25T18:20:00Z">
                  <w:rPr>
                    <w:rFonts w:ascii="Malgun Gothic" w:eastAsia="Malgun Gothic" w:hAnsi="Malgun Gothic" w:hint="eastAsia"/>
                    <w:color w:val="000000"/>
                    <w:highlight w:val="yellow"/>
                  </w:rPr>
                </w:rPrChange>
              </w:rPr>
              <w:t>회사는</w:t>
            </w:r>
            <w:r w:rsidRPr="002A5E52">
              <w:rPr>
                <w:rFonts w:ascii="Arial" w:eastAsia="Malgun Gothic" w:hAnsi="Arial" w:cs="Arial"/>
                <w:color w:val="000000"/>
                <w:sz w:val="21"/>
                <w:szCs w:val="21"/>
                <w:rPrChange w:id="1838"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39" w:author="Mia Choi" w:date="2021-07-25T18:20:00Z">
                  <w:rPr>
                    <w:rFonts w:ascii="Malgun Gothic" w:eastAsia="Malgun Gothic" w:hAnsi="Malgun Gothic" w:hint="eastAsia"/>
                    <w:color w:val="000000"/>
                    <w:highlight w:val="yellow"/>
                  </w:rPr>
                </w:rPrChange>
              </w:rPr>
              <w:t>업무상과</w:t>
            </w:r>
            <w:r w:rsidRPr="002A5E52">
              <w:rPr>
                <w:rFonts w:ascii="Arial" w:eastAsia="Malgun Gothic" w:hAnsi="Arial" w:cs="Arial"/>
                <w:color w:val="000000"/>
                <w:sz w:val="21"/>
                <w:szCs w:val="21"/>
                <w:rPrChange w:id="1840"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41" w:author="Mia Choi" w:date="2021-07-25T18:20:00Z">
                  <w:rPr>
                    <w:rFonts w:ascii="Malgun Gothic" w:eastAsia="Malgun Gothic" w:hAnsi="Malgun Gothic" w:hint="eastAsia"/>
                    <w:color w:val="000000"/>
                    <w:highlight w:val="yellow"/>
                  </w:rPr>
                </w:rPrChange>
              </w:rPr>
              <w:t>업무</w:t>
            </w:r>
            <w:r w:rsidRPr="002A5E52">
              <w:rPr>
                <w:rFonts w:ascii="Arial" w:eastAsia="Malgun Gothic" w:hAnsi="Arial" w:cs="Arial"/>
                <w:color w:val="000000"/>
                <w:sz w:val="21"/>
                <w:szCs w:val="21"/>
                <w:rPrChange w:id="1842"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43" w:author="Mia Choi" w:date="2021-07-25T18:20:00Z">
                  <w:rPr>
                    <w:rFonts w:ascii="Malgun Gothic" w:eastAsia="Malgun Gothic" w:hAnsi="Malgun Gothic" w:hint="eastAsia"/>
                    <w:color w:val="000000"/>
                    <w:highlight w:val="yellow"/>
                  </w:rPr>
                </w:rPrChange>
              </w:rPr>
              <w:t>외의</w:t>
            </w:r>
            <w:r w:rsidRPr="002A5E52">
              <w:rPr>
                <w:rFonts w:ascii="Arial" w:eastAsia="Malgun Gothic" w:hAnsi="Arial" w:cs="Arial"/>
                <w:color w:val="000000"/>
                <w:sz w:val="21"/>
                <w:szCs w:val="21"/>
                <w:rPrChange w:id="1844"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45" w:author="Mia Choi" w:date="2021-07-25T18:20:00Z">
                  <w:rPr>
                    <w:rFonts w:ascii="Malgun Gothic" w:eastAsia="Malgun Gothic" w:hAnsi="Malgun Gothic" w:hint="eastAsia"/>
                    <w:color w:val="000000"/>
                    <w:highlight w:val="yellow"/>
                  </w:rPr>
                </w:rPrChange>
              </w:rPr>
              <w:t>부상</w:t>
            </w:r>
            <w:r w:rsidRPr="002A5E52">
              <w:rPr>
                <w:rFonts w:ascii="Arial" w:eastAsia="Malgun Gothic" w:hAnsi="Arial" w:cs="Arial"/>
                <w:color w:val="000000"/>
                <w:sz w:val="21"/>
                <w:szCs w:val="21"/>
                <w:rPrChange w:id="1846"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47" w:author="Mia Choi" w:date="2021-07-25T18:20:00Z">
                  <w:rPr>
                    <w:rFonts w:ascii="Malgun Gothic" w:eastAsia="Malgun Gothic" w:hAnsi="Malgun Gothic" w:hint="eastAsia"/>
                    <w:color w:val="000000"/>
                    <w:highlight w:val="yellow"/>
                  </w:rPr>
                </w:rPrChange>
              </w:rPr>
              <w:t>또는</w:t>
            </w:r>
            <w:r w:rsidRPr="002A5E52">
              <w:rPr>
                <w:rFonts w:ascii="Arial" w:eastAsia="Malgun Gothic" w:hAnsi="Arial" w:cs="Arial"/>
                <w:color w:val="000000"/>
                <w:sz w:val="21"/>
                <w:szCs w:val="21"/>
                <w:rPrChange w:id="1848"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49" w:author="Mia Choi" w:date="2021-07-25T18:20:00Z">
                  <w:rPr>
                    <w:rFonts w:ascii="Malgun Gothic" w:eastAsia="Malgun Gothic" w:hAnsi="Malgun Gothic" w:hint="eastAsia"/>
                    <w:color w:val="000000"/>
                    <w:highlight w:val="yellow"/>
                  </w:rPr>
                </w:rPrChange>
              </w:rPr>
              <w:t>질병에</w:t>
            </w:r>
            <w:r w:rsidRPr="002A5E52">
              <w:rPr>
                <w:rFonts w:ascii="Arial" w:eastAsia="Malgun Gothic" w:hAnsi="Arial" w:cs="Arial"/>
                <w:color w:val="000000"/>
                <w:sz w:val="21"/>
                <w:szCs w:val="21"/>
                <w:rPrChange w:id="1850"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51" w:author="Mia Choi" w:date="2021-07-25T18:20:00Z">
                  <w:rPr>
                    <w:rFonts w:ascii="Malgun Gothic" w:eastAsia="Malgun Gothic" w:hAnsi="Malgun Gothic" w:hint="eastAsia"/>
                    <w:color w:val="000000"/>
                    <w:highlight w:val="yellow"/>
                  </w:rPr>
                </w:rPrChange>
              </w:rPr>
              <w:t>걸린</w:t>
            </w:r>
            <w:r w:rsidRPr="002A5E52">
              <w:rPr>
                <w:rFonts w:ascii="Arial" w:eastAsia="Malgun Gothic" w:hAnsi="Arial" w:cs="Arial"/>
                <w:color w:val="000000"/>
                <w:sz w:val="21"/>
                <w:szCs w:val="21"/>
                <w:rPrChange w:id="1852"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53" w:author="Mia Choi" w:date="2021-07-25T18:20:00Z">
                  <w:rPr>
                    <w:rFonts w:ascii="Malgun Gothic" w:eastAsia="Malgun Gothic" w:hAnsi="Malgun Gothic" w:hint="eastAsia"/>
                    <w:color w:val="000000"/>
                    <w:highlight w:val="yellow"/>
                  </w:rPr>
                </w:rPrChange>
              </w:rPr>
              <w:t>경우</w:t>
            </w:r>
            <w:r w:rsidRPr="002A5E52">
              <w:rPr>
                <w:rFonts w:ascii="Arial" w:eastAsia="Malgun Gothic" w:hAnsi="Arial" w:cs="Arial"/>
                <w:color w:val="000000"/>
                <w:sz w:val="21"/>
                <w:szCs w:val="21"/>
                <w:rPrChange w:id="1854"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55" w:author="Mia Choi" w:date="2021-07-25T18:20:00Z">
                  <w:rPr>
                    <w:rFonts w:ascii="Malgun Gothic" w:eastAsia="Malgun Gothic" w:hAnsi="Malgun Gothic" w:hint="eastAsia"/>
                    <w:color w:val="000000"/>
                    <w:highlight w:val="yellow"/>
                  </w:rPr>
                </w:rPrChange>
              </w:rPr>
              <w:t>사장의</w:t>
            </w:r>
            <w:r w:rsidRPr="002A5E52">
              <w:rPr>
                <w:rFonts w:ascii="Arial" w:eastAsia="Malgun Gothic" w:hAnsi="Arial" w:cs="Arial"/>
                <w:color w:val="000000"/>
                <w:sz w:val="21"/>
                <w:szCs w:val="21"/>
                <w:rPrChange w:id="1856"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57" w:author="Mia Choi" w:date="2021-07-25T18:20:00Z">
                  <w:rPr>
                    <w:rFonts w:ascii="Malgun Gothic" w:eastAsia="Malgun Gothic" w:hAnsi="Malgun Gothic" w:hint="eastAsia"/>
                    <w:color w:val="000000"/>
                    <w:highlight w:val="yellow"/>
                  </w:rPr>
                </w:rPrChange>
              </w:rPr>
              <w:t>재가로</w:t>
            </w:r>
            <w:r w:rsidRPr="002A5E52">
              <w:rPr>
                <w:rFonts w:ascii="Arial" w:eastAsia="Malgun Gothic" w:hAnsi="Arial" w:cs="Arial"/>
                <w:color w:val="000000"/>
                <w:sz w:val="21"/>
                <w:szCs w:val="21"/>
                <w:rPrChange w:id="1858"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59" w:author="Mia Choi" w:date="2021-07-25T18:20:00Z">
                  <w:rPr>
                    <w:rFonts w:ascii="Malgun Gothic" w:eastAsia="Malgun Gothic" w:hAnsi="Malgun Gothic" w:hint="eastAsia"/>
                    <w:color w:val="000000"/>
                    <w:highlight w:val="yellow"/>
                  </w:rPr>
                </w:rPrChange>
              </w:rPr>
              <w:t>부조금을</w:t>
            </w:r>
            <w:r w:rsidRPr="002A5E52">
              <w:rPr>
                <w:rFonts w:ascii="Arial" w:eastAsia="Malgun Gothic" w:hAnsi="Arial" w:cs="Arial"/>
                <w:color w:val="000000"/>
                <w:sz w:val="21"/>
                <w:szCs w:val="21"/>
                <w:rPrChange w:id="1860"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61" w:author="Mia Choi" w:date="2021-07-25T18:20:00Z">
                  <w:rPr>
                    <w:rFonts w:ascii="Malgun Gothic" w:eastAsia="Malgun Gothic" w:hAnsi="Malgun Gothic" w:hint="eastAsia"/>
                    <w:color w:val="000000"/>
                    <w:highlight w:val="yellow"/>
                  </w:rPr>
                </w:rPrChange>
              </w:rPr>
              <w:t>지급할</w:t>
            </w:r>
            <w:r w:rsidRPr="002A5E52">
              <w:rPr>
                <w:rFonts w:ascii="Arial" w:eastAsia="Malgun Gothic" w:hAnsi="Arial" w:cs="Arial"/>
                <w:color w:val="000000"/>
                <w:sz w:val="21"/>
                <w:szCs w:val="21"/>
                <w:rPrChange w:id="1862"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63" w:author="Mia Choi" w:date="2021-07-25T18:20:00Z">
                  <w:rPr>
                    <w:rFonts w:ascii="Malgun Gothic" w:eastAsia="Malgun Gothic" w:hAnsi="Malgun Gothic" w:hint="eastAsia"/>
                    <w:color w:val="000000"/>
                    <w:highlight w:val="yellow"/>
                  </w:rPr>
                </w:rPrChange>
              </w:rPr>
              <w:t>수</w:t>
            </w:r>
            <w:r w:rsidRPr="002A5E52">
              <w:rPr>
                <w:rFonts w:ascii="Arial" w:eastAsia="Malgun Gothic" w:hAnsi="Arial" w:cs="Arial"/>
                <w:color w:val="000000"/>
                <w:sz w:val="21"/>
                <w:szCs w:val="21"/>
                <w:rPrChange w:id="1864" w:author="Mia Choi" w:date="2021-07-25T18:20:00Z">
                  <w:rPr>
                    <w:rFonts w:ascii="Malgun Gothic" w:eastAsia="Malgun Gothic" w:hAnsi="Malgun Gothic"/>
                    <w:color w:val="000000"/>
                    <w:highlight w:val="yellow"/>
                  </w:rPr>
                </w:rPrChange>
              </w:rPr>
              <w:t xml:space="preserve"> </w:t>
            </w:r>
            <w:r w:rsidRPr="002A5E52">
              <w:rPr>
                <w:rFonts w:ascii="Arial" w:eastAsia="Malgun Gothic" w:hAnsi="Arial" w:cs="Arial" w:hint="eastAsia"/>
                <w:color w:val="000000"/>
                <w:sz w:val="21"/>
                <w:szCs w:val="21"/>
                <w:rPrChange w:id="1865" w:author="Mia Choi" w:date="2021-07-25T18:20:00Z">
                  <w:rPr>
                    <w:rFonts w:ascii="Malgun Gothic" w:eastAsia="Malgun Gothic" w:hAnsi="Malgun Gothic" w:hint="eastAsia"/>
                    <w:color w:val="000000"/>
                    <w:highlight w:val="yellow"/>
                  </w:rPr>
                </w:rPrChange>
              </w:rPr>
              <w:t>있다</w:t>
            </w:r>
            <w:r w:rsidRPr="002A5E52">
              <w:rPr>
                <w:rFonts w:ascii="Arial" w:eastAsia="Malgun Gothic" w:hAnsi="Arial" w:cs="Arial"/>
                <w:color w:val="000000"/>
                <w:sz w:val="21"/>
                <w:szCs w:val="21"/>
                <w:rPrChange w:id="1866" w:author="Mia Choi" w:date="2021-07-25T18:20:00Z">
                  <w:rPr>
                    <w:rFonts w:ascii="Malgun Gothic" w:eastAsia="Malgun Gothic" w:hAnsi="Malgun Gothic"/>
                    <w:color w:val="000000"/>
                    <w:highlight w:val="yellow"/>
                  </w:rPr>
                </w:rPrChange>
              </w:rPr>
              <w:t>.</w:t>
            </w:r>
          </w:p>
        </w:tc>
        <w:tc>
          <w:tcPr>
            <w:tcW w:w="1667" w:type="pct"/>
            <w:shd w:val="clear" w:color="auto" w:fill="auto"/>
          </w:tcPr>
          <w:p w14:paraId="6963C37B" w14:textId="75042DB3" w:rsidR="00811D16" w:rsidRPr="002A5E52" w:rsidRDefault="00811D16" w:rsidP="00811D16">
            <w:pPr>
              <w:pStyle w:val="af"/>
              <w:ind w:left="0"/>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Компания может выплачивать субсидии по усмотрению Главы в случае получения Работником производственной травмы или развития у него заболевания, полученного им при исполнении рабочих обязанностей в условиях стихийного бедствия.</w:t>
            </w:r>
          </w:p>
        </w:tc>
        <w:tc>
          <w:tcPr>
            <w:tcW w:w="1667" w:type="pct"/>
            <w:shd w:val="clear" w:color="auto" w:fill="auto"/>
          </w:tcPr>
          <w:p w14:paraId="334F30FC" w14:textId="6F730DC0" w:rsidR="00811D16" w:rsidRPr="002A5E52" w:rsidRDefault="00F946DC" w:rsidP="00811D16">
            <w:pPr>
              <w:pStyle w:val="af"/>
              <w:ind w:left="0"/>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Компания может выплачивать субсидии по усмотрению Главы в случае получения Работником производственной травмы или развития у него заболевания, полученного им при исполнении рабочих обязанностей в условиях стихийного бедствия.</w:t>
            </w:r>
          </w:p>
        </w:tc>
      </w:tr>
      <w:tr w:rsidR="00F946DC" w:rsidRPr="002A5E52" w14:paraId="07111F91" w14:textId="77777777" w:rsidTr="00487147">
        <w:trPr>
          <w:trHeight w:val="156"/>
        </w:trPr>
        <w:tc>
          <w:tcPr>
            <w:tcW w:w="1666" w:type="pct"/>
          </w:tcPr>
          <w:p w14:paraId="7CCE92E4" w14:textId="4CFD07D4" w:rsidR="00F946DC" w:rsidRPr="002A5E52" w:rsidRDefault="00F946DC" w:rsidP="00F946DC">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10</w:t>
            </w:r>
            <w:proofErr w:type="gramEnd"/>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장</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상벌</w:t>
            </w:r>
          </w:p>
        </w:tc>
        <w:tc>
          <w:tcPr>
            <w:tcW w:w="1667" w:type="pct"/>
            <w:shd w:val="clear" w:color="auto" w:fill="auto"/>
          </w:tcPr>
          <w:p w14:paraId="1BE63D93" w14:textId="3763C34B" w:rsidR="00F946DC" w:rsidRPr="002A5E52" w:rsidRDefault="00F946DC" w:rsidP="00F946DC">
            <w:pPr>
              <w:pStyle w:val="af"/>
              <w:ind w:left="0"/>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Г</w:t>
            </w:r>
            <w:r w:rsidR="002A5E52" w:rsidRPr="002A5E52">
              <w:rPr>
                <w:rFonts w:ascii="Arial" w:eastAsia="Malgun Gothic" w:hAnsi="Arial" w:cs="Arial"/>
                <w:b/>
                <w:bCs/>
                <w:color w:val="000000"/>
                <w:sz w:val="21"/>
                <w:szCs w:val="21"/>
                <w:lang w:val="ru-RU"/>
              </w:rPr>
              <w:t>ЛАВА</w:t>
            </w:r>
            <w:r w:rsidRPr="002A5E52">
              <w:rPr>
                <w:rFonts w:ascii="Arial" w:eastAsia="Malgun Gothic" w:hAnsi="Arial" w:cs="Arial"/>
                <w:b/>
                <w:bCs/>
                <w:color w:val="000000"/>
                <w:sz w:val="21"/>
                <w:szCs w:val="21"/>
                <w:lang w:val="ru-RU"/>
              </w:rPr>
              <w:t xml:space="preserve"> 10</w:t>
            </w:r>
            <w:r w:rsidR="002A5E52" w:rsidRPr="002A5E52">
              <w:rPr>
                <w:rFonts w:ascii="Arial" w:eastAsia="Malgun Gothic" w:hAnsi="Arial" w:cs="Arial"/>
                <w:b/>
                <w:bCs/>
                <w:color w:val="000000"/>
                <w:sz w:val="21"/>
                <w:szCs w:val="21"/>
                <w:lang w:val="en-GB"/>
              </w:rPr>
              <w:t xml:space="preserve">. </w:t>
            </w:r>
            <w:r w:rsidRPr="002A5E52">
              <w:rPr>
                <w:rFonts w:ascii="Arial" w:eastAsia="Malgun Gothic" w:hAnsi="Arial" w:cs="Arial"/>
                <w:b/>
                <w:bCs/>
                <w:color w:val="000000"/>
                <w:sz w:val="21"/>
                <w:szCs w:val="21"/>
                <w:lang w:val="ru-RU"/>
              </w:rPr>
              <w:t>Н</w:t>
            </w:r>
            <w:r w:rsidR="002A5E52" w:rsidRPr="002A5E52">
              <w:rPr>
                <w:rFonts w:ascii="Arial" w:eastAsia="Malgun Gothic" w:hAnsi="Arial" w:cs="Arial"/>
                <w:b/>
                <w:bCs/>
                <w:color w:val="000000"/>
                <w:sz w:val="21"/>
                <w:szCs w:val="21"/>
                <w:lang w:val="ru-RU"/>
              </w:rPr>
              <w:t>АЗНАЧЕНИЕ НАКАЗАНИЯ</w:t>
            </w:r>
          </w:p>
        </w:tc>
        <w:tc>
          <w:tcPr>
            <w:tcW w:w="1667" w:type="pct"/>
            <w:shd w:val="clear" w:color="auto" w:fill="auto"/>
          </w:tcPr>
          <w:p w14:paraId="6AD4F6E8" w14:textId="2E0CD173" w:rsidR="00F946DC" w:rsidRPr="002A5E52" w:rsidRDefault="00F946DC" w:rsidP="00F946DC">
            <w:pPr>
              <w:pStyle w:val="af"/>
              <w:ind w:left="0"/>
              <w:rPr>
                <w:rFonts w:ascii="Arial" w:eastAsia="Malgun Gothic" w:hAnsi="Arial" w:cs="Arial"/>
                <w:b/>
                <w:bCs/>
                <w:color w:val="000000"/>
                <w:sz w:val="21"/>
                <w:szCs w:val="21"/>
              </w:rPr>
            </w:pPr>
            <w:r w:rsidRPr="002A5E52">
              <w:rPr>
                <w:rFonts w:ascii="Arial" w:eastAsia="Malgun Gothic" w:hAnsi="Arial" w:cs="Arial"/>
                <w:b/>
                <w:bCs/>
                <w:color w:val="000000"/>
                <w:sz w:val="21"/>
                <w:szCs w:val="21"/>
              </w:rPr>
              <w:t>Chapter 10</w:t>
            </w:r>
            <w:r w:rsidR="002A5E52" w:rsidRPr="002A5E52">
              <w:rPr>
                <w:rFonts w:ascii="Arial" w:eastAsia="Malgun Gothic" w:hAnsi="Arial" w:cs="Arial"/>
                <w:b/>
                <w:bCs/>
                <w:color w:val="000000"/>
                <w:sz w:val="21"/>
                <w:szCs w:val="21"/>
              </w:rPr>
              <w:t>. REWARD AND PUNISHMENT</w:t>
            </w:r>
          </w:p>
        </w:tc>
      </w:tr>
      <w:tr w:rsidR="00F946DC" w:rsidRPr="002A5E52" w14:paraId="4688805C" w14:textId="77777777" w:rsidTr="00487147">
        <w:trPr>
          <w:trHeight w:val="156"/>
        </w:trPr>
        <w:tc>
          <w:tcPr>
            <w:tcW w:w="1666" w:type="pct"/>
          </w:tcPr>
          <w:p w14:paraId="0100A552" w14:textId="222239AB" w:rsidR="00F946DC" w:rsidRPr="002A5E52" w:rsidRDefault="00F946DC" w:rsidP="00F946DC">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82</w:t>
            </w:r>
            <w:proofErr w:type="gramEnd"/>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상벌</w:t>
            </w:r>
            <w:r w:rsidRPr="002A5E52">
              <w:rPr>
                <w:rFonts w:ascii="Arial" w:eastAsia="Malgun Gothic" w:hAnsi="Arial" w:cs="Arial"/>
                <w:b/>
                <w:bCs/>
                <w:color w:val="000000"/>
                <w:sz w:val="21"/>
                <w:szCs w:val="21"/>
              </w:rPr>
              <w:t>)</w:t>
            </w:r>
          </w:p>
        </w:tc>
        <w:tc>
          <w:tcPr>
            <w:tcW w:w="1667" w:type="pct"/>
            <w:shd w:val="clear" w:color="auto" w:fill="auto"/>
          </w:tcPr>
          <w:p w14:paraId="10D2EB1F" w14:textId="6A3506D4" w:rsidR="00F946DC" w:rsidRPr="002A5E52" w:rsidRDefault="00F946DC" w:rsidP="00F946DC">
            <w:pPr>
              <w:pStyle w:val="af"/>
              <w:ind w:left="0"/>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82 (Назначение наказания)</w:t>
            </w:r>
          </w:p>
        </w:tc>
        <w:tc>
          <w:tcPr>
            <w:tcW w:w="1667" w:type="pct"/>
            <w:shd w:val="clear" w:color="auto" w:fill="auto"/>
          </w:tcPr>
          <w:p w14:paraId="0692BDD0" w14:textId="4669AAE2" w:rsidR="00F946DC" w:rsidRPr="002A5E52" w:rsidRDefault="00F946DC" w:rsidP="00F946DC">
            <w:pPr>
              <w:pStyle w:val="af"/>
              <w:ind w:left="0"/>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82 (Penalty and Punishment)</w:t>
            </w:r>
          </w:p>
        </w:tc>
      </w:tr>
      <w:tr w:rsidR="00F946DC" w:rsidRPr="002A5E52" w14:paraId="7126324C" w14:textId="77777777" w:rsidTr="00487147">
        <w:trPr>
          <w:trHeight w:val="156"/>
        </w:trPr>
        <w:tc>
          <w:tcPr>
            <w:tcW w:w="1666" w:type="pct"/>
          </w:tcPr>
          <w:p w14:paraId="7E89759A" w14:textId="160B0CF2" w:rsidR="00F946DC" w:rsidRPr="002A5E52" w:rsidRDefault="00F946DC" w:rsidP="00F946DC">
            <w:pPr>
              <w:rPr>
                <w:rFonts w:ascii="Arial" w:eastAsia="Malgun Gothic" w:hAnsi="Arial" w:cs="Arial"/>
                <w:color w:val="000000"/>
                <w:sz w:val="21"/>
                <w:szCs w:val="21"/>
              </w:rPr>
            </w:pPr>
            <w:r w:rsidRPr="002A5E52">
              <w:rPr>
                <w:rFonts w:ascii="Arial" w:eastAsia="Malgun Gothic" w:hAnsi="Arial" w:cs="Arial"/>
                <w:color w:val="000000"/>
                <w:sz w:val="21"/>
                <w:szCs w:val="21"/>
              </w:rPr>
              <w:t>회사는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종업원에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대한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표창</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및</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징계는</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별도규정에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의한다</w:t>
            </w:r>
            <w:r w:rsidRPr="002A5E52">
              <w:rPr>
                <w:rFonts w:ascii="Arial" w:eastAsia="Malgun Gothic" w:hAnsi="Arial" w:cs="Arial"/>
                <w:color w:val="000000"/>
                <w:sz w:val="21"/>
                <w:szCs w:val="21"/>
              </w:rPr>
              <w:t>.</w:t>
            </w:r>
          </w:p>
        </w:tc>
        <w:tc>
          <w:tcPr>
            <w:tcW w:w="1667" w:type="pct"/>
            <w:shd w:val="clear" w:color="auto" w:fill="auto"/>
          </w:tcPr>
          <w:p w14:paraId="7A71936C" w14:textId="0F53D374" w:rsidR="00F946DC" w:rsidRPr="002A5E52" w:rsidRDefault="00F946DC" w:rsidP="00F946DC">
            <w:pPr>
              <w:pStyle w:val="af"/>
              <w:ind w:left="0"/>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Компания должна соблюдать отдельные правила поощрения и мер дисциплинарной ответсвеннности в отношении работников.</w:t>
            </w:r>
          </w:p>
        </w:tc>
        <w:tc>
          <w:tcPr>
            <w:tcW w:w="1667" w:type="pct"/>
            <w:shd w:val="clear" w:color="auto" w:fill="auto"/>
          </w:tcPr>
          <w:p w14:paraId="72318773" w14:textId="5ECD79F0" w:rsidR="00F946DC" w:rsidRPr="002A5E52" w:rsidRDefault="00F946DC" w:rsidP="00F946DC">
            <w:pPr>
              <w:pStyle w:val="af"/>
              <w:ind w:left="0"/>
              <w:rPr>
                <w:rFonts w:ascii="Arial" w:eastAsia="Malgun Gothic" w:hAnsi="Arial" w:cs="Arial"/>
                <w:color w:val="000000"/>
                <w:sz w:val="21"/>
                <w:szCs w:val="21"/>
              </w:rPr>
            </w:pPr>
            <w:r w:rsidRPr="002A5E52">
              <w:rPr>
                <w:rFonts w:ascii="Arial" w:eastAsia="Malgun Gothic" w:hAnsi="Arial" w:cs="Arial"/>
                <w:color w:val="000000"/>
                <w:sz w:val="21"/>
                <w:szCs w:val="21"/>
              </w:rPr>
              <w:t>The Company shall comply with separate rules for incentives and disciplinary measures for employees.</w:t>
            </w:r>
          </w:p>
        </w:tc>
      </w:tr>
      <w:tr w:rsidR="00F946DC" w:rsidRPr="002A5E52" w14:paraId="4A701A04" w14:textId="77777777" w:rsidTr="00487147">
        <w:trPr>
          <w:trHeight w:val="156"/>
        </w:trPr>
        <w:tc>
          <w:tcPr>
            <w:tcW w:w="1666" w:type="pct"/>
          </w:tcPr>
          <w:p w14:paraId="03D87105" w14:textId="58FECAFD" w:rsidR="00F946DC" w:rsidRPr="002A5E52" w:rsidRDefault="00F946DC" w:rsidP="00F946DC">
            <w:pPr>
              <w:rPr>
                <w:rFonts w:ascii="Arial" w:eastAsia="Malgun Gothic" w:hAnsi="Arial" w:cs="Arial"/>
                <w:b/>
                <w:bCs/>
                <w:color w:val="000000"/>
                <w:sz w:val="21"/>
                <w:szCs w:val="21"/>
              </w:rPr>
            </w:pPr>
            <w:proofErr w:type="gramStart"/>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 xml:space="preserve"> 11</w:t>
            </w:r>
            <w:proofErr w:type="gramEnd"/>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장</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기타</w:t>
            </w:r>
          </w:p>
        </w:tc>
        <w:tc>
          <w:tcPr>
            <w:tcW w:w="1667" w:type="pct"/>
            <w:shd w:val="clear" w:color="auto" w:fill="auto"/>
          </w:tcPr>
          <w:p w14:paraId="21746EFC" w14:textId="01CC8274" w:rsidR="00F946DC" w:rsidRPr="002A5E52" w:rsidRDefault="00F946DC" w:rsidP="00F946DC">
            <w:pPr>
              <w:pStyle w:val="af"/>
              <w:ind w:left="0"/>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Г</w:t>
            </w:r>
            <w:r w:rsidR="002A5E52" w:rsidRPr="002A5E52">
              <w:rPr>
                <w:rFonts w:ascii="Arial" w:eastAsia="Malgun Gothic" w:hAnsi="Arial" w:cs="Arial"/>
                <w:b/>
                <w:bCs/>
                <w:color w:val="000000"/>
                <w:sz w:val="21"/>
                <w:szCs w:val="21"/>
                <w:lang w:val="ru-RU"/>
              </w:rPr>
              <w:t>ЛАВА</w:t>
            </w:r>
            <w:r w:rsidRPr="002A5E52">
              <w:rPr>
                <w:rFonts w:ascii="Arial" w:eastAsia="Malgun Gothic" w:hAnsi="Arial" w:cs="Arial"/>
                <w:b/>
                <w:bCs/>
                <w:color w:val="000000"/>
                <w:sz w:val="21"/>
                <w:szCs w:val="21"/>
                <w:lang w:val="ru-RU"/>
              </w:rPr>
              <w:t xml:space="preserve"> 11</w:t>
            </w:r>
            <w:r w:rsidR="002A5E52" w:rsidRPr="002A5E52">
              <w:rPr>
                <w:rFonts w:ascii="Arial" w:eastAsia="Malgun Gothic" w:hAnsi="Arial" w:cs="Arial"/>
                <w:b/>
                <w:bCs/>
                <w:color w:val="000000"/>
                <w:sz w:val="21"/>
                <w:szCs w:val="21"/>
                <w:lang w:val="en-GB"/>
              </w:rPr>
              <w:t xml:space="preserve">. </w:t>
            </w:r>
            <w:r w:rsidRPr="002A5E52">
              <w:rPr>
                <w:rFonts w:ascii="Arial" w:eastAsia="Malgun Gothic" w:hAnsi="Arial" w:cs="Arial"/>
                <w:b/>
                <w:bCs/>
                <w:color w:val="000000"/>
                <w:sz w:val="21"/>
                <w:szCs w:val="21"/>
                <w:lang w:val="ru-RU"/>
              </w:rPr>
              <w:t>П</w:t>
            </w:r>
            <w:r w:rsidR="002A5E52" w:rsidRPr="002A5E52">
              <w:rPr>
                <w:rFonts w:ascii="Arial" w:eastAsia="Malgun Gothic" w:hAnsi="Arial" w:cs="Arial"/>
                <w:b/>
                <w:bCs/>
                <w:color w:val="000000"/>
                <w:sz w:val="21"/>
                <w:szCs w:val="21"/>
                <w:lang w:val="ru-RU"/>
              </w:rPr>
              <w:t>РОЧЕЕ</w:t>
            </w:r>
          </w:p>
        </w:tc>
        <w:tc>
          <w:tcPr>
            <w:tcW w:w="1667" w:type="pct"/>
            <w:shd w:val="clear" w:color="auto" w:fill="auto"/>
          </w:tcPr>
          <w:p w14:paraId="0AD28CCC" w14:textId="2AC481CB" w:rsidR="00F946DC" w:rsidRPr="002A5E52" w:rsidRDefault="00F946DC" w:rsidP="00F946DC">
            <w:pPr>
              <w:pStyle w:val="af"/>
              <w:ind w:left="0"/>
              <w:rPr>
                <w:rFonts w:ascii="Arial" w:eastAsia="Malgun Gothic" w:hAnsi="Arial" w:cs="Arial"/>
                <w:b/>
                <w:bCs/>
                <w:color w:val="000000"/>
                <w:sz w:val="21"/>
                <w:szCs w:val="21"/>
              </w:rPr>
            </w:pPr>
            <w:r w:rsidRPr="002A5E52">
              <w:rPr>
                <w:rFonts w:ascii="Arial" w:eastAsia="Malgun Gothic" w:hAnsi="Arial" w:cs="Arial"/>
                <w:b/>
                <w:bCs/>
                <w:color w:val="000000"/>
                <w:sz w:val="21"/>
                <w:szCs w:val="21"/>
              </w:rPr>
              <w:t>C</w:t>
            </w:r>
            <w:r w:rsidR="002A5E52" w:rsidRPr="002A5E52">
              <w:rPr>
                <w:rFonts w:ascii="Arial" w:eastAsia="Malgun Gothic" w:hAnsi="Arial" w:cs="Arial"/>
                <w:b/>
                <w:bCs/>
                <w:color w:val="000000"/>
                <w:sz w:val="21"/>
                <w:szCs w:val="21"/>
                <w:lang w:val="en-GB"/>
              </w:rPr>
              <w:t>HAPTER</w:t>
            </w:r>
            <w:r w:rsidRPr="002A5E52">
              <w:rPr>
                <w:rFonts w:ascii="Arial" w:eastAsia="Malgun Gothic" w:hAnsi="Arial" w:cs="Arial"/>
                <w:b/>
                <w:bCs/>
                <w:color w:val="000000"/>
                <w:sz w:val="21"/>
                <w:szCs w:val="21"/>
              </w:rPr>
              <w:t>11</w:t>
            </w:r>
            <w:r w:rsidR="002A5E52"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O</w:t>
            </w:r>
            <w:r w:rsidR="002A5E52" w:rsidRPr="002A5E52">
              <w:rPr>
                <w:rFonts w:ascii="Arial" w:eastAsia="Malgun Gothic" w:hAnsi="Arial" w:cs="Arial"/>
                <w:b/>
                <w:bCs/>
                <w:color w:val="000000"/>
                <w:sz w:val="21"/>
                <w:szCs w:val="21"/>
              </w:rPr>
              <w:t>THERS</w:t>
            </w:r>
          </w:p>
        </w:tc>
      </w:tr>
      <w:tr w:rsidR="00F946DC" w:rsidRPr="002A5E52" w14:paraId="158DA4F7" w14:textId="77777777" w:rsidTr="00487147">
        <w:trPr>
          <w:trHeight w:val="156"/>
        </w:trPr>
        <w:tc>
          <w:tcPr>
            <w:tcW w:w="1666" w:type="pct"/>
          </w:tcPr>
          <w:p w14:paraId="55914E6B" w14:textId="41BE3D6D" w:rsidR="00F946DC" w:rsidRPr="002A5E52" w:rsidRDefault="00F946DC" w:rsidP="00F946DC">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lastRenderedPageBreak/>
              <w:t>제</w:t>
            </w:r>
            <w:r w:rsidRPr="002A5E52">
              <w:rPr>
                <w:rFonts w:ascii="Arial" w:eastAsia="Malgun Gothic" w:hAnsi="Arial" w:cs="Arial"/>
                <w:b/>
                <w:bCs/>
                <w:color w:val="000000"/>
                <w:sz w:val="21"/>
                <w:szCs w:val="21"/>
              </w:rPr>
              <w:t>83</w:t>
            </w:r>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시행상</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해석</w:t>
            </w:r>
            <w:r w:rsidRPr="002A5E52">
              <w:rPr>
                <w:rFonts w:ascii="Arial" w:eastAsia="Malgun Gothic" w:hAnsi="Arial" w:cs="Arial"/>
                <w:b/>
                <w:bCs/>
                <w:color w:val="000000"/>
                <w:sz w:val="21"/>
                <w:szCs w:val="21"/>
              </w:rPr>
              <w:t>)</w:t>
            </w:r>
          </w:p>
        </w:tc>
        <w:tc>
          <w:tcPr>
            <w:tcW w:w="1667" w:type="pct"/>
            <w:shd w:val="clear" w:color="auto" w:fill="auto"/>
          </w:tcPr>
          <w:p w14:paraId="427A3C02" w14:textId="2EC940E1" w:rsidR="00F946DC" w:rsidRPr="002A5E52" w:rsidRDefault="00F946DC" w:rsidP="00F946DC">
            <w:pPr>
              <w:pStyle w:val="af"/>
              <w:ind w:left="0"/>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83 (Толкование и применения настоящих Правил)</w:t>
            </w:r>
          </w:p>
        </w:tc>
        <w:tc>
          <w:tcPr>
            <w:tcW w:w="1667" w:type="pct"/>
            <w:shd w:val="clear" w:color="auto" w:fill="auto"/>
          </w:tcPr>
          <w:p w14:paraId="665CEA19" w14:textId="66164C8E" w:rsidR="00F946DC" w:rsidRPr="002A5E52" w:rsidRDefault="00F946DC" w:rsidP="00F946DC">
            <w:pPr>
              <w:pStyle w:val="af"/>
              <w:ind w:left="0"/>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83 (Enforcement Interpretation)</w:t>
            </w:r>
          </w:p>
        </w:tc>
      </w:tr>
      <w:tr w:rsidR="00F946DC" w:rsidRPr="002A5E52" w14:paraId="705A904B" w14:textId="77777777" w:rsidTr="00487147">
        <w:trPr>
          <w:trHeight w:val="156"/>
        </w:trPr>
        <w:tc>
          <w:tcPr>
            <w:tcW w:w="1666" w:type="pct"/>
          </w:tcPr>
          <w:p w14:paraId="6DCA971F" w14:textId="3A475F8E" w:rsidR="00F946DC" w:rsidRPr="002A5E52" w:rsidRDefault="00F946DC" w:rsidP="00F946DC">
            <w:pPr>
              <w:rPr>
                <w:rFonts w:ascii="Arial" w:eastAsia="Malgun Gothic" w:hAnsi="Arial" w:cs="Arial"/>
                <w:color w:val="000000"/>
                <w:sz w:val="21"/>
                <w:szCs w:val="21"/>
              </w:rPr>
            </w:pPr>
            <w:r w:rsidRPr="002A5E52">
              <w:rPr>
                <w:rFonts w:ascii="Arial" w:eastAsia="Malgun Gothic" w:hAnsi="Arial" w:cs="Arial"/>
                <w:color w:val="000000"/>
                <w:sz w:val="21"/>
                <w:szCs w:val="21"/>
              </w:rPr>
              <w:t>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규칙을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시행함에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있어서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시행상의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해석은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일반통상관례</w:t>
            </w:r>
            <w:ins w:id="1867" w:author="Mia Choi" w:date="2021-07-25T18:19:00Z">
              <w:r w:rsidRPr="002A5E52">
                <w:rPr>
                  <w:rFonts w:ascii="Arial" w:eastAsia="Malgun Gothic" w:hAnsi="Arial" w:cs="Arial"/>
                  <w:color w:val="000000"/>
                  <w:sz w:val="21"/>
                  <w:szCs w:val="21"/>
                </w:rPr>
                <w:t>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현행</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법률</w:t>
              </w:r>
            </w:ins>
            <w:r w:rsidRPr="002A5E52">
              <w:rPr>
                <w:rFonts w:ascii="Arial" w:eastAsia="Malgun Gothic" w:hAnsi="Arial" w:cs="Arial"/>
                <w:color w:val="000000"/>
                <w:sz w:val="21"/>
                <w:szCs w:val="21"/>
              </w:rPr>
              <w:t>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의한다</w:t>
            </w:r>
            <w:r w:rsidRPr="002A5E52">
              <w:rPr>
                <w:rFonts w:ascii="Arial" w:eastAsia="Malgun Gothic" w:hAnsi="Arial" w:cs="Arial"/>
                <w:color w:val="000000"/>
                <w:sz w:val="21"/>
                <w:szCs w:val="21"/>
              </w:rPr>
              <w:t>.</w:t>
            </w:r>
          </w:p>
        </w:tc>
        <w:tc>
          <w:tcPr>
            <w:tcW w:w="1667" w:type="pct"/>
            <w:shd w:val="clear" w:color="auto" w:fill="auto"/>
          </w:tcPr>
          <w:p w14:paraId="10146DE3" w14:textId="79CABBFF" w:rsidR="00F946DC" w:rsidRPr="002A5E52" w:rsidRDefault="00F946DC" w:rsidP="00F946DC">
            <w:pPr>
              <w:pStyle w:val="af"/>
              <w:ind w:left="0"/>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При применении настоящих Правил толкование их отдельных пунктов касательно применения осуществляется в соответствие с общепринятой практикой и действующим законодательством.</w:t>
            </w:r>
          </w:p>
        </w:tc>
        <w:tc>
          <w:tcPr>
            <w:tcW w:w="1667" w:type="pct"/>
            <w:shd w:val="clear" w:color="auto" w:fill="auto"/>
          </w:tcPr>
          <w:p w14:paraId="7AC8470C" w14:textId="0083E18B" w:rsidR="00F946DC" w:rsidRPr="002A5E52" w:rsidRDefault="00F946DC" w:rsidP="00F946DC">
            <w:pPr>
              <w:pStyle w:val="af"/>
              <w:ind w:left="0"/>
              <w:rPr>
                <w:rFonts w:ascii="Arial" w:eastAsia="Malgun Gothic" w:hAnsi="Arial" w:cs="Arial"/>
                <w:color w:val="000000"/>
                <w:sz w:val="21"/>
                <w:szCs w:val="21"/>
              </w:rPr>
            </w:pPr>
            <w:r w:rsidRPr="002A5E52">
              <w:rPr>
                <w:rFonts w:ascii="Arial" w:eastAsia="Malgun Gothic" w:hAnsi="Arial" w:cs="Arial"/>
                <w:color w:val="000000"/>
                <w:sz w:val="21"/>
                <w:szCs w:val="21"/>
              </w:rPr>
              <w:t>In implementing this Regulation, the interpretation of the implementation is set in accordance with the general customary practice.</w:t>
            </w:r>
          </w:p>
        </w:tc>
      </w:tr>
      <w:tr w:rsidR="00F946DC" w:rsidRPr="002A5E52" w14:paraId="0DBCDA08" w14:textId="77777777" w:rsidTr="00487147">
        <w:trPr>
          <w:trHeight w:val="156"/>
        </w:trPr>
        <w:tc>
          <w:tcPr>
            <w:tcW w:w="1666" w:type="pct"/>
          </w:tcPr>
          <w:p w14:paraId="6EC8AC14" w14:textId="676E1E78" w:rsidR="00F946DC" w:rsidRPr="002A5E52" w:rsidRDefault="00F946DC" w:rsidP="00F946DC">
            <w:pPr>
              <w:rPr>
                <w:rFonts w:ascii="Arial" w:eastAsia="Malgun Gothic" w:hAnsi="Arial" w:cs="Arial"/>
                <w:b/>
                <w:bCs/>
                <w:color w:val="000000"/>
                <w:sz w:val="21"/>
                <w:szCs w:val="21"/>
              </w:rPr>
            </w:pPr>
            <w:r w:rsidRPr="002A5E52">
              <w:rPr>
                <w:rFonts w:ascii="Arial" w:eastAsia="Malgun Gothic" w:hAnsi="Arial" w:cs="Arial"/>
                <w:b/>
                <w:bCs/>
                <w:color w:val="000000"/>
                <w:sz w:val="21"/>
                <w:szCs w:val="21"/>
              </w:rPr>
              <w:t>제</w:t>
            </w:r>
            <w:r w:rsidRPr="002A5E52">
              <w:rPr>
                <w:rFonts w:ascii="Arial" w:eastAsia="Malgun Gothic" w:hAnsi="Arial" w:cs="Arial"/>
                <w:b/>
                <w:bCs/>
                <w:color w:val="000000"/>
                <w:sz w:val="21"/>
                <w:szCs w:val="21"/>
              </w:rPr>
              <w:t>84</w:t>
            </w:r>
            <w:r w:rsidRPr="002A5E52">
              <w:rPr>
                <w:rFonts w:ascii="Arial" w:eastAsia="Malgun Gothic" w:hAnsi="Arial" w:cs="Arial"/>
                <w:b/>
                <w:bCs/>
                <w:color w:val="000000"/>
                <w:sz w:val="21"/>
                <w:szCs w:val="21"/>
              </w:rPr>
              <w:t>조</w:t>
            </w:r>
            <w:r w:rsidRPr="002A5E52">
              <w:rPr>
                <w:rFonts w:ascii="Arial" w:eastAsia="Malgun Gothic" w:hAnsi="Arial" w:cs="Arial"/>
                <w:b/>
                <w:bCs/>
                <w:color w:val="000000"/>
                <w:sz w:val="21"/>
                <w:szCs w:val="21"/>
              </w:rPr>
              <w:t xml:space="preserve"> (</w:t>
            </w:r>
            <w:r w:rsidRPr="002A5E52">
              <w:rPr>
                <w:rFonts w:ascii="Arial" w:eastAsia="Malgun Gothic" w:hAnsi="Arial" w:cs="Arial"/>
                <w:b/>
                <w:bCs/>
                <w:color w:val="000000"/>
                <w:sz w:val="21"/>
                <w:szCs w:val="21"/>
              </w:rPr>
              <w:t>준용규정</w:t>
            </w:r>
            <w:r w:rsidRPr="002A5E52">
              <w:rPr>
                <w:rFonts w:ascii="Arial" w:eastAsia="Malgun Gothic" w:hAnsi="Arial" w:cs="Arial"/>
                <w:b/>
                <w:bCs/>
                <w:color w:val="000000"/>
                <w:sz w:val="21"/>
                <w:szCs w:val="21"/>
              </w:rPr>
              <w:t>)</w:t>
            </w:r>
          </w:p>
        </w:tc>
        <w:tc>
          <w:tcPr>
            <w:tcW w:w="1667" w:type="pct"/>
            <w:shd w:val="clear" w:color="auto" w:fill="auto"/>
          </w:tcPr>
          <w:p w14:paraId="237E7E2B" w14:textId="33061CD4" w:rsidR="00F946DC" w:rsidRPr="002A5E52" w:rsidRDefault="00F946DC" w:rsidP="00F946DC">
            <w:pPr>
              <w:pStyle w:val="af"/>
              <w:ind w:left="0"/>
              <w:rPr>
                <w:rFonts w:ascii="Arial" w:eastAsia="Malgun Gothic" w:hAnsi="Arial" w:cs="Arial"/>
                <w:b/>
                <w:bCs/>
                <w:color w:val="000000"/>
                <w:sz w:val="21"/>
                <w:szCs w:val="21"/>
                <w:lang w:val="ru-RU"/>
              </w:rPr>
            </w:pPr>
            <w:r w:rsidRPr="002A5E52">
              <w:rPr>
                <w:rFonts w:ascii="Arial" w:eastAsia="Malgun Gothic" w:hAnsi="Arial" w:cs="Arial"/>
                <w:b/>
                <w:bCs/>
                <w:color w:val="000000"/>
                <w:sz w:val="21"/>
                <w:szCs w:val="21"/>
                <w:lang w:val="ru-RU"/>
              </w:rPr>
              <w:t>Статья 84 (Правила толкования)</w:t>
            </w:r>
          </w:p>
        </w:tc>
        <w:tc>
          <w:tcPr>
            <w:tcW w:w="1667" w:type="pct"/>
            <w:shd w:val="clear" w:color="auto" w:fill="auto"/>
          </w:tcPr>
          <w:p w14:paraId="46BAF7AF" w14:textId="33331E6F" w:rsidR="00F946DC" w:rsidRPr="002A5E52" w:rsidRDefault="00F946DC" w:rsidP="00F946DC">
            <w:pPr>
              <w:pStyle w:val="af"/>
              <w:ind w:left="0"/>
              <w:rPr>
                <w:rFonts w:ascii="Arial" w:eastAsia="Malgun Gothic" w:hAnsi="Arial" w:cs="Arial"/>
                <w:b/>
                <w:bCs/>
                <w:color w:val="000000"/>
                <w:sz w:val="21"/>
                <w:szCs w:val="21"/>
              </w:rPr>
            </w:pPr>
            <w:r w:rsidRPr="002A5E52">
              <w:rPr>
                <w:rFonts w:ascii="Arial" w:eastAsia="Malgun Gothic" w:hAnsi="Arial" w:cs="Arial"/>
                <w:b/>
                <w:bCs/>
                <w:color w:val="000000"/>
                <w:sz w:val="21"/>
                <w:szCs w:val="21"/>
              </w:rPr>
              <w:t>Article 84 (Mutatis mutandis)</w:t>
            </w:r>
          </w:p>
        </w:tc>
      </w:tr>
      <w:tr w:rsidR="00F946DC" w:rsidRPr="002A5E52" w14:paraId="6696DFD4" w14:textId="77777777" w:rsidTr="00487147">
        <w:trPr>
          <w:trHeight w:val="156"/>
        </w:trPr>
        <w:tc>
          <w:tcPr>
            <w:tcW w:w="1666" w:type="pct"/>
          </w:tcPr>
          <w:p w14:paraId="46A53263" w14:textId="0693D73C" w:rsidR="00F946DC" w:rsidRPr="002A5E52" w:rsidRDefault="00F946DC" w:rsidP="00F946DC">
            <w:pPr>
              <w:rPr>
                <w:rFonts w:ascii="Arial" w:eastAsia="Malgun Gothic" w:hAnsi="Arial" w:cs="Arial"/>
                <w:color w:val="000000"/>
                <w:sz w:val="21"/>
                <w:szCs w:val="21"/>
              </w:rPr>
            </w:pPr>
            <w:r w:rsidRPr="002A5E52">
              <w:rPr>
                <w:rFonts w:ascii="Arial" w:eastAsia="Malgun Gothic" w:hAnsi="Arial" w:cs="Arial"/>
                <w:color w:val="000000"/>
                <w:sz w:val="21"/>
                <w:szCs w:val="21"/>
              </w:rPr>
              <w:t>이</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규칙에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명시되지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아니한</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사항은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관계법령의</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규정과</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통상관례에</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의한다</w:t>
            </w:r>
            <w:r w:rsidRPr="002A5E52">
              <w:rPr>
                <w:rFonts w:ascii="Arial" w:eastAsia="Malgun Gothic" w:hAnsi="Arial" w:cs="Arial"/>
                <w:color w:val="000000"/>
                <w:sz w:val="21"/>
                <w:szCs w:val="21"/>
              </w:rPr>
              <w:t>.</w:t>
            </w:r>
          </w:p>
        </w:tc>
        <w:tc>
          <w:tcPr>
            <w:tcW w:w="1667" w:type="pct"/>
            <w:shd w:val="clear" w:color="auto" w:fill="auto"/>
          </w:tcPr>
          <w:p w14:paraId="4A8AD010" w14:textId="5E7B946A" w:rsidR="00F946DC" w:rsidRPr="002A5E52" w:rsidRDefault="00F946DC" w:rsidP="00F946DC">
            <w:pPr>
              <w:pStyle w:val="af"/>
              <w:ind w:left="0"/>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Вопросы, не указанные в Правилах, регулируются согласно соответствующим положениям действующих нормативных актов и обычаев.</w:t>
            </w:r>
          </w:p>
        </w:tc>
        <w:tc>
          <w:tcPr>
            <w:tcW w:w="1667" w:type="pct"/>
            <w:shd w:val="clear" w:color="auto" w:fill="auto"/>
          </w:tcPr>
          <w:p w14:paraId="4A5CD652" w14:textId="60A29D2F" w:rsidR="00F946DC" w:rsidRPr="002A5E52" w:rsidRDefault="00F946DC" w:rsidP="00F946DC">
            <w:pPr>
              <w:pStyle w:val="af"/>
              <w:ind w:left="0"/>
              <w:rPr>
                <w:rFonts w:ascii="Arial" w:eastAsia="Malgun Gothic" w:hAnsi="Arial" w:cs="Arial"/>
                <w:color w:val="000000"/>
                <w:sz w:val="21"/>
                <w:szCs w:val="21"/>
              </w:rPr>
            </w:pPr>
            <w:r w:rsidRPr="002A5E52">
              <w:rPr>
                <w:rFonts w:ascii="Arial" w:eastAsia="Malgun Gothic" w:hAnsi="Arial" w:cs="Arial"/>
                <w:color w:val="000000"/>
                <w:sz w:val="21"/>
                <w:szCs w:val="21"/>
              </w:rPr>
              <w:t>Matters not set out in the Rules are governed in accordance with the relevant provisions of applicable laws and customs.</w:t>
            </w:r>
          </w:p>
        </w:tc>
      </w:tr>
      <w:tr w:rsidR="00F946DC" w:rsidRPr="002A5E52" w14:paraId="523F9259" w14:textId="77777777" w:rsidTr="00487147">
        <w:trPr>
          <w:trHeight w:val="156"/>
        </w:trPr>
        <w:tc>
          <w:tcPr>
            <w:tcW w:w="1666" w:type="pct"/>
          </w:tcPr>
          <w:p w14:paraId="13D61949" w14:textId="40D9EC5F" w:rsidR="00F946DC" w:rsidRPr="002A5E52" w:rsidRDefault="00F946DC" w:rsidP="00F946DC">
            <w:pPr>
              <w:rPr>
                <w:rFonts w:ascii="Arial" w:eastAsia="Malgun Gothic" w:hAnsi="Arial" w:cs="Arial"/>
                <w:color w:val="000000"/>
                <w:sz w:val="21"/>
                <w:szCs w:val="21"/>
              </w:rPr>
            </w:pPr>
            <w:proofErr w:type="gramStart"/>
            <w:r w:rsidRPr="002A5E52">
              <w:rPr>
                <w:rFonts w:ascii="Arial" w:eastAsia="Malgun Gothic" w:hAnsi="Arial" w:cs="Arial"/>
                <w:color w:val="000000"/>
                <w:sz w:val="21"/>
                <w:szCs w:val="21"/>
              </w:rPr>
              <w:t>부</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칙</w:t>
            </w:r>
            <w:proofErr w:type="gramEnd"/>
            <w:r w:rsidRPr="002A5E52">
              <w:rPr>
                <w:rFonts w:ascii="Arial" w:eastAsia="Malgun Gothic" w:hAnsi="Arial" w:cs="Arial"/>
                <w:color w:val="000000"/>
                <w:sz w:val="21"/>
                <w:szCs w:val="21"/>
              </w:rPr>
              <w:t xml:space="preserve"> : </w:t>
            </w:r>
            <w:r w:rsidRPr="002A5E52">
              <w:rPr>
                <w:rFonts w:ascii="Arial" w:eastAsia="Malgun Gothic" w:hAnsi="Arial" w:cs="Arial"/>
                <w:color w:val="000000"/>
                <w:sz w:val="21"/>
                <w:szCs w:val="21"/>
              </w:rPr>
              <w:t>본</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규정은</w:t>
            </w:r>
            <w:r w:rsidRPr="002A5E52">
              <w:rPr>
                <w:rFonts w:ascii="Arial" w:eastAsia="Malgun Gothic" w:hAnsi="Arial" w:cs="Arial"/>
                <w:color w:val="000000"/>
                <w:sz w:val="21"/>
                <w:szCs w:val="21"/>
              </w:rPr>
              <w:t xml:space="preserve"> 2021</w:t>
            </w:r>
            <w:r w:rsidRPr="002A5E52">
              <w:rPr>
                <w:rFonts w:ascii="Arial" w:eastAsia="Malgun Gothic" w:hAnsi="Arial" w:cs="Arial"/>
                <w:color w:val="000000"/>
                <w:sz w:val="21"/>
                <w:szCs w:val="21"/>
              </w:rPr>
              <w:t>년</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lang w:val="ru-RU"/>
              </w:rPr>
              <w:t>8</w:t>
            </w:r>
            <w:r w:rsidRPr="002A5E52">
              <w:rPr>
                <w:rFonts w:ascii="Arial" w:eastAsia="Malgun Gothic" w:hAnsi="Arial" w:cs="Arial"/>
                <w:color w:val="000000"/>
                <w:sz w:val="21"/>
                <w:szCs w:val="21"/>
              </w:rPr>
              <w:t>월</w:t>
            </w:r>
            <w:r w:rsidRPr="002A5E52">
              <w:rPr>
                <w:rFonts w:ascii="Arial" w:eastAsia="Malgun Gothic" w:hAnsi="Arial" w:cs="Arial"/>
                <w:color w:val="000000"/>
                <w:sz w:val="21"/>
                <w:szCs w:val="21"/>
              </w:rPr>
              <w:t xml:space="preserve"> 1</w:t>
            </w:r>
            <w:r w:rsidRPr="002A5E52">
              <w:rPr>
                <w:rFonts w:ascii="Arial" w:eastAsia="Malgun Gothic" w:hAnsi="Arial" w:cs="Arial"/>
                <w:color w:val="000000"/>
                <w:sz w:val="21"/>
                <w:szCs w:val="21"/>
              </w:rPr>
              <w:t>일부터</w:t>
            </w:r>
            <w:r w:rsidRPr="002A5E52">
              <w:rPr>
                <w:rFonts w:ascii="Arial" w:eastAsia="Malgun Gothic" w:hAnsi="Arial" w:cs="Arial"/>
                <w:color w:val="000000"/>
                <w:sz w:val="21"/>
                <w:szCs w:val="21"/>
              </w:rPr>
              <w:t xml:space="preserve"> </w:t>
            </w:r>
            <w:r w:rsidRPr="002A5E52">
              <w:rPr>
                <w:rFonts w:ascii="Arial" w:eastAsia="Malgun Gothic" w:hAnsi="Arial" w:cs="Arial"/>
                <w:color w:val="000000"/>
                <w:sz w:val="21"/>
                <w:szCs w:val="21"/>
              </w:rPr>
              <w:t>시행한다</w:t>
            </w:r>
            <w:r w:rsidRPr="002A5E52">
              <w:rPr>
                <w:rFonts w:ascii="Arial" w:eastAsia="Malgun Gothic" w:hAnsi="Arial" w:cs="Arial"/>
                <w:color w:val="000000"/>
                <w:sz w:val="21"/>
                <w:szCs w:val="21"/>
              </w:rPr>
              <w:t xml:space="preserve">. </w:t>
            </w:r>
          </w:p>
        </w:tc>
        <w:tc>
          <w:tcPr>
            <w:tcW w:w="1667" w:type="pct"/>
            <w:shd w:val="clear" w:color="auto" w:fill="auto"/>
          </w:tcPr>
          <w:p w14:paraId="1794CD61" w14:textId="160AE74A" w:rsidR="00F946DC" w:rsidRPr="002A5E52" w:rsidRDefault="00F946DC" w:rsidP="00F946DC">
            <w:pPr>
              <w:pStyle w:val="af"/>
              <w:ind w:left="0"/>
              <w:rPr>
                <w:rFonts w:ascii="Arial" w:eastAsia="Malgun Gothic" w:hAnsi="Arial" w:cs="Arial"/>
                <w:color w:val="000000"/>
                <w:sz w:val="21"/>
                <w:szCs w:val="21"/>
                <w:lang w:val="ru-RU"/>
              </w:rPr>
            </w:pPr>
            <w:r w:rsidRPr="002A5E52">
              <w:rPr>
                <w:rFonts w:ascii="Arial" w:eastAsia="Malgun Gothic" w:hAnsi="Arial" w:cs="Arial"/>
                <w:color w:val="000000"/>
                <w:sz w:val="21"/>
                <w:szCs w:val="21"/>
                <w:lang w:val="ru-RU"/>
              </w:rPr>
              <w:t>Правила вступают в силу с 1 августа 2021 года.</w:t>
            </w:r>
          </w:p>
        </w:tc>
        <w:tc>
          <w:tcPr>
            <w:tcW w:w="1667" w:type="pct"/>
            <w:shd w:val="clear" w:color="auto" w:fill="auto"/>
          </w:tcPr>
          <w:p w14:paraId="4297BD22" w14:textId="6A7DF2F6" w:rsidR="00F946DC" w:rsidRPr="002A5E52" w:rsidRDefault="00F946DC" w:rsidP="00F946DC">
            <w:pPr>
              <w:pStyle w:val="af"/>
              <w:ind w:left="0"/>
              <w:rPr>
                <w:rFonts w:ascii="Arial" w:eastAsia="Malgun Gothic" w:hAnsi="Arial" w:cs="Arial"/>
                <w:color w:val="000000"/>
                <w:sz w:val="21"/>
                <w:szCs w:val="21"/>
              </w:rPr>
            </w:pPr>
            <w:r w:rsidRPr="002A5E52">
              <w:rPr>
                <w:rFonts w:ascii="Arial" w:eastAsia="Malgun Gothic" w:hAnsi="Arial" w:cs="Arial"/>
                <w:color w:val="000000"/>
                <w:sz w:val="21"/>
                <w:szCs w:val="21"/>
              </w:rPr>
              <w:t>The present Rules come into effect as of 1 August 2021.</w:t>
            </w:r>
            <w:r w:rsidRPr="002A5E52">
              <w:rPr>
                <w:rFonts w:ascii="Arial" w:eastAsia="Malgun Gothic" w:hAnsi="Arial" w:cs="Arial"/>
                <w:color w:val="000000"/>
                <w:sz w:val="21"/>
                <w:szCs w:val="21"/>
              </w:rPr>
              <w:br w:type="page"/>
            </w:r>
          </w:p>
        </w:tc>
      </w:tr>
    </w:tbl>
    <w:p w14:paraId="154B1F19" w14:textId="77777777" w:rsidR="00F946DC" w:rsidRPr="002A5E52" w:rsidRDefault="00F946DC" w:rsidP="00454CB9">
      <w:pPr>
        <w:rPr>
          <w:rFonts w:ascii="Arial" w:eastAsia="Malgun Gothic" w:hAnsi="Arial" w:cs="Arial" w:hint="eastAsia"/>
          <w:color w:val="000000"/>
          <w:sz w:val="21"/>
          <w:szCs w:val="21"/>
        </w:rPr>
      </w:pPr>
    </w:p>
    <w:sectPr w:rsidR="00F946DC" w:rsidRPr="002A5E52" w:rsidSect="002103A2">
      <w:pgSz w:w="16838" w:h="11906" w:orient="landscape" w:code="9"/>
      <w:pgMar w:top="1134" w:right="1134" w:bottom="1134" w:left="606" w:header="624" w:footer="567"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496" w:author="Гурьянов" w:date="2021-07-22T20:04:00Z" w:initials="МВ">
    <w:p w14:paraId="44B6709A" w14:textId="77777777" w:rsidR="00E17745" w:rsidRPr="00AE023C" w:rsidRDefault="00E17745" w:rsidP="00ED50C3">
      <w:pPr>
        <w:pStyle w:val="aa"/>
        <w:rPr>
          <w:lang w:val="ru-RU"/>
        </w:rPr>
      </w:pPr>
      <w:r>
        <w:rPr>
          <w:rStyle w:val="a9"/>
        </w:rPr>
        <w:annotationRef/>
      </w:r>
      <w:r>
        <w:rPr>
          <w:lang w:val="ru-RU"/>
        </w:rPr>
        <w:t>правила не установлены</w:t>
      </w:r>
    </w:p>
  </w:comment>
  <w:comment w:id="628" w:author="Mia Choi" w:date="2021-07-25T17:12:00Z" w:initials="MC">
    <w:p w14:paraId="506CC027" w14:textId="77777777" w:rsidR="00E17745" w:rsidRDefault="00E17745" w:rsidP="001A18A7">
      <w:pPr>
        <w:pStyle w:val="aa"/>
      </w:pPr>
      <w:r>
        <w:rPr>
          <w:rStyle w:val="a9"/>
        </w:rPr>
        <w:annotationRef/>
      </w:r>
      <w:r>
        <w:rPr>
          <w:rFonts w:ascii="Malgun Gothic" w:eastAsia="Malgun Gothic" w:hAnsi="Malgun Gothic" w:hint="eastAsia"/>
          <w:color w:val="000000"/>
        </w:rPr>
        <w:t>현지 노동법에 따른 육아 및 출산 휴가 규정 준수</w:t>
      </w:r>
    </w:p>
  </w:comment>
  <w:comment w:id="629" w:author="Гурьянов" w:date="2021-07-22T20:04:00Z" w:initials="МВ">
    <w:p w14:paraId="3068423D" w14:textId="77777777" w:rsidR="00E17745" w:rsidRPr="00C64902" w:rsidRDefault="00E17745" w:rsidP="001A18A7">
      <w:pPr>
        <w:pStyle w:val="aa"/>
        <w:rPr>
          <w:lang w:val="ru-RU"/>
        </w:rPr>
      </w:pPr>
      <w:r>
        <w:rPr>
          <w:rStyle w:val="a9"/>
        </w:rPr>
        <w:annotationRef/>
      </w:r>
      <w:r>
        <w:rPr>
          <w:lang w:val="ru-RU"/>
        </w:rPr>
        <w:t>Путин бы обиделся, если бы ты назвала его магнитофоном</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4B6709A" w15:done="0"/>
  <w15:commentEx w15:paraId="506CC027" w15:done="0"/>
  <w15:commentEx w15:paraId="306842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A819F8" w16cex:dateUtc="2021-07-25T14: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4B6709A" w16cid:durableId="24A8010F"/>
  <w16cid:commentId w16cid:paraId="506CC027" w16cid:durableId="24A819F8"/>
  <w16cid:commentId w16cid:paraId="3068423D" w16cid:durableId="24A801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42AEA0" w14:textId="77777777" w:rsidR="00E17745" w:rsidRDefault="00E17745">
      <w:r>
        <w:separator/>
      </w:r>
    </w:p>
  </w:endnote>
  <w:endnote w:type="continuationSeparator" w:id="0">
    <w:p w14:paraId="605C80F1" w14:textId="77777777" w:rsidR="00E17745" w:rsidRDefault="00E17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Che">
    <w:panose1 w:val="02030609000101010101"/>
    <w:charset w:val="81"/>
    <w:family w:val="modern"/>
    <w:pitch w:val="fixed"/>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 w:name="Malgun Gothic">
    <w:altName w:val="맑은 고딕"/>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5"/>
      </w:rPr>
      <w:id w:val="-1055465530"/>
      <w:docPartObj>
        <w:docPartGallery w:val="Page Numbers (Bottom of Page)"/>
        <w:docPartUnique/>
      </w:docPartObj>
    </w:sdtPr>
    <w:sdtContent>
      <w:p w14:paraId="2838EEEB" w14:textId="4A5AACBB" w:rsidR="00E17745" w:rsidRDefault="00E17745" w:rsidP="00E17745">
        <w:pPr>
          <w:pStyle w:val="a4"/>
          <w:framePr w:wrap="none" w:vAnchor="text" w:hAnchor="margin" w:xAlign="right" w:y="1"/>
          <w:rPr>
            <w:rStyle w:val="a5"/>
          </w:rPr>
        </w:pPr>
        <w:r>
          <w:rPr>
            <w:rStyle w:val="a5"/>
          </w:rPr>
          <w:fldChar w:fldCharType="begin"/>
        </w:r>
        <w:r>
          <w:rPr>
            <w:rStyle w:val="a5"/>
          </w:rPr>
          <w:instrText xml:space="preserve"> PAGE </w:instrText>
        </w:r>
        <w:r>
          <w:rPr>
            <w:rStyle w:val="a5"/>
          </w:rPr>
          <w:fldChar w:fldCharType="end"/>
        </w:r>
      </w:p>
    </w:sdtContent>
  </w:sdt>
  <w:p w14:paraId="1D14BB5D" w14:textId="77777777" w:rsidR="00E17745" w:rsidRDefault="00E17745" w:rsidP="00F73A9C">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5"/>
        <w:rFonts w:ascii="Arial" w:hAnsi="Arial" w:cs="Arial"/>
        <w:sz w:val="21"/>
        <w:szCs w:val="21"/>
      </w:rPr>
      <w:id w:val="-1354573129"/>
      <w:docPartObj>
        <w:docPartGallery w:val="Page Numbers (Bottom of Page)"/>
        <w:docPartUnique/>
      </w:docPartObj>
    </w:sdtPr>
    <w:sdtContent>
      <w:p w14:paraId="15D2825C" w14:textId="7E347603" w:rsidR="00E17745" w:rsidRPr="00F73A9C" w:rsidRDefault="00E17745" w:rsidP="00E17745">
        <w:pPr>
          <w:pStyle w:val="a4"/>
          <w:framePr w:wrap="none" w:vAnchor="text" w:hAnchor="margin" w:xAlign="right" w:y="1"/>
          <w:rPr>
            <w:rStyle w:val="a5"/>
            <w:rFonts w:ascii="Arial" w:hAnsi="Arial" w:cs="Arial"/>
            <w:sz w:val="21"/>
            <w:szCs w:val="21"/>
          </w:rPr>
        </w:pPr>
        <w:r w:rsidRPr="00F73A9C">
          <w:rPr>
            <w:rStyle w:val="a5"/>
            <w:rFonts w:ascii="Arial" w:hAnsi="Arial" w:cs="Arial"/>
            <w:sz w:val="21"/>
            <w:szCs w:val="21"/>
          </w:rPr>
          <w:fldChar w:fldCharType="begin"/>
        </w:r>
        <w:r w:rsidRPr="00F73A9C">
          <w:rPr>
            <w:rStyle w:val="a5"/>
            <w:rFonts w:ascii="Arial" w:hAnsi="Arial" w:cs="Arial"/>
            <w:sz w:val="21"/>
            <w:szCs w:val="21"/>
          </w:rPr>
          <w:instrText xml:space="preserve"> PAGE </w:instrText>
        </w:r>
        <w:r w:rsidRPr="00F73A9C">
          <w:rPr>
            <w:rStyle w:val="a5"/>
            <w:rFonts w:ascii="Arial" w:hAnsi="Arial" w:cs="Arial"/>
            <w:sz w:val="21"/>
            <w:szCs w:val="21"/>
          </w:rPr>
          <w:fldChar w:fldCharType="separate"/>
        </w:r>
        <w:r w:rsidRPr="00F73A9C">
          <w:rPr>
            <w:rStyle w:val="a5"/>
            <w:rFonts w:ascii="Arial" w:hAnsi="Arial" w:cs="Arial"/>
            <w:noProof/>
            <w:sz w:val="21"/>
            <w:szCs w:val="21"/>
          </w:rPr>
          <w:t>8</w:t>
        </w:r>
        <w:r w:rsidRPr="00F73A9C">
          <w:rPr>
            <w:rStyle w:val="a5"/>
            <w:rFonts w:ascii="Arial" w:hAnsi="Arial" w:cs="Arial"/>
            <w:sz w:val="21"/>
            <w:szCs w:val="21"/>
          </w:rPr>
          <w:fldChar w:fldCharType="end"/>
        </w:r>
      </w:p>
    </w:sdtContent>
  </w:sdt>
  <w:p w14:paraId="6D9F57EE" w14:textId="44CFE484" w:rsidR="00E17745" w:rsidRPr="00F73A9C" w:rsidRDefault="00E17745" w:rsidP="00F73A9C">
    <w:pPr>
      <w:pStyle w:val="a4"/>
      <w:spacing w:line="200" w:lineRule="atLeast"/>
      <w:ind w:right="360"/>
      <w:jc w:val="left"/>
      <w:rPr>
        <w:rFonts w:ascii="Arial" w:hAnsi="Arial" w:cs="Arial"/>
        <w:sz w:val="21"/>
        <w:szCs w:val="21"/>
      </w:rPr>
    </w:pPr>
    <w:r>
      <w:rPr>
        <w:noProof/>
      </w:rPr>
      <mc:AlternateContent>
        <mc:Choice Requires="wps">
          <w:drawing>
            <wp:anchor distT="0" distB="0" distL="114300" distR="114300" simplePos="0" relativeHeight="251657728" behindDoc="0" locked="0" layoutInCell="1" allowOverlap="1" wp14:anchorId="60AD120A" wp14:editId="142E0704">
              <wp:simplePos x="0" y="0"/>
              <wp:positionH relativeFrom="margin">
                <wp:posOffset>635</wp:posOffset>
              </wp:positionH>
              <wp:positionV relativeFrom="margin">
                <wp:posOffset>8530590</wp:posOffset>
              </wp:positionV>
              <wp:extent cx="6172835" cy="635"/>
              <wp:effectExtent l="10160" t="15240" r="17780" b="1270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835" cy="635"/>
                      </a:xfrm>
                      <a:prstGeom prst="line">
                        <a:avLst/>
                      </a:prstGeom>
                      <a:noFill/>
                      <a:ln w="19050">
                        <a:solidFill>
                          <a:srgbClr val="000000"/>
                        </a:solidFill>
                        <a:round/>
                        <a:headEnd type="none" w="sm" len="med"/>
                        <a:tailEnd type="none"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line w14:anchorId="010263D8" id="Line 4" o:spid="_x0000_s1026" style="position:absolute;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05pt,671.7pt" to="486.1pt,6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" strokeweight="1.5pt">
              <v:stroke startarrowwidth="narrow" endarrowwidth="narrow"/>
              <w10:wrap anchorx="margin" anchory="margin"/>
            </v:line>
          </w:pict>
        </mc:Fallback>
      </mc:AlternateContent>
    </w:r>
  </w:p>
  <w:p w14:paraId="508F1D4C" w14:textId="07E98463" w:rsidR="00E17745" w:rsidRPr="00F73A9C" w:rsidRDefault="00E17745">
    <w:pPr>
      <w:pStyle w:val="a4"/>
      <w:spacing w:line="200" w:lineRule="atLeast"/>
      <w:jc w:val="left"/>
      <w:rPr>
        <w:rFonts w:ascii="Arial" w:hAnsi="Arial" w:cs="Arial"/>
        <w:sz w:val="21"/>
        <w:szCs w:val="21"/>
      </w:rPr>
    </w:pPr>
    <w:r w:rsidRPr="00F73A9C">
      <w:rPr>
        <w:rFonts w:ascii="Arial" w:hAnsi="Arial" w:cs="Arial"/>
        <w:sz w:val="21"/>
        <w:szCs w:val="21"/>
      </w:rPr>
      <w:t xml:space="preserve"> (</w:t>
    </w:r>
    <w:r w:rsidRPr="00F73A9C">
      <w:rPr>
        <w:rFonts w:ascii="Arial" w:hAnsi="Arial" w:cs="Arial"/>
        <w:sz w:val="21"/>
        <w:szCs w:val="21"/>
      </w:rPr>
      <w:t>주</w:t>
    </w:r>
    <w:r w:rsidRPr="00F73A9C">
      <w:rPr>
        <w:rFonts w:ascii="Arial" w:hAnsi="Arial" w:cs="Arial"/>
        <w:sz w:val="21"/>
        <w:szCs w:val="21"/>
      </w:rPr>
      <w:t>)</w:t>
    </w:r>
    <w:proofErr w:type="spellStart"/>
    <w:r w:rsidRPr="00F73A9C">
      <w:rPr>
        <w:rFonts w:ascii="Arial" w:hAnsi="Arial" w:cs="Arial"/>
        <w:sz w:val="21"/>
        <w:szCs w:val="21"/>
      </w:rPr>
      <w:t>센트랄</w:t>
    </w:r>
    <w:proofErr w:type="spellEnd"/>
    <w:r w:rsidRPr="00F73A9C">
      <w:rPr>
        <w:rFonts w:ascii="Arial" w:hAnsi="Arial" w:cs="Arial"/>
        <w:sz w:val="21"/>
        <w:szCs w:val="21"/>
      </w:rPr>
      <w:t>(A4</w:t>
    </w:r>
    <w:proofErr w:type="gramStart"/>
    <w:r w:rsidRPr="00F73A9C">
      <w:rPr>
        <w:rFonts w:ascii="Arial" w:hAnsi="Arial" w:cs="Arial"/>
        <w:sz w:val="21"/>
        <w:szCs w:val="21"/>
      </w:rPr>
      <w:t>) /</w:t>
    </w:r>
    <w:proofErr w:type="gramEnd"/>
    <w:r w:rsidRPr="00F73A9C">
      <w:rPr>
        <w:rFonts w:ascii="Arial" w:hAnsi="Arial" w:cs="Arial"/>
        <w:sz w:val="21"/>
        <w:szCs w:val="21"/>
      </w:rPr>
      <w:t xml:space="preserve"> </w:t>
    </w:r>
    <w:r w:rsidRPr="00F73A9C">
      <w:rPr>
        <w:rFonts w:ascii="Arial" w:hAnsi="Arial" w:cs="Arial"/>
        <w:sz w:val="21"/>
        <w:szCs w:val="21"/>
        <w:lang w:val="ru-RU"/>
      </w:rPr>
      <w:t>ООО</w:t>
    </w:r>
    <w:r w:rsidRPr="00F73A9C">
      <w:rPr>
        <w:rFonts w:ascii="Arial" w:hAnsi="Arial" w:cs="Arial"/>
        <w:sz w:val="21"/>
        <w:szCs w:val="21"/>
      </w:rPr>
      <w:t xml:space="preserve"> </w:t>
    </w:r>
    <w:r w:rsidRPr="00F73A9C">
      <w:rPr>
        <w:rFonts w:ascii="Arial" w:hAnsi="Arial" w:cs="Arial"/>
        <w:sz w:val="21"/>
        <w:szCs w:val="21"/>
        <w:lang w:val="ru-RU"/>
      </w:rPr>
      <w:t>СИТИАР</w:t>
    </w:r>
    <w:r w:rsidRPr="00F73A9C">
      <w:rPr>
        <w:rFonts w:ascii="Arial" w:hAnsi="Arial" w:cs="Arial"/>
        <w:sz w:val="21"/>
        <w:szCs w:val="21"/>
      </w:rPr>
      <w:t xml:space="preserve"> </w:t>
    </w:r>
    <w:r w:rsidRPr="00F73A9C">
      <w:rPr>
        <w:rFonts w:ascii="Arial" w:hAnsi="Arial" w:cs="Arial"/>
        <w:sz w:val="21"/>
        <w:szCs w:val="21"/>
        <w:lang w:val="ru-RU"/>
      </w:rPr>
      <w:t>ГРУПП</w:t>
    </w:r>
    <w:r w:rsidRPr="00F73A9C">
      <w:rPr>
        <w:rFonts w:ascii="Arial" w:hAnsi="Arial" w:cs="Arial"/>
        <w:sz w:val="21"/>
        <w:szCs w:val="21"/>
      </w:rPr>
      <w:t xml:space="preserve"> (</w:t>
    </w:r>
    <w:r w:rsidRPr="00F73A9C">
      <w:rPr>
        <w:rFonts w:ascii="Arial" w:hAnsi="Arial" w:cs="Arial"/>
        <w:sz w:val="21"/>
        <w:szCs w:val="21"/>
        <w:lang w:val="ru-RU"/>
      </w:rPr>
      <w:t>А</w:t>
    </w:r>
    <w:r w:rsidRPr="00F73A9C">
      <w:rPr>
        <w:rFonts w:ascii="Arial" w:hAnsi="Arial" w:cs="Arial"/>
        <w:sz w:val="21"/>
        <w:szCs w:val="21"/>
      </w:rPr>
      <w:t>4) / CTR GROUP (</w:t>
    </w:r>
    <w:r w:rsidRPr="00F73A9C">
      <w:rPr>
        <w:rFonts w:ascii="Arial" w:hAnsi="Arial" w:cs="Arial"/>
        <w:sz w:val="21"/>
        <w:szCs w:val="21"/>
        <w:lang w:val="ru-RU"/>
      </w:rPr>
      <w:t>А</w:t>
    </w:r>
    <w:r w:rsidRPr="00F73A9C">
      <w:rPr>
        <w:rFonts w:ascii="Arial" w:hAnsi="Arial" w:cs="Arial"/>
        <w:sz w:val="21"/>
        <w:szCs w:val="21"/>
      </w:rPr>
      <w:t>4) /</w:t>
    </w:r>
    <w:r w:rsidRPr="00F73A9C">
      <w:rPr>
        <w:rFonts w:ascii="Arial" w:hAnsi="Arial" w:cs="Arial"/>
        <w:sz w:val="21"/>
        <w:szCs w:val="21"/>
      </w:rPr>
      <w:t>서식</w:t>
    </w:r>
    <w:r w:rsidRPr="00F73A9C">
      <w:rPr>
        <w:rFonts w:ascii="Arial" w:hAnsi="Arial" w:cs="Arial"/>
        <w:sz w:val="21"/>
        <w:szCs w:val="21"/>
      </w:rPr>
      <w:t xml:space="preserve">/ </w:t>
    </w:r>
    <w:r w:rsidRPr="00F73A9C">
      <w:rPr>
        <w:rFonts w:ascii="Arial" w:hAnsi="Arial" w:cs="Arial"/>
        <w:sz w:val="21"/>
        <w:szCs w:val="21"/>
        <w:lang w:val="ru-RU"/>
      </w:rPr>
      <w:t>Формат</w:t>
    </w:r>
    <w:r w:rsidRPr="00F73A9C">
      <w:rPr>
        <w:rFonts w:ascii="Arial" w:hAnsi="Arial" w:cs="Arial"/>
        <w:sz w:val="21"/>
        <w:szCs w:val="21"/>
      </w:rPr>
      <w:t xml:space="preserve">/ Form / I -035-0 97. 07. 15 </w:t>
    </w:r>
    <w:proofErr w:type="gramStart"/>
    <w:r w:rsidRPr="00F73A9C">
      <w:rPr>
        <w:rFonts w:ascii="Arial" w:hAnsi="Arial" w:cs="Arial"/>
        <w:sz w:val="21"/>
        <w:szCs w:val="21"/>
      </w:rPr>
      <w:t>승인</w:t>
    </w:r>
    <w:r w:rsidRPr="00F73A9C">
      <w:rPr>
        <w:rFonts w:ascii="Arial" w:hAnsi="Arial" w:cs="Arial"/>
        <w:sz w:val="21"/>
        <w:szCs w:val="21"/>
      </w:rPr>
      <w:t xml:space="preserve"> </w:t>
    </w:r>
    <w:r w:rsidRPr="00F73A9C">
      <w:rPr>
        <w:rFonts w:ascii="Arial" w:hAnsi="Arial" w:cs="Arial"/>
        <w:sz w:val="21"/>
        <w:szCs w:val="21"/>
        <w:lang w:val="ru-RU"/>
      </w:rPr>
      <w:t>/</w:t>
    </w:r>
    <w:proofErr w:type="gramEnd"/>
    <w:r w:rsidRPr="00F73A9C">
      <w:rPr>
        <w:rFonts w:ascii="Arial" w:hAnsi="Arial" w:cs="Arial"/>
        <w:sz w:val="21"/>
        <w:szCs w:val="21"/>
        <w:lang w:val="ru-RU"/>
      </w:rPr>
      <w:t xml:space="preserve"> Одобрено</w:t>
    </w:r>
    <w:r w:rsidRPr="00F73A9C">
      <w:rPr>
        <w:rFonts w:ascii="Arial" w:hAnsi="Arial" w:cs="Arial"/>
        <w:sz w:val="21"/>
        <w:szCs w:val="21"/>
      </w:rPr>
      <w:t xml:space="preserve"> / Approved /</w:t>
    </w:r>
  </w:p>
  <w:p w14:paraId="248883F6" w14:textId="77777777" w:rsidR="00E17745" w:rsidRPr="00F73A9C" w:rsidRDefault="00E17745">
    <w:pPr>
      <w:pStyle w:val="a4"/>
      <w:spacing w:line="200" w:lineRule="atLeast"/>
      <w:jc w:val="left"/>
      <w:rPr>
        <w:rFonts w:ascii="Arial" w:hAnsi="Arial" w:cs="Arial"/>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336712" w14:textId="77777777" w:rsidR="00E17745" w:rsidRDefault="00E1774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081DF1" w14:textId="77777777" w:rsidR="00E17745" w:rsidRDefault="00E17745">
      <w:r>
        <w:separator/>
      </w:r>
    </w:p>
  </w:footnote>
  <w:footnote w:type="continuationSeparator" w:id="0">
    <w:p w14:paraId="170EEEB5" w14:textId="77777777" w:rsidR="00E17745" w:rsidRDefault="00E177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4C0A5C" w14:textId="77777777" w:rsidR="00E17745" w:rsidRDefault="00E1774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D1ED11" w14:textId="77777777" w:rsidR="00E17745" w:rsidRDefault="00E17745">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7"/>
      <w:gridCol w:w="4859"/>
      <w:gridCol w:w="3260"/>
    </w:tblGrid>
    <w:tr w:rsidR="00E17745" w14:paraId="4FBCB677" w14:textId="77777777" w:rsidTr="00E17745">
      <w:tc>
        <w:tcPr>
          <w:tcW w:w="1657" w:type="dxa"/>
          <w:vAlign w:val="center"/>
        </w:tcPr>
        <w:p w14:paraId="212B1E20" w14:textId="77777777" w:rsidR="00E17745" w:rsidRDefault="00E17745" w:rsidP="005E3EFA">
          <w:pPr>
            <w:pStyle w:val="a3"/>
            <w:spacing w:line="340" w:lineRule="atLeast"/>
            <w:jc w:val="center"/>
            <w:rPr>
              <w:rFonts w:ascii="Malgun Gothic" w:eastAsia="Malgun Gothic" w:hAnsi="Malgun Gothic"/>
              <w:noProof/>
            </w:rPr>
          </w:pPr>
          <w:r w:rsidRPr="00632021">
            <w:rPr>
              <w:rFonts w:ascii="Malgun Gothic" w:eastAsia="Malgun Gothic" w:hAnsi="Malgun Gothic"/>
              <w:noProof/>
              <w:lang w:val="ru-RU" w:eastAsia="ru-RU"/>
            </w:rPr>
            <w:drawing>
              <wp:inline distT="0" distB="0" distL="0" distR="0" wp14:anchorId="15B0C5E1" wp14:editId="39A409A0">
                <wp:extent cx="676275" cy="285750"/>
                <wp:effectExtent l="0" t="0" r="0" b="0"/>
                <wp:docPr id="31" name="그림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그림 1" descr="A picture containing text, clipar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r="57709" b="22641"/>
                        <a:stretch>
                          <a:fillRect/>
                        </a:stretch>
                      </pic:blipFill>
                      <pic:spPr bwMode="auto">
                        <a:xfrm>
                          <a:off x="0" y="0"/>
                          <a:ext cx="676275" cy="285750"/>
                        </a:xfrm>
                        <a:prstGeom prst="rect">
                          <a:avLst/>
                        </a:prstGeom>
                        <a:noFill/>
                        <a:ln>
                          <a:noFill/>
                        </a:ln>
                      </pic:spPr>
                    </pic:pic>
                  </a:graphicData>
                </a:graphic>
              </wp:inline>
            </w:drawing>
          </w:r>
        </w:p>
        <w:p w14:paraId="0E2F833A" w14:textId="77777777" w:rsidR="00E17745" w:rsidRPr="00D01031" w:rsidRDefault="00E17745" w:rsidP="005E3EFA">
          <w:pPr>
            <w:pStyle w:val="a3"/>
            <w:spacing w:line="340" w:lineRule="atLeast"/>
            <w:rPr>
              <w:rFonts w:ascii="Malgun Gothic" w:eastAsia="Malgun Gothic" w:hAnsi="Malgun Gothic"/>
            </w:rPr>
          </w:pPr>
        </w:p>
      </w:tc>
      <w:tc>
        <w:tcPr>
          <w:tcW w:w="4859" w:type="dxa"/>
          <w:vAlign w:val="center"/>
        </w:tcPr>
        <w:p w14:paraId="4FC9F421" w14:textId="00E86765" w:rsidR="00E17745" w:rsidRPr="00CB4E06" w:rsidRDefault="00E17745" w:rsidP="005E3EFA">
          <w:pPr>
            <w:pStyle w:val="a3"/>
            <w:spacing w:line="340" w:lineRule="atLeast"/>
            <w:jc w:val="center"/>
            <w:rPr>
              <w:rFonts w:eastAsia="Malgun Gothic"/>
              <w:b/>
              <w:sz w:val="40"/>
              <w:szCs w:val="40"/>
              <w:lang w:val="ru-RU"/>
            </w:rPr>
          </w:pPr>
          <w:proofErr w:type="gramStart"/>
          <w:r w:rsidRPr="00D01031">
            <w:rPr>
              <w:rFonts w:ascii="Malgun Gothic" w:eastAsia="Malgun Gothic" w:hAnsi="Malgun Gothic" w:hint="eastAsia"/>
              <w:b/>
              <w:sz w:val="40"/>
              <w:szCs w:val="40"/>
            </w:rPr>
            <w:t>취업규</w:t>
          </w:r>
          <w:r>
            <w:rPr>
              <w:rFonts w:ascii="Malgun Gothic" w:eastAsia="Malgun Gothic" w:hAnsi="Malgun Gothic" w:hint="eastAsia"/>
              <w:b/>
              <w:sz w:val="40"/>
              <w:szCs w:val="40"/>
            </w:rPr>
            <w:t>칙</w:t>
          </w:r>
          <w:r w:rsidRPr="00F73A9C">
            <w:rPr>
              <w:rFonts w:ascii="Malgun Gothic" w:eastAsia="Malgun Gothic" w:hAnsi="Malgun Gothic"/>
              <w:b/>
              <w:sz w:val="40"/>
              <w:szCs w:val="40"/>
              <w:lang w:val="ru-RU"/>
            </w:rPr>
            <w:t xml:space="preserve"> </w:t>
          </w:r>
          <w:r w:rsidRPr="00F73A9C">
            <w:rPr>
              <w:rFonts w:ascii="Malgun Gothic" w:eastAsia="Malgun Gothic" w:hAnsi="Malgun Gothic"/>
              <w:b/>
              <w:sz w:val="40"/>
              <w:szCs w:val="40"/>
              <w:lang w:val="ru-RU"/>
            </w:rPr>
            <w:t>/</w:t>
          </w:r>
          <w:proofErr w:type="gramEnd"/>
          <w:r>
            <w:rPr>
              <w:rFonts w:eastAsia="Malgun Gothic"/>
              <w:b/>
              <w:sz w:val="40"/>
              <w:szCs w:val="40"/>
              <w:lang w:val="ru-RU"/>
            </w:rPr>
            <w:t xml:space="preserve"> </w:t>
          </w:r>
          <w:proofErr w:type="spellStart"/>
          <w:r w:rsidRPr="00F73A9C">
            <w:rPr>
              <w:rFonts w:ascii="Malgun Gothic" w:eastAsia="Malgun Gothic" w:hAnsi="Malgun Gothic" w:hint="eastAsia"/>
              <w:b/>
              <w:sz w:val="40"/>
              <w:szCs w:val="40"/>
              <w:lang w:val="ru-RU"/>
            </w:rPr>
            <w:t>Правила</w:t>
          </w:r>
          <w:proofErr w:type="spellEnd"/>
          <w:r w:rsidRPr="00F73A9C">
            <w:rPr>
              <w:rFonts w:ascii="Malgun Gothic" w:eastAsia="Malgun Gothic" w:hAnsi="Malgun Gothic"/>
              <w:b/>
              <w:sz w:val="40"/>
              <w:szCs w:val="40"/>
              <w:lang w:val="ru-RU"/>
            </w:rPr>
            <w:t xml:space="preserve"> </w:t>
          </w:r>
          <w:r>
            <w:rPr>
              <w:rFonts w:eastAsia="Malgun Gothic"/>
              <w:b/>
              <w:sz w:val="40"/>
              <w:szCs w:val="40"/>
              <w:lang w:val="ru-RU"/>
            </w:rPr>
            <w:t>приема на работу</w:t>
          </w:r>
          <w:r w:rsidRPr="00F73A9C">
            <w:rPr>
              <w:rFonts w:ascii="Malgun Gothic" w:eastAsia="Malgun Gothic" w:hAnsi="Malgun Gothic"/>
              <w:b/>
              <w:sz w:val="40"/>
              <w:szCs w:val="40"/>
              <w:lang w:val="ru-RU"/>
            </w:rPr>
            <w:t xml:space="preserve"> </w:t>
          </w:r>
          <w:r>
            <w:rPr>
              <w:rFonts w:eastAsia="Malgun Gothic"/>
              <w:b/>
              <w:sz w:val="40"/>
              <w:szCs w:val="40"/>
              <w:lang w:val="ru-RU"/>
            </w:rPr>
            <w:t>/</w:t>
          </w:r>
          <w:r>
            <w:rPr>
              <w:rFonts w:eastAsia="Malgun Gothic"/>
              <w:b/>
              <w:sz w:val="40"/>
              <w:szCs w:val="40"/>
              <w:lang w:val="en-GB"/>
            </w:rPr>
            <w:t xml:space="preserve"> Employment Regulation /</w:t>
          </w:r>
        </w:p>
      </w:tc>
      <w:tc>
        <w:tcPr>
          <w:tcW w:w="3260" w:type="dxa"/>
        </w:tcPr>
        <w:p w14:paraId="11A76856" w14:textId="77777777" w:rsidR="00E17745" w:rsidRPr="00D01031" w:rsidRDefault="00E17745" w:rsidP="005E3EFA">
          <w:pPr>
            <w:spacing w:line="320" w:lineRule="atLeast"/>
            <w:rPr>
              <w:rFonts w:ascii="Malgun Gothic" w:eastAsia="Malgun Gothic" w:hAnsi="Malgun Gothic"/>
            </w:rPr>
          </w:pPr>
          <w:proofErr w:type="gramStart"/>
          <w:r w:rsidRPr="00D01031">
            <w:rPr>
              <w:rFonts w:ascii="Malgun Gothic" w:eastAsia="Malgun Gothic" w:hAnsi="Malgun Gothic" w:hint="eastAsia"/>
            </w:rPr>
            <w:t>문서번호</w:t>
          </w:r>
          <w:r>
            <w:rPr>
              <w:rFonts w:ascii="Malgun Gothic" w:eastAsia="Malgun Gothic" w:hAnsi="Malgun Gothic" w:hint="eastAsia"/>
            </w:rPr>
            <w:t xml:space="preserve"> </w:t>
          </w:r>
          <w:r>
            <w:rPr>
              <w:rFonts w:ascii="Malgun Gothic" w:eastAsia="Malgun Gothic" w:hAnsi="Malgun Gothic"/>
            </w:rPr>
            <w:t>/</w:t>
          </w:r>
          <w:proofErr w:type="gramEnd"/>
          <w:r>
            <w:rPr>
              <w:rFonts w:ascii="Malgun Gothic" w:eastAsia="Malgun Gothic" w:hAnsi="Malgun Gothic"/>
            </w:rPr>
            <w:t xml:space="preserve"> </w:t>
          </w:r>
          <w:r>
            <w:rPr>
              <w:rFonts w:eastAsia="Malgun Gothic"/>
              <w:lang w:val="ru-RU"/>
            </w:rPr>
            <w:t>Номер</w:t>
          </w:r>
          <w:r w:rsidRPr="00F73A9C">
            <w:rPr>
              <w:rFonts w:eastAsia="Malgun Gothic"/>
            </w:rPr>
            <w:t xml:space="preserve"> </w:t>
          </w:r>
          <w:r>
            <w:rPr>
              <w:rFonts w:eastAsia="Malgun Gothic"/>
              <w:lang w:val="ru-RU"/>
            </w:rPr>
            <w:t>документа</w:t>
          </w:r>
          <w:r w:rsidRPr="00D01031">
            <w:rPr>
              <w:rFonts w:ascii="Malgun Gothic" w:eastAsia="Malgun Gothic" w:hAnsi="Malgun Gothic"/>
            </w:rPr>
            <w:t xml:space="preserve"> </w:t>
          </w:r>
          <w:r>
            <w:rPr>
              <w:sz w:val="16"/>
              <w:szCs w:val="16"/>
            </w:rPr>
            <w:t>DOCUMENT No.</w:t>
          </w:r>
          <w:r w:rsidRPr="00F73A9C">
            <w:rPr>
              <w:sz w:val="16"/>
              <w:szCs w:val="16"/>
            </w:rPr>
            <w:t xml:space="preserve"> </w:t>
          </w:r>
          <w:r>
            <w:rPr>
              <w:sz w:val="16"/>
              <w:szCs w:val="16"/>
            </w:rPr>
            <w:t>/</w:t>
          </w:r>
          <w:r w:rsidRPr="008030D0">
            <w:rPr>
              <w:sz w:val="16"/>
              <w:szCs w:val="16"/>
            </w:rPr>
            <w:t>:</w:t>
          </w:r>
          <w:r w:rsidRPr="00D01031">
            <w:rPr>
              <w:rFonts w:ascii="Malgun Gothic" w:eastAsia="Malgun Gothic" w:hAnsi="Malgun Gothic"/>
            </w:rPr>
            <w:t xml:space="preserve">: </w:t>
          </w:r>
          <w:r w:rsidRPr="00D01031">
            <w:rPr>
              <w:rFonts w:ascii="Malgun Gothic" w:eastAsia="Malgun Gothic" w:hAnsi="Malgun Gothic" w:hint="eastAsia"/>
            </w:rPr>
            <w:t>CP-G-</w:t>
          </w:r>
          <w:r>
            <w:rPr>
              <w:rFonts w:ascii="Malgun Gothic" w:eastAsia="Malgun Gothic" w:hAnsi="Malgun Gothic" w:hint="eastAsia"/>
            </w:rPr>
            <w:t>C</w:t>
          </w:r>
          <w:r>
            <w:rPr>
              <w:rFonts w:ascii="Malgun Gothic" w:eastAsia="Malgun Gothic" w:hAnsi="Malgun Gothic"/>
            </w:rPr>
            <w:t>TR RUS-06</w:t>
          </w:r>
        </w:p>
        <w:p w14:paraId="5E5A769E" w14:textId="77777777" w:rsidR="00E17745" w:rsidRPr="00D01031" w:rsidRDefault="00E17745" w:rsidP="005E3EFA">
          <w:pPr>
            <w:spacing w:line="320" w:lineRule="atLeast"/>
            <w:rPr>
              <w:rFonts w:ascii="Malgun Gothic" w:eastAsia="Malgun Gothic" w:hAnsi="Malgun Gothic"/>
            </w:rPr>
          </w:pPr>
          <w:proofErr w:type="gramStart"/>
          <w:r w:rsidRPr="00D01031">
            <w:rPr>
              <w:rFonts w:ascii="Malgun Gothic" w:eastAsia="Malgun Gothic" w:hAnsi="Malgun Gothic" w:hint="eastAsia"/>
            </w:rPr>
            <w:t>개정번호</w:t>
          </w:r>
          <w:r>
            <w:rPr>
              <w:rFonts w:ascii="Malgun Gothic" w:eastAsia="Malgun Gothic" w:hAnsi="Malgun Gothic" w:hint="eastAsia"/>
            </w:rPr>
            <w:t xml:space="preserve"> /</w:t>
          </w:r>
          <w:proofErr w:type="gramEnd"/>
          <w:r w:rsidRPr="00F73A9C">
            <w:rPr>
              <w:rFonts w:eastAsia="Malgun Gothic"/>
            </w:rPr>
            <w:t xml:space="preserve"> </w:t>
          </w:r>
          <w:r>
            <w:rPr>
              <w:rFonts w:eastAsia="Malgun Gothic"/>
              <w:lang w:val="ru-RU"/>
            </w:rPr>
            <w:t>Номер</w:t>
          </w:r>
          <w:r w:rsidRPr="00F73A9C">
            <w:rPr>
              <w:rFonts w:eastAsia="Malgun Gothic"/>
            </w:rPr>
            <w:t xml:space="preserve"> </w:t>
          </w:r>
          <w:r>
            <w:rPr>
              <w:rFonts w:eastAsia="Malgun Gothic"/>
              <w:lang w:val="ru-RU"/>
            </w:rPr>
            <w:t>редакции</w:t>
          </w:r>
          <w:r>
            <w:rPr>
              <w:color w:val="0000FF"/>
              <w:sz w:val="16"/>
              <w:szCs w:val="16"/>
            </w:rPr>
            <w:t xml:space="preserve"> VERSION No.</w:t>
          </w:r>
          <w:r w:rsidRPr="00F73A9C">
            <w:rPr>
              <w:color w:val="0000FF"/>
              <w:sz w:val="16"/>
              <w:szCs w:val="16"/>
            </w:rPr>
            <w:t xml:space="preserve"> </w:t>
          </w:r>
          <w:r>
            <w:rPr>
              <w:color w:val="0000FF"/>
              <w:sz w:val="16"/>
              <w:szCs w:val="16"/>
            </w:rPr>
            <w:t>/</w:t>
          </w:r>
          <w:r w:rsidRPr="00F73A9C">
            <w:rPr>
              <w:color w:val="0000FF"/>
              <w:sz w:val="16"/>
              <w:szCs w:val="16"/>
            </w:rPr>
            <w:t xml:space="preserve"> </w:t>
          </w:r>
          <w:r w:rsidRPr="00D01031">
            <w:rPr>
              <w:rFonts w:ascii="Malgun Gothic" w:eastAsia="Malgun Gothic" w:hAnsi="Malgun Gothic"/>
            </w:rPr>
            <w:t xml:space="preserve">: </w:t>
          </w:r>
          <w:r>
            <w:rPr>
              <w:rFonts w:ascii="Malgun Gothic" w:eastAsia="Malgun Gothic" w:hAnsi="Malgun Gothic"/>
            </w:rPr>
            <w:t>1</w:t>
          </w:r>
        </w:p>
        <w:p w14:paraId="4F858143" w14:textId="77777777" w:rsidR="00E17745" w:rsidRPr="00D01031" w:rsidRDefault="00E17745" w:rsidP="005E3EFA">
          <w:pPr>
            <w:pStyle w:val="a3"/>
            <w:spacing w:line="340" w:lineRule="atLeast"/>
            <w:rPr>
              <w:rFonts w:ascii="Malgun Gothic" w:eastAsia="Malgun Gothic" w:hAnsi="Malgun Gothic"/>
            </w:rPr>
          </w:pPr>
          <w:proofErr w:type="gramStart"/>
          <w:r w:rsidRPr="00D01031">
            <w:rPr>
              <w:rFonts w:ascii="Malgun Gothic" w:eastAsia="Malgun Gothic" w:hAnsi="Malgun Gothic" w:hint="eastAsia"/>
            </w:rPr>
            <w:t>PAGE</w:t>
          </w:r>
          <w:r>
            <w:rPr>
              <w:rFonts w:ascii="Malgun Gothic" w:eastAsia="Malgun Gothic" w:hAnsi="Malgun Gothic"/>
            </w:rPr>
            <w:t xml:space="preserve"> </w:t>
          </w:r>
          <w:r>
            <w:rPr>
              <w:rFonts w:eastAsia="Malgun Gothic"/>
              <w:lang w:val="ru-RU"/>
            </w:rPr>
            <w:t>/</w:t>
          </w:r>
          <w:proofErr w:type="gramEnd"/>
          <w:r>
            <w:rPr>
              <w:rFonts w:eastAsia="Malgun Gothic"/>
              <w:lang w:val="en-GB"/>
            </w:rPr>
            <w:t xml:space="preserve"> </w:t>
          </w:r>
          <w:r>
            <w:rPr>
              <w:rFonts w:eastAsia="Malgun Gothic"/>
              <w:lang w:val="ru-RU"/>
            </w:rPr>
            <w:t>Страница</w:t>
          </w:r>
          <w:r w:rsidRPr="00D01031">
            <w:rPr>
              <w:rFonts w:ascii="Malgun Gothic" w:eastAsia="Malgun Gothic" w:hAnsi="Malgun Gothic" w:hint="eastAsia"/>
            </w:rPr>
            <w:t xml:space="preserve">: </w:t>
          </w:r>
          <w:r w:rsidRPr="00D01031">
            <w:rPr>
              <w:rFonts w:ascii="Malgun Gothic" w:eastAsia="Malgun Gothic" w:hAnsi="Malgun Gothic"/>
            </w:rPr>
            <w:fldChar w:fldCharType="begin"/>
          </w:r>
          <w:r w:rsidRPr="00D01031">
            <w:rPr>
              <w:rFonts w:ascii="Malgun Gothic" w:eastAsia="Malgun Gothic" w:hAnsi="Malgun Gothic"/>
            </w:rPr>
            <w:instrText xml:space="preserve"> PAGE   \* MERGEFORMAT </w:instrText>
          </w:r>
          <w:r w:rsidRPr="00D01031">
            <w:rPr>
              <w:rFonts w:ascii="Malgun Gothic" w:eastAsia="Malgun Gothic" w:hAnsi="Malgun Gothic"/>
            </w:rPr>
            <w:fldChar w:fldCharType="separate"/>
          </w:r>
          <w:r w:rsidRPr="00444EF1">
            <w:rPr>
              <w:rFonts w:ascii="Malgun Gothic" w:eastAsia="Malgun Gothic" w:hAnsi="Malgun Gothic"/>
              <w:noProof/>
              <w:lang w:val="ko-KR"/>
            </w:rPr>
            <w:t>62</w:t>
          </w:r>
          <w:r w:rsidRPr="00D01031">
            <w:rPr>
              <w:rFonts w:ascii="Malgun Gothic" w:eastAsia="Malgun Gothic" w:hAnsi="Malgun Gothic"/>
            </w:rPr>
            <w:fldChar w:fldCharType="end"/>
          </w:r>
        </w:p>
      </w:tc>
    </w:tr>
  </w:tbl>
  <w:p w14:paraId="713A3001" w14:textId="77777777" w:rsidR="00E17745" w:rsidRDefault="00E1774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56964"/>
    <w:multiLevelType w:val="hybridMultilevel"/>
    <w:tmpl w:val="D6DA2534"/>
    <w:lvl w:ilvl="0" w:tplc="A9A23A2C">
      <w:start w:val="1"/>
      <w:numFmt w:val="decimal"/>
      <w:lvlText w:val="%1."/>
      <w:lvlJc w:val="left"/>
      <w:pPr>
        <w:ind w:left="92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01C5785"/>
    <w:multiLevelType w:val="hybridMultilevel"/>
    <w:tmpl w:val="B7EA0FD4"/>
    <w:lvl w:ilvl="0" w:tplc="A68CCB1A">
      <w:start w:val="1"/>
      <w:numFmt w:val="decimalEnclosedCircl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17878F5"/>
    <w:multiLevelType w:val="hybridMultilevel"/>
    <w:tmpl w:val="2D40692C"/>
    <w:lvl w:ilvl="0" w:tplc="3652402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956A5A"/>
    <w:multiLevelType w:val="hybridMultilevel"/>
    <w:tmpl w:val="D07A92BE"/>
    <w:lvl w:ilvl="0" w:tplc="EF2E5CB2">
      <w:start w:val="1"/>
      <w:numFmt w:val="decimalEnclosedCircle"/>
      <w:lvlText w:val="%1"/>
      <w:lvlJc w:val="left"/>
      <w:pPr>
        <w:ind w:left="1569" w:hanging="360"/>
      </w:pPr>
      <w:rPr>
        <w:lang w:val="en-US"/>
      </w:rPr>
    </w:lvl>
    <w:lvl w:ilvl="1" w:tplc="04190019" w:tentative="1">
      <w:start w:val="1"/>
      <w:numFmt w:val="lowerLetter"/>
      <w:lvlText w:val="%2."/>
      <w:lvlJc w:val="left"/>
      <w:pPr>
        <w:ind w:left="2289" w:hanging="360"/>
      </w:pPr>
    </w:lvl>
    <w:lvl w:ilvl="2" w:tplc="0419001B" w:tentative="1">
      <w:start w:val="1"/>
      <w:numFmt w:val="lowerRoman"/>
      <w:lvlText w:val="%3."/>
      <w:lvlJc w:val="right"/>
      <w:pPr>
        <w:ind w:left="3009" w:hanging="180"/>
      </w:pPr>
    </w:lvl>
    <w:lvl w:ilvl="3" w:tplc="0419000F" w:tentative="1">
      <w:start w:val="1"/>
      <w:numFmt w:val="decimal"/>
      <w:lvlText w:val="%4."/>
      <w:lvlJc w:val="left"/>
      <w:pPr>
        <w:ind w:left="3729" w:hanging="360"/>
      </w:pPr>
    </w:lvl>
    <w:lvl w:ilvl="4" w:tplc="04190019" w:tentative="1">
      <w:start w:val="1"/>
      <w:numFmt w:val="lowerLetter"/>
      <w:lvlText w:val="%5."/>
      <w:lvlJc w:val="left"/>
      <w:pPr>
        <w:ind w:left="4449" w:hanging="360"/>
      </w:pPr>
    </w:lvl>
    <w:lvl w:ilvl="5" w:tplc="0419001B" w:tentative="1">
      <w:start w:val="1"/>
      <w:numFmt w:val="lowerRoman"/>
      <w:lvlText w:val="%6."/>
      <w:lvlJc w:val="right"/>
      <w:pPr>
        <w:ind w:left="5169" w:hanging="180"/>
      </w:pPr>
    </w:lvl>
    <w:lvl w:ilvl="6" w:tplc="0419000F" w:tentative="1">
      <w:start w:val="1"/>
      <w:numFmt w:val="decimal"/>
      <w:lvlText w:val="%7."/>
      <w:lvlJc w:val="left"/>
      <w:pPr>
        <w:ind w:left="5889" w:hanging="360"/>
      </w:pPr>
    </w:lvl>
    <w:lvl w:ilvl="7" w:tplc="04190019" w:tentative="1">
      <w:start w:val="1"/>
      <w:numFmt w:val="lowerLetter"/>
      <w:lvlText w:val="%8."/>
      <w:lvlJc w:val="left"/>
      <w:pPr>
        <w:ind w:left="6609" w:hanging="360"/>
      </w:pPr>
    </w:lvl>
    <w:lvl w:ilvl="8" w:tplc="0419001B" w:tentative="1">
      <w:start w:val="1"/>
      <w:numFmt w:val="lowerRoman"/>
      <w:lvlText w:val="%9."/>
      <w:lvlJc w:val="right"/>
      <w:pPr>
        <w:ind w:left="7329" w:hanging="180"/>
      </w:pPr>
    </w:lvl>
  </w:abstractNum>
  <w:abstractNum w:abstractNumId="4" w15:restartNumberingAfterBreak="0">
    <w:nsid w:val="02F639AE"/>
    <w:multiLevelType w:val="hybridMultilevel"/>
    <w:tmpl w:val="74FED7A0"/>
    <w:lvl w:ilvl="0" w:tplc="E2B03F08">
      <w:start w:val="1"/>
      <w:numFmt w:val="decimal"/>
      <w:lvlText w:val="%1."/>
      <w:lvlJc w:val="left"/>
      <w:pPr>
        <w:ind w:left="1209" w:hanging="360"/>
      </w:pPr>
      <w:rPr>
        <w:rFonts w:hint="default"/>
      </w:rPr>
    </w:lvl>
    <w:lvl w:ilvl="1" w:tplc="04190019" w:tentative="1">
      <w:start w:val="1"/>
      <w:numFmt w:val="lowerLetter"/>
      <w:lvlText w:val="%2."/>
      <w:lvlJc w:val="left"/>
      <w:pPr>
        <w:ind w:left="1929" w:hanging="360"/>
      </w:pPr>
    </w:lvl>
    <w:lvl w:ilvl="2" w:tplc="0419001B" w:tentative="1">
      <w:start w:val="1"/>
      <w:numFmt w:val="lowerRoman"/>
      <w:lvlText w:val="%3."/>
      <w:lvlJc w:val="right"/>
      <w:pPr>
        <w:ind w:left="2649" w:hanging="180"/>
      </w:pPr>
    </w:lvl>
    <w:lvl w:ilvl="3" w:tplc="0419000F" w:tentative="1">
      <w:start w:val="1"/>
      <w:numFmt w:val="decimal"/>
      <w:lvlText w:val="%4."/>
      <w:lvlJc w:val="left"/>
      <w:pPr>
        <w:ind w:left="3369" w:hanging="360"/>
      </w:pPr>
    </w:lvl>
    <w:lvl w:ilvl="4" w:tplc="04190019" w:tentative="1">
      <w:start w:val="1"/>
      <w:numFmt w:val="lowerLetter"/>
      <w:lvlText w:val="%5."/>
      <w:lvlJc w:val="left"/>
      <w:pPr>
        <w:ind w:left="4089" w:hanging="360"/>
      </w:pPr>
    </w:lvl>
    <w:lvl w:ilvl="5" w:tplc="0419001B" w:tentative="1">
      <w:start w:val="1"/>
      <w:numFmt w:val="lowerRoman"/>
      <w:lvlText w:val="%6."/>
      <w:lvlJc w:val="right"/>
      <w:pPr>
        <w:ind w:left="4809" w:hanging="180"/>
      </w:pPr>
    </w:lvl>
    <w:lvl w:ilvl="6" w:tplc="0419000F" w:tentative="1">
      <w:start w:val="1"/>
      <w:numFmt w:val="decimal"/>
      <w:lvlText w:val="%7."/>
      <w:lvlJc w:val="left"/>
      <w:pPr>
        <w:ind w:left="5529" w:hanging="360"/>
      </w:pPr>
    </w:lvl>
    <w:lvl w:ilvl="7" w:tplc="04190019" w:tentative="1">
      <w:start w:val="1"/>
      <w:numFmt w:val="lowerLetter"/>
      <w:lvlText w:val="%8."/>
      <w:lvlJc w:val="left"/>
      <w:pPr>
        <w:ind w:left="6249" w:hanging="360"/>
      </w:pPr>
    </w:lvl>
    <w:lvl w:ilvl="8" w:tplc="0419001B" w:tentative="1">
      <w:start w:val="1"/>
      <w:numFmt w:val="lowerRoman"/>
      <w:lvlText w:val="%9."/>
      <w:lvlJc w:val="right"/>
      <w:pPr>
        <w:ind w:left="6969" w:hanging="180"/>
      </w:pPr>
    </w:lvl>
  </w:abstractNum>
  <w:abstractNum w:abstractNumId="5" w15:restartNumberingAfterBreak="0">
    <w:nsid w:val="03132861"/>
    <w:multiLevelType w:val="hybridMultilevel"/>
    <w:tmpl w:val="5CE4ED2E"/>
    <w:lvl w:ilvl="0" w:tplc="0D9EB74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04E03FE9"/>
    <w:multiLevelType w:val="hybridMultilevel"/>
    <w:tmpl w:val="85EE94F2"/>
    <w:lvl w:ilvl="0" w:tplc="6BE804F4">
      <w:start w:val="1"/>
      <w:numFmt w:val="decimal"/>
      <w:lvlText w:val="%1)"/>
      <w:lvlJc w:val="left"/>
      <w:pPr>
        <w:ind w:left="1569" w:hanging="360"/>
      </w:pPr>
      <w:rPr>
        <w:rFonts w:hint="default"/>
      </w:rPr>
    </w:lvl>
    <w:lvl w:ilvl="1" w:tplc="04190019" w:tentative="1">
      <w:start w:val="1"/>
      <w:numFmt w:val="lowerLetter"/>
      <w:lvlText w:val="%2."/>
      <w:lvlJc w:val="left"/>
      <w:pPr>
        <w:ind w:left="2289" w:hanging="360"/>
      </w:pPr>
    </w:lvl>
    <w:lvl w:ilvl="2" w:tplc="0419001B" w:tentative="1">
      <w:start w:val="1"/>
      <w:numFmt w:val="lowerRoman"/>
      <w:lvlText w:val="%3."/>
      <w:lvlJc w:val="right"/>
      <w:pPr>
        <w:ind w:left="3009" w:hanging="180"/>
      </w:pPr>
    </w:lvl>
    <w:lvl w:ilvl="3" w:tplc="0419000F" w:tentative="1">
      <w:start w:val="1"/>
      <w:numFmt w:val="decimal"/>
      <w:lvlText w:val="%4."/>
      <w:lvlJc w:val="left"/>
      <w:pPr>
        <w:ind w:left="3729" w:hanging="360"/>
      </w:pPr>
    </w:lvl>
    <w:lvl w:ilvl="4" w:tplc="04190019" w:tentative="1">
      <w:start w:val="1"/>
      <w:numFmt w:val="lowerLetter"/>
      <w:lvlText w:val="%5."/>
      <w:lvlJc w:val="left"/>
      <w:pPr>
        <w:ind w:left="4449" w:hanging="360"/>
      </w:pPr>
    </w:lvl>
    <w:lvl w:ilvl="5" w:tplc="0419001B" w:tentative="1">
      <w:start w:val="1"/>
      <w:numFmt w:val="lowerRoman"/>
      <w:lvlText w:val="%6."/>
      <w:lvlJc w:val="right"/>
      <w:pPr>
        <w:ind w:left="5169" w:hanging="180"/>
      </w:pPr>
    </w:lvl>
    <w:lvl w:ilvl="6" w:tplc="0419000F" w:tentative="1">
      <w:start w:val="1"/>
      <w:numFmt w:val="decimal"/>
      <w:lvlText w:val="%7."/>
      <w:lvlJc w:val="left"/>
      <w:pPr>
        <w:ind w:left="5889" w:hanging="360"/>
      </w:pPr>
    </w:lvl>
    <w:lvl w:ilvl="7" w:tplc="04190019" w:tentative="1">
      <w:start w:val="1"/>
      <w:numFmt w:val="lowerLetter"/>
      <w:lvlText w:val="%8."/>
      <w:lvlJc w:val="left"/>
      <w:pPr>
        <w:ind w:left="6609" w:hanging="360"/>
      </w:pPr>
    </w:lvl>
    <w:lvl w:ilvl="8" w:tplc="0419001B" w:tentative="1">
      <w:start w:val="1"/>
      <w:numFmt w:val="lowerRoman"/>
      <w:lvlText w:val="%9."/>
      <w:lvlJc w:val="right"/>
      <w:pPr>
        <w:ind w:left="7329" w:hanging="180"/>
      </w:pPr>
    </w:lvl>
  </w:abstractNum>
  <w:abstractNum w:abstractNumId="7" w15:restartNumberingAfterBreak="0">
    <w:nsid w:val="056A5E0C"/>
    <w:multiLevelType w:val="hybridMultilevel"/>
    <w:tmpl w:val="12BC2EDA"/>
    <w:lvl w:ilvl="0" w:tplc="79FE6D58">
      <w:start w:val="1"/>
      <w:numFmt w:val="decimal"/>
      <w:lvlText w:val="%1."/>
      <w:lvlJc w:val="left"/>
      <w:pPr>
        <w:ind w:left="12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61D271C"/>
    <w:multiLevelType w:val="hybridMultilevel"/>
    <w:tmpl w:val="D07A92BE"/>
    <w:lvl w:ilvl="0" w:tplc="EF2E5CB2">
      <w:start w:val="1"/>
      <w:numFmt w:val="decimalEnclosedCircle"/>
      <w:lvlText w:val="%1"/>
      <w:lvlJc w:val="left"/>
      <w:pPr>
        <w:ind w:left="1569" w:hanging="360"/>
      </w:pPr>
      <w:rPr>
        <w:lang w:val="en-US"/>
      </w:rPr>
    </w:lvl>
    <w:lvl w:ilvl="1" w:tplc="04190019" w:tentative="1">
      <w:start w:val="1"/>
      <w:numFmt w:val="lowerLetter"/>
      <w:lvlText w:val="%2."/>
      <w:lvlJc w:val="left"/>
      <w:pPr>
        <w:ind w:left="2289" w:hanging="360"/>
      </w:pPr>
    </w:lvl>
    <w:lvl w:ilvl="2" w:tplc="0419001B" w:tentative="1">
      <w:start w:val="1"/>
      <w:numFmt w:val="lowerRoman"/>
      <w:lvlText w:val="%3."/>
      <w:lvlJc w:val="right"/>
      <w:pPr>
        <w:ind w:left="3009" w:hanging="180"/>
      </w:pPr>
    </w:lvl>
    <w:lvl w:ilvl="3" w:tplc="0419000F" w:tentative="1">
      <w:start w:val="1"/>
      <w:numFmt w:val="decimal"/>
      <w:lvlText w:val="%4."/>
      <w:lvlJc w:val="left"/>
      <w:pPr>
        <w:ind w:left="3729" w:hanging="360"/>
      </w:pPr>
    </w:lvl>
    <w:lvl w:ilvl="4" w:tplc="04190019" w:tentative="1">
      <w:start w:val="1"/>
      <w:numFmt w:val="lowerLetter"/>
      <w:lvlText w:val="%5."/>
      <w:lvlJc w:val="left"/>
      <w:pPr>
        <w:ind w:left="4449" w:hanging="360"/>
      </w:pPr>
    </w:lvl>
    <w:lvl w:ilvl="5" w:tplc="0419001B" w:tentative="1">
      <w:start w:val="1"/>
      <w:numFmt w:val="lowerRoman"/>
      <w:lvlText w:val="%6."/>
      <w:lvlJc w:val="right"/>
      <w:pPr>
        <w:ind w:left="5169" w:hanging="180"/>
      </w:pPr>
    </w:lvl>
    <w:lvl w:ilvl="6" w:tplc="0419000F" w:tentative="1">
      <w:start w:val="1"/>
      <w:numFmt w:val="decimal"/>
      <w:lvlText w:val="%7."/>
      <w:lvlJc w:val="left"/>
      <w:pPr>
        <w:ind w:left="5889" w:hanging="360"/>
      </w:pPr>
    </w:lvl>
    <w:lvl w:ilvl="7" w:tplc="04190019" w:tentative="1">
      <w:start w:val="1"/>
      <w:numFmt w:val="lowerLetter"/>
      <w:lvlText w:val="%8."/>
      <w:lvlJc w:val="left"/>
      <w:pPr>
        <w:ind w:left="6609" w:hanging="360"/>
      </w:pPr>
    </w:lvl>
    <w:lvl w:ilvl="8" w:tplc="0419001B" w:tentative="1">
      <w:start w:val="1"/>
      <w:numFmt w:val="lowerRoman"/>
      <w:lvlText w:val="%9."/>
      <w:lvlJc w:val="right"/>
      <w:pPr>
        <w:ind w:left="7329" w:hanging="180"/>
      </w:pPr>
    </w:lvl>
  </w:abstractNum>
  <w:abstractNum w:abstractNumId="9" w15:restartNumberingAfterBreak="0">
    <w:nsid w:val="06AF1071"/>
    <w:multiLevelType w:val="hybridMultilevel"/>
    <w:tmpl w:val="406AAB32"/>
    <w:lvl w:ilvl="0" w:tplc="2910D956">
      <w:start w:val="1"/>
      <w:numFmt w:val="decimal"/>
      <w:lvlText w:val="%1)"/>
      <w:lvlJc w:val="left"/>
      <w:pPr>
        <w:ind w:left="1569" w:hanging="360"/>
      </w:pPr>
      <w:rPr>
        <w:rFonts w:hint="default"/>
      </w:rPr>
    </w:lvl>
    <w:lvl w:ilvl="1" w:tplc="04190019" w:tentative="1">
      <w:start w:val="1"/>
      <w:numFmt w:val="lowerLetter"/>
      <w:lvlText w:val="%2."/>
      <w:lvlJc w:val="left"/>
      <w:pPr>
        <w:ind w:left="2289" w:hanging="360"/>
      </w:pPr>
    </w:lvl>
    <w:lvl w:ilvl="2" w:tplc="0419001B" w:tentative="1">
      <w:start w:val="1"/>
      <w:numFmt w:val="lowerRoman"/>
      <w:lvlText w:val="%3."/>
      <w:lvlJc w:val="right"/>
      <w:pPr>
        <w:ind w:left="3009" w:hanging="180"/>
      </w:pPr>
    </w:lvl>
    <w:lvl w:ilvl="3" w:tplc="0419000F" w:tentative="1">
      <w:start w:val="1"/>
      <w:numFmt w:val="decimal"/>
      <w:lvlText w:val="%4."/>
      <w:lvlJc w:val="left"/>
      <w:pPr>
        <w:ind w:left="3729" w:hanging="360"/>
      </w:pPr>
    </w:lvl>
    <w:lvl w:ilvl="4" w:tplc="04190019" w:tentative="1">
      <w:start w:val="1"/>
      <w:numFmt w:val="lowerLetter"/>
      <w:lvlText w:val="%5."/>
      <w:lvlJc w:val="left"/>
      <w:pPr>
        <w:ind w:left="4449" w:hanging="360"/>
      </w:pPr>
    </w:lvl>
    <w:lvl w:ilvl="5" w:tplc="0419001B" w:tentative="1">
      <w:start w:val="1"/>
      <w:numFmt w:val="lowerRoman"/>
      <w:lvlText w:val="%6."/>
      <w:lvlJc w:val="right"/>
      <w:pPr>
        <w:ind w:left="5169" w:hanging="180"/>
      </w:pPr>
    </w:lvl>
    <w:lvl w:ilvl="6" w:tplc="0419000F" w:tentative="1">
      <w:start w:val="1"/>
      <w:numFmt w:val="decimal"/>
      <w:lvlText w:val="%7."/>
      <w:lvlJc w:val="left"/>
      <w:pPr>
        <w:ind w:left="5889" w:hanging="360"/>
      </w:pPr>
    </w:lvl>
    <w:lvl w:ilvl="7" w:tplc="04190019" w:tentative="1">
      <w:start w:val="1"/>
      <w:numFmt w:val="lowerLetter"/>
      <w:lvlText w:val="%8."/>
      <w:lvlJc w:val="left"/>
      <w:pPr>
        <w:ind w:left="6609" w:hanging="360"/>
      </w:pPr>
    </w:lvl>
    <w:lvl w:ilvl="8" w:tplc="0419001B" w:tentative="1">
      <w:start w:val="1"/>
      <w:numFmt w:val="lowerRoman"/>
      <w:lvlText w:val="%9."/>
      <w:lvlJc w:val="right"/>
      <w:pPr>
        <w:ind w:left="7329" w:hanging="180"/>
      </w:pPr>
    </w:lvl>
  </w:abstractNum>
  <w:abstractNum w:abstractNumId="10" w15:restartNumberingAfterBreak="0">
    <w:nsid w:val="078C360E"/>
    <w:multiLevelType w:val="hybridMultilevel"/>
    <w:tmpl w:val="3C7CB1A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07D53140"/>
    <w:multiLevelType w:val="hybridMultilevel"/>
    <w:tmpl w:val="41721C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0880410D"/>
    <w:multiLevelType w:val="multilevel"/>
    <w:tmpl w:val="4BB26D96"/>
    <w:styleLink w:val="CurrentList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08B70A51"/>
    <w:multiLevelType w:val="hybridMultilevel"/>
    <w:tmpl w:val="A1D28B34"/>
    <w:lvl w:ilvl="0" w:tplc="0419000F">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94378B8"/>
    <w:multiLevelType w:val="hybridMultilevel"/>
    <w:tmpl w:val="D07A92BE"/>
    <w:lvl w:ilvl="0" w:tplc="EF2E5CB2">
      <w:start w:val="1"/>
      <w:numFmt w:val="decimalEnclosedCircle"/>
      <w:lvlText w:val="%1"/>
      <w:lvlJc w:val="left"/>
      <w:pPr>
        <w:ind w:left="1569" w:hanging="360"/>
      </w:pPr>
      <w:rPr>
        <w:lang w:val="en-US"/>
      </w:rPr>
    </w:lvl>
    <w:lvl w:ilvl="1" w:tplc="04190019" w:tentative="1">
      <w:start w:val="1"/>
      <w:numFmt w:val="lowerLetter"/>
      <w:lvlText w:val="%2."/>
      <w:lvlJc w:val="left"/>
      <w:pPr>
        <w:ind w:left="2289" w:hanging="360"/>
      </w:pPr>
    </w:lvl>
    <w:lvl w:ilvl="2" w:tplc="0419001B" w:tentative="1">
      <w:start w:val="1"/>
      <w:numFmt w:val="lowerRoman"/>
      <w:lvlText w:val="%3."/>
      <w:lvlJc w:val="right"/>
      <w:pPr>
        <w:ind w:left="3009" w:hanging="180"/>
      </w:pPr>
    </w:lvl>
    <w:lvl w:ilvl="3" w:tplc="0419000F" w:tentative="1">
      <w:start w:val="1"/>
      <w:numFmt w:val="decimal"/>
      <w:lvlText w:val="%4."/>
      <w:lvlJc w:val="left"/>
      <w:pPr>
        <w:ind w:left="3729" w:hanging="360"/>
      </w:pPr>
    </w:lvl>
    <w:lvl w:ilvl="4" w:tplc="04190019" w:tentative="1">
      <w:start w:val="1"/>
      <w:numFmt w:val="lowerLetter"/>
      <w:lvlText w:val="%5."/>
      <w:lvlJc w:val="left"/>
      <w:pPr>
        <w:ind w:left="4449" w:hanging="360"/>
      </w:pPr>
    </w:lvl>
    <w:lvl w:ilvl="5" w:tplc="0419001B" w:tentative="1">
      <w:start w:val="1"/>
      <w:numFmt w:val="lowerRoman"/>
      <w:lvlText w:val="%6."/>
      <w:lvlJc w:val="right"/>
      <w:pPr>
        <w:ind w:left="5169" w:hanging="180"/>
      </w:pPr>
    </w:lvl>
    <w:lvl w:ilvl="6" w:tplc="0419000F" w:tentative="1">
      <w:start w:val="1"/>
      <w:numFmt w:val="decimal"/>
      <w:lvlText w:val="%7."/>
      <w:lvlJc w:val="left"/>
      <w:pPr>
        <w:ind w:left="5889" w:hanging="360"/>
      </w:pPr>
    </w:lvl>
    <w:lvl w:ilvl="7" w:tplc="04190019" w:tentative="1">
      <w:start w:val="1"/>
      <w:numFmt w:val="lowerLetter"/>
      <w:lvlText w:val="%8."/>
      <w:lvlJc w:val="left"/>
      <w:pPr>
        <w:ind w:left="6609" w:hanging="360"/>
      </w:pPr>
    </w:lvl>
    <w:lvl w:ilvl="8" w:tplc="0419001B" w:tentative="1">
      <w:start w:val="1"/>
      <w:numFmt w:val="lowerRoman"/>
      <w:lvlText w:val="%9."/>
      <w:lvlJc w:val="right"/>
      <w:pPr>
        <w:ind w:left="7329" w:hanging="180"/>
      </w:pPr>
    </w:lvl>
  </w:abstractNum>
  <w:abstractNum w:abstractNumId="15" w15:restartNumberingAfterBreak="0">
    <w:nsid w:val="094C544C"/>
    <w:multiLevelType w:val="hybridMultilevel"/>
    <w:tmpl w:val="2A7AF1F6"/>
    <w:lvl w:ilvl="0" w:tplc="0D9EB74C">
      <w:start w:val="1"/>
      <w:numFmt w:val="decimal"/>
      <w:lvlText w:val="%1."/>
      <w:lvlJc w:val="left"/>
      <w:pPr>
        <w:ind w:left="12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A005BBB"/>
    <w:multiLevelType w:val="hybridMultilevel"/>
    <w:tmpl w:val="AE100FC6"/>
    <w:lvl w:ilvl="0" w:tplc="8CF40B2A">
      <w:start w:val="1"/>
      <w:numFmt w:val="decimal"/>
      <w:lvlText w:val="%1."/>
      <w:lvlJc w:val="left"/>
      <w:pPr>
        <w:ind w:left="1209" w:hanging="360"/>
      </w:pPr>
      <w:rPr>
        <w:rFonts w:hint="default"/>
      </w:rPr>
    </w:lvl>
    <w:lvl w:ilvl="1" w:tplc="04190019" w:tentative="1">
      <w:start w:val="1"/>
      <w:numFmt w:val="lowerLetter"/>
      <w:lvlText w:val="%2."/>
      <w:lvlJc w:val="left"/>
      <w:pPr>
        <w:ind w:left="1929" w:hanging="360"/>
      </w:pPr>
    </w:lvl>
    <w:lvl w:ilvl="2" w:tplc="0419001B" w:tentative="1">
      <w:start w:val="1"/>
      <w:numFmt w:val="lowerRoman"/>
      <w:lvlText w:val="%3."/>
      <w:lvlJc w:val="right"/>
      <w:pPr>
        <w:ind w:left="2649" w:hanging="180"/>
      </w:pPr>
    </w:lvl>
    <w:lvl w:ilvl="3" w:tplc="0419000F" w:tentative="1">
      <w:start w:val="1"/>
      <w:numFmt w:val="decimal"/>
      <w:lvlText w:val="%4."/>
      <w:lvlJc w:val="left"/>
      <w:pPr>
        <w:ind w:left="3369" w:hanging="360"/>
      </w:pPr>
    </w:lvl>
    <w:lvl w:ilvl="4" w:tplc="04190019" w:tentative="1">
      <w:start w:val="1"/>
      <w:numFmt w:val="lowerLetter"/>
      <w:lvlText w:val="%5."/>
      <w:lvlJc w:val="left"/>
      <w:pPr>
        <w:ind w:left="4089" w:hanging="360"/>
      </w:pPr>
    </w:lvl>
    <w:lvl w:ilvl="5" w:tplc="0419001B" w:tentative="1">
      <w:start w:val="1"/>
      <w:numFmt w:val="lowerRoman"/>
      <w:lvlText w:val="%6."/>
      <w:lvlJc w:val="right"/>
      <w:pPr>
        <w:ind w:left="4809" w:hanging="180"/>
      </w:pPr>
    </w:lvl>
    <w:lvl w:ilvl="6" w:tplc="0419000F" w:tentative="1">
      <w:start w:val="1"/>
      <w:numFmt w:val="decimal"/>
      <w:lvlText w:val="%7."/>
      <w:lvlJc w:val="left"/>
      <w:pPr>
        <w:ind w:left="5529" w:hanging="360"/>
      </w:pPr>
    </w:lvl>
    <w:lvl w:ilvl="7" w:tplc="04190019" w:tentative="1">
      <w:start w:val="1"/>
      <w:numFmt w:val="lowerLetter"/>
      <w:lvlText w:val="%8."/>
      <w:lvlJc w:val="left"/>
      <w:pPr>
        <w:ind w:left="6249" w:hanging="360"/>
      </w:pPr>
    </w:lvl>
    <w:lvl w:ilvl="8" w:tplc="0419001B" w:tentative="1">
      <w:start w:val="1"/>
      <w:numFmt w:val="lowerRoman"/>
      <w:lvlText w:val="%9."/>
      <w:lvlJc w:val="right"/>
      <w:pPr>
        <w:ind w:left="6969" w:hanging="180"/>
      </w:pPr>
    </w:lvl>
  </w:abstractNum>
  <w:abstractNum w:abstractNumId="17" w15:restartNumberingAfterBreak="0">
    <w:nsid w:val="0A114CF5"/>
    <w:multiLevelType w:val="hybridMultilevel"/>
    <w:tmpl w:val="A1D28B34"/>
    <w:lvl w:ilvl="0" w:tplc="0419000F">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8" w15:restartNumberingAfterBreak="0">
    <w:nsid w:val="0A3A0329"/>
    <w:multiLevelType w:val="hybridMultilevel"/>
    <w:tmpl w:val="B1349AE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0A9F222B"/>
    <w:multiLevelType w:val="hybridMultilevel"/>
    <w:tmpl w:val="74FED7A0"/>
    <w:lvl w:ilvl="0" w:tplc="E2B03F08">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0" w15:restartNumberingAfterBreak="0">
    <w:nsid w:val="0AB27097"/>
    <w:multiLevelType w:val="hybridMultilevel"/>
    <w:tmpl w:val="DC20634C"/>
    <w:lvl w:ilvl="0" w:tplc="0D9EB74C">
      <w:start w:val="1"/>
      <w:numFmt w:val="decimal"/>
      <w:lvlText w:val="%1."/>
      <w:lvlJc w:val="left"/>
      <w:pPr>
        <w:ind w:left="12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0AE10AFC"/>
    <w:multiLevelType w:val="hybridMultilevel"/>
    <w:tmpl w:val="8472A5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0AFC2668"/>
    <w:multiLevelType w:val="hybridMultilevel"/>
    <w:tmpl w:val="EFB225B6"/>
    <w:lvl w:ilvl="0" w:tplc="3C749E56">
      <w:start w:val="1"/>
      <w:numFmt w:val="decimal"/>
      <w:lvlText w:val="%1."/>
      <w:lvlJc w:val="left"/>
      <w:pPr>
        <w:ind w:left="1230" w:hanging="360"/>
      </w:pPr>
      <w:rPr>
        <w:rFonts w:hint="default"/>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23" w15:restartNumberingAfterBreak="0">
    <w:nsid w:val="0B0A2426"/>
    <w:multiLevelType w:val="hybridMultilevel"/>
    <w:tmpl w:val="AE100FC6"/>
    <w:lvl w:ilvl="0" w:tplc="8CF40B2A">
      <w:start w:val="1"/>
      <w:numFmt w:val="decimal"/>
      <w:lvlText w:val="%1."/>
      <w:lvlJc w:val="left"/>
      <w:pPr>
        <w:ind w:left="1209" w:hanging="360"/>
      </w:pPr>
      <w:rPr>
        <w:rFonts w:hint="default"/>
      </w:rPr>
    </w:lvl>
    <w:lvl w:ilvl="1" w:tplc="04190019" w:tentative="1">
      <w:start w:val="1"/>
      <w:numFmt w:val="lowerLetter"/>
      <w:lvlText w:val="%2."/>
      <w:lvlJc w:val="left"/>
      <w:pPr>
        <w:ind w:left="1929" w:hanging="360"/>
      </w:pPr>
    </w:lvl>
    <w:lvl w:ilvl="2" w:tplc="0419001B" w:tentative="1">
      <w:start w:val="1"/>
      <w:numFmt w:val="lowerRoman"/>
      <w:lvlText w:val="%3."/>
      <w:lvlJc w:val="right"/>
      <w:pPr>
        <w:ind w:left="2649" w:hanging="180"/>
      </w:pPr>
    </w:lvl>
    <w:lvl w:ilvl="3" w:tplc="0419000F" w:tentative="1">
      <w:start w:val="1"/>
      <w:numFmt w:val="decimal"/>
      <w:lvlText w:val="%4."/>
      <w:lvlJc w:val="left"/>
      <w:pPr>
        <w:ind w:left="3369" w:hanging="360"/>
      </w:pPr>
    </w:lvl>
    <w:lvl w:ilvl="4" w:tplc="04190019" w:tentative="1">
      <w:start w:val="1"/>
      <w:numFmt w:val="lowerLetter"/>
      <w:lvlText w:val="%5."/>
      <w:lvlJc w:val="left"/>
      <w:pPr>
        <w:ind w:left="4089" w:hanging="360"/>
      </w:pPr>
    </w:lvl>
    <w:lvl w:ilvl="5" w:tplc="0419001B" w:tentative="1">
      <w:start w:val="1"/>
      <w:numFmt w:val="lowerRoman"/>
      <w:lvlText w:val="%6."/>
      <w:lvlJc w:val="right"/>
      <w:pPr>
        <w:ind w:left="4809" w:hanging="180"/>
      </w:pPr>
    </w:lvl>
    <w:lvl w:ilvl="6" w:tplc="0419000F" w:tentative="1">
      <w:start w:val="1"/>
      <w:numFmt w:val="decimal"/>
      <w:lvlText w:val="%7."/>
      <w:lvlJc w:val="left"/>
      <w:pPr>
        <w:ind w:left="5529" w:hanging="360"/>
      </w:pPr>
    </w:lvl>
    <w:lvl w:ilvl="7" w:tplc="04190019" w:tentative="1">
      <w:start w:val="1"/>
      <w:numFmt w:val="lowerLetter"/>
      <w:lvlText w:val="%8."/>
      <w:lvlJc w:val="left"/>
      <w:pPr>
        <w:ind w:left="6249" w:hanging="360"/>
      </w:pPr>
    </w:lvl>
    <w:lvl w:ilvl="8" w:tplc="0419001B" w:tentative="1">
      <w:start w:val="1"/>
      <w:numFmt w:val="lowerRoman"/>
      <w:lvlText w:val="%9."/>
      <w:lvlJc w:val="right"/>
      <w:pPr>
        <w:ind w:left="6969" w:hanging="180"/>
      </w:pPr>
    </w:lvl>
  </w:abstractNum>
  <w:abstractNum w:abstractNumId="24" w15:restartNumberingAfterBreak="0">
    <w:nsid w:val="0B9A31E6"/>
    <w:multiLevelType w:val="hybridMultilevel"/>
    <w:tmpl w:val="8EEECB1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0BE911E3"/>
    <w:multiLevelType w:val="hybridMultilevel"/>
    <w:tmpl w:val="DF5C45CE"/>
    <w:lvl w:ilvl="0" w:tplc="80B4EFE6">
      <w:start w:val="1"/>
      <w:numFmt w:val="decimal"/>
      <w:lvlText w:val="%1."/>
      <w:lvlJc w:val="left"/>
      <w:pPr>
        <w:ind w:left="1469" w:hanging="360"/>
      </w:pPr>
      <w:rPr>
        <w:rFonts w:ascii="Times New Roman" w:hAnsi="Times New Roman" w:hint="default"/>
      </w:rPr>
    </w:lvl>
    <w:lvl w:ilvl="1" w:tplc="04190019" w:tentative="1">
      <w:start w:val="1"/>
      <w:numFmt w:val="lowerLetter"/>
      <w:lvlText w:val="%2."/>
      <w:lvlJc w:val="left"/>
      <w:pPr>
        <w:ind w:left="2189" w:hanging="360"/>
      </w:pPr>
    </w:lvl>
    <w:lvl w:ilvl="2" w:tplc="0419001B" w:tentative="1">
      <w:start w:val="1"/>
      <w:numFmt w:val="lowerRoman"/>
      <w:lvlText w:val="%3."/>
      <w:lvlJc w:val="right"/>
      <w:pPr>
        <w:ind w:left="2909" w:hanging="180"/>
      </w:pPr>
    </w:lvl>
    <w:lvl w:ilvl="3" w:tplc="0419000F" w:tentative="1">
      <w:start w:val="1"/>
      <w:numFmt w:val="decimal"/>
      <w:lvlText w:val="%4."/>
      <w:lvlJc w:val="left"/>
      <w:pPr>
        <w:ind w:left="3629" w:hanging="360"/>
      </w:pPr>
    </w:lvl>
    <w:lvl w:ilvl="4" w:tplc="04190019" w:tentative="1">
      <w:start w:val="1"/>
      <w:numFmt w:val="lowerLetter"/>
      <w:lvlText w:val="%5."/>
      <w:lvlJc w:val="left"/>
      <w:pPr>
        <w:ind w:left="4349" w:hanging="360"/>
      </w:pPr>
    </w:lvl>
    <w:lvl w:ilvl="5" w:tplc="0419001B" w:tentative="1">
      <w:start w:val="1"/>
      <w:numFmt w:val="lowerRoman"/>
      <w:lvlText w:val="%6."/>
      <w:lvlJc w:val="right"/>
      <w:pPr>
        <w:ind w:left="5069" w:hanging="180"/>
      </w:pPr>
    </w:lvl>
    <w:lvl w:ilvl="6" w:tplc="0419000F" w:tentative="1">
      <w:start w:val="1"/>
      <w:numFmt w:val="decimal"/>
      <w:lvlText w:val="%7."/>
      <w:lvlJc w:val="left"/>
      <w:pPr>
        <w:ind w:left="5789" w:hanging="360"/>
      </w:pPr>
    </w:lvl>
    <w:lvl w:ilvl="7" w:tplc="04190019" w:tentative="1">
      <w:start w:val="1"/>
      <w:numFmt w:val="lowerLetter"/>
      <w:lvlText w:val="%8."/>
      <w:lvlJc w:val="left"/>
      <w:pPr>
        <w:ind w:left="6509" w:hanging="360"/>
      </w:pPr>
    </w:lvl>
    <w:lvl w:ilvl="8" w:tplc="0419001B" w:tentative="1">
      <w:start w:val="1"/>
      <w:numFmt w:val="lowerRoman"/>
      <w:lvlText w:val="%9."/>
      <w:lvlJc w:val="right"/>
      <w:pPr>
        <w:ind w:left="7229" w:hanging="180"/>
      </w:pPr>
    </w:lvl>
  </w:abstractNum>
  <w:abstractNum w:abstractNumId="26" w15:restartNumberingAfterBreak="0">
    <w:nsid w:val="0C3B7519"/>
    <w:multiLevelType w:val="hybridMultilevel"/>
    <w:tmpl w:val="C87CC694"/>
    <w:lvl w:ilvl="0" w:tplc="52E4581E">
      <w:start w:val="1"/>
      <w:numFmt w:val="decimal"/>
      <w:lvlText w:val="%1."/>
      <w:lvlJc w:val="left"/>
      <w:pPr>
        <w:ind w:left="1230" w:hanging="360"/>
      </w:pPr>
      <w:rPr>
        <w:rFonts w:hint="default"/>
      </w:rPr>
    </w:lvl>
    <w:lvl w:ilvl="1" w:tplc="04190019" w:tentative="1">
      <w:start w:val="1"/>
      <w:numFmt w:val="lowerLetter"/>
      <w:lvlText w:val="%2."/>
      <w:lvlJc w:val="left"/>
      <w:pPr>
        <w:ind w:left="1950" w:hanging="360"/>
      </w:pPr>
    </w:lvl>
    <w:lvl w:ilvl="2" w:tplc="0419001B" w:tentative="1">
      <w:start w:val="1"/>
      <w:numFmt w:val="lowerRoman"/>
      <w:lvlText w:val="%3."/>
      <w:lvlJc w:val="right"/>
      <w:pPr>
        <w:ind w:left="2670" w:hanging="180"/>
      </w:pPr>
    </w:lvl>
    <w:lvl w:ilvl="3" w:tplc="0419000F" w:tentative="1">
      <w:start w:val="1"/>
      <w:numFmt w:val="decimal"/>
      <w:lvlText w:val="%4."/>
      <w:lvlJc w:val="left"/>
      <w:pPr>
        <w:ind w:left="3390" w:hanging="360"/>
      </w:pPr>
    </w:lvl>
    <w:lvl w:ilvl="4" w:tplc="04190019" w:tentative="1">
      <w:start w:val="1"/>
      <w:numFmt w:val="lowerLetter"/>
      <w:lvlText w:val="%5."/>
      <w:lvlJc w:val="left"/>
      <w:pPr>
        <w:ind w:left="4110" w:hanging="360"/>
      </w:pPr>
    </w:lvl>
    <w:lvl w:ilvl="5" w:tplc="0419001B" w:tentative="1">
      <w:start w:val="1"/>
      <w:numFmt w:val="lowerRoman"/>
      <w:lvlText w:val="%6."/>
      <w:lvlJc w:val="right"/>
      <w:pPr>
        <w:ind w:left="4830" w:hanging="180"/>
      </w:pPr>
    </w:lvl>
    <w:lvl w:ilvl="6" w:tplc="0419000F" w:tentative="1">
      <w:start w:val="1"/>
      <w:numFmt w:val="decimal"/>
      <w:lvlText w:val="%7."/>
      <w:lvlJc w:val="left"/>
      <w:pPr>
        <w:ind w:left="5550" w:hanging="360"/>
      </w:pPr>
    </w:lvl>
    <w:lvl w:ilvl="7" w:tplc="04190019" w:tentative="1">
      <w:start w:val="1"/>
      <w:numFmt w:val="lowerLetter"/>
      <w:lvlText w:val="%8."/>
      <w:lvlJc w:val="left"/>
      <w:pPr>
        <w:ind w:left="6270" w:hanging="360"/>
      </w:pPr>
    </w:lvl>
    <w:lvl w:ilvl="8" w:tplc="0419001B" w:tentative="1">
      <w:start w:val="1"/>
      <w:numFmt w:val="lowerRoman"/>
      <w:lvlText w:val="%9."/>
      <w:lvlJc w:val="right"/>
      <w:pPr>
        <w:ind w:left="6990" w:hanging="180"/>
      </w:pPr>
    </w:lvl>
  </w:abstractNum>
  <w:abstractNum w:abstractNumId="27" w15:restartNumberingAfterBreak="0">
    <w:nsid w:val="0C4C78B5"/>
    <w:multiLevelType w:val="hybridMultilevel"/>
    <w:tmpl w:val="D6DA2534"/>
    <w:lvl w:ilvl="0" w:tplc="A9A23A2C">
      <w:start w:val="1"/>
      <w:numFmt w:val="decimal"/>
      <w:lvlText w:val="%1."/>
      <w:lvlJc w:val="left"/>
      <w:pPr>
        <w:ind w:left="92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0E5C1D8D"/>
    <w:multiLevelType w:val="hybridMultilevel"/>
    <w:tmpl w:val="E1A06FFE"/>
    <w:lvl w:ilvl="0" w:tplc="2EB08C6E">
      <w:start w:val="1"/>
      <w:numFmt w:val="decimal"/>
      <w:lvlText w:val="%1."/>
      <w:lvlJc w:val="left"/>
      <w:pPr>
        <w:ind w:left="1209" w:hanging="360"/>
      </w:pPr>
      <w:rPr>
        <w:rFonts w:hint="default"/>
      </w:rPr>
    </w:lvl>
    <w:lvl w:ilvl="1" w:tplc="04190019" w:tentative="1">
      <w:start w:val="1"/>
      <w:numFmt w:val="lowerLetter"/>
      <w:lvlText w:val="%2."/>
      <w:lvlJc w:val="left"/>
      <w:pPr>
        <w:ind w:left="1929" w:hanging="360"/>
      </w:pPr>
    </w:lvl>
    <w:lvl w:ilvl="2" w:tplc="0419001B" w:tentative="1">
      <w:start w:val="1"/>
      <w:numFmt w:val="lowerRoman"/>
      <w:lvlText w:val="%3."/>
      <w:lvlJc w:val="right"/>
      <w:pPr>
        <w:ind w:left="2649" w:hanging="180"/>
      </w:pPr>
    </w:lvl>
    <w:lvl w:ilvl="3" w:tplc="0419000F" w:tentative="1">
      <w:start w:val="1"/>
      <w:numFmt w:val="decimal"/>
      <w:lvlText w:val="%4."/>
      <w:lvlJc w:val="left"/>
      <w:pPr>
        <w:ind w:left="3369" w:hanging="360"/>
      </w:pPr>
    </w:lvl>
    <w:lvl w:ilvl="4" w:tplc="04190019" w:tentative="1">
      <w:start w:val="1"/>
      <w:numFmt w:val="lowerLetter"/>
      <w:lvlText w:val="%5."/>
      <w:lvlJc w:val="left"/>
      <w:pPr>
        <w:ind w:left="4089" w:hanging="360"/>
      </w:pPr>
    </w:lvl>
    <w:lvl w:ilvl="5" w:tplc="0419001B" w:tentative="1">
      <w:start w:val="1"/>
      <w:numFmt w:val="lowerRoman"/>
      <w:lvlText w:val="%6."/>
      <w:lvlJc w:val="right"/>
      <w:pPr>
        <w:ind w:left="4809" w:hanging="180"/>
      </w:pPr>
    </w:lvl>
    <w:lvl w:ilvl="6" w:tplc="0419000F" w:tentative="1">
      <w:start w:val="1"/>
      <w:numFmt w:val="decimal"/>
      <w:lvlText w:val="%7."/>
      <w:lvlJc w:val="left"/>
      <w:pPr>
        <w:ind w:left="5529" w:hanging="360"/>
      </w:pPr>
    </w:lvl>
    <w:lvl w:ilvl="7" w:tplc="04190019" w:tentative="1">
      <w:start w:val="1"/>
      <w:numFmt w:val="lowerLetter"/>
      <w:lvlText w:val="%8."/>
      <w:lvlJc w:val="left"/>
      <w:pPr>
        <w:ind w:left="6249" w:hanging="360"/>
      </w:pPr>
    </w:lvl>
    <w:lvl w:ilvl="8" w:tplc="0419001B" w:tentative="1">
      <w:start w:val="1"/>
      <w:numFmt w:val="lowerRoman"/>
      <w:lvlText w:val="%9."/>
      <w:lvlJc w:val="right"/>
      <w:pPr>
        <w:ind w:left="6969" w:hanging="180"/>
      </w:pPr>
    </w:lvl>
  </w:abstractNum>
  <w:abstractNum w:abstractNumId="29" w15:restartNumberingAfterBreak="0">
    <w:nsid w:val="0F4C784E"/>
    <w:multiLevelType w:val="hybridMultilevel"/>
    <w:tmpl w:val="5AE44B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104F67F1"/>
    <w:multiLevelType w:val="hybridMultilevel"/>
    <w:tmpl w:val="2AD0DA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105546EE"/>
    <w:multiLevelType w:val="hybridMultilevel"/>
    <w:tmpl w:val="DB9ED1B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105F464B"/>
    <w:multiLevelType w:val="hybridMultilevel"/>
    <w:tmpl w:val="85EE94F2"/>
    <w:lvl w:ilvl="0" w:tplc="6BE804F4">
      <w:start w:val="1"/>
      <w:numFmt w:val="decimal"/>
      <w:lvlText w:val="%1)"/>
      <w:lvlJc w:val="left"/>
      <w:pPr>
        <w:ind w:left="1569" w:hanging="360"/>
      </w:pPr>
      <w:rPr>
        <w:rFonts w:hint="default"/>
      </w:rPr>
    </w:lvl>
    <w:lvl w:ilvl="1" w:tplc="04190019" w:tentative="1">
      <w:start w:val="1"/>
      <w:numFmt w:val="lowerLetter"/>
      <w:lvlText w:val="%2."/>
      <w:lvlJc w:val="left"/>
      <w:pPr>
        <w:ind w:left="2289" w:hanging="360"/>
      </w:pPr>
    </w:lvl>
    <w:lvl w:ilvl="2" w:tplc="0419001B" w:tentative="1">
      <w:start w:val="1"/>
      <w:numFmt w:val="lowerRoman"/>
      <w:lvlText w:val="%3."/>
      <w:lvlJc w:val="right"/>
      <w:pPr>
        <w:ind w:left="3009" w:hanging="180"/>
      </w:pPr>
    </w:lvl>
    <w:lvl w:ilvl="3" w:tplc="0419000F" w:tentative="1">
      <w:start w:val="1"/>
      <w:numFmt w:val="decimal"/>
      <w:lvlText w:val="%4."/>
      <w:lvlJc w:val="left"/>
      <w:pPr>
        <w:ind w:left="3729" w:hanging="360"/>
      </w:pPr>
    </w:lvl>
    <w:lvl w:ilvl="4" w:tplc="04190019" w:tentative="1">
      <w:start w:val="1"/>
      <w:numFmt w:val="lowerLetter"/>
      <w:lvlText w:val="%5."/>
      <w:lvlJc w:val="left"/>
      <w:pPr>
        <w:ind w:left="4449" w:hanging="360"/>
      </w:pPr>
    </w:lvl>
    <w:lvl w:ilvl="5" w:tplc="0419001B" w:tentative="1">
      <w:start w:val="1"/>
      <w:numFmt w:val="lowerRoman"/>
      <w:lvlText w:val="%6."/>
      <w:lvlJc w:val="right"/>
      <w:pPr>
        <w:ind w:left="5169" w:hanging="180"/>
      </w:pPr>
    </w:lvl>
    <w:lvl w:ilvl="6" w:tplc="0419000F" w:tentative="1">
      <w:start w:val="1"/>
      <w:numFmt w:val="decimal"/>
      <w:lvlText w:val="%7."/>
      <w:lvlJc w:val="left"/>
      <w:pPr>
        <w:ind w:left="5889" w:hanging="360"/>
      </w:pPr>
    </w:lvl>
    <w:lvl w:ilvl="7" w:tplc="04190019" w:tentative="1">
      <w:start w:val="1"/>
      <w:numFmt w:val="lowerLetter"/>
      <w:lvlText w:val="%8."/>
      <w:lvlJc w:val="left"/>
      <w:pPr>
        <w:ind w:left="6609" w:hanging="360"/>
      </w:pPr>
    </w:lvl>
    <w:lvl w:ilvl="8" w:tplc="0419001B" w:tentative="1">
      <w:start w:val="1"/>
      <w:numFmt w:val="lowerRoman"/>
      <w:lvlText w:val="%9."/>
      <w:lvlJc w:val="right"/>
      <w:pPr>
        <w:ind w:left="7329" w:hanging="180"/>
      </w:pPr>
    </w:lvl>
  </w:abstractNum>
  <w:abstractNum w:abstractNumId="33" w15:restartNumberingAfterBreak="0">
    <w:nsid w:val="106D45E7"/>
    <w:multiLevelType w:val="hybridMultilevel"/>
    <w:tmpl w:val="4C20B74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10721F7D"/>
    <w:multiLevelType w:val="hybridMultilevel"/>
    <w:tmpl w:val="3EF008A4"/>
    <w:lvl w:ilvl="0" w:tplc="3652402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115467B5"/>
    <w:multiLevelType w:val="hybridMultilevel"/>
    <w:tmpl w:val="AE100FC6"/>
    <w:lvl w:ilvl="0" w:tplc="8CF40B2A">
      <w:start w:val="1"/>
      <w:numFmt w:val="decimal"/>
      <w:lvlText w:val="%1."/>
      <w:lvlJc w:val="left"/>
      <w:pPr>
        <w:ind w:left="1209" w:hanging="360"/>
      </w:pPr>
      <w:rPr>
        <w:rFonts w:hint="default"/>
      </w:rPr>
    </w:lvl>
    <w:lvl w:ilvl="1" w:tplc="04190019" w:tentative="1">
      <w:start w:val="1"/>
      <w:numFmt w:val="lowerLetter"/>
      <w:lvlText w:val="%2."/>
      <w:lvlJc w:val="left"/>
      <w:pPr>
        <w:ind w:left="1929" w:hanging="360"/>
      </w:pPr>
    </w:lvl>
    <w:lvl w:ilvl="2" w:tplc="0419001B" w:tentative="1">
      <w:start w:val="1"/>
      <w:numFmt w:val="lowerRoman"/>
      <w:lvlText w:val="%3."/>
      <w:lvlJc w:val="right"/>
      <w:pPr>
        <w:ind w:left="2649" w:hanging="180"/>
      </w:pPr>
    </w:lvl>
    <w:lvl w:ilvl="3" w:tplc="0419000F" w:tentative="1">
      <w:start w:val="1"/>
      <w:numFmt w:val="decimal"/>
      <w:lvlText w:val="%4."/>
      <w:lvlJc w:val="left"/>
      <w:pPr>
        <w:ind w:left="3369" w:hanging="360"/>
      </w:pPr>
    </w:lvl>
    <w:lvl w:ilvl="4" w:tplc="04190019" w:tentative="1">
      <w:start w:val="1"/>
      <w:numFmt w:val="lowerLetter"/>
      <w:lvlText w:val="%5."/>
      <w:lvlJc w:val="left"/>
      <w:pPr>
        <w:ind w:left="4089" w:hanging="360"/>
      </w:pPr>
    </w:lvl>
    <w:lvl w:ilvl="5" w:tplc="0419001B" w:tentative="1">
      <w:start w:val="1"/>
      <w:numFmt w:val="lowerRoman"/>
      <w:lvlText w:val="%6."/>
      <w:lvlJc w:val="right"/>
      <w:pPr>
        <w:ind w:left="4809" w:hanging="180"/>
      </w:pPr>
    </w:lvl>
    <w:lvl w:ilvl="6" w:tplc="0419000F" w:tentative="1">
      <w:start w:val="1"/>
      <w:numFmt w:val="decimal"/>
      <w:lvlText w:val="%7."/>
      <w:lvlJc w:val="left"/>
      <w:pPr>
        <w:ind w:left="5529" w:hanging="360"/>
      </w:pPr>
    </w:lvl>
    <w:lvl w:ilvl="7" w:tplc="04190019" w:tentative="1">
      <w:start w:val="1"/>
      <w:numFmt w:val="lowerLetter"/>
      <w:lvlText w:val="%8."/>
      <w:lvlJc w:val="left"/>
      <w:pPr>
        <w:ind w:left="6249" w:hanging="360"/>
      </w:pPr>
    </w:lvl>
    <w:lvl w:ilvl="8" w:tplc="0419001B" w:tentative="1">
      <w:start w:val="1"/>
      <w:numFmt w:val="lowerRoman"/>
      <w:lvlText w:val="%9."/>
      <w:lvlJc w:val="right"/>
      <w:pPr>
        <w:ind w:left="6969" w:hanging="180"/>
      </w:pPr>
    </w:lvl>
  </w:abstractNum>
  <w:abstractNum w:abstractNumId="36" w15:restartNumberingAfterBreak="0">
    <w:nsid w:val="11E71138"/>
    <w:multiLevelType w:val="hybridMultilevel"/>
    <w:tmpl w:val="371A5D42"/>
    <w:lvl w:ilvl="0" w:tplc="0D9EB74C">
      <w:start w:val="1"/>
      <w:numFmt w:val="decimal"/>
      <w:lvlText w:val="%1."/>
      <w:lvlJc w:val="left"/>
      <w:pPr>
        <w:ind w:left="12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12447203"/>
    <w:multiLevelType w:val="hybridMultilevel"/>
    <w:tmpl w:val="8A08DC26"/>
    <w:lvl w:ilvl="0" w:tplc="E2B03F0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132078A0"/>
    <w:multiLevelType w:val="hybridMultilevel"/>
    <w:tmpl w:val="26168CA0"/>
    <w:lvl w:ilvl="0" w:tplc="5512F87A">
      <w:start w:val="1"/>
      <w:numFmt w:val="decimal"/>
      <w:lvlText w:val="%1."/>
      <w:lvlJc w:val="left"/>
      <w:pPr>
        <w:ind w:left="915" w:hanging="360"/>
      </w:pPr>
      <w:rPr>
        <w:rFonts w:hint="default"/>
      </w:rPr>
    </w:lvl>
    <w:lvl w:ilvl="1" w:tplc="04190019" w:tentative="1">
      <w:start w:val="1"/>
      <w:numFmt w:val="lowerLetter"/>
      <w:lvlText w:val="%2."/>
      <w:lvlJc w:val="left"/>
      <w:pPr>
        <w:ind w:left="1635" w:hanging="360"/>
      </w:pPr>
    </w:lvl>
    <w:lvl w:ilvl="2" w:tplc="0419001B" w:tentative="1">
      <w:start w:val="1"/>
      <w:numFmt w:val="lowerRoman"/>
      <w:lvlText w:val="%3."/>
      <w:lvlJc w:val="right"/>
      <w:pPr>
        <w:ind w:left="2355" w:hanging="180"/>
      </w:pPr>
    </w:lvl>
    <w:lvl w:ilvl="3" w:tplc="0419000F" w:tentative="1">
      <w:start w:val="1"/>
      <w:numFmt w:val="decimal"/>
      <w:lvlText w:val="%4."/>
      <w:lvlJc w:val="left"/>
      <w:pPr>
        <w:ind w:left="3075" w:hanging="360"/>
      </w:pPr>
    </w:lvl>
    <w:lvl w:ilvl="4" w:tplc="04190019" w:tentative="1">
      <w:start w:val="1"/>
      <w:numFmt w:val="lowerLetter"/>
      <w:lvlText w:val="%5."/>
      <w:lvlJc w:val="left"/>
      <w:pPr>
        <w:ind w:left="3795" w:hanging="360"/>
      </w:pPr>
    </w:lvl>
    <w:lvl w:ilvl="5" w:tplc="0419001B" w:tentative="1">
      <w:start w:val="1"/>
      <w:numFmt w:val="lowerRoman"/>
      <w:lvlText w:val="%6."/>
      <w:lvlJc w:val="right"/>
      <w:pPr>
        <w:ind w:left="4515" w:hanging="180"/>
      </w:pPr>
    </w:lvl>
    <w:lvl w:ilvl="6" w:tplc="0419000F" w:tentative="1">
      <w:start w:val="1"/>
      <w:numFmt w:val="decimal"/>
      <w:lvlText w:val="%7."/>
      <w:lvlJc w:val="left"/>
      <w:pPr>
        <w:ind w:left="5235" w:hanging="360"/>
      </w:pPr>
    </w:lvl>
    <w:lvl w:ilvl="7" w:tplc="04190019" w:tentative="1">
      <w:start w:val="1"/>
      <w:numFmt w:val="lowerLetter"/>
      <w:lvlText w:val="%8."/>
      <w:lvlJc w:val="left"/>
      <w:pPr>
        <w:ind w:left="5955" w:hanging="360"/>
      </w:pPr>
    </w:lvl>
    <w:lvl w:ilvl="8" w:tplc="0419001B" w:tentative="1">
      <w:start w:val="1"/>
      <w:numFmt w:val="lowerRoman"/>
      <w:lvlText w:val="%9."/>
      <w:lvlJc w:val="right"/>
      <w:pPr>
        <w:ind w:left="6675" w:hanging="180"/>
      </w:pPr>
    </w:lvl>
  </w:abstractNum>
  <w:abstractNum w:abstractNumId="39" w15:restartNumberingAfterBreak="0">
    <w:nsid w:val="13985EDE"/>
    <w:multiLevelType w:val="hybridMultilevel"/>
    <w:tmpl w:val="A1D28B34"/>
    <w:lvl w:ilvl="0" w:tplc="0419000F">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0" w15:restartNumberingAfterBreak="0">
    <w:nsid w:val="13B656B7"/>
    <w:multiLevelType w:val="hybridMultilevel"/>
    <w:tmpl w:val="33E0A15E"/>
    <w:lvl w:ilvl="0" w:tplc="197AC522">
      <w:start w:val="1"/>
      <w:numFmt w:val="decimal"/>
      <w:lvlText w:val="%1."/>
      <w:lvlJc w:val="left"/>
      <w:pPr>
        <w:ind w:left="925" w:hanging="360"/>
      </w:pPr>
      <w:rPr>
        <w:rFonts w:hint="default"/>
      </w:rPr>
    </w:lvl>
    <w:lvl w:ilvl="1" w:tplc="04190019" w:tentative="1">
      <w:start w:val="1"/>
      <w:numFmt w:val="lowerLetter"/>
      <w:lvlText w:val="%2."/>
      <w:lvlJc w:val="left"/>
      <w:pPr>
        <w:ind w:left="1645" w:hanging="360"/>
      </w:pPr>
    </w:lvl>
    <w:lvl w:ilvl="2" w:tplc="0419001B" w:tentative="1">
      <w:start w:val="1"/>
      <w:numFmt w:val="lowerRoman"/>
      <w:lvlText w:val="%3."/>
      <w:lvlJc w:val="right"/>
      <w:pPr>
        <w:ind w:left="2365" w:hanging="180"/>
      </w:pPr>
    </w:lvl>
    <w:lvl w:ilvl="3" w:tplc="0419000F" w:tentative="1">
      <w:start w:val="1"/>
      <w:numFmt w:val="decimal"/>
      <w:lvlText w:val="%4."/>
      <w:lvlJc w:val="left"/>
      <w:pPr>
        <w:ind w:left="3085" w:hanging="360"/>
      </w:pPr>
    </w:lvl>
    <w:lvl w:ilvl="4" w:tplc="04190019" w:tentative="1">
      <w:start w:val="1"/>
      <w:numFmt w:val="lowerLetter"/>
      <w:lvlText w:val="%5."/>
      <w:lvlJc w:val="left"/>
      <w:pPr>
        <w:ind w:left="3805" w:hanging="360"/>
      </w:pPr>
    </w:lvl>
    <w:lvl w:ilvl="5" w:tplc="0419001B" w:tentative="1">
      <w:start w:val="1"/>
      <w:numFmt w:val="lowerRoman"/>
      <w:lvlText w:val="%6."/>
      <w:lvlJc w:val="right"/>
      <w:pPr>
        <w:ind w:left="4525" w:hanging="180"/>
      </w:pPr>
    </w:lvl>
    <w:lvl w:ilvl="6" w:tplc="0419000F" w:tentative="1">
      <w:start w:val="1"/>
      <w:numFmt w:val="decimal"/>
      <w:lvlText w:val="%7."/>
      <w:lvlJc w:val="left"/>
      <w:pPr>
        <w:ind w:left="5245" w:hanging="360"/>
      </w:pPr>
    </w:lvl>
    <w:lvl w:ilvl="7" w:tplc="04190019" w:tentative="1">
      <w:start w:val="1"/>
      <w:numFmt w:val="lowerLetter"/>
      <w:lvlText w:val="%8."/>
      <w:lvlJc w:val="left"/>
      <w:pPr>
        <w:ind w:left="5965" w:hanging="360"/>
      </w:pPr>
    </w:lvl>
    <w:lvl w:ilvl="8" w:tplc="0419001B" w:tentative="1">
      <w:start w:val="1"/>
      <w:numFmt w:val="lowerRoman"/>
      <w:lvlText w:val="%9."/>
      <w:lvlJc w:val="right"/>
      <w:pPr>
        <w:ind w:left="6685" w:hanging="180"/>
      </w:pPr>
    </w:lvl>
  </w:abstractNum>
  <w:abstractNum w:abstractNumId="41" w15:restartNumberingAfterBreak="0">
    <w:nsid w:val="140417DA"/>
    <w:multiLevelType w:val="hybridMultilevel"/>
    <w:tmpl w:val="079C5560"/>
    <w:lvl w:ilvl="0" w:tplc="F746DCC4">
      <w:start w:val="1"/>
      <w:numFmt w:val="decimal"/>
      <w:lvlText w:val="%1."/>
      <w:lvlJc w:val="left"/>
      <w:pPr>
        <w:ind w:left="1240" w:hanging="360"/>
      </w:pPr>
      <w:rPr>
        <w:rFonts w:hint="default"/>
      </w:rPr>
    </w:lvl>
    <w:lvl w:ilvl="1" w:tplc="04190019" w:tentative="1">
      <w:start w:val="1"/>
      <w:numFmt w:val="lowerLetter"/>
      <w:lvlText w:val="%2."/>
      <w:lvlJc w:val="left"/>
      <w:pPr>
        <w:ind w:left="1960" w:hanging="360"/>
      </w:pPr>
    </w:lvl>
    <w:lvl w:ilvl="2" w:tplc="0419001B" w:tentative="1">
      <w:start w:val="1"/>
      <w:numFmt w:val="lowerRoman"/>
      <w:lvlText w:val="%3."/>
      <w:lvlJc w:val="right"/>
      <w:pPr>
        <w:ind w:left="2680" w:hanging="180"/>
      </w:pPr>
    </w:lvl>
    <w:lvl w:ilvl="3" w:tplc="0419000F" w:tentative="1">
      <w:start w:val="1"/>
      <w:numFmt w:val="decimal"/>
      <w:lvlText w:val="%4."/>
      <w:lvlJc w:val="left"/>
      <w:pPr>
        <w:ind w:left="3400" w:hanging="360"/>
      </w:pPr>
    </w:lvl>
    <w:lvl w:ilvl="4" w:tplc="04190019" w:tentative="1">
      <w:start w:val="1"/>
      <w:numFmt w:val="lowerLetter"/>
      <w:lvlText w:val="%5."/>
      <w:lvlJc w:val="left"/>
      <w:pPr>
        <w:ind w:left="4120" w:hanging="360"/>
      </w:pPr>
    </w:lvl>
    <w:lvl w:ilvl="5" w:tplc="0419001B" w:tentative="1">
      <w:start w:val="1"/>
      <w:numFmt w:val="lowerRoman"/>
      <w:lvlText w:val="%6."/>
      <w:lvlJc w:val="right"/>
      <w:pPr>
        <w:ind w:left="4840" w:hanging="180"/>
      </w:pPr>
    </w:lvl>
    <w:lvl w:ilvl="6" w:tplc="0419000F" w:tentative="1">
      <w:start w:val="1"/>
      <w:numFmt w:val="decimal"/>
      <w:lvlText w:val="%7."/>
      <w:lvlJc w:val="left"/>
      <w:pPr>
        <w:ind w:left="5560" w:hanging="360"/>
      </w:pPr>
    </w:lvl>
    <w:lvl w:ilvl="7" w:tplc="04190019" w:tentative="1">
      <w:start w:val="1"/>
      <w:numFmt w:val="lowerLetter"/>
      <w:lvlText w:val="%8."/>
      <w:lvlJc w:val="left"/>
      <w:pPr>
        <w:ind w:left="6280" w:hanging="360"/>
      </w:pPr>
    </w:lvl>
    <w:lvl w:ilvl="8" w:tplc="0419001B" w:tentative="1">
      <w:start w:val="1"/>
      <w:numFmt w:val="lowerRoman"/>
      <w:lvlText w:val="%9."/>
      <w:lvlJc w:val="right"/>
      <w:pPr>
        <w:ind w:left="7000" w:hanging="180"/>
      </w:pPr>
    </w:lvl>
  </w:abstractNum>
  <w:abstractNum w:abstractNumId="42" w15:restartNumberingAfterBreak="0">
    <w:nsid w:val="14DA2524"/>
    <w:multiLevelType w:val="hybridMultilevel"/>
    <w:tmpl w:val="AE100FC6"/>
    <w:lvl w:ilvl="0" w:tplc="8CF40B2A">
      <w:start w:val="1"/>
      <w:numFmt w:val="decimal"/>
      <w:lvlText w:val="%1."/>
      <w:lvlJc w:val="left"/>
      <w:pPr>
        <w:ind w:left="1209" w:hanging="360"/>
      </w:pPr>
      <w:rPr>
        <w:rFonts w:hint="default"/>
      </w:rPr>
    </w:lvl>
    <w:lvl w:ilvl="1" w:tplc="04190019" w:tentative="1">
      <w:start w:val="1"/>
      <w:numFmt w:val="lowerLetter"/>
      <w:lvlText w:val="%2."/>
      <w:lvlJc w:val="left"/>
      <w:pPr>
        <w:ind w:left="1929" w:hanging="360"/>
      </w:pPr>
    </w:lvl>
    <w:lvl w:ilvl="2" w:tplc="0419001B" w:tentative="1">
      <w:start w:val="1"/>
      <w:numFmt w:val="lowerRoman"/>
      <w:lvlText w:val="%3."/>
      <w:lvlJc w:val="right"/>
      <w:pPr>
        <w:ind w:left="2649" w:hanging="180"/>
      </w:pPr>
    </w:lvl>
    <w:lvl w:ilvl="3" w:tplc="0419000F" w:tentative="1">
      <w:start w:val="1"/>
      <w:numFmt w:val="decimal"/>
      <w:lvlText w:val="%4."/>
      <w:lvlJc w:val="left"/>
      <w:pPr>
        <w:ind w:left="3369" w:hanging="360"/>
      </w:pPr>
    </w:lvl>
    <w:lvl w:ilvl="4" w:tplc="04190019" w:tentative="1">
      <w:start w:val="1"/>
      <w:numFmt w:val="lowerLetter"/>
      <w:lvlText w:val="%5."/>
      <w:lvlJc w:val="left"/>
      <w:pPr>
        <w:ind w:left="4089" w:hanging="360"/>
      </w:pPr>
    </w:lvl>
    <w:lvl w:ilvl="5" w:tplc="0419001B" w:tentative="1">
      <w:start w:val="1"/>
      <w:numFmt w:val="lowerRoman"/>
      <w:lvlText w:val="%6."/>
      <w:lvlJc w:val="right"/>
      <w:pPr>
        <w:ind w:left="4809" w:hanging="180"/>
      </w:pPr>
    </w:lvl>
    <w:lvl w:ilvl="6" w:tplc="0419000F" w:tentative="1">
      <w:start w:val="1"/>
      <w:numFmt w:val="decimal"/>
      <w:lvlText w:val="%7."/>
      <w:lvlJc w:val="left"/>
      <w:pPr>
        <w:ind w:left="5529" w:hanging="360"/>
      </w:pPr>
    </w:lvl>
    <w:lvl w:ilvl="7" w:tplc="04190019" w:tentative="1">
      <w:start w:val="1"/>
      <w:numFmt w:val="lowerLetter"/>
      <w:lvlText w:val="%8."/>
      <w:lvlJc w:val="left"/>
      <w:pPr>
        <w:ind w:left="6249" w:hanging="360"/>
      </w:pPr>
    </w:lvl>
    <w:lvl w:ilvl="8" w:tplc="0419001B" w:tentative="1">
      <w:start w:val="1"/>
      <w:numFmt w:val="lowerRoman"/>
      <w:lvlText w:val="%9."/>
      <w:lvlJc w:val="right"/>
      <w:pPr>
        <w:ind w:left="6969" w:hanging="180"/>
      </w:pPr>
    </w:lvl>
  </w:abstractNum>
  <w:abstractNum w:abstractNumId="43" w15:restartNumberingAfterBreak="0">
    <w:nsid w:val="154E72CE"/>
    <w:multiLevelType w:val="hybridMultilevel"/>
    <w:tmpl w:val="12BC2EDA"/>
    <w:lvl w:ilvl="0" w:tplc="79FE6D58">
      <w:start w:val="1"/>
      <w:numFmt w:val="decimal"/>
      <w:lvlText w:val="%1."/>
      <w:lvlJc w:val="left"/>
      <w:pPr>
        <w:ind w:left="12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15797A3F"/>
    <w:multiLevelType w:val="hybridMultilevel"/>
    <w:tmpl w:val="6BA07456"/>
    <w:lvl w:ilvl="0" w:tplc="0D9EB74C">
      <w:start w:val="1"/>
      <w:numFmt w:val="decimal"/>
      <w:lvlText w:val="%1."/>
      <w:lvlJc w:val="left"/>
      <w:pPr>
        <w:ind w:left="1240" w:hanging="360"/>
      </w:pPr>
      <w:rPr>
        <w:rFonts w:hint="default"/>
      </w:rPr>
    </w:lvl>
    <w:lvl w:ilvl="1" w:tplc="04190019" w:tentative="1">
      <w:start w:val="1"/>
      <w:numFmt w:val="lowerLetter"/>
      <w:lvlText w:val="%2."/>
      <w:lvlJc w:val="left"/>
      <w:pPr>
        <w:ind w:left="1960" w:hanging="360"/>
      </w:pPr>
    </w:lvl>
    <w:lvl w:ilvl="2" w:tplc="0419001B" w:tentative="1">
      <w:start w:val="1"/>
      <w:numFmt w:val="lowerRoman"/>
      <w:lvlText w:val="%3."/>
      <w:lvlJc w:val="right"/>
      <w:pPr>
        <w:ind w:left="2680" w:hanging="180"/>
      </w:pPr>
    </w:lvl>
    <w:lvl w:ilvl="3" w:tplc="0419000F" w:tentative="1">
      <w:start w:val="1"/>
      <w:numFmt w:val="decimal"/>
      <w:lvlText w:val="%4."/>
      <w:lvlJc w:val="left"/>
      <w:pPr>
        <w:ind w:left="3400" w:hanging="360"/>
      </w:pPr>
    </w:lvl>
    <w:lvl w:ilvl="4" w:tplc="04190019" w:tentative="1">
      <w:start w:val="1"/>
      <w:numFmt w:val="lowerLetter"/>
      <w:lvlText w:val="%5."/>
      <w:lvlJc w:val="left"/>
      <w:pPr>
        <w:ind w:left="4120" w:hanging="360"/>
      </w:pPr>
    </w:lvl>
    <w:lvl w:ilvl="5" w:tplc="0419001B" w:tentative="1">
      <w:start w:val="1"/>
      <w:numFmt w:val="lowerRoman"/>
      <w:lvlText w:val="%6."/>
      <w:lvlJc w:val="right"/>
      <w:pPr>
        <w:ind w:left="4840" w:hanging="180"/>
      </w:pPr>
    </w:lvl>
    <w:lvl w:ilvl="6" w:tplc="0419000F" w:tentative="1">
      <w:start w:val="1"/>
      <w:numFmt w:val="decimal"/>
      <w:lvlText w:val="%7."/>
      <w:lvlJc w:val="left"/>
      <w:pPr>
        <w:ind w:left="5560" w:hanging="360"/>
      </w:pPr>
    </w:lvl>
    <w:lvl w:ilvl="7" w:tplc="04190019" w:tentative="1">
      <w:start w:val="1"/>
      <w:numFmt w:val="lowerLetter"/>
      <w:lvlText w:val="%8."/>
      <w:lvlJc w:val="left"/>
      <w:pPr>
        <w:ind w:left="6280" w:hanging="360"/>
      </w:pPr>
    </w:lvl>
    <w:lvl w:ilvl="8" w:tplc="0419001B" w:tentative="1">
      <w:start w:val="1"/>
      <w:numFmt w:val="lowerRoman"/>
      <w:lvlText w:val="%9."/>
      <w:lvlJc w:val="right"/>
      <w:pPr>
        <w:ind w:left="7000" w:hanging="180"/>
      </w:pPr>
    </w:lvl>
  </w:abstractNum>
  <w:abstractNum w:abstractNumId="45" w15:restartNumberingAfterBreak="0">
    <w:nsid w:val="16282639"/>
    <w:multiLevelType w:val="hybridMultilevel"/>
    <w:tmpl w:val="13A26AD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162B194B"/>
    <w:multiLevelType w:val="hybridMultilevel"/>
    <w:tmpl w:val="CD6AF5A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169D3D73"/>
    <w:multiLevelType w:val="hybridMultilevel"/>
    <w:tmpl w:val="200CD404"/>
    <w:lvl w:ilvl="0" w:tplc="04190011">
      <w:start w:val="1"/>
      <w:numFmt w:val="decimal"/>
      <w:lvlText w:val="%1)"/>
      <w:lvlJc w:val="left"/>
      <w:pPr>
        <w:ind w:left="720" w:hanging="360"/>
      </w:pPr>
    </w:lvl>
    <w:lvl w:ilvl="1" w:tplc="C4B02A90">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179152EC"/>
    <w:multiLevelType w:val="hybridMultilevel"/>
    <w:tmpl w:val="C27EE882"/>
    <w:lvl w:ilvl="0" w:tplc="14B23ED0">
      <w:start w:val="4"/>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17A016E2"/>
    <w:multiLevelType w:val="hybridMultilevel"/>
    <w:tmpl w:val="41FA7DE0"/>
    <w:lvl w:ilvl="0" w:tplc="3652402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186E64F8"/>
    <w:multiLevelType w:val="hybridMultilevel"/>
    <w:tmpl w:val="9CDE5848"/>
    <w:lvl w:ilvl="0" w:tplc="A68CCB1A">
      <w:start w:val="1"/>
      <w:numFmt w:val="decimalEnclosedCircl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18C208DC"/>
    <w:multiLevelType w:val="hybridMultilevel"/>
    <w:tmpl w:val="24D2ED04"/>
    <w:lvl w:ilvl="0" w:tplc="29D8C064">
      <w:start w:val="2"/>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198A663C"/>
    <w:multiLevelType w:val="hybridMultilevel"/>
    <w:tmpl w:val="69D8DAF8"/>
    <w:lvl w:ilvl="0" w:tplc="D1A09ABA">
      <w:start w:val="1"/>
      <w:numFmt w:val="decimal"/>
      <w:lvlText w:val="%1."/>
      <w:lvlJc w:val="left"/>
      <w:pPr>
        <w:ind w:left="1209" w:hanging="360"/>
      </w:pPr>
      <w:rPr>
        <w:rFonts w:hint="default"/>
      </w:rPr>
    </w:lvl>
    <w:lvl w:ilvl="1" w:tplc="04190019" w:tentative="1">
      <w:start w:val="1"/>
      <w:numFmt w:val="lowerLetter"/>
      <w:lvlText w:val="%2."/>
      <w:lvlJc w:val="left"/>
      <w:pPr>
        <w:ind w:left="1929" w:hanging="360"/>
      </w:pPr>
    </w:lvl>
    <w:lvl w:ilvl="2" w:tplc="0419001B" w:tentative="1">
      <w:start w:val="1"/>
      <w:numFmt w:val="lowerRoman"/>
      <w:lvlText w:val="%3."/>
      <w:lvlJc w:val="right"/>
      <w:pPr>
        <w:ind w:left="2649" w:hanging="180"/>
      </w:pPr>
    </w:lvl>
    <w:lvl w:ilvl="3" w:tplc="0419000F" w:tentative="1">
      <w:start w:val="1"/>
      <w:numFmt w:val="decimal"/>
      <w:lvlText w:val="%4."/>
      <w:lvlJc w:val="left"/>
      <w:pPr>
        <w:ind w:left="3369" w:hanging="360"/>
      </w:pPr>
    </w:lvl>
    <w:lvl w:ilvl="4" w:tplc="04190019" w:tentative="1">
      <w:start w:val="1"/>
      <w:numFmt w:val="lowerLetter"/>
      <w:lvlText w:val="%5."/>
      <w:lvlJc w:val="left"/>
      <w:pPr>
        <w:ind w:left="4089" w:hanging="360"/>
      </w:pPr>
    </w:lvl>
    <w:lvl w:ilvl="5" w:tplc="0419001B" w:tentative="1">
      <w:start w:val="1"/>
      <w:numFmt w:val="lowerRoman"/>
      <w:lvlText w:val="%6."/>
      <w:lvlJc w:val="right"/>
      <w:pPr>
        <w:ind w:left="4809" w:hanging="180"/>
      </w:pPr>
    </w:lvl>
    <w:lvl w:ilvl="6" w:tplc="0419000F" w:tentative="1">
      <w:start w:val="1"/>
      <w:numFmt w:val="decimal"/>
      <w:lvlText w:val="%7."/>
      <w:lvlJc w:val="left"/>
      <w:pPr>
        <w:ind w:left="5529" w:hanging="360"/>
      </w:pPr>
    </w:lvl>
    <w:lvl w:ilvl="7" w:tplc="04190019" w:tentative="1">
      <w:start w:val="1"/>
      <w:numFmt w:val="lowerLetter"/>
      <w:lvlText w:val="%8."/>
      <w:lvlJc w:val="left"/>
      <w:pPr>
        <w:ind w:left="6249" w:hanging="360"/>
      </w:pPr>
    </w:lvl>
    <w:lvl w:ilvl="8" w:tplc="0419001B" w:tentative="1">
      <w:start w:val="1"/>
      <w:numFmt w:val="lowerRoman"/>
      <w:lvlText w:val="%9."/>
      <w:lvlJc w:val="right"/>
      <w:pPr>
        <w:ind w:left="6969" w:hanging="180"/>
      </w:pPr>
    </w:lvl>
  </w:abstractNum>
  <w:abstractNum w:abstractNumId="53" w15:restartNumberingAfterBreak="0">
    <w:nsid w:val="198D7985"/>
    <w:multiLevelType w:val="hybridMultilevel"/>
    <w:tmpl w:val="E69A3C0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4" w15:restartNumberingAfterBreak="0">
    <w:nsid w:val="19A61A58"/>
    <w:multiLevelType w:val="hybridMultilevel"/>
    <w:tmpl w:val="C3B813A2"/>
    <w:lvl w:ilvl="0" w:tplc="0D9EB74C">
      <w:start w:val="1"/>
      <w:numFmt w:val="decimal"/>
      <w:lvlText w:val="%1."/>
      <w:lvlJc w:val="left"/>
      <w:pPr>
        <w:ind w:left="360" w:hanging="360"/>
      </w:pPr>
      <w:rPr>
        <w:rFonts w:hint="default"/>
      </w:rPr>
    </w:lvl>
    <w:lvl w:ilvl="1" w:tplc="08090019" w:tentative="1">
      <w:start w:val="1"/>
      <w:numFmt w:val="lowerLetter"/>
      <w:lvlText w:val="%2."/>
      <w:lvlJc w:val="left"/>
      <w:pPr>
        <w:ind w:left="560" w:hanging="360"/>
      </w:pPr>
    </w:lvl>
    <w:lvl w:ilvl="2" w:tplc="0809001B" w:tentative="1">
      <w:start w:val="1"/>
      <w:numFmt w:val="lowerRoman"/>
      <w:lvlText w:val="%3."/>
      <w:lvlJc w:val="right"/>
      <w:pPr>
        <w:ind w:left="1280" w:hanging="180"/>
      </w:pPr>
    </w:lvl>
    <w:lvl w:ilvl="3" w:tplc="0809000F" w:tentative="1">
      <w:start w:val="1"/>
      <w:numFmt w:val="decimal"/>
      <w:lvlText w:val="%4."/>
      <w:lvlJc w:val="left"/>
      <w:pPr>
        <w:ind w:left="2000" w:hanging="360"/>
      </w:pPr>
    </w:lvl>
    <w:lvl w:ilvl="4" w:tplc="08090019" w:tentative="1">
      <w:start w:val="1"/>
      <w:numFmt w:val="lowerLetter"/>
      <w:lvlText w:val="%5."/>
      <w:lvlJc w:val="left"/>
      <w:pPr>
        <w:ind w:left="2720" w:hanging="360"/>
      </w:pPr>
    </w:lvl>
    <w:lvl w:ilvl="5" w:tplc="0809001B" w:tentative="1">
      <w:start w:val="1"/>
      <w:numFmt w:val="lowerRoman"/>
      <w:lvlText w:val="%6."/>
      <w:lvlJc w:val="right"/>
      <w:pPr>
        <w:ind w:left="3440" w:hanging="180"/>
      </w:pPr>
    </w:lvl>
    <w:lvl w:ilvl="6" w:tplc="0809000F" w:tentative="1">
      <w:start w:val="1"/>
      <w:numFmt w:val="decimal"/>
      <w:lvlText w:val="%7."/>
      <w:lvlJc w:val="left"/>
      <w:pPr>
        <w:ind w:left="4160" w:hanging="360"/>
      </w:pPr>
    </w:lvl>
    <w:lvl w:ilvl="7" w:tplc="08090019" w:tentative="1">
      <w:start w:val="1"/>
      <w:numFmt w:val="lowerLetter"/>
      <w:lvlText w:val="%8."/>
      <w:lvlJc w:val="left"/>
      <w:pPr>
        <w:ind w:left="4880" w:hanging="360"/>
      </w:pPr>
    </w:lvl>
    <w:lvl w:ilvl="8" w:tplc="0809001B" w:tentative="1">
      <w:start w:val="1"/>
      <w:numFmt w:val="lowerRoman"/>
      <w:lvlText w:val="%9."/>
      <w:lvlJc w:val="right"/>
      <w:pPr>
        <w:ind w:left="5600" w:hanging="180"/>
      </w:pPr>
    </w:lvl>
  </w:abstractNum>
  <w:abstractNum w:abstractNumId="55" w15:restartNumberingAfterBreak="0">
    <w:nsid w:val="19C725DA"/>
    <w:multiLevelType w:val="hybridMultilevel"/>
    <w:tmpl w:val="FCD4EA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19F33D2A"/>
    <w:multiLevelType w:val="hybridMultilevel"/>
    <w:tmpl w:val="6B62218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1A2D7847"/>
    <w:multiLevelType w:val="hybridMultilevel"/>
    <w:tmpl w:val="4588DD9C"/>
    <w:lvl w:ilvl="0" w:tplc="2D404EDE">
      <w:start w:val="1"/>
      <w:numFmt w:val="decimalEnclosedCircle"/>
      <w:lvlText w:val="%1"/>
      <w:lvlJc w:val="left"/>
      <w:pPr>
        <w:ind w:left="360" w:hanging="360"/>
      </w:pPr>
      <w:rPr>
        <w:rFonts w:ascii="Arial" w:hAnsi="Arial" w:cs="Arial" w:hint="default"/>
        <w:b w:val="0"/>
        <w:bCs/>
        <w:i w:val="0"/>
        <w:sz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8" w15:restartNumberingAfterBreak="0">
    <w:nsid w:val="1A5D24D3"/>
    <w:multiLevelType w:val="hybridMultilevel"/>
    <w:tmpl w:val="2542CEA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9" w15:restartNumberingAfterBreak="0">
    <w:nsid w:val="1A6546AD"/>
    <w:multiLevelType w:val="hybridMultilevel"/>
    <w:tmpl w:val="9AECF4CA"/>
    <w:lvl w:ilvl="0" w:tplc="656679A8">
      <w:start w:val="1"/>
      <w:numFmt w:val="decimal"/>
      <w:lvlText w:val="%1."/>
      <w:lvlJc w:val="left"/>
      <w:pPr>
        <w:ind w:left="1209" w:hanging="360"/>
      </w:pPr>
      <w:rPr>
        <w:rFonts w:hint="default"/>
      </w:rPr>
    </w:lvl>
    <w:lvl w:ilvl="1" w:tplc="04190019" w:tentative="1">
      <w:start w:val="1"/>
      <w:numFmt w:val="lowerLetter"/>
      <w:lvlText w:val="%2."/>
      <w:lvlJc w:val="left"/>
      <w:pPr>
        <w:ind w:left="1929" w:hanging="360"/>
      </w:pPr>
    </w:lvl>
    <w:lvl w:ilvl="2" w:tplc="0419001B" w:tentative="1">
      <w:start w:val="1"/>
      <w:numFmt w:val="lowerRoman"/>
      <w:lvlText w:val="%3."/>
      <w:lvlJc w:val="right"/>
      <w:pPr>
        <w:ind w:left="2649" w:hanging="180"/>
      </w:pPr>
    </w:lvl>
    <w:lvl w:ilvl="3" w:tplc="0419000F" w:tentative="1">
      <w:start w:val="1"/>
      <w:numFmt w:val="decimal"/>
      <w:lvlText w:val="%4."/>
      <w:lvlJc w:val="left"/>
      <w:pPr>
        <w:ind w:left="3369" w:hanging="360"/>
      </w:pPr>
    </w:lvl>
    <w:lvl w:ilvl="4" w:tplc="04190019" w:tentative="1">
      <w:start w:val="1"/>
      <w:numFmt w:val="lowerLetter"/>
      <w:lvlText w:val="%5."/>
      <w:lvlJc w:val="left"/>
      <w:pPr>
        <w:ind w:left="4089" w:hanging="360"/>
      </w:pPr>
    </w:lvl>
    <w:lvl w:ilvl="5" w:tplc="0419001B" w:tentative="1">
      <w:start w:val="1"/>
      <w:numFmt w:val="lowerRoman"/>
      <w:lvlText w:val="%6."/>
      <w:lvlJc w:val="right"/>
      <w:pPr>
        <w:ind w:left="4809" w:hanging="180"/>
      </w:pPr>
    </w:lvl>
    <w:lvl w:ilvl="6" w:tplc="0419000F" w:tentative="1">
      <w:start w:val="1"/>
      <w:numFmt w:val="decimal"/>
      <w:lvlText w:val="%7."/>
      <w:lvlJc w:val="left"/>
      <w:pPr>
        <w:ind w:left="5529" w:hanging="360"/>
      </w:pPr>
    </w:lvl>
    <w:lvl w:ilvl="7" w:tplc="04190019" w:tentative="1">
      <w:start w:val="1"/>
      <w:numFmt w:val="lowerLetter"/>
      <w:lvlText w:val="%8."/>
      <w:lvlJc w:val="left"/>
      <w:pPr>
        <w:ind w:left="6249" w:hanging="360"/>
      </w:pPr>
    </w:lvl>
    <w:lvl w:ilvl="8" w:tplc="0419001B" w:tentative="1">
      <w:start w:val="1"/>
      <w:numFmt w:val="lowerRoman"/>
      <w:lvlText w:val="%9."/>
      <w:lvlJc w:val="right"/>
      <w:pPr>
        <w:ind w:left="6969" w:hanging="180"/>
      </w:pPr>
    </w:lvl>
  </w:abstractNum>
  <w:abstractNum w:abstractNumId="60" w15:restartNumberingAfterBreak="0">
    <w:nsid w:val="1D237E7D"/>
    <w:multiLevelType w:val="hybridMultilevel"/>
    <w:tmpl w:val="AE100FC6"/>
    <w:lvl w:ilvl="0" w:tplc="8CF40B2A">
      <w:start w:val="1"/>
      <w:numFmt w:val="decimal"/>
      <w:lvlText w:val="%1."/>
      <w:lvlJc w:val="left"/>
      <w:pPr>
        <w:ind w:left="1209" w:hanging="360"/>
      </w:pPr>
      <w:rPr>
        <w:rFonts w:hint="default"/>
      </w:rPr>
    </w:lvl>
    <w:lvl w:ilvl="1" w:tplc="04190019" w:tentative="1">
      <w:start w:val="1"/>
      <w:numFmt w:val="lowerLetter"/>
      <w:lvlText w:val="%2."/>
      <w:lvlJc w:val="left"/>
      <w:pPr>
        <w:ind w:left="1929" w:hanging="360"/>
      </w:pPr>
    </w:lvl>
    <w:lvl w:ilvl="2" w:tplc="0419001B" w:tentative="1">
      <w:start w:val="1"/>
      <w:numFmt w:val="lowerRoman"/>
      <w:lvlText w:val="%3."/>
      <w:lvlJc w:val="right"/>
      <w:pPr>
        <w:ind w:left="2649" w:hanging="180"/>
      </w:pPr>
    </w:lvl>
    <w:lvl w:ilvl="3" w:tplc="0419000F" w:tentative="1">
      <w:start w:val="1"/>
      <w:numFmt w:val="decimal"/>
      <w:lvlText w:val="%4."/>
      <w:lvlJc w:val="left"/>
      <w:pPr>
        <w:ind w:left="3369" w:hanging="360"/>
      </w:pPr>
    </w:lvl>
    <w:lvl w:ilvl="4" w:tplc="04190019" w:tentative="1">
      <w:start w:val="1"/>
      <w:numFmt w:val="lowerLetter"/>
      <w:lvlText w:val="%5."/>
      <w:lvlJc w:val="left"/>
      <w:pPr>
        <w:ind w:left="4089" w:hanging="360"/>
      </w:pPr>
    </w:lvl>
    <w:lvl w:ilvl="5" w:tplc="0419001B" w:tentative="1">
      <w:start w:val="1"/>
      <w:numFmt w:val="lowerRoman"/>
      <w:lvlText w:val="%6."/>
      <w:lvlJc w:val="right"/>
      <w:pPr>
        <w:ind w:left="4809" w:hanging="180"/>
      </w:pPr>
    </w:lvl>
    <w:lvl w:ilvl="6" w:tplc="0419000F" w:tentative="1">
      <w:start w:val="1"/>
      <w:numFmt w:val="decimal"/>
      <w:lvlText w:val="%7."/>
      <w:lvlJc w:val="left"/>
      <w:pPr>
        <w:ind w:left="5529" w:hanging="360"/>
      </w:pPr>
    </w:lvl>
    <w:lvl w:ilvl="7" w:tplc="04190019" w:tentative="1">
      <w:start w:val="1"/>
      <w:numFmt w:val="lowerLetter"/>
      <w:lvlText w:val="%8."/>
      <w:lvlJc w:val="left"/>
      <w:pPr>
        <w:ind w:left="6249" w:hanging="360"/>
      </w:pPr>
    </w:lvl>
    <w:lvl w:ilvl="8" w:tplc="0419001B" w:tentative="1">
      <w:start w:val="1"/>
      <w:numFmt w:val="lowerRoman"/>
      <w:lvlText w:val="%9."/>
      <w:lvlJc w:val="right"/>
      <w:pPr>
        <w:ind w:left="6969" w:hanging="180"/>
      </w:pPr>
    </w:lvl>
  </w:abstractNum>
  <w:abstractNum w:abstractNumId="61" w15:restartNumberingAfterBreak="0">
    <w:nsid w:val="1E001E40"/>
    <w:multiLevelType w:val="hybridMultilevel"/>
    <w:tmpl w:val="200CCB24"/>
    <w:lvl w:ilvl="0" w:tplc="ACE4592C">
      <w:start w:val="1"/>
      <w:numFmt w:val="russianLower"/>
      <w:pStyle w:val="RULevel4Number"/>
      <w:lvlText w:val="(%1)"/>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1E392E29"/>
    <w:multiLevelType w:val="hybridMultilevel"/>
    <w:tmpl w:val="36560B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15:restartNumberingAfterBreak="0">
    <w:nsid w:val="1E611BF4"/>
    <w:multiLevelType w:val="hybridMultilevel"/>
    <w:tmpl w:val="A9326B8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4" w15:restartNumberingAfterBreak="0">
    <w:nsid w:val="1EB83A62"/>
    <w:multiLevelType w:val="hybridMultilevel"/>
    <w:tmpl w:val="E01083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5" w15:restartNumberingAfterBreak="0">
    <w:nsid w:val="1FBF203F"/>
    <w:multiLevelType w:val="hybridMultilevel"/>
    <w:tmpl w:val="5CE4ED2E"/>
    <w:lvl w:ilvl="0" w:tplc="0D9EB74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6" w15:restartNumberingAfterBreak="0">
    <w:nsid w:val="20150D09"/>
    <w:multiLevelType w:val="hybridMultilevel"/>
    <w:tmpl w:val="74FED7A0"/>
    <w:lvl w:ilvl="0" w:tplc="E2B03F08">
      <w:start w:val="1"/>
      <w:numFmt w:val="decimal"/>
      <w:lvlText w:val="%1."/>
      <w:lvlJc w:val="left"/>
      <w:pPr>
        <w:ind w:left="1209" w:hanging="360"/>
      </w:pPr>
      <w:rPr>
        <w:rFonts w:hint="default"/>
      </w:rPr>
    </w:lvl>
    <w:lvl w:ilvl="1" w:tplc="04190019" w:tentative="1">
      <w:start w:val="1"/>
      <w:numFmt w:val="lowerLetter"/>
      <w:lvlText w:val="%2."/>
      <w:lvlJc w:val="left"/>
      <w:pPr>
        <w:ind w:left="1929" w:hanging="360"/>
      </w:pPr>
    </w:lvl>
    <w:lvl w:ilvl="2" w:tplc="0419001B" w:tentative="1">
      <w:start w:val="1"/>
      <w:numFmt w:val="lowerRoman"/>
      <w:lvlText w:val="%3."/>
      <w:lvlJc w:val="right"/>
      <w:pPr>
        <w:ind w:left="2649" w:hanging="180"/>
      </w:pPr>
    </w:lvl>
    <w:lvl w:ilvl="3" w:tplc="0419000F" w:tentative="1">
      <w:start w:val="1"/>
      <w:numFmt w:val="decimal"/>
      <w:lvlText w:val="%4."/>
      <w:lvlJc w:val="left"/>
      <w:pPr>
        <w:ind w:left="3369" w:hanging="360"/>
      </w:pPr>
    </w:lvl>
    <w:lvl w:ilvl="4" w:tplc="04190019" w:tentative="1">
      <w:start w:val="1"/>
      <w:numFmt w:val="lowerLetter"/>
      <w:lvlText w:val="%5."/>
      <w:lvlJc w:val="left"/>
      <w:pPr>
        <w:ind w:left="4089" w:hanging="360"/>
      </w:pPr>
    </w:lvl>
    <w:lvl w:ilvl="5" w:tplc="0419001B" w:tentative="1">
      <w:start w:val="1"/>
      <w:numFmt w:val="lowerRoman"/>
      <w:lvlText w:val="%6."/>
      <w:lvlJc w:val="right"/>
      <w:pPr>
        <w:ind w:left="4809" w:hanging="180"/>
      </w:pPr>
    </w:lvl>
    <w:lvl w:ilvl="6" w:tplc="0419000F" w:tentative="1">
      <w:start w:val="1"/>
      <w:numFmt w:val="decimal"/>
      <w:lvlText w:val="%7."/>
      <w:lvlJc w:val="left"/>
      <w:pPr>
        <w:ind w:left="5529" w:hanging="360"/>
      </w:pPr>
    </w:lvl>
    <w:lvl w:ilvl="7" w:tplc="04190019" w:tentative="1">
      <w:start w:val="1"/>
      <w:numFmt w:val="lowerLetter"/>
      <w:lvlText w:val="%8."/>
      <w:lvlJc w:val="left"/>
      <w:pPr>
        <w:ind w:left="6249" w:hanging="360"/>
      </w:pPr>
    </w:lvl>
    <w:lvl w:ilvl="8" w:tplc="0419001B" w:tentative="1">
      <w:start w:val="1"/>
      <w:numFmt w:val="lowerRoman"/>
      <w:lvlText w:val="%9."/>
      <w:lvlJc w:val="right"/>
      <w:pPr>
        <w:ind w:left="6969" w:hanging="180"/>
      </w:pPr>
    </w:lvl>
  </w:abstractNum>
  <w:abstractNum w:abstractNumId="67" w15:restartNumberingAfterBreak="0">
    <w:nsid w:val="223157C5"/>
    <w:multiLevelType w:val="hybridMultilevel"/>
    <w:tmpl w:val="CD6AF5A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8" w15:restartNumberingAfterBreak="0">
    <w:nsid w:val="25271144"/>
    <w:multiLevelType w:val="hybridMultilevel"/>
    <w:tmpl w:val="9A368CB4"/>
    <w:lvl w:ilvl="0" w:tplc="7CD216DE">
      <w:start w:val="1"/>
      <w:numFmt w:val="decimal"/>
      <w:lvlText w:val="%1."/>
      <w:lvlJc w:val="left"/>
      <w:pPr>
        <w:ind w:left="925" w:hanging="360"/>
      </w:pPr>
      <w:rPr>
        <w:rFonts w:ascii="Times New Roman" w:hAnsi="Times New Roman" w:hint="default"/>
      </w:rPr>
    </w:lvl>
    <w:lvl w:ilvl="1" w:tplc="04190019" w:tentative="1">
      <w:start w:val="1"/>
      <w:numFmt w:val="lowerLetter"/>
      <w:lvlText w:val="%2."/>
      <w:lvlJc w:val="left"/>
      <w:pPr>
        <w:ind w:left="1645" w:hanging="360"/>
      </w:pPr>
    </w:lvl>
    <w:lvl w:ilvl="2" w:tplc="0419001B" w:tentative="1">
      <w:start w:val="1"/>
      <w:numFmt w:val="lowerRoman"/>
      <w:lvlText w:val="%3."/>
      <w:lvlJc w:val="right"/>
      <w:pPr>
        <w:ind w:left="2365" w:hanging="180"/>
      </w:pPr>
    </w:lvl>
    <w:lvl w:ilvl="3" w:tplc="0419000F" w:tentative="1">
      <w:start w:val="1"/>
      <w:numFmt w:val="decimal"/>
      <w:lvlText w:val="%4."/>
      <w:lvlJc w:val="left"/>
      <w:pPr>
        <w:ind w:left="3085" w:hanging="360"/>
      </w:pPr>
    </w:lvl>
    <w:lvl w:ilvl="4" w:tplc="04190019" w:tentative="1">
      <w:start w:val="1"/>
      <w:numFmt w:val="lowerLetter"/>
      <w:lvlText w:val="%5."/>
      <w:lvlJc w:val="left"/>
      <w:pPr>
        <w:ind w:left="3805" w:hanging="360"/>
      </w:pPr>
    </w:lvl>
    <w:lvl w:ilvl="5" w:tplc="0419001B" w:tentative="1">
      <w:start w:val="1"/>
      <w:numFmt w:val="lowerRoman"/>
      <w:lvlText w:val="%6."/>
      <w:lvlJc w:val="right"/>
      <w:pPr>
        <w:ind w:left="4525" w:hanging="180"/>
      </w:pPr>
    </w:lvl>
    <w:lvl w:ilvl="6" w:tplc="0419000F" w:tentative="1">
      <w:start w:val="1"/>
      <w:numFmt w:val="decimal"/>
      <w:lvlText w:val="%7."/>
      <w:lvlJc w:val="left"/>
      <w:pPr>
        <w:ind w:left="5245" w:hanging="360"/>
      </w:pPr>
    </w:lvl>
    <w:lvl w:ilvl="7" w:tplc="04190019" w:tentative="1">
      <w:start w:val="1"/>
      <w:numFmt w:val="lowerLetter"/>
      <w:lvlText w:val="%8."/>
      <w:lvlJc w:val="left"/>
      <w:pPr>
        <w:ind w:left="5965" w:hanging="360"/>
      </w:pPr>
    </w:lvl>
    <w:lvl w:ilvl="8" w:tplc="0419001B" w:tentative="1">
      <w:start w:val="1"/>
      <w:numFmt w:val="lowerRoman"/>
      <w:lvlText w:val="%9."/>
      <w:lvlJc w:val="right"/>
      <w:pPr>
        <w:ind w:left="6685" w:hanging="180"/>
      </w:pPr>
    </w:lvl>
  </w:abstractNum>
  <w:abstractNum w:abstractNumId="69" w15:restartNumberingAfterBreak="0">
    <w:nsid w:val="2587529B"/>
    <w:multiLevelType w:val="hybridMultilevel"/>
    <w:tmpl w:val="145205D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0" w15:restartNumberingAfterBreak="0">
    <w:nsid w:val="2596364C"/>
    <w:multiLevelType w:val="hybridMultilevel"/>
    <w:tmpl w:val="1CF8D7D6"/>
    <w:lvl w:ilvl="0" w:tplc="F1E20F6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1" w15:restartNumberingAfterBreak="0">
    <w:nsid w:val="265F3842"/>
    <w:multiLevelType w:val="hybridMultilevel"/>
    <w:tmpl w:val="D07A92BE"/>
    <w:lvl w:ilvl="0" w:tplc="EF2E5CB2">
      <w:start w:val="1"/>
      <w:numFmt w:val="decimalEnclosedCircle"/>
      <w:lvlText w:val="%1"/>
      <w:lvlJc w:val="left"/>
      <w:pPr>
        <w:ind w:left="1569" w:hanging="360"/>
      </w:pPr>
      <w:rPr>
        <w:lang w:val="en-US"/>
      </w:rPr>
    </w:lvl>
    <w:lvl w:ilvl="1" w:tplc="04190019" w:tentative="1">
      <w:start w:val="1"/>
      <w:numFmt w:val="lowerLetter"/>
      <w:lvlText w:val="%2."/>
      <w:lvlJc w:val="left"/>
      <w:pPr>
        <w:ind w:left="2289" w:hanging="360"/>
      </w:pPr>
    </w:lvl>
    <w:lvl w:ilvl="2" w:tplc="0419001B" w:tentative="1">
      <w:start w:val="1"/>
      <w:numFmt w:val="lowerRoman"/>
      <w:lvlText w:val="%3."/>
      <w:lvlJc w:val="right"/>
      <w:pPr>
        <w:ind w:left="3009" w:hanging="180"/>
      </w:pPr>
    </w:lvl>
    <w:lvl w:ilvl="3" w:tplc="0419000F" w:tentative="1">
      <w:start w:val="1"/>
      <w:numFmt w:val="decimal"/>
      <w:lvlText w:val="%4."/>
      <w:lvlJc w:val="left"/>
      <w:pPr>
        <w:ind w:left="3729" w:hanging="360"/>
      </w:pPr>
    </w:lvl>
    <w:lvl w:ilvl="4" w:tplc="04190019" w:tentative="1">
      <w:start w:val="1"/>
      <w:numFmt w:val="lowerLetter"/>
      <w:lvlText w:val="%5."/>
      <w:lvlJc w:val="left"/>
      <w:pPr>
        <w:ind w:left="4449" w:hanging="360"/>
      </w:pPr>
    </w:lvl>
    <w:lvl w:ilvl="5" w:tplc="0419001B" w:tentative="1">
      <w:start w:val="1"/>
      <w:numFmt w:val="lowerRoman"/>
      <w:lvlText w:val="%6."/>
      <w:lvlJc w:val="right"/>
      <w:pPr>
        <w:ind w:left="5169" w:hanging="180"/>
      </w:pPr>
    </w:lvl>
    <w:lvl w:ilvl="6" w:tplc="0419000F" w:tentative="1">
      <w:start w:val="1"/>
      <w:numFmt w:val="decimal"/>
      <w:lvlText w:val="%7."/>
      <w:lvlJc w:val="left"/>
      <w:pPr>
        <w:ind w:left="5889" w:hanging="360"/>
      </w:pPr>
    </w:lvl>
    <w:lvl w:ilvl="7" w:tplc="04190019" w:tentative="1">
      <w:start w:val="1"/>
      <w:numFmt w:val="lowerLetter"/>
      <w:lvlText w:val="%8."/>
      <w:lvlJc w:val="left"/>
      <w:pPr>
        <w:ind w:left="6609" w:hanging="360"/>
      </w:pPr>
    </w:lvl>
    <w:lvl w:ilvl="8" w:tplc="0419001B" w:tentative="1">
      <w:start w:val="1"/>
      <w:numFmt w:val="lowerRoman"/>
      <w:lvlText w:val="%9."/>
      <w:lvlJc w:val="right"/>
      <w:pPr>
        <w:ind w:left="7329" w:hanging="180"/>
      </w:pPr>
    </w:lvl>
  </w:abstractNum>
  <w:abstractNum w:abstractNumId="72" w15:restartNumberingAfterBreak="0">
    <w:nsid w:val="279E258B"/>
    <w:multiLevelType w:val="hybridMultilevel"/>
    <w:tmpl w:val="C9FED180"/>
    <w:lvl w:ilvl="0" w:tplc="0E1A7BDA">
      <w:start w:val="1"/>
      <w:numFmt w:val="decimal"/>
      <w:lvlText w:val="%1."/>
      <w:lvlJc w:val="left"/>
      <w:pPr>
        <w:ind w:left="1209" w:hanging="360"/>
      </w:pPr>
      <w:rPr>
        <w:rFonts w:hint="default"/>
      </w:rPr>
    </w:lvl>
    <w:lvl w:ilvl="1" w:tplc="04190019" w:tentative="1">
      <w:start w:val="1"/>
      <w:numFmt w:val="lowerLetter"/>
      <w:lvlText w:val="%2."/>
      <w:lvlJc w:val="left"/>
      <w:pPr>
        <w:ind w:left="1929" w:hanging="360"/>
      </w:pPr>
    </w:lvl>
    <w:lvl w:ilvl="2" w:tplc="0419001B" w:tentative="1">
      <w:start w:val="1"/>
      <w:numFmt w:val="lowerRoman"/>
      <w:lvlText w:val="%3."/>
      <w:lvlJc w:val="right"/>
      <w:pPr>
        <w:ind w:left="2649" w:hanging="180"/>
      </w:pPr>
    </w:lvl>
    <w:lvl w:ilvl="3" w:tplc="0419000F" w:tentative="1">
      <w:start w:val="1"/>
      <w:numFmt w:val="decimal"/>
      <w:lvlText w:val="%4."/>
      <w:lvlJc w:val="left"/>
      <w:pPr>
        <w:ind w:left="3369" w:hanging="360"/>
      </w:pPr>
    </w:lvl>
    <w:lvl w:ilvl="4" w:tplc="04190019" w:tentative="1">
      <w:start w:val="1"/>
      <w:numFmt w:val="lowerLetter"/>
      <w:lvlText w:val="%5."/>
      <w:lvlJc w:val="left"/>
      <w:pPr>
        <w:ind w:left="4089" w:hanging="360"/>
      </w:pPr>
    </w:lvl>
    <w:lvl w:ilvl="5" w:tplc="0419001B" w:tentative="1">
      <w:start w:val="1"/>
      <w:numFmt w:val="lowerRoman"/>
      <w:lvlText w:val="%6."/>
      <w:lvlJc w:val="right"/>
      <w:pPr>
        <w:ind w:left="4809" w:hanging="180"/>
      </w:pPr>
    </w:lvl>
    <w:lvl w:ilvl="6" w:tplc="0419000F" w:tentative="1">
      <w:start w:val="1"/>
      <w:numFmt w:val="decimal"/>
      <w:lvlText w:val="%7."/>
      <w:lvlJc w:val="left"/>
      <w:pPr>
        <w:ind w:left="5529" w:hanging="360"/>
      </w:pPr>
    </w:lvl>
    <w:lvl w:ilvl="7" w:tplc="04190019" w:tentative="1">
      <w:start w:val="1"/>
      <w:numFmt w:val="lowerLetter"/>
      <w:lvlText w:val="%8."/>
      <w:lvlJc w:val="left"/>
      <w:pPr>
        <w:ind w:left="6249" w:hanging="360"/>
      </w:pPr>
    </w:lvl>
    <w:lvl w:ilvl="8" w:tplc="0419001B" w:tentative="1">
      <w:start w:val="1"/>
      <w:numFmt w:val="lowerRoman"/>
      <w:lvlText w:val="%9."/>
      <w:lvlJc w:val="right"/>
      <w:pPr>
        <w:ind w:left="6969" w:hanging="180"/>
      </w:pPr>
    </w:lvl>
  </w:abstractNum>
  <w:abstractNum w:abstractNumId="73" w15:restartNumberingAfterBreak="0">
    <w:nsid w:val="286B4BD9"/>
    <w:multiLevelType w:val="multilevel"/>
    <w:tmpl w:val="607A8814"/>
    <w:styleLink w:val="RussianMainNumbering"/>
    <w:lvl w:ilvl="0">
      <w:start w:val="1"/>
      <w:numFmt w:val="none"/>
      <w:pStyle w:val="RURestartNumbering"/>
      <w:suff w:val="nothing"/>
      <w:lvlText w:val=""/>
      <w:lvlJc w:val="left"/>
      <w:pPr>
        <w:ind w:left="0" w:firstLine="0"/>
      </w:pPr>
      <w:rPr>
        <w:rFonts w:hint="default"/>
      </w:rPr>
    </w:lvl>
    <w:lvl w:ilvl="1">
      <w:start w:val="1"/>
      <w:numFmt w:val="decimal"/>
      <w:pStyle w:val="RULevel1Heading"/>
      <w:lvlText w:val="%2"/>
      <w:lvlJc w:val="left"/>
      <w:pPr>
        <w:ind w:left="720" w:hanging="720"/>
      </w:pPr>
      <w:rPr>
        <w:rFonts w:hint="default"/>
      </w:rPr>
    </w:lvl>
    <w:lvl w:ilvl="2">
      <w:start w:val="1"/>
      <w:numFmt w:val="decimal"/>
      <w:pStyle w:val="RULevel2Number"/>
      <w:lvlText w:val="%2.%3"/>
      <w:lvlJc w:val="left"/>
      <w:pPr>
        <w:ind w:left="720" w:hanging="720"/>
      </w:pPr>
      <w:rPr>
        <w:rFonts w:hint="default"/>
      </w:rPr>
    </w:lvl>
    <w:lvl w:ilvl="3">
      <w:start w:val="1"/>
      <w:numFmt w:val="decimal"/>
      <w:pStyle w:val="RULevel3Number"/>
      <w:lvlText w:val="%2.%3.%4"/>
      <w:lvlJc w:val="left"/>
      <w:pPr>
        <w:ind w:left="720" w:hanging="720"/>
      </w:pPr>
      <w:rPr>
        <w:rFonts w:hint="default"/>
        <w:b w:val="0"/>
        <w:bCs w:val="0"/>
        <w:i w:val="0"/>
        <w:iCs w:val="0"/>
      </w:rPr>
    </w:lvl>
    <w:lvl w:ilvl="4">
      <w:start w:val="1"/>
      <w:numFmt w:val="lowerLetter"/>
      <w:lvlText w:val="(%5)"/>
      <w:lvlJc w:val="left"/>
      <w:pPr>
        <w:ind w:left="1440" w:hanging="720"/>
      </w:pPr>
      <w:rPr>
        <w:rFonts w:hint="default"/>
        <w:b w:val="0"/>
        <w:bCs w:val="0"/>
        <w:i w:val="0"/>
        <w:iCs w:val="0"/>
      </w:rPr>
    </w:lvl>
    <w:lvl w:ilvl="5">
      <w:start w:val="1"/>
      <w:numFmt w:val="lowerRoman"/>
      <w:pStyle w:val="RULevel5Number"/>
      <w:lvlText w:val="(%6)"/>
      <w:lvlJc w:val="left"/>
      <w:pPr>
        <w:ind w:left="2160" w:hanging="720"/>
      </w:pPr>
      <w:rPr>
        <w:rFonts w:hint="default"/>
      </w:rPr>
    </w:lvl>
    <w:lvl w:ilvl="6">
      <w:start w:val="1"/>
      <w:numFmt w:val="upperLetter"/>
      <w:pStyle w:val="RULevel6Number"/>
      <w:lvlText w:val="(%7)"/>
      <w:lvlJc w:val="left"/>
      <w:pPr>
        <w:ind w:left="2880" w:hanging="720"/>
      </w:pPr>
      <w:rPr>
        <w:rFonts w:hint="default"/>
      </w:rPr>
    </w:lvl>
    <w:lvl w:ilvl="7">
      <w:start w:val="1"/>
      <w:numFmt w:val="decimal"/>
      <w:pStyle w:val="RULevel7Number"/>
      <w:lvlText w:val="%8)"/>
      <w:lvlJc w:val="left"/>
      <w:pPr>
        <w:ind w:left="3600" w:hanging="720"/>
      </w:pPr>
      <w:rPr>
        <w:rFonts w:hint="default"/>
      </w:rPr>
    </w:lvl>
    <w:lvl w:ilvl="8">
      <w:start w:val="1"/>
      <w:numFmt w:val="lowerLetter"/>
      <w:pStyle w:val="RULevel8Number"/>
      <w:lvlText w:val="%9)"/>
      <w:lvlJc w:val="left"/>
      <w:pPr>
        <w:ind w:left="4321" w:hanging="721"/>
      </w:pPr>
      <w:rPr>
        <w:rFonts w:hint="default"/>
      </w:rPr>
    </w:lvl>
  </w:abstractNum>
  <w:abstractNum w:abstractNumId="74" w15:restartNumberingAfterBreak="0">
    <w:nsid w:val="2A8F6599"/>
    <w:multiLevelType w:val="hybridMultilevel"/>
    <w:tmpl w:val="145205D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5" w15:restartNumberingAfterBreak="0">
    <w:nsid w:val="2AFA6AC1"/>
    <w:multiLevelType w:val="hybridMultilevel"/>
    <w:tmpl w:val="CED8C90E"/>
    <w:lvl w:ilvl="0" w:tplc="3652402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6" w15:restartNumberingAfterBreak="0">
    <w:nsid w:val="2B9B0578"/>
    <w:multiLevelType w:val="hybridMultilevel"/>
    <w:tmpl w:val="72B281B6"/>
    <w:lvl w:ilvl="0" w:tplc="652A8E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7" w15:restartNumberingAfterBreak="0">
    <w:nsid w:val="2CAE39BD"/>
    <w:multiLevelType w:val="hybridMultilevel"/>
    <w:tmpl w:val="9A3A44F2"/>
    <w:lvl w:ilvl="0" w:tplc="19483D56">
      <w:start w:val="1"/>
      <w:numFmt w:val="decimal"/>
      <w:lvlText w:val="%1."/>
      <w:lvlJc w:val="left"/>
      <w:pPr>
        <w:ind w:left="925" w:hanging="360"/>
      </w:pPr>
      <w:rPr>
        <w:rFonts w:hint="default"/>
      </w:rPr>
    </w:lvl>
    <w:lvl w:ilvl="1" w:tplc="04190019" w:tentative="1">
      <w:start w:val="1"/>
      <w:numFmt w:val="lowerLetter"/>
      <w:lvlText w:val="%2."/>
      <w:lvlJc w:val="left"/>
      <w:pPr>
        <w:ind w:left="1645" w:hanging="360"/>
      </w:pPr>
    </w:lvl>
    <w:lvl w:ilvl="2" w:tplc="0419001B" w:tentative="1">
      <w:start w:val="1"/>
      <w:numFmt w:val="lowerRoman"/>
      <w:lvlText w:val="%3."/>
      <w:lvlJc w:val="right"/>
      <w:pPr>
        <w:ind w:left="2365" w:hanging="180"/>
      </w:pPr>
    </w:lvl>
    <w:lvl w:ilvl="3" w:tplc="0419000F" w:tentative="1">
      <w:start w:val="1"/>
      <w:numFmt w:val="decimal"/>
      <w:lvlText w:val="%4."/>
      <w:lvlJc w:val="left"/>
      <w:pPr>
        <w:ind w:left="3085" w:hanging="360"/>
      </w:pPr>
    </w:lvl>
    <w:lvl w:ilvl="4" w:tplc="04190019" w:tentative="1">
      <w:start w:val="1"/>
      <w:numFmt w:val="lowerLetter"/>
      <w:lvlText w:val="%5."/>
      <w:lvlJc w:val="left"/>
      <w:pPr>
        <w:ind w:left="3805" w:hanging="360"/>
      </w:pPr>
    </w:lvl>
    <w:lvl w:ilvl="5" w:tplc="0419001B" w:tentative="1">
      <w:start w:val="1"/>
      <w:numFmt w:val="lowerRoman"/>
      <w:lvlText w:val="%6."/>
      <w:lvlJc w:val="right"/>
      <w:pPr>
        <w:ind w:left="4525" w:hanging="180"/>
      </w:pPr>
    </w:lvl>
    <w:lvl w:ilvl="6" w:tplc="0419000F" w:tentative="1">
      <w:start w:val="1"/>
      <w:numFmt w:val="decimal"/>
      <w:lvlText w:val="%7."/>
      <w:lvlJc w:val="left"/>
      <w:pPr>
        <w:ind w:left="5245" w:hanging="360"/>
      </w:pPr>
    </w:lvl>
    <w:lvl w:ilvl="7" w:tplc="04190019" w:tentative="1">
      <w:start w:val="1"/>
      <w:numFmt w:val="lowerLetter"/>
      <w:lvlText w:val="%8."/>
      <w:lvlJc w:val="left"/>
      <w:pPr>
        <w:ind w:left="5965" w:hanging="360"/>
      </w:pPr>
    </w:lvl>
    <w:lvl w:ilvl="8" w:tplc="0419001B" w:tentative="1">
      <w:start w:val="1"/>
      <w:numFmt w:val="lowerRoman"/>
      <w:lvlText w:val="%9."/>
      <w:lvlJc w:val="right"/>
      <w:pPr>
        <w:ind w:left="6685" w:hanging="180"/>
      </w:pPr>
    </w:lvl>
  </w:abstractNum>
  <w:abstractNum w:abstractNumId="78" w15:restartNumberingAfterBreak="0">
    <w:nsid w:val="2CBB46C3"/>
    <w:multiLevelType w:val="hybridMultilevel"/>
    <w:tmpl w:val="C5586004"/>
    <w:lvl w:ilvl="0" w:tplc="A9A23A2C">
      <w:start w:val="1"/>
      <w:numFmt w:val="decimal"/>
      <w:lvlText w:val="%1."/>
      <w:lvlJc w:val="left"/>
      <w:pPr>
        <w:ind w:left="92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9" w15:restartNumberingAfterBreak="0">
    <w:nsid w:val="2CE46FA4"/>
    <w:multiLevelType w:val="hybridMultilevel"/>
    <w:tmpl w:val="7F28BAA2"/>
    <w:lvl w:ilvl="0" w:tplc="2C90F68E">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0" w15:restartNumberingAfterBreak="0">
    <w:nsid w:val="2D426C6C"/>
    <w:multiLevelType w:val="hybridMultilevel"/>
    <w:tmpl w:val="5C48C468"/>
    <w:lvl w:ilvl="0" w:tplc="62DACECE">
      <w:start w:val="1"/>
      <w:numFmt w:val="decimal"/>
      <w:lvlText w:val="%1."/>
      <w:lvlJc w:val="left"/>
      <w:pPr>
        <w:ind w:left="1110" w:hanging="360"/>
      </w:pPr>
      <w:rPr>
        <w:rFonts w:hint="default"/>
      </w:rPr>
    </w:lvl>
    <w:lvl w:ilvl="1" w:tplc="04190019" w:tentative="1">
      <w:start w:val="1"/>
      <w:numFmt w:val="lowerLetter"/>
      <w:lvlText w:val="%2."/>
      <w:lvlJc w:val="left"/>
      <w:pPr>
        <w:ind w:left="1830" w:hanging="360"/>
      </w:pPr>
    </w:lvl>
    <w:lvl w:ilvl="2" w:tplc="0419001B" w:tentative="1">
      <w:start w:val="1"/>
      <w:numFmt w:val="lowerRoman"/>
      <w:lvlText w:val="%3."/>
      <w:lvlJc w:val="right"/>
      <w:pPr>
        <w:ind w:left="2550" w:hanging="180"/>
      </w:pPr>
    </w:lvl>
    <w:lvl w:ilvl="3" w:tplc="0419000F" w:tentative="1">
      <w:start w:val="1"/>
      <w:numFmt w:val="decimal"/>
      <w:lvlText w:val="%4."/>
      <w:lvlJc w:val="left"/>
      <w:pPr>
        <w:ind w:left="3270" w:hanging="360"/>
      </w:pPr>
    </w:lvl>
    <w:lvl w:ilvl="4" w:tplc="04190019" w:tentative="1">
      <w:start w:val="1"/>
      <w:numFmt w:val="lowerLetter"/>
      <w:lvlText w:val="%5."/>
      <w:lvlJc w:val="left"/>
      <w:pPr>
        <w:ind w:left="3990" w:hanging="360"/>
      </w:pPr>
    </w:lvl>
    <w:lvl w:ilvl="5" w:tplc="0419001B" w:tentative="1">
      <w:start w:val="1"/>
      <w:numFmt w:val="lowerRoman"/>
      <w:lvlText w:val="%6."/>
      <w:lvlJc w:val="right"/>
      <w:pPr>
        <w:ind w:left="4710" w:hanging="180"/>
      </w:pPr>
    </w:lvl>
    <w:lvl w:ilvl="6" w:tplc="0419000F" w:tentative="1">
      <w:start w:val="1"/>
      <w:numFmt w:val="decimal"/>
      <w:lvlText w:val="%7."/>
      <w:lvlJc w:val="left"/>
      <w:pPr>
        <w:ind w:left="5430" w:hanging="360"/>
      </w:pPr>
    </w:lvl>
    <w:lvl w:ilvl="7" w:tplc="04190019" w:tentative="1">
      <w:start w:val="1"/>
      <w:numFmt w:val="lowerLetter"/>
      <w:lvlText w:val="%8."/>
      <w:lvlJc w:val="left"/>
      <w:pPr>
        <w:ind w:left="6150" w:hanging="360"/>
      </w:pPr>
    </w:lvl>
    <w:lvl w:ilvl="8" w:tplc="0419001B" w:tentative="1">
      <w:start w:val="1"/>
      <w:numFmt w:val="lowerRoman"/>
      <w:lvlText w:val="%9."/>
      <w:lvlJc w:val="right"/>
      <w:pPr>
        <w:ind w:left="6870" w:hanging="180"/>
      </w:pPr>
    </w:lvl>
  </w:abstractNum>
  <w:abstractNum w:abstractNumId="81" w15:restartNumberingAfterBreak="0">
    <w:nsid w:val="2E577EEE"/>
    <w:multiLevelType w:val="hybridMultilevel"/>
    <w:tmpl w:val="8342DDFE"/>
    <w:lvl w:ilvl="0" w:tplc="196A76A0">
      <w:start w:val="2"/>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2" w15:restartNumberingAfterBreak="0">
    <w:nsid w:val="2E954E33"/>
    <w:multiLevelType w:val="hybridMultilevel"/>
    <w:tmpl w:val="8F46DA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2F557D95"/>
    <w:multiLevelType w:val="hybridMultilevel"/>
    <w:tmpl w:val="FDCE53B4"/>
    <w:lvl w:ilvl="0" w:tplc="C0DA0858">
      <w:start w:val="2"/>
      <w:numFmt w:val="decimal"/>
      <w:lvlText w:val="%1."/>
      <w:lvlJc w:val="left"/>
      <w:pPr>
        <w:ind w:left="12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4" w15:restartNumberingAfterBreak="0">
    <w:nsid w:val="2F837887"/>
    <w:multiLevelType w:val="hybridMultilevel"/>
    <w:tmpl w:val="73E80836"/>
    <w:lvl w:ilvl="0" w:tplc="75C6D04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5" w15:restartNumberingAfterBreak="0">
    <w:nsid w:val="303D454B"/>
    <w:multiLevelType w:val="hybridMultilevel"/>
    <w:tmpl w:val="EEF262AE"/>
    <w:lvl w:ilvl="0" w:tplc="0D9EB74C">
      <w:start w:val="1"/>
      <w:numFmt w:val="decimal"/>
      <w:lvlText w:val="%1."/>
      <w:lvlJc w:val="left"/>
      <w:pPr>
        <w:ind w:left="12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3063119D"/>
    <w:multiLevelType w:val="hybridMultilevel"/>
    <w:tmpl w:val="DF2AECEE"/>
    <w:lvl w:ilvl="0" w:tplc="856AA664">
      <w:start w:val="1"/>
      <w:numFmt w:val="decimal"/>
      <w:lvlText w:val="%1."/>
      <w:lvlJc w:val="left"/>
      <w:pPr>
        <w:ind w:left="1245" w:hanging="360"/>
      </w:pPr>
      <w:rPr>
        <w:rFonts w:hint="default"/>
      </w:rPr>
    </w:lvl>
    <w:lvl w:ilvl="1" w:tplc="04190019" w:tentative="1">
      <w:start w:val="1"/>
      <w:numFmt w:val="lowerLetter"/>
      <w:lvlText w:val="%2."/>
      <w:lvlJc w:val="left"/>
      <w:pPr>
        <w:ind w:left="1965" w:hanging="360"/>
      </w:pPr>
    </w:lvl>
    <w:lvl w:ilvl="2" w:tplc="0419001B" w:tentative="1">
      <w:start w:val="1"/>
      <w:numFmt w:val="lowerRoman"/>
      <w:lvlText w:val="%3."/>
      <w:lvlJc w:val="right"/>
      <w:pPr>
        <w:ind w:left="2685" w:hanging="180"/>
      </w:pPr>
    </w:lvl>
    <w:lvl w:ilvl="3" w:tplc="0419000F" w:tentative="1">
      <w:start w:val="1"/>
      <w:numFmt w:val="decimal"/>
      <w:lvlText w:val="%4."/>
      <w:lvlJc w:val="left"/>
      <w:pPr>
        <w:ind w:left="3405" w:hanging="360"/>
      </w:pPr>
    </w:lvl>
    <w:lvl w:ilvl="4" w:tplc="04190019" w:tentative="1">
      <w:start w:val="1"/>
      <w:numFmt w:val="lowerLetter"/>
      <w:lvlText w:val="%5."/>
      <w:lvlJc w:val="left"/>
      <w:pPr>
        <w:ind w:left="4125" w:hanging="360"/>
      </w:pPr>
    </w:lvl>
    <w:lvl w:ilvl="5" w:tplc="0419001B" w:tentative="1">
      <w:start w:val="1"/>
      <w:numFmt w:val="lowerRoman"/>
      <w:lvlText w:val="%6."/>
      <w:lvlJc w:val="right"/>
      <w:pPr>
        <w:ind w:left="4845" w:hanging="180"/>
      </w:pPr>
    </w:lvl>
    <w:lvl w:ilvl="6" w:tplc="0419000F" w:tentative="1">
      <w:start w:val="1"/>
      <w:numFmt w:val="decimal"/>
      <w:lvlText w:val="%7."/>
      <w:lvlJc w:val="left"/>
      <w:pPr>
        <w:ind w:left="5565" w:hanging="360"/>
      </w:pPr>
    </w:lvl>
    <w:lvl w:ilvl="7" w:tplc="04190019" w:tentative="1">
      <w:start w:val="1"/>
      <w:numFmt w:val="lowerLetter"/>
      <w:lvlText w:val="%8."/>
      <w:lvlJc w:val="left"/>
      <w:pPr>
        <w:ind w:left="6285" w:hanging="360"/>
      </w:pPr>
    </w:lvl>
    <w:lvl w:ilvl="8" w:tplc="0419001B" w:tentative="1">
      <w:start w:val="1"/>
      <w:numFmt w:val="lowerRoman"/>
      <w:lvlText w:val="%9."/>
      <w:lvlJc w:val="right"/>
      <w:pPr>
        <w:ind w:left="7005" w:hanging="180"/>
      </w:pPr>
    </w:lvl>
  </w:abstractNum>
  <w:abstractNum w:abstractNumId="87" w15:restartNumberingAfterBreak="0">
    <w:nsid w:val="308C14D9"/>
    <w:multiLevelType w:val="hybridMultilevel"/>
    <w:tmpl w:val="1A4AEFFC"/>
    <w:lvl w:ilvl="0" w:tplc="3652402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8" w15:restartNumberingAfterBreak="0">
    <w:nsid w:val="30FF53D1"/>
    <w:multiLevelType w:val="hybridMultilevel"/>
    <w:tmpl w:val="6EE0044C"/>
    <w:lvl w:ilvl="0" w:tplc="66868D6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9" w15:restartNumberingAfterBreak="0">
    <w:nsid w:val="31710A37"/>
    <w:multiLevelType w:val="hybridMultilevel"/>
    <w:tmpl w:val="E31E8B9E"/>
    <w:lvl w:ilvl="0" w:tplc="489E4F12">
      <w:start w:val="1"/>
      <w:numFmt w:val="decimal"/>
      <w:lvlText w:val="%1)"/>
      <w:lvlJc w:val="left"/>
      <w:pPr>
        <w:ind w:left="1569" w:hanging="360"/>
      </w:pPr>
      <w:rPr>
        <w:rFonts w:hint="default"/>
      </w:rPr>
    </w:lvl>
    <w:lvl w:ilvl="1" w:tplc="04190019" w:tentative="1">
      <w:start w:val="1"/>
      <w:numFmt w:val="lowerLetter"/>
      <w:lvlText w:val="%2."/>
      <w:lvlJc w:val="left"/>
      <w:pPr>
        <w:ind w:left="2289" w:hanging="360"/>
      </w:pPr>
    </w:lvl>
    <w:lvl w:ilvl="2" w:tplc="0419001B" w:tentative="1">
      <w:start w:val="1"/>
      <w:numFmt w:val="lowerRoman"/>
      <w:lvlText w:val="%3."/>
      <w:lvlJc w:val="right"/>
      <w:pPr>
        <w:ind w:left="3009" w:hanging="180"/>
      </w:pPr>
    </w:lvl>
    <w:lvl w:ilvl="3" w:tplc="0419000F" w:tentative="1">
      <w:start w:val="1"/>
      <w:numFmt w:val="decimal"/>
      <w:lvlText w:val="%4."/>
      <w:lvlJc w:val="left"/>
      <w:pPr>
        <w:ind w:left="3729" w:hanging="360"/>
      </w:pPr>
    </w:lvl>
    <w:lvl w:ilvl="4" w:tplc="04190019" w:tentative="1">
      <w:start w:val="1"/>
      <w:numFmt w:val="lowerLetter"/>
      <w:lvlText w:val="%5."/>
      <w:lvlJc w:val="left"/>
      <w:pPr>
        <w:ind w:left="4449" w:hanging="360"/>
      </w:pPr>
    </w:lvl>
    <w:lvl w:ilvl="5" w:tplc="0419001B" w:tentative="1">
      <w:start w:val="1"/>
      <w:numFmt w:val="lowerRoman"/>
      <w:lvlText w:val="%6."/>
      <w:lvlJc w:val="right"/>
      <w:pPr>
        <w:ind w:left="5169" w:hanging="180"/>
      </w:pPr>
    </w:lvl>
    <w:lvl w:ilvl="6" w:tplc="0419000F" w:tentative="1">
      <w:start w:val="1"/>
      <w:numFmt w:val="decimal"/>
      <w:lvlText w:val="%7."/>
      <w:lvlJc w:val="left"/>
      <w:pPr>
        <w:ind w:left="5889" w:hanging="360"/>
      </w:pPr>
    </w:lvl>
    <w:lvl w:ilvl="7" w:tplc="04190019" w:tentative="1">
      <w:start w:val="1"/>
      <w:numFmt w:val="lowerLetter"/>
      <w:lvlText w:val="%8."/>
      <w:lvlJc w:val="left"/>
      <w:pPr>
        <w:ind w:left="6609" w:hanging="360"/>
      </w:pPr>
    </w:lvl>
    <w:lvl w:ilvl="8" w:tplc="0419001B" w:tentative="1">
      <w:start w:val="1"/>
      <w:numFmt w:val="lowerRoman"/>
      <w:lvlText w:val="%9."/>
      <w:lvlJc w:val="right"/>
      <w:pPr>
        <w:ind w:left="7329" w:hanging="180"/>
      </w:pPr>
    </w:lvl>
  </w:abstractNum>
  <w:abstractNum w:abstractNumId="90" w15:restartNumberingAfterBreak="0">
    <w:nsid w:val="31D90AD2"/>
    <w:multiLevelType w:val="hybridMultilevel"/>
    <w:tmpl w:val="90CC5000"/>
    <w:lvl w:ilvl="0" w:tplc="476A2BB0">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1" w15:restartNumberingAfterBreak="0">
    <w:nsid w:val="323A17AD"/>
    <w:multiLevelType w:val="hybridMultilevel"/>
    <w:tmpl w:val="E69A3C0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2" w15:restartNumberingAfterBreak="0">
    <w:nsid w:val="32603B89"/>
    <w:multiLevelType w:val="hybridMultilevel"/>
    <w:tmpl w:val="CD6AF5A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3" w15:restartNumberingAfterBreak="0">
    <w:nsid w:val="32C57432"/>
    <w:multiLevelType w:val="hybridMultilevel"/>
    <w:tmpl w:val="D6DA2534"/>
    <w:lvl w:ilvl="0" w:tplc="A9A23A2C">
      <w:start w:val="1"/>
      <w:numFmt w:val="decimal"/>
      <w:lvlText w:val="%1."/>
      <w:lvlJc w:val="left"/>
      <w:pPr>
        <w:ind w:left="92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4" w15:restartNumberingAfterBreak="0">
    <w:nsid w:val="337721BC"/>
    <w:multiLevelType w:val="hybridMultilevel"/>
    <w:tmpl w:val="B47479C6"/>
    <w:lvl w:ilvl="0" w:tplc="E6169DE8">
      <w:start w:val="3"/>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33C01C27"/>
    <w:multiLevelType w:val="hybridMultilevel"/>
    <w:tmpl w:val="9AB45AE0"/>
    <w:lvl w:ilvl="0" w:tplc="EF2E5CB2">
      <w:start w:val="1"/>
      <w:numFmt w:val="decimalEnclosedCircle"/>
      <w:lvlText w:val="%1"/>
      <w:lvlJc w:val="left"/>
      <w:pPr>
        <w:ind w:left="2289" w:hanging="360"/>
      </w:pPr>
      <w:rPr>
        <w:lang w:val="en-US"/>
      </w:rPr>
    </w:lvl>
    <w:lvl w:ilvl="1" w:tplc="04190019" w:tentative="1">
      <w:start w:val="1"/>
      <w:numFmt w:val="lowerLetter"/>
      <w:lvlText w:val="%2."/>
      <w:lvlJc w:val="left"/>
      <w:pPr>
        <w:ind w:left="3009" w:hanging="360"/>
      </w:pPr>
    </w:lvl>
    <w:lvl w:ilvl="2" w:tplc="0419001B" w:tentative="1">
      <w:start w:val="1"/>
      <w:numFmt w:val="lowerRoman"/>
      <w:lvlText w:val="%3."/>
      <w:lvlJc w:val="right"/>
      <w:pPr>
        <w:ind w:left="3729" w:hanging="180"/>
      </w:pPr>
    </w:lvl>
    <w:lvl w:ilvl="3" w:tplc="0419000F" w:tentative="1">
      <w:start w:val="1"/>
      <w:numFmt w:val="decimal"/>
      <w:lvlText w:val="%4."/>
      <w:lvlJc w:val="left"/>
      <w:pPr>
        <w:ind w:left="4449" w:hanging="360"/>
      </w:pPr>
    </w:lvl>
    <w:lvl w:ilvl="4" w:tplc="04190019" w:tentative="1">
      <w:start w:val="1"/>
      <w:numFmt w:val="lowerLetter"/>
      <w:lvlText w:val="%5."/>
      <w:lvlJc w:val="left"/>
      <w:pPr>
        <w:ind w:left="5169" w:hanging="360"/>
      </w:pPr>
    </w:lvl>
    <w:lvl w:ilvl="5" w:tplc="0419001B" w:tentative="1">
      <w:start w:val="1"/>
      <w:numFmt w:val="lowerRoman"/>
      <w:lvlText w:val="%6."/>
      <w:lvlJc w:val="right"/>
      <w:pPr>
        <w:ind w:left="5889" w:hanging="180"/>
      </w:pPr>
    </w:lvl>
    <w:lvl w:ilvl="6" w:tplc="0419000F" w:tentative="1">
      <w:start w:val="1"/>
      <w:numFmt w:val="decimal"/>
      <w:lvlText w:val="%7."/>
      <w:lvlJc w:val="left"/>
      <w:pPr>
        <w:ind w:left="6609" w:hanging="360"/>
      </w:pPr>
    </w:lvl>
    <w:lvl w:ilvl="7" w:tplc="04190019" w:tentative="1">
      <w:start w:val="1"/>
      <w:numFmt w:val="lowerLetter"/>
      <w:lvlText w:val="%8."/>
      <w:lvlJc w:val="left"/>
      <w:pPr>
        <w:ind w:left="7329" w:hanging="360"/>
      </w:pPr>
    </w:lvl>
    <w:lvl w:ilvl="8" w:tplc="0419001B" w:tentative="1">
      <w:start w:val="1"/>
      <w:numFmt w:val="lowerRoman"/>
      <w:lvlText w:val="%9."/>
      <w:lvlJc w:val="right"/>
      <w:pPr>
        <w:ind w:left="8049" w:hanging="180"/>
      </w:pPr>
    </w:lvl>
  </w:abstractNum>
  <w:abstractNum w:abstractNumId="96" w15:restartNumberingAfterBreak="0">
    <w:nsid w:val="33E63184"/>
    <w:multiLevelType w:val="hybridMultilevel"/>
    <w:tmpl w:val="0CF8F1B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7" w15:restartNumberingAfterBreak="0">
    <w:nsid w:val="33F62F24"/>
    <w:multiLevelType w:val="hybridMultilevel"/>
    <w:tmpl w:val="8BC22EBE"/>
    <w:lvl w:ilvl="0" w:tplc="0419000F">
      <w:start w:val="1"/>
      <w:numFmt w:val="decimal"/>
      <w:lvlText w:val="%1."/>
      <w:lvlJc w:val="left"/>
      <w:pPr>
        <w:ind w:left="780" w:hanging="360"/>
      </w:p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98" w15:restartNumberingAfterBreak="0">
    <w:nsid w:val="340F5AC0"/>
    <w:multiLevelType w:val="hybridMultilevel"/>
    <w:tmpl w:val="B9B49F3A"/>
    <w:lvl w:ilvl="0" w:tplc="0D9EB74C">
      <w:start w:val="1"/>
      <w:numFmt w:val="decimal"/>
      <w:lvlText w:val="%1."/>
      <w:lvlJc w:val="left"/>
      <w:pPr>
        <w:ind w:left="360" w:hanging="360"/>
      </w:pPr>
      <w:rPr>
        <w:rFonts w:hint="default"/>
      </w:rPr>
    </w:lvl>
    <w:lvl w:ilvl="1" w:tplc="08090019" w:tentative="1">
      <w:start w:val="1"/>
      <w:numFmt w:val="lowerLetter"/>
      <w:lvlText w:val="%2."/>
      <w:lvlJc w:val="left"/>
      <w:pPr>
        <w:ind w:left="560" w:hanging="360"/>
      </w:pPr>
    </w:lvl>
    <w:lvl w:ilvl="2" w:tplc="0809001B" w:tentative="1">
      <w:start w:val="1"/>
      <w:numFmt w:val="lowerRoman"/>
      <w:lvlText w:val="%3."/>
      <w:lvlJc w:val="right"/>
      <w:pPr>
        <w:ind w:left="1280" w:hanging="180"/>
      </w:pPr>
    </w:lvl>
    <w:lvl w:ilvl="3" w:tplc="0809000F" w:tentative="1">
      <w:start w:val="1"/>
      <w:numFmt w:val="decimal"/>
      <w:lvlText w:val="%4."/>
      <w:lvlJc w:val="left"/>
      <w:pPr>
        <w:ind w:left="2000" w:hanging="360"/>
      </w:pPr>
    </w:lvl>
    <w:lvl w:ilvl="4" w:tplc="08090019" w:tentative="1">
      <w:start w:val="1"/>
      <w:numFmt w:val="lowerLetter"/>
      <w:lvlText w:val="%5."/>
      <w:lvlJc w:val="left"/>
      <w:pPr>
        <w:ind w:left="2720" w:hanging="360"/>
      </w:pPr>
    </w:lvl>
    <w:lvl w:ilvl="5" w:tplc="0809001B" w:tentative="1">
      <w:start w:val="1"/>
      <w:numFmt w:val="lowerRoman"/>
      <w:lvlText w:val="%6."/>
      <w:lvlJc w:val="right"/>
      <w:pPr>
        <w:ind w:left="3440" w:hanging="180"/>
      </w:pPr>
    </w:lvl>
    <w:lvl w:ilvl="6" w:tplc="0809000F" w:tentative="1">
      <w:start w:val="1"/>
      <w:numFmt w:val="decimal"/>
      <w:lvlText w:val="%7."/>
      <w:lvlJc w:val="left"/>
      <w:pPr>
        <w:ind w:left="4160" w:hanging="360"/>
      </w:pPr>
    </w:lvl>
    <w:lvl w:ilvl="7" w:tplc="08090019" w:tentative="1">
      <w:start w:val="1"/>
      <w:numFmt w:val="lowerLetter"/>
      <w:lvlText w:val="%8."/>
      <w:lvlJc w:val="left"/>
      <w:pPr>
        <w:ind w:left="4880" w:hanging="360"/>
      </w:pPr>
    </w:lvl>
    <w:lvl w:ilvl="8" w:tplc="0809001B" w:tentative="1">
      <w:start w:val="1"/>
      <w:numFmt w:val="lowerRoman"/>
      <w:lvlText w:val="%9."/>
      <w:lvlJc w:val="right"/>
      <w:pPr>
        <w:ind w:left="5600" w:hanging="180"/>
      </w:pPr>
    </w:lvl>
  </w:abstractNum>
  <w:abstractNum w:abstractNumId="99" w15:restartNumberingAfterBreak="0">
    <w:nsid w:val="34E26E36"/>
    <w:multiLevelType w:val="hybridMultilevel"/>
    <w:tmpl w:val="CED8F526"/>
    <w:lvl w:ilvl="0" w:tplc="0D9EB74C">
      <w:start w:val="1"/>
      <w:numFmt w:val="decimal"/>
      <w:lvlText w:val="%1."/>
      <w:lvlJc w:val="left"/>
      <w:pPr>
        <w:ind w:left="360" w:hanging="360"/>
      </w:pPr>
      <w:rPr>
        <w:rFonts w:hint="default"/>
      </w:rPr>
    </w:lvl>
    <w:lvl w:ilvl="1" w:tplc="08090019" w:tentative="1">
      <w:start w:val="1"/>
      <w:numFmt w:val="lowerLetter"/>
      <w:lvlText w:val="%2."/>
      <w:lvlJc w:val="left"/>
      <w:pPr>
        <w:ind w:left="560" w:hanging="360"/>
      </w:pPr>
    </w:lvl>
    <w:lvl w:ilvl="2" w:tplc="0809001B" w:tentative="1">
      <w:start w:val="1"/>
      <w:numFmt w:val="lowerRoman"/>
      <w:lvlText w:val="%3."/>
      <w:lvlJc w:val="right"/>
      <w:pPr>
        <w:ind w:left="1280" w:hanging="180"/>
      </w:pPr>
    </w:lvl>
    <w:lvl w:ilvl="3" w:tplc="0809000F" w:tentative="1">
      <w:start w:val="1"/>
      <w:numFmt w:val="decimal"/>
      <w:lvlText w:val="%4."/>
      <w:lvlJc w:val="left"/>
      <w:pPr>
        <w:ind w:left="2000" w:hanging="360"/>
      </w:pPr>
    </w:lvl>
    <w:lvl w:ilvl="4" w:tplc="08090019" w:tentative="1">
      <w:start w:val="1"/>
      <w:numFmt w:val="lowerLetter"/>
      <w:lvlText w:val="%5."/>
      <w:lvlJc w:val="left"/>
      <w:pPr>
        <w:ind w:left="2720" w:hanging="360"/>
      </w:pPr>
    </w:lvl>
    <w:lvl w:ilvl="5" w:tplc="0809001B" w:tentative="1">
      <w:start w:val="1"/>
      <w:numFmt w:val="lowerRoman"/>
      <w:lvlText w:val="%6."/>
      <w:lvlJc w:val="right"/>
      <w:pPr>
        <w:ind w:left="3440" w:hanging="180"/>
      </w:pPr>
    </w:lvl>
    <w:lvl w:ilvl="6" w:tplc="0809000F" w:tentative="1">
      <w:start w:val="1"/>
      <w:numFmt w:val="decimal"/>
      <w:lvlText w:val="%7."/>
      <w:lvlJc w:val="left"/>
      <w:pPr>
        <w:ind w:left="4160" w:hanging="360"/>
      </w:pPr>
    </w:lvl>
    <w:lvl w:ilvl="7" w:tplc="08090019" w:tentative="1">
      <w:start w:val="1"/>
      <w:numFmt w:val="lowerLetter"/>
      <w:lvlText w:val="%8."/>
      <w:lvlJc w:val="left"/>
      <w:pPr>
        <w:ind w:left="4880" w:hanging="360"/>
      </w:pPr>
    </w:lvl>
    <w:lvl w:ilvl="8" w:tplc="0809001B" w:tentative="1">
      <w:start w:val="1"/>
      <w:numFmt w:val="lowerRoman"/>
      <w:lvlText w:val="%9."/>
      <w:lvlJc w:val="right"/>
      <w:pPr>
        <w:ind w:left="5600" w:hanging="180"/>
      </w:pPr>
    </w:lvl>
  </w:abstractNum>
  <w:abstractNum w:abstractNumId="100" w15:restartNumberingAfterBreak="0">
    <w:nsid w:val="34E56719"/>
    <w:multiLevelType w:val="hybridMultilevel"/>
    <w:tmpl w:val="FCAAC694"/>
    <w:lvl w:ilvl="0" w:tplc="FE7EC368">
      <w:start w:val="1"/>
      <w:numFmt w:val="decimal"/>
      <w:lvlText w:val="%1."/>
      <w:lvlJc w:val="left"/>
      <w:pPr>
        <w:ind w:left="1260" w:hanging="360"/>
      </w:pPr>
      <w:rPr>
        <w:rFonts w:hint="default"/>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101" w15:restartNumberingAfterBreak="0">
    <w:nsid w:val="34F71365"/>
    <w:multiLevelType w:val="hybridMultilevel"/>
    <w:tmpl w:val="4E3E0366"/>
    <w:lvl w:ilvl="0" w:tplc="95D6C162">
      <w:start w:val="1"/>
      <w:numFmt w:val="decimal"/>
      <w:lvlText w:val="%1."/>
      <w:lvlJc w:val="left"/>
      <w:pPr>
        <w:ind w:left="1410" w:hanging="360"/>
      </w:pPr>
      <w:rPr>
        <w:rFonts w:hint="default"/>
      </w:rPr>
    </w:lvl>
    <w:lvl w:ilvl="1" w:tplc="04190019" w:tentative="1">
      <w:start w:val="1"/>
      <w:numFmt w:val="lowerLetter"/>
      <w:lvlText w:val="%2."/>
      <w:lvlJc w:val="left"/>
      <w:pPr>
        <w:ind w:left="2130" w:hanging="360"/>
      </w:pPr>
    </w:lvl>
    <w:lvl w:ilvl="2" w:tplc="0419001B" w:tentative="1">
      <w:start w:val="1"/>
      <w:numFmt w:val="lowerRoman"/>
      <w:lvlText w:val="%3."/>
      <w:lvlJc w:val="right"/>
      <w:pPr>
        <w:ind w:left="2850" w:hanging="180"/>
      </w:pPr>
    </w:lvl>
    <w:lvl w:ilvl="3" w:tplc="0419000F" w:tentative="1">
      <w:start w:val="1"/>
      <w:numFmt w:val="decimal"/>
      <w:lvlText w:val="%4."/>
      <w:lvlJc w:val="left"/>
      <w:pPr>
        <w:ind w:left="3570" w:hanging="360"/>
      </w:pPr>
    </w:lvl>
    <w:lvl w:ilvl="4" w:tplc="04190019" w:tentative="1">
      <w:start w:val="1"/>
      <w:numFmt w:val="lowerLetter"/>
      <w:lvlText w:val="%5."/>
      <w:lvlJc w:val="left"/>
      <w:pPr>
        <w:ind w:left="4290" w:hanging="360"/>
      </w:pPr>
    </w:lvl>
    <w:lvl w:ilvl="5" w:tplc="0419001B" w:tentative="1">
      <w:start w:val="1"/>
      <w:numFmt w:val="lowerRoman"/>
      <w:lvlText w:val="%6."/>
      <w:lvlJc w:val="right"/>
      <w:pPr>
        <w:ind w:left="5010" w:hanging="180"/>
      </w:pPr>
    </w:lvl>
    <w:lvl w:ilvl="6" w:tplc="0419000F" w:tentative="1">
      <w:start w:val="1"/>
      <w:numFmt w:val="decimal"/>
      <w:lvlText w:val="%7."/>
      <w:lvlJc w:val="left"/>
      <w:pPr>
        <w:ind w:left="5730" w:hanging="360"/>
      </w:pPr>
    </w:lvl>
    <w:lvl w:ilvl="7" w:tplc="04190019" w:tentative="1">
      <w:start w:val="1"/>
      <w:numFmt w:val="lowerLetter"/>
      <w:lvlText w:val="%8."/>
      <w:lvlJc w:val="left"/>
      <w:pPr>
        <w:ind w:left="6450" w:hanging="360"/>
      </w:pPr>
    </w:lvl>
    <w:lvl w:ilvl="8" w:tplc="0419001B" w:tentative="1">
      <w:start w:val="1"/>
      <w:numFmt w:val="lowerRoman"/>
      <w:lvlText w:val="%9."/>
      <w:lvlJc w:val="right"/>
      <w:pPr>
        <w:ind w:left="7170" w:hanging="180"/>
      </w:pPr>
    </w:lvl>
  </w:abstractNum>
  <w:abstractNum w:abstractNumId="102" w15:restartNumberingAfterBreak="0">
    <w:nsid w:val="355A6B4C"/>
    <w:multiLevelType w:val="hybridMultilevel"/>
    <w:tmpl w:val="0C66F6CE"/>
    <w:lvl w:ilvl="0" w:tplc="EF7CF008">
      <w:start w:val="1"/>
      <w:numFmt w:val="decimal"/>
      <w:lvlText w:val="%1."/>
      <w:lvlJc w:val="left"/>
      <w:pPr>
        <w:ind w:left="1260" w:hanging="36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103" w15:restartNumberingAfterBreak="0">
    <w:nsid w:val="367858A5"/>
    <w:multiLevelType w:val="hybridMultilevel"/>
    <w:tmpl w:val="B8F296FC"/>
    <w:lvl w:ilvl="0" w:tplc="0D9EB74C">
      <w:start w:val="1"/>
      <w:numFmt w:val="decimal"/>
      <w:lvlText w:val="%1."/>
      <w:lvlJc w:val="left"/>
      <w:pPr>
        <w:ind w:left="12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15:restartNumberingAfterBreak="0">
    <w:nsid w:val="36F638AE"/>
    <w:multiLevelType w:val="hybridMultilevel"/>
    <w:tmpl w:val="6DE43A92"/>
    <w:lvl w:ilvl="0" w:tplc="0E02B962">
      <w:start w:val="4"/>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5" w15:restartNumberingAfterBreak="0">
    <w:nsid w:val="38FD78FF"/>
    <w:multiLevelType w:val="hybridMultilevel"/>
    <w:tmpl w:val="AE100FC6"/>
    <w:lvl w:ilvl="0" w:tplc="8CF40B2A">
      <w:start w:val="1"/>
      <w:numFmt w:val="decimal"/>
      <w:lvlText w:val="%1."/>
      <w:lvlJc w:val="left"/>
      <w:pPr>
        <w:ind w:left="1209" w:hanging="360"/>
      </w:pPr>
      <w:rPr>
        <w:rFonts w:hint="default"/>
      </w:rPr>
    </w:lvl>
    <w:lvl w:ilvl="1" w:tplc="04190019" w:tentative="1">
      <w:start w:val="1"/>
      <w:numFmt w:val="lowerLetter"/>
      <w:lvlText w:val="%2."/>
      <w:lvlJc w:val="left"/>
      <w:pPr>
        <w:ind w:left="1929" w:hanging="360"/>
      </w:pPr>
    </w:lvl>
    <w:lvl w:ilvl="2" w:tplc="0419001B" w:tentative="1">
      <w:start w:val="1"/>
      <w:numFmt w:val="lowerRoman"/>
      <w:lvlText w:val="%3."/>
      <w:lvlJc w:val="right"/>
      <w:pPr>
        <w:ind w:left="2649" w:hanging="180"/>
      </w:pPr>
    </w:lvl>
    <w:lvl w:ilvl="3" w:tplc="0419000F" w:tentative="1">
      <w:start w:val="1"/>
      <w:numFmt w:val="decimal"/>
      <w:lvlText w:val="%4."/>
      <w:lvlJc w:val="left"/>
      <w:pPr>
        <w:ind w:left="3369" w:hanging="360"/>
      </w:pPr>
    </w:lvl>
    <w:lvl w:ilvl="4" w:tplc="04190019" w:tentative="1">
      <w:start w:val="1"/>
      <w:numFmt w:val="lowerLetter"/>
      <w:lvlText w:val="%5."/>
      <w:lvlJc w:val="left"/>
      <w:pPr>
        <w:ind w:left="4089" w:hanging="360"/>
      </w:pPr>
    </w:lvl>
    <w:lvl w:ilvl="5" w:tplc="0419001B" w:tentative="1">
      <w:start w:val="1"/>
      <w:numFmt w:val="lowerRoman"/>
      <w:lvlText w:val="%6."/>
      <w:lvlJc w:val="right"/>
      <w:pPr>
        <w:ind w:left="4809" w:hanging="180"/>
      </w:pPr>
    </w:lvl>
    <w:lvl w:ilvl="6" w:tplc="0419000F" w:tentative="1">
      <w:start w:val="1"/>
      <w:numFmt w:val="decimal"/>
      <w:lvlText w:val="%7."/>
      <w:lvlJc w:val="left"/>
      <w:pPr>
        <w:ind w:left="5529" w:hanging="360"/>
      </w:pPr>
    </w:lvl>
    <w:lvl w:ilvl="7" w:tplc="04190019" w:tentative="1">
      <w:start w:val="1"/>
      <w:numFmt w:val="lowerLetter"/>
      <w:lvlText w:val="%8."/>
      <w:lvlJc w:val="left"/>
      <w:pPr>
        <w:ind w:left="6249" w:hanging="360"/>
      </w:pPr>
    </w:lvl>
    <w:lvl w:ilvl="8" w:tplc="0419001B" w:tentative="1">
      <w:start w:val="1"/>
      <w:numFmt w:val="lowerRoman"/>
      <w:lvlText w:val="%9."/>
      <w:lvlJc w:val="right"/>
      <w:pPr>
        <w:ind w:left="6969" w:hanging="180"/>
      </w:pPr>
    </w:lvl>
  </w:abstractNum>
  <w:abstractNum w:abstractNumId="106" w15:restartNumberingAfterBreak="0">
    <w:nsid w:val="39843AA1"/>
    <w:multiLevelType w:val="hybridMultilevel"/>
    <w:tmpl w:val="E07A373E"/>
    <w:lvl w:ilvl="0" w:tplc="815874D0">
      <w:start w:val="1"/>
      <w:numFmt w:val="decimal"/>
      <w:lvlText w:val="%1)"/>
      <w:lvlJc w:val="left"/>
      <w:pPr>
        <w:ind w:left="720" w:hanging="360"/>
      </w:pPr>
    </w:lvl>
    <w:lvl w:ilvl="1" w:tplc="C4B02A90">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7" w15:restartNumberingAfterBreak="0">
    <w:nsid w:val="3A7C6BD4"/>
    <w:multiLevelType w:val="hybridMultilevel"/>
    <w:tmpl w:val="91A03C5E"/>
    <w:lvl w:ilvl="0" w:tplc="CE0A0086">
      <w:start w:val="1"/>
      <w:numFmt w:val="decimal"/>
      <w:lvlText w:val="%1."/>
      <w:lvlJc w:val="left"/>
      <w:pPr>
        <w:ind w:left="1071" w:hanging="360"/>
      </w:pPr>
      <w:rPr>
        <w:rFonts w:hint="default"/>
      </w:rPr>
    </w:lvl>
    <w:lvl w:ilvl="1" w:tplc="04190019" w:tentative="1">
      <w:start w:val="1"/>
      <w:numFmt w:val="lowerLetter"/>
      <w:lvlText w:val="%2."/>
      <w:lvlJc w:val="left"/>
      <w:pPr>
        <w:ind w:left="1791" w:hanging="360"/>
      </w:pPr>
    </w:lvl>
    <w:lvl w:ilvl="2" w:tplc="0419001B" w:tentative="1">
      <w:start w:val="1"/>
      <w:numFmt w:val="lowerRoman"/>
      <w:lvlText w:val="%3."/>
      <w:lvlJc w:val="right"/>
      <w:pPr>
        <w:ind w:left="2511" w:hanging="180"/>
      </w:pPr>
    </w:lvl>
    <w:lvl w:ilvl="3" w:tplc="0419000F" w:tentative="1">
      <w:start w:val="1"/>
      <w:numFmt w:val="decimal"/>
      <w:lvlText w:val="%4."/>
      <w:lvlJc w:val="left"/>
      <w:pPr>
        <w:ind w:left="3231" w:hanging="360"/>
      </w:pPr>
    </w:lvl>
    <w:lvl w:ilvl="4" w:tplc="04190019" w:tentative="1">
      <w:start w:val="1"/>
      <w:numFmt w:val="lowerLetter"/>
      <w:lvlText w:val="%5."/>
      <w:lvlJc w:val="left"/>
      <w:pPr>
        <w:ind w:left="3951" w:hanging="360"/>
      </w:pPr>
    </w:lvl>
    <w:lvl w:ilvl="5" w:tplc="0419001B" w:tentative="1">
      <w:start w:val="1"/>
      <w:numFmt w:val="lowerRoman"/>
      <w:lvlText w:val="%6."/>
      <w:lvlJc w:val="right"/>
      <w:pPr>
        <w:ind w:left="4671" w:hanging="180"/>
      </w:pPr>
    </w:lvl>
    <w:lvl w:ilvl="6" w:tplc="0419000F" w:tentative="1">
      <w:start w:val="1"/>
      <w:numFmt w:val="decimal"/>
      <w:lvlText w:val="%7."/>
      <w:lvlJc w:val="left"/>
      <w:pPr>
        <w:ind w:left="5391" w:hanging="360"/>
      </w:pPr>
    </w:lvl>
    <w:lvl w:ilvl="7" w:tplc="04190019" w:tentative="1">
      <w:start w:val="1"/>
      <w:numFmt w:val="lowerLetter"/>
      <w:lvlText w:val="%8."/>
      <w:lvlJc w:val="left"/>
      <w:pPr>
        <w:ind w:left="6111" w:hanging="360"/>
      </w:pPr>
    </w:lvl>
    <w:lvl w:ilvl="8" w:tplc="0419001B" w:tentative="1">
      <w:start w:val="1"/>
      <w:numFmt w:val="lowerRoman"/>
      <w:lvlText w:val="%9."/>
      <w:lvlJc w:val="right"/>
      <w:pPr>
        <w:ind w:left="6831" w:hanging="180"/>
      </w:pPr>
    </w:lvl>
  </w:abstractNum>
  <w:abstractNum w:abstractNumId="108" w15:restartNumberingAfterBreak="0">
    <w:nsid w:val="3B2128E9"/>
    <w:multiLevelType w:val="hybridMultilevel"/>
    <w:tmpl w:val="8DB6F13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9" w15:restartNumberingAfterBreak="0">
    <w:nsid w:val="3B376605"/>
    <w:multiLevelType w:val="hybridMultilevel"/>
    <w:tmpl w:val="C9FED180"/>
    <w:lvl w:ilvl="0" w:tplc="0E1A7BDA">
      <w:start w:val="1"/>
      <w:numFmt w:val="decimal"/>
      <w:lvlText w:val="%1."/>
      <w:lvlJc w:val="left"/>
      <w:pPr>
        <w:ind w:left="1209" w:hanging="360"/>
      </w:pPr>
      <w:rPr>
        <w:rFonts w:hint="default"/>
      </w:rPr>
    </w:lvl>
    <w:lvl w:ilvl="1" w:tplc="04190019" w:tentative="1">
      <w:start w:val="1"/>
      <w:numFmt w:val="lowerLetter"/>
      <w:lvlText w:val="%2."/>
      <w:lvlJc w:val="left"/>
      <w:pPr>
        <w:ind w:left="1929" w:hanging="360"/>
      </w:pPr>
    </w:lvl>
    <w:lvl w:ilvl="2" w:tplc="0419001B" w:tentative="1">
      <w:start w:val="1"/>
      <w:numFmt w:val="lowerRoman"/>
      <w:lvlText w:val="%3."/>
      <w:lvlJc w:val="right"/>
      <w:pPr>
        <w:ind w:left="2649" w:hanging="180"/>
      </w:pPr>
    </w:lvl>
    <w:lvl w:ilvl="3" w:tplc="0419000F" w:tentative="1">
      <w:start w:val="1"/>
      <w:numFmt w:val="decimal"/>
      <w:lvlText w:val="%4."/>
      <w:lvlJc w:val="left"/>
      <w:pPr>
        <w:ind w:left="3369" w:hanging="360"/>
      </w:pPr>
    </w:lvl>
    <w:lvl w:ilvl="4" w:tplc="04190019" w:tentative="1">
      <w:start w:val="1"/>
      <w:numFmt w:val="lowerLetter"/>
      <w:lvlText w:val="%5."/>
      <w:lvlJc w:val="left"/>
      <w:pPr>
        <w:ind w:left="4089" w:hanging="360"/>
      </w:pPr>
    </w:lvl>
    <w:lvl w:ilvl="5" w:tplc="0419001B" w:tentative="1">
      <w:start w:val="1"/>
      <w:numFmt w:val="lowerRoman"/>
      <w:lvlText w:val="%6."/>
      <w:lvlJc w:val="right"/>
      <w:pPr>
        <w:ind w:left="4809" w:hanging="180"/>
      </w:pPr>
    </w:lvl>
    <w:lvl w:ilvl="6" w:tplc="0419000F" w:tentative="1">
      <w:start w:val="1"/>
      <w:numFmt w:val="decimal"/>
      <w:lvlText w:val="%7."/>
      <w:lvlJc w:val="left"/>
      <w:pPr>
        <w:ind w:left="5529" w:hanging="360"/>
      </w:pPr>
    </w:lvl>
    <w:lvl w:ilvl="7" w:tplc="04190019" w:tentative="1">
      <w:start w:val="1"/>
      <w:numFmt w:val="lowerLetter"/>
      <w:lvlText w:val="%8."/>
      <w:lvlJc w:val="left"/>
      <w:pPr>
        <w:ind w:left="6249" w:hanging="360"/>
      </w:pPr>
    </w:lvl>
    <w:lvl w:ilvl="8" w:tplc="0419001B" w:tentative="1">
      <w:start w:val="1"/>
      <w:numFmt w:val="lowerRoman"/>
      <w:lvlText w:val="%9."/>
      <w:lvlJc w:val="right"/>
      <w:pPr>
        <w:ind w:left="6969" w:hanging="180"/>
      </w:pPr>
    </w:lvl>
  </w:abstractNum>
  <w:abstractNum w:abstractNumId="110" w15:restartNumberingAfterBreak="0">
    <w:nsid w:val="3B6B29E2"/>
    <w:multiLevelType w:val="hybridMultilevel"/>
    <w:tmpl w:val="DB26C508"/>
    <w:lvl w:ilvl="0" w:tplc="3652402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1" w15:restartNumberingAfterBreak="0">
    <w:nsid w:val="3B904E5A"/>
    <w:multiLevelType w:val="hybridMultilevel"/>
    <w:tmpl w:val="7D5CA39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2" w15:restartNumberingAfterBreak="0">
    <w:nsid w:val="3C69370F"/>
    <w:multiLevelType w:val="hybridMultilevel"/>
    <w:tmpl w:val="AE100FC6"/>
    <w:lvl w:ilvl="0" w:tplc="8CF40B2A">
      <w:start w:val="1"/>
      <w:numFmt w:val="decimal"/>
      <w:lvlText w:val="%1."/>
      <w:lvlJc w:val="left"/>
      <w:pPr>
        <w:ind w:left="1209" w:hanging="360"/>
      </w:pPr>
      <w:rPr>
        <w:rFonts w:hint="default"/>
      </w:rPr>
    </w:lvl>
    <w:lvl w:ilvl="1" w:tplc="04190019" w:tentative="1">
      <w:start w:val="1"/>
      <w:numFmt w:val="lowerLetter"/>
      <w:lvlText w:val="%2."/>
      <w:lvlJc w:val="left"/>
      <w:pPr>
        <w:ind w:left="1929" w:hanging="360"/>
      </w:pPr>
    </w:lvl>
    <w:lvl w:ilvl="2" w:tplc="0419001B" w:tentative="1">
      <w:start w:val="1"/>
      <w:numFmt w:val="lowerRoman"/>
      <w:lvlText w:val="%3."/>
      <w:lvlJc w:val="right"/>
      <w:pPr>
        <w:ind w:left="2649" w:hanging="180"/>
      </w:pPr>
    </w:lvl>
    <w:lvl w:ilvl="3" w:tplc="0419000F" w:tentative="1">
      <w:start w:val="1"/>
      <w:numFmt w:val="decimal"/>
      <w:lvlText w:val="%4."/>
      <w:lvlJc w:val="left"/>
      <w:pPr>
        <w:ind w:left="3369" w:hanging="360"/>
      </w:pPr>
    </w:lvl>
    <w:lvl w:ilvl="4" w:tplc="04190019" w:tentative="1">
      <w:start w:val="1"/>
      <w:numFmt w:val="lowerLetter"/>
      <w:lvlText w:val="%5."/>
      <w:lvlJc w:val="left"/>
      <w:pPr>
        <w:ind w:left="4089" w:hanging="360"/>
      </w:pPr>
    </w:lvl>
    <w:lvl w:ilvl="5" w:tplc="0419001B" w:tentative="1">
      <w:start w:val="1"/>
      <w:numFmt w:val="lowerRoman"/>
      <w:lvlText w:val="%6."/>
      <w:lvlJc w:val="right"/>
      <w:pPr>
        <w:ind w:left="4809" w:hanging="180"/>
      </w:pPr>
    </w:lvl>
    <w:lvl w:ilvl="6" w:tplc="0419000F" w:tentative="1">
      <w:start w:val="1"/>
      <w:numFmt w:val="decimal"/>
      <w:lvlText w:val="%7."/>
      <w:lvlJc w:val="left"/>
      <w:pPr>
        <w:ind w:left="5529" w:hanging="360"/>
      </w:pPr>
    </w:lvl>
    <w:lvl w:ilvl="7" w:tplc="04190019" w:tentative="1">
      <w:start w:val="1"/>
      <w:numFmt w:val="lowerLetter"/>
      <w:lvlText w:val="%8."/>
      <w:lvlJc w:val="left"/>
      <w:pPr>
        <w:ind w:left="6249" w:hanging="360"/>
      </w:pPr>
    </w:lvl>
    <w:lvl w:ilvl="8" w:tplc="0419001B" w:tentative="1">
      <w:start w:val="1"/>
      <w:numFmt w:val="lowerRoman"/>
      <w:lvlText w:val="%9."/>
      <w:lvlJc w:val="right"/>
      <w:pPr>
        <w:ind w:left="6969" w:hanging="180"/>
      </w:pPr>
    </w:lvl>
  </w:abstractNum>
  <w:abstractNum w:abstractNumId="113" w15:restartNumberingAfterBreak="0">
    <w:nsid w:val="3C95639C"/>
    <w:multiLevelType w:val="hybridMultilevel"/>
    <w:tmpl w:val="DF5C45CE"/>
    <w:lvl w:ilvl="0" w:tplc="80B4EFE6">
      <w:start w:val="1"/>
      <w:numFmt w:val="decimal"/>
      <w:lvlText w:val="%1."/>
      <w:lvlJc w:val="left"/>
      <w:pPr>
        <w:ind w:left="1469" w:hanging="360"/>
      </w:pPr>
      <w:rPr>
        <w:rFonts w:ascii="Times New Roman" w:hAnsi="Times New Roman" w:hint="default"/>
      </w:rPr>
    </w:lvl>
    <w:lvl w:ilvl="1" w:tplc="04190019" w:tentative="1">
      <w:start w:val="1"/>
      <w:numFmt w:val="lowerLetter"/>
      <w:lvlText w:val="%2."/>
      <w:lvlJc w:val="left"/>
      <w:pPr>
        <w:ind w:left="2189" w:hanging="360"/>
      </w:pPr>
    </w:lvl>
    <w:lvl w:ilvl="2" w:tplc="0419001B" w:tentative="1">
      <w:start w:val="1"/>
      <w:numFmt w:val="lowerRoman"/>
      <w:lvlText w:val="%3."/>
      <w:lvlJc w:val="right"/>
      <w:pPr>
        <w:ind w:left="2909" w:hanging="180"/>
      </w:pPr>
    </w:lvl>
    <w:lvl w:ilvl="3" w:tplc="0419000F" w:tentative="1">
      <w:start w:val="1"/>
      <w:numFmt w:val="decimal"/>
      <w:lvlText w:val="%4."/>
      <w:lvlJc w:val="left"/>
      <w:pPr>
        <w:ind w:left="3629" w:hanging="360"/>
      </w:pPr>
    </w:lvl>
    <w:lvl w:ilvl="4" w:tplc="04190019" w:tentative="1">
      <w:start w:val="1"/>
      <w:numFmt w:val="lowerLetter"/>
      <w:lvlText w:val="%5."/>
      <w:lvlJc w:val="left"/>
      <w:pPr>
        <w:ind w:left="4349" w:hanging="360"/>
      </w:pPr>
    </w:lvl>
    <w:lvl w:ilvl="5" w:tplc="0419001B" w:tentative="1">
      <w:start w:val="1"/>
      <w:numFmt w:val="lowerRoman"/>
      <w:lvlText w:val="%6."/>
      <w:lvlJc w:val="right"/>
      <w:pPr>
        <w:ind w:left="5069" w:hanging="180"/>
      </w:pPr>
    </w:lvl>
    <w:lvl w:ilvl="6" w:tplc="0419000F" w:tentative="1">
      <w:start w:val="1"/>
      <w:numFmt w:val="decimal"/>
      <w:lvlText w:val="%7."/>
      <w:lvlJc w:val="left"/>
      <w:pPr>
        <w:ind w:left="5789" w:hanging="360"/>
      </w:pPr>
    </w:lvl>
    <w:lvl w:ilvl="7" w:tplc="04190019" w:tentative="1">
      <w:start w:val="1"/>
      <w:numFmt w:val="lowerLetter"/>
      <w:lvlText w:val="%8."/>
      <w:lvlJc w:val="left"/>
      <w:pPr>
        <w:ind w:left="6509" w:hanging="360"/>
      </w:pPr>
    </w:lvl>
    <w:lvl w:ilvl="8" w:tplc="0419001B" w:tentative="1">
      <w:start w:val="1"/>
      <w:numFmt w:val="lowerRoman"/>
      <w:lvlText w:val="%9."/>
      <w:lvlJc w:val="right"/>
      <w:pPr>
        <w:ind w:left="7229" w:hanging="180"/>
      </w:pPr>
    </w:lvl>
  </w:abstractNum>
  <w:abstractNum w:abstractNumId="114" w15:restartNumberingAfterBreak="0">
    <w:nsid w:val="3E02207E"/>
    <w:multiLevelType w:val="hybridMultilevel"/>
    <w:tmpl w:val="C5586004"/>
    <w:lvl w:ilvl="0" w:tplc="A9A23A2C">
      <w:start w:val="1"/>
      <w:numFmt w:val="decimal"/>
      <w:lvlText w:val="%1."/>
      <w:lvlJc w:val="left"/>
      <w:pPr>
        <w:ind w:left="92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5" w15:restartNumberingAfterBreak="0">
    <w:nsid w:val="3EAA4FC5"/>
    <w:multiLevelType w:val="hybridMultilevel"/>
    <w:tmpl w:val="C316A1C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6" w15:restartNumberingAfterBreak="0">
    <w:nsid w:val="3EF85FFF"/>
    <w:multiLevelType w:val="hybridMultilevel"/>
    <w:tmpl w:val="AE100FC6"/>
    <w:lvl w:ilvl="0" w:tplc="8CF40B2A">
      <w:start w:val="1"/>
      <w:numFmt w:val="decimal"/>
      <w:lvlText w:val="%1."/>
      <w:lvlJc w:val="left"/>
      <w:pPr>
        <w:ind w:left="1209" w:hanging="360"/>
      </w:pPr>
      <w:rPr>
        <w:rFonts w:hint="default"/>
      </w:rPr>
    </w:lvl>
    <w:lvl w:ilvl="1" w:tplc="04190019" w:tentative="1">
      <w:start w:val="1"/>
      <w:numFmt w:val="lowerLetter"/>
      <w:lvlText w:val="%2."/>
      <w:lvlJc w:val="left"/>
      <w:pPr>
        <w:ind w:left="1929" w:hanging="360"/>
      </w:pPr>
    </w:lvl>
    <w:lvl w:ilvl="2" w:tplc="0419001B" w:tentative="1">
      <w:start w:val="1"/>
      <w:numFmt w:val="lowerRoman"/>
      <w:lvlText w:val="%3."/>
      <w:lvlJc w:val="right"/>
      <w:pPr>
        <w:ind w:left="2649" w:hanging="180"/>
      </w:pPr>
    </w:lvl>
    <w:lvl w:ilvl="3" w:tplc="0419000F" w:tentative="1">
      <w:start w:val="1"/>
      <w:numFmt w:val="decimal"/>
      <w:lvlText w:val="%4."/>
      <w:lvlJc w:val="left"/>
      <w:pPr>
        <w:ind w:left="3369" w:hanging="360"/>
      </w:pPr>
    </w:lvl>
    <w:lvl w:ilvl="4" w:tplc="04190019" w:tentative="1">
      <w:start w:val="1"/>
      <w:numFmt w:val="lowerLetter"/>
      <w:lvlText w:val="%5."/>
      <w:lvlJc w:val="left"/>
      <w:pPr>
        <w:ind w:left="4089" w:hanging="360"/>
      </w:pPr>
    </w:lvl>
    <w:lvl w:ilvl="5" w:tplc="0419001B" w:tentative="1">
      <w:start w:val="1"/>
      <w:numFmt w:val="lowerRoman"/>
      <w:lvlText w:val="%6."/>
      <w:lvlJc w:val="right"/>
      <w:pPr>
        <w:ind w:left="4809" w:hanging="180"/>
      </w:pPr>
    </w:lvl>
    <w:lvl w:ilvl="6" w:tplc="0419000F" w:tentative="1">
      <w:start w:val="1"/>
      <w:numFmt w:val="decimal"/>
      <w:lvlText w:val="%7."/>
      <w:lvlJc w:val="left"/>
      <w:pPr>
        <w:ind w:left="5529" w:hanging="360"/>
      </w:pPr>
    </w:lvl>
    <w:lvl w:ilvl="7" w:tplc="04190019" w:tentative="1">
      <w:start w:val="1"/>
      <w:numFmt w:val="lowerLetter"/>
      <w:lvlText w:val="%8."/>
      <w:lvlJc w:val="left"/>
      <w:pPr>
        <w:ind w:left="6249" w:hanging="360"/>
      </w:pPr>
    </w:lvl>
    <w:lvl w:ilvl="8" w:tplc="0419001B" w:tentative="1">
      <w:start w:val="1"/>
      <w:numFmt w:val="lowerRoman"/>
      <w:lvlText w:val="%9."/>
      <w:lvlJc w:val="right"/>
      <w:pPr>
        <w:ind w:left="6969" w:hanging="180"/>
      </w:pPr>
    </w:lvl>
  </w:abstractNum>
  <w:abstractNum w:abstractNumId="117" w15:restartNumberingAfterBreak="0">
    <w:nsid w:val="403442B9"/>
    <w:multiLevelType w:val="hybridMultilevel"/>
    <w:tmpl w:val="F4BED8F4"/>
    <w:lvl w:ilvl="0" w:tplc="04190001">
      <w:start w:val="1"/>
      <w:numFmt w:val="bullet"/>
      <w:lvlText w:val=""/>
      <w:lvlJc w:val="left"/>
      <w:pPr>
        <w:ind w:left="1929" w:hanging="360"/>
      </w:pPr>
      <w:rPr>
        <w:rFonts w:ascii="Symbol" w:hAnsi="Symbol" w:hint="default"/>
      </w:rPr>
    </w:lvl>
    <w:lvl w:ilvl="1" w:tplc="04190003" w:tentative="1">
      <w:start w:val="1"/>
      <w:numFmt w:val="bullet"/>
      <w:lvlText w:val="o"/>
      <w:lvlJc w:val="left"/>
      <w:pPr>
        <w:ind w:left="2649" w:hanging="360"/>
      </w:pPr>
      <w:rPr>
        <w:rFonts w:ascii="Courier New" w:hAnsi="Courier New" w:cs="Courier New" w:hint="default"/>
      </w:rPr>
    </w:lvl>
    <w:lvl w:ilvl="2" w:tplc="04190005" w:tentative="1">
      <w:start w:val="1"/>
      <w:numFmt w:val="bullet"/>
      <w:lvlText w:val=""/>
      <w:lvlJc w:val="left"/>
      <w:pPr>
        <w:ind w:left="3369" w:hanging="360"/>
      </w:pPr>
      <w:rPr>
        <w:rFonts w:ascii="Wingdings" w:hAnsi="Wingdings" w:hint="default"/>
      </w:rPr>
    </w:lvl>
    <w:lvl w:ilvl="3" w:tplc="04190001" w:tentative="1">
      <w:start w:val="1"/>
      <w:numFmt w:val="bullet"/>
      <w:lvlText w:val=""/>
      <w:lvlJc w:val="left"/>
      <w:pPr>
        <w:ind w:left="4089" w:hanging="360"/>
      </w:pPr>
      <w:rPr>
        <w:rFonts w:ascii="Symbol" w:hAnsi="Symbol" w:hint="default"/>
      </w:rPr>
    </w:lvl>
    <w:lvl w:ilvl="4" w:tplc="04190003" w:tentative="1">
      <w:start w:val="1"/>
      <w:numFmt w:val="bullet"/>
      <w:lvlText w:val="o"/>
      <w:lvlJc w:val="left"/>
      <w:pPr>
        <w:ind w:left="4809" w:hanging="360"/>
      </w:pPr>
      <w:rPr>
        <w:rFonts w:ascii="Courier New" w:hAnsi="Courier New" w:cs="Courier New" w:hint="default"/>
      </w:rPr>
    </w:lvl>
    <w:lvl w:ilvl="5" w:tplc="04190005" w:tentative="1">
      <w:start w:val="1"/>
      <w:numFmt w:val="bullet"/>
      <w:lvlText w:val=""/>
      <w:lvlJc w:val="left"/>
      <w:pPr>
        <w:ind w:left="5529" w:hanging="360"/>
      </w:pPr>
      <w:rPr>
        <w:rFonts w:ascii="Wingdings" w:hAnsi="Wingdings" w:hint="default"/>
      </w:rPr>
    </w:lvl>
    <w:lvl w:ilvl="6" w:tplc="04190001" w:tentative="1">
      <w:start w:val="1"/>
      <w:numFmt w:val="bullet"/>
      <w:lvlText w:val=""/>
      <w:lvlJc w:val="left"/>
      <w:pPr>
        <w:ind w:left="6249" w:hanging="360"/>
      </w:pPr>
      <w:rPr>
        <w:rFonts w:ascii="Symbol" w:hAnsi="Symbol" w:hint="default"/>
      </w:rPr>
    </w:lvl>
    <w:lvl w:ilvl="7" w:tplc="04190003" w:tentative="1">
      <w:start w:val="1"/>
      <w:numFmt w:val="bullet"/>
      <w:lvlText w:val="o"/>
      <w:lvlJc w:val="left"/>
      <w:pPr>
        <w:ind w:left="6969" w:hanging="360"/>
      </w:pPr>
      <w:rPr>
        <w:rFonts w:ascii="Courier New" w:hAnsi="Courier New" w:cs="Courier New" w:hint="default"/>
      </w:rPr>
    </w:lvl>
    <w:lvl w:ilvl="8" w:tplc="04190005" w:tentative="1">
      <w:start w:val="1"/>
      <w:numFmt w:val="bullet"/>
      <w:lvlText w:val=""/>
      <w:lvlJc w:val="left"/>
      <w:pPr>
        <w:ind w:left="7689" w:hanging="360"/>
      </w:pPr>
      <w:rPr>
        <w:rFonts w:ascii="Wingdings" w:hAnsi="Wingdings" w:hint="default"/>
      </w:rPr>
    </w:lvl>
  </w:abstractNum>
  <w:abstractNum w:abstractNumId="118" w15:restartNumberingAfterBreak="0">
    <w:nsid w:val="407E565E"/>
    <w:multiLevelType w:val="hybridMultilevel"/>
    <w:tmpl w:val="E68AE52A"/>
    <w:lvl w:ilvl="0" w:tplc="333CED72">
      <w:start w:val="1"/>
      <w:numFmt w:val="decimal"/>
      <w:lvlText w:val="%1."/>
      <w:lvlJc w:val="left"/>
      <w:pPr>
        <w:ind w:left="1240" w:hanging="360"/>
      </w:pPr>
      <w:rPr>
        <w:rFonts w:hint="default"/>
      </w:rPr>
    </w:lvl>
    <w:lvl w:ilvl="1" w:tplc="04190019" w:tentative="1">
      <w:start w:val="1"/>
      <w:numFmt w:val="lowerLetter"/>
      <w:lvlText w:val="%2."/>
      <w:lvlJc w:val="left"/>
      <w:pPr>
        <w:ind w:left="1960" w:hanging="360"/>
      </w:pPr>
    </w:lvl>
    <w:lvl w:ilvl="2" w:tplc="0419001B" w:tentative="1">
      <w:start w:val="1"/>
      <w:numFmt w:val="lowerRoman"/>
      <w:lvlText w:val="%3."/>
      <w:lvlJc w:val="right"/>
      <w:pPr>
        <w:ind w:left="2680" w:hanging="180"/>
      </w:pPr>
    </w:lvl>
    <w:lvl w:ilvl="3" w:tplc="0419000F" w:tentative="1">
      <w:start w:val="1"/>
      <w:numFmt w:val="decimal"/>
      <w:lvlText w:val="%4."/>
      <w:lvlJc w:val="left"/>
      <w:pPr>
        <w:ind w:left="3400" w:hanging="360"/>
      </w:pPr>
    </w:lvl>
    <w:lvl w:ilvl="4" w:tplc="04190019" w:tentative="1">
      <w:start w:val="1"/>
      <w:numFmt w:val="lowerLetter"/>
      <w:lvlText w:val="%5."/>
      <w:lvlJc w:val="left"/>
      <w:pPr>
        <w:ind w:left="4120" w:hanging="360"/>
      </w:pPr>
    </w:lvl>
    <w:lvl w:ilvl="5" w:tplc="0419001B" w:tentative="1">
      <w:start w:val="1"/>
      <w:numFmt w:val="lowerRoman"/>
      <w:lvlText w:val="%6."/>
      <w:lvlJc w:val="right"/>
      <w:pPr>
        <w:ind w:left="4840" w:hanging="180"/>
      </w:pPr>
    </w:lvl>
    <w:lvl w:ilvl="6" w:tplc="0419000F" w:tentative="1">
      <w:start w:val="1"/>
      <w:numFmt w:val="decimal"/>
      <w:lvlText w:val="%7."/>
      <w:lvlJc w:val="left"/>
      <w:pPr>
        <w:ind w:left="5560" w:hanging="360"/>
      </w:pPr>
    </w:lvl>
    <w:lvl w:ilvl="7" w:tplc="04190019" w:tentative="1">
      <w:start w:val="1"/>
      <w:numFmt w:val="lowerLetter"/>
      <w:lvlText w:val="%8."/>
      <w:lvlJc w:val="left"/>
      <w:pPr>
        <w:ind w:left="6280" w:hanging="360"/>
      </w:pPr>
    </w:lvl>
    <w:lvl w:ilvl="8" w:tplc="0419001B" w:tentative="1">
      <w:start w:val="1"/>
      <w:numFmt w:val="lowerRoman"/>
      <w:lvlText w:val="%9."/>
      <w:lvlJc w:val="right"/>
      <w:pPr>
        <w:ind w:left="7000" w:hanging="180"/>
      </w:pPr>
    </w:lvl>
  </w:abstractNum>
  <w:abstractNum w:abstractNumId="119" w15:restartNumberingAfterBreak="0">
    <w:nsid w:val="40B6477D"/>
    <w:multiLevelType w:val="hybridMultilevel"/>
    <w:tmpl w:val="4A7CF7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41EB1B6D"/>
    <w:multiLevelType w:val="hybridMultilevel"/>
    <w:tmpl w:val="A1D28B34"/>
    <w:lvl w:ilvl="0" w:tplc="0419000F">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1" w15:restartNumberingAfterBreak="0">
    <w:nsid w:val="41F170DC"/>
    <w:multiLevelType w:val="hybridMultilevel"/>
    <w:tmpl w:val="EA542D4E"/>
    <w:lvl w:ilvl="0" w:tplc="E8A6C274">
      <w:start w:val="1"/>
      <w:numFmt w:val="decimal"/>
      <w:lvlText w:val="%1."/>
      <w:lvlJc w:val="left"/>
      <w:pPr>
        <w:ind w:left="12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2" w15:restartNumberingAfterBreak="0">
    <w:nsid w:val="42B978FF"/>
    <w:multiLevelType w:val="hybridMultilevel"/>
    <w:tmpl w:val="5C102632"/>
    <w:lvl w:ilvl="0" w:tplc="3652402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3" w15:restartNumberingAfterBreak="0">
    <w:nsid w:val="437F1143"/>
    <w:multiLevelType w:val="hybridMultilevel"/>
    <w:tmpl w:val="FCAAC694"/>
    <w:lvl w:ilvl="0" w:tplc="FE7EC368">
      <w:start w:val="1"/>
      <w:numFmt w:val="decimal"/>
      <w:lvlText w:val="%1."/>
      <w:lvlJc w:val="left"/>
      <w:pPr>
        <w:ind w:left="1260" w:hanging="360"/>
      </w:pPr>
      <w:rPr>
        <w:rFonts w:hint="default"/>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124" w15:restartNumberingAfterBreak="0">
    <w:nsid w:val="45520D56"/>
    <w:multiLevelType w:val="hybridMultilevel"/>
    <w:tmpl w:val="4A7CF7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5" w15:restartNumberingAfterBreak="0">
    <w:nsid w:val="45546FA6"/>
    <w:multiLevelType w:val="hybridMultilevel"/>
    <w:tmpl w:val="A1D28B34"/>
    <w:lvl w:ilvl="0" w:tplc="0419000F">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6" w15:restartNumberingAfterBreak="0">
    <w:nsid w:val="46322A9E"/>
    <w:multiLevelType w:val="hybridMultilevel"/>
    <w:tmpl w:val="44665662"/>
    <w:lvl w:ilvl="0" w:tplc="CD1071E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7" w15:restartNumberingAfterBreak="0">
    <w:nsid w:val="47CA4138"/>
    <w:multiLevelType w:val="hybridMultilevel"/>
    <w:tmpl w:val="62D6134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8" w15:restartNumberingAfterBreak="0">
    <w:nsid w:val="47EB5926"/>
    <w:multiLevelType w:val="hybridMultilevel"/>
    <w:tmpl w:val="34E80700"/>
    <w:lvl w:ilvl="0" w:tplc="5E2E9D36">
      <w:start w:val="1"/>
      <w:numFmt w:val="decimal"/>
      <w:lvlText w:val="%1)"/>
      <w:lvlJc w:val="left"/>
      <w:pPr>
        <w:ind w:left="1569" w:hanging="360"/>
      </w:pPr>
      <w:rPr>
        <w:rFonts w:hint="default"/>
      </w:rPr>
    </w:lvl>
    <w:lvl w:ilvl="1" w:tplc="E3C6CCBA">
      <w:start w:val="1"/>
      <w:numFmt w:val="ganada"/>
      <w:lvlText w:val="%2)"/>
      <w:lvlJc w:val="left"/>
      <w:pPr>
        <w:ind w:left="2289" w:hanging="360"/>
      </w:pPr>
      <w:rPr>
        <w:rFonts w:hint="default"/>
      </w:rPr>
    </w:lvl>
    <w:lvl w:ilvl="2" w:tplc="0419001B" w:tentative="1">
      <w:start w:val="1"/>
      <w:numFmt w:val="lowerRoman"/>
      <w:lvlText w:val="%3."/>
      <w:lvlJc w:val="right"/>
      <w:pPr>
        <w:ind w:left="3009" w:hanging="180"/>
      </w:pPr>
    </w:lvl>
    <w:lvl w:ilvl="3" w:tplc="0419000F" w:tentative="1">
      <w:start w:val="1"/>
      <w:numFmt w:val="decimal"/>
      <w:lvlText w:val="%4."/>
      <w:lvlJc w:val="left"/>
      <w:pPr>
        <w:ind w:left="3729" w:hanging="360"/>
      </w:pPr>
    </w:lvl>
    <w:lvl w:ilvl="4" w:tplc="04190019" w:tentative="1">
      <w:start w:val="1"/>
      <w:numFmt w:val="lowerLetter"/>
      <w:lvlText w:val="%5."/>
      <w:lvlJc w:val="left"/>
      <w:pPr>
        <w:ind w:left="4449" w:hanging="360"/>
      </w:pPr>
    </w:lvl>
    <w:lvl w:ilvl="5" w:tplc="0419001B" w:tentative="1">
      <w:start w:val="1"/>
      <w:numFmt w:val="lowerRoman"/>
      <w:lvlText w:val="%6."/>
      <w:lvlJc w:val="right"/>
      <w:pPr>
        <w:ind w:left="5169" w:hanging="180"/>
      </w:pPr>
    </w:lvl>
    <w:lvl w:ilvl="6" w:tplc="0419000F" w:tentative="1">
      <w:start w:val="1"/>
      <w:numFmt w:val="decimal"/>
      <w:lvlText w:val="%7."/>
      <w:lvlJc w:val="left"/>
      <w:pPr>
        <w:ind w:left="5889" w:hanging="360"/>
      </w:pPr>
    </w:lvl>
    <w:lvl w:ilvl="7" w:tplc="04190019" w:tentative="1">
      <w:start w:val="1"/>
      <w:numFmt w:val="lowerLetter"/>
      <w:lvlText w:val="%8."/>
      <w:lvlJc w:val="left"/>
      <w:pPr>
        <w:ind w:left="6609" w:hanging="360"/>
      </w:pPr>
    </w:lvl>
    <w:lvl w:ilvl="8" w:tplc="0419001B" w:tentative="1">
      <w:start w:val="1"/>
      <w:numFmt w:val="lowerRoman"/>
      <w:lvlText w:val="%9."/>
      <w:lvlJc w:val="right"/>
      <w:pPr>
        <w:ind w:left="7329" w:hanging="180"/>
      </w:pPr>
    </w:lvl>
  </w:abstractNum>
  <w:abstractNum w:abstractNumId="129" w15:restartNumberingAfterBreak="0">
    <w:nsid w:val="486336AB"/>
    <w:multiLevelType w:val="hybridMultilevel"/>
    <w:tmpl w:val="9AB45AE0"/>
    <w:lvl w:ilvl="0" w:tplc="EF2E5CB2">
      <w:start w:val="1"/>
      <w:numFmt w:val="decimalEnclosedCircle"/>
      <w:lvlText w:val="%1"/>
      <w:lvlJc w:val="left"/>
      <w:pPr>
        <w:ind w:left="2289" w:hanging="360"/>
      </w:pPr>
      <w:rPr>
        <w:lang w:val="en-US"/>
      </w:rPr>
    </w:lvl>
    <w:lvl w:ilvl="1" w:tplc="04190019" w:tentative="1">
      <w:start w:val="1"/>
      <w:numFmt w:val="lowerLetter"/>
      <w:lvlText w:val="%2."/>
      <w:lvlJc w:val="left"/>
      <w:pPr>
        <w:ind w:left="3009" w:hanging="360"/>
      </w:pPr>
    </w:lvl>
    <w:lvl w:ilvl="2" w:tplc="0419001B" w:tentative="1">
      <w:start w:val="1"/>
      <w:numFmt w:val="lowerRoman"/>
      <w:lvlText w:val="%3."/>
      <w:lvlJc w:val="right"/>
      <w:pPr>
        <w:ind w:left="3729" w:hanging="180"/>
      </w:pPr>
    </w:lvl>
    <w:lvl w:ilvl="3" w:tplc="0419000F" w:tentative="1">
      <w:start w:val="1"/>
      <w:numFmt w:val="decimal"/>
      <w:lvlText w:val="%4."/>
      <w:lvlJc w:val="left"/>
      <w:pPr>
        <w:ind w:left="4449" w:hanging="360"/>
      </w:pPr>
    </w:lvl>
    <w:lvl w:ilvl="4" w:tplc="04190019" w:tentative="1">
      <w:start w:val="1"/>
      <w:numFmt w:val="lowerLetter"/>
      <w:lvlText w:val="%5."/>
      <w:lvlJc w:val="left"/>
      <w:pPr>
        <w:ind w:left="5169" w:hanging="360"/>
      </w:pPr>
    </w:lvl>
    <w:lvl w:ilvl="5" w:tplc="0419001B" w:tentative="1">
      <w:start w:val="1"/>
      <w:numFmt w:val="lowerRoman"/>
      <w:lvlText w:val="%6."/>
      <w:lvlJc w:val="right"/>
      <w:pPr>
        <w:ind w:left="5889" w:hanging="180"/>
      </w:pPr>
    </w:lvl>
    <w:lvl w:ilvl="6" w:tplc="0419000F" w:tentative="1">
      <w:start w:val="1"/>
      <w:numFmt w:val="decimal"/>
      <w:lvlText w:val="%7."/>
      <w:lvlJc w:val="left"/>
      <w:pPr>
        <w:ind w:left="6609" w:hanging="360"/>
      </w:pPr>
    </w:lvl>
    <w:lvl w:ilvl="7" w:tplc="04190019" w:tentative="1">
      <w:start w:val="1"/>
      <w:numFmt w:val="lowerLetter"/>
      <w:lvlText w:val="%8."/>
      <w:lvlJc w:val="left"/>
      <w:pPr>
        <w:ind w:left="7329" w:hanging="360"/>
      </w:pPr>
    </w:lvl>
    <w:lvl w:ilvl="8" w:tplc="0419001B" w:tentative="1">
      <w:start w:val="1"/>
      <w:numFmt w:val="lowerRoman"/>
      <w:lvlText w:val="%9."/>
      <w:lvlJc w:val="right"/>
      <w:pPr>
        <w:ind w:left="8049" w:hanging="180"/>
      </w:pPr>
    </w:lvl>
  </w:abstractNum>
  <w:abstractNum w:abstractNumId="130" w15:restartNumberingAfterBreak="0">
    <w:nsid w:val="4868729D"/>
    <w:multiLevelType w:val="hybridMultilevel"/>
    <w:tmpl w:val="C5586004"/>
    <w:lvl w:ilvl="0" w:tplc="A9A23A2C">
      <w:start w:val="1"/>
      <w:numFmt w:val="decimal"/>
      <w:lvlText w:val="%1."/>
      <w:lvlJc w:val="left"/>
      <w:pPr>
        <w:ind w:left="92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1" w15:restartNumberingAfterBreak="0">
    <w:nsid w:val="48855C20"/>
    <w:multiLevelType w:val="hybridMultilevel"/>
    <w:tmpl w:val="38789BD2"/>
    <w:lvl w:ilvl="0" w:tplc="2A42A28A">
      <w:start w:val="1"/>
      <w:numFmt w:val="decimal"/>
      <w:lvlText w:val="%1."/>
      <w:lvlJc w:val="left"/>
      <w:pPr>
        <w:ind w:left="1200" w:hanging="360"/>
      </w:pPr>
      <w:rPr>
        <w:rFonts w:hint="default"/>
      </w:rPr>
    </w:lvl>
    <w:lvl w:ilvl="1" w:tplc="04190019" w:tentative="1">
      <w:start w:val="1"/>
      <w:numFmt w:val="lowerLetter"/>
      <w:lvlText w:val="%2."/>
      <w:lvlJc w:val="left"/>
      <w:pPr>
        <w:ind w:left="1920" w:hanging="360"/>
      </w:pPr>
    </w:lvl>
    <w:lvl w:ilvl="2" w:tplc="0419001B" w:tentative="1">
      <w:start w:val="1"/>
      <w:numFmt w:val="lowerRoman"/>
      <w:lvlText w:val="%3."/>
      <w:lvlJc w:val="right"/>
      <w:pPr>
        <w:ind w:left="2640" w:hanging="180"/>
      </w:pPr>
    </w:lvl>
    <w:lvl w:ilvl="3" w:tplc="0419000F" w:tentative="1">
      <w:start w:val="1"/>
      <w:numFmt w:val="decimal"/>
      <w:lvlText w:val="%4."/>
      <w:lvlJc w:val="left"/>
      <w:pPr>
        <w:ind w:left="3360" w:hanging="360"/>
      </w:pPr>
    </w:lvl>
    <w:lvl w:ilvl="4" w:tplc="04190019" w:tentative="1">
      <w:start w:val="1"/>
      <w:numFmt w:val="lowerLetter"/>
      <w:lvlText w:val="%5."/>
      <w:lvlJc w:val="left"/>
      <w:pPr>
        <w:ind w:left="4080" w:hanging="360"/>
      </w:pPr>
    </w:lvl>
    <w:lvl w:ilvl="5" w:tplc="0419001B" w:tentative="1">
      <w:start w:val="1"/>
      <w:numFmt w:val="lowerRoman"/>
      <w:lvlText w:val="%6."/>
      <w:lvlJc w:val="right"/>
      <w:pPr>
        <w:ind w:left="4800" w:hanging="180"/>
      </w:pPr>
    </w:lvl>
    <w:lvl w:ilvl="6" w:tplc="0419000F" w:tentative="1">
      <w:start w:val="1"/>
      <w:numFmt w:val="decimal"/>
      <w:lvlText w:val="%7."/>
      <w:lvlJc w:val="left"/>
      <w:pPr>
        <w:ind w:left="5520" w:hanging="360"/>
      </w:pPr>
    </w:lvl>
    <w:lvl w:ilvl="7" w:tplc="04190019" w:tentative="1">
      <w:start w:val="1"/>
      <w:numFmt w:val="lowerLetter"/>
      <w:lvlText w:val="%8."/>
      <w:lvlJc w:val="left"/>
      <w:pPr>
        <w:ind w:left="6240" w:hanging="360"/>
      </w:pPr>
    </w:lvl>
    <w:lvl w:ilvl="8" w:tplc="0419001B" w:tentative="1">
      <w:start w:val="1"/>
      <w:numFmt w:val="lowerRoman"/>
      <w:lvlText w:val="%9."/>
      <w:lvlJc w:val="right"/>
      <w:pPr>
        <w:ind w:left="6960" w:hanging="180"/>
      </w:pPr>
    </w:lvl>
  </w:abstractNum>
  <w:abstractNum w:abstractNumId="132" w15:restartNumberingAfterBreak="0">
    <w:nsid w:val="48C85597"/>
    <w:multiLevelType w:val="hybridMultilevel"/>
    <w:tmpl w:val="E7FA04A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3" w15:restartNumberingAfterBreak="0">
    <w:nsid w:val="49EE0659"/>
    <w:multiLevelType w:val="hybridMultilevel"/>
    <w:tmpl w:val="D382C2F2"/>
    <w:lvl w:ilvl="0" w:tplc="E4D0B0A2">
      <w:start w:val="1"/>
      <w:numFmt w:val="decimal"/>
      <w:lvlText w:val="%1."/>
      <w:lvlJc w:val="left"/>
      <w:pPr>
        <w:ind w:left="1209" w:hanging="360"/>
      </w:pPr>
      <w:rPr>
        <w:rFonts w:hint="default"/>
      </w:rPr>
    </w:lvl>
    <w:lvl w:ilvl="1" w:tplc="04190019" w:tentative="1">
      <w:start w:val="1"/>
      <w:numFmt w:val="lowerLetter"/>
      <w:lvlText w:val="%2."/>
      <w:lvlJc w:val="left"/>
      <w:pPr>
        <w:ind w:left="1929" w:hanging="360"/>
      </w:pPr>
    </w:lvl>
    <w:lvl w:ilvl="2" w:tplc="0419001B" w:tentative="1">
      <w:start w:val="1"/>
      <w:numFmt w:val="lowerRoman"/>
      <w:lvlText w:val="%3."/>
      <w:lvlJc w:val="right"/>
      <w:pPr>
        <w:ind w:left="2649" w:hanging="180"/>
      </w:pPr>
    </w:lvl>
    <w:lvl w:ilvl="3" w:tplc="0419000F" w:tentative="1">
      <w:start w:val="1"/>
      <w:numFmt w:val="decimal"/>
      <w:lvlText w:val="%4."/>
      <w:lvlJc w:val="left"/>
      <w:pPr>
        <w:ind w:left="3369" w:hanging="360"/>
      </w:pPr>
    </w:lvl>
    <w:lvl w:ilvl="4" w:tplc="04190019" w:tentative="1">
      <w:start w:val="1"/>
      <w:numFmt w:val="lowerLetter"/>
      <w:lvlText w:val="%5."/>
      <w:lvlJc w:val="left"/>
      <w:pPr>
        <w:ind w:left="4089" w:hanging="360"/>
      </w:pPr>
    </w:lvl>
    <w:lvl w:ilvl="5" w:tplc="0419001B" w:tentative="1">
      <w:start w:val="1"/>
      <w:numFmt w:val="lowerRoman"/>
      <w:lvlText w:val="%6."/>
      <w:lvlJc w:val="right"/>
      <w:pPr>
        <w:ind w:left="4809" w:hanging="180"/>
      </w:pPr>
    </w:lvl>
    <w:lvl w:ilvl="6" w:tplc="0419000F" w:tentative="1">
      <w:start w:val="1"/>
      <w:numFmt w:val="decimal"/>
      <w:lvlText w:val="%7."/>
      <w:lvlJc w:val="left"/>
      <w:pPr>
        <w:ind w:left="5529" w:hanging="360"/>
      </w:pPr>
    </w:lvl>
    <w:lvl w:ilvl="7" w:tplc="04190019" w:tentative="1">
      <w:start w:val="1"/>
      <w:numFmt w:val="lowerLetter"/>
      <w:lvlText w:val="%8."/>
      <w:lvlJc w:val="left"/>
      <w:pPr>
        <w:ind w:left="6249" w:hanging="360"/>
      </w:pPr>
    </w:lvl>
    <w:lvl w:ilvl="8" w:tplc="0419001B" w:tentative="1">
      <w:start w:val="1"/>
      <w:numFmt w:val="lowerRoman"/>
      <w:lvlText w:val="%9."/>
      <w:lvlJc w:val="right"/>
      <w:pPr>
        <w:ind w:left="6969" w:hanging="180"/>
      </w:pPr>
    </w:lvl>
  </w:abstractNum>
  <w:abstractNum w:abstractNumId="134" w15:restartNumberingAfterBreak="0">
    <w:nsid w:val="4A1246DA"/>
    <w:multiLevelType w:val="hybridMultilevel"/>
    <w:tmpl w:val="C7FA34E6"/>
    <w:lvl w:ilvl="0" w:tplc="2AAEA26E">
      <w:start w:val="1"/>
      <w:numFmt w:val="decimal"/>
      <w:lvlText w:val="%1."/>
      <w:lvlJc w:val="left"/>
      <w:pPr>
        <w:ind w:left="925" w:hanging="360"/>
      </w:pPr>
      <w:rPr>
        <w:rFonts w:hint="default"/>
      </w:rPr>
    </w:lvl>
    <w:lvl w:ilvl="1" w:tplc="04190019" w:tentative="1">
      <w:start w:val="1"/>
      <w:numFmt w:val="lowerLetter"/>
      <w:lvlText w:val="%2."/>
      <w:lvlJc w:val="left"/>
      <w:pPr>
        <w:ind w:left="1645" w:hanging="360"/>
      </w:pPr>
    </w:lvl>
    <w:lvl w:ilvl="2" w:tplc="0419001B" w:tentative="1">
      <w:start w:val="1"/>
      <w:numFmt w:val="lowerRoman"/>
      <w:lvlText w:val="%3."/>
      <w:lvlJc w:val="right"/>
      <w:pPr>
        <w:ind w:left="2365" w:hanging="180"/>
      </w:pPr>
    </w:lvl>
    <w:lvl w:ilvl="3" w:tplc="0419000F" w:tentative="1">
      <w:start w:val="1"/>
      <w:numFmt w:val="decimal"/>
      <w:lvlText w:val="%4."/>
      <w:lvlJc w:val="left"/>
      <w:pPr>
        <w:ind w:left="3085" w:hanging="360"/>
      </w:pPr>
    </w:lvl>
    <w:lvl w:ilvl="4" w:tplc="04190019" w:tentative="1">
      <w:start w:val="1"/>
      <w:numFmt w:val="lowerLetter"/>
      <w:lvlText w:val="%5."/>
      <w:lvlJc w:val="left"/>
      <w:pPr>
        <w:ind w:left="3805" w:hanging="360"/>
      </w:pPr>
    </w:lvl>
    <w:lvl w:ilvl="5" w:tplc="0419001B" w:tentative="1">
      <w:start w:val="1"/>
      <w:numFmt w:val="lowerRoman"/>
      <w:lvlText w:val="%6."/>
      <w:lvlJc w:val="right"/>
      <w:pPr>
        <w:ind w:left="4525" w:hanging="180"/>
      </w:pPr>
    </w:lvl>
    <w:lvl w:ilvl="6" w:tplc="0419000F" w:tentative="1">
      <w:start w:val="1"/>
      <w:numFmt w:val="decimal"/>
      <w:lvlText w:val="%7."/>
      <w:lvlJc w:val="left"/>
      <w:pPr>
        <w:ind w:left="5245" w:hanging="360"/>
      </w:pPr>
    </w:lvl>
    <w:lvl w:ilvl="7" w:tplc="04190019" w:tentative="1">
      <w:start w:val="1"/>
      <w:numFmt w:val="lowerLetter"/>
      <w:lvlText w:val="%8."/>
      <w:lvlJc w:val="left"/>
      <w:pPr>
        <w:ind w:left="5965" w:hanging="360"/>
      </w:pPr>
    </w:lvl>
    <w:lvl w:ilvl="8" w:tplc="0419001B" w:tentative="1">
      <w:start w:val="1"/>
      <w:numFmt w:val="lowerRoman"/>
      <w:lvlText w:val="%9."/>
      <w:lvlJc w:val="right"/>
      <w:pPr>
        <w:ind w:left="6685" w:hanging="180"/>
      </w:pPr>
    </w:lvl>
  </w:abstractNum>
  <w:abstractNum w:abstractNumId="135" w15:restartNumberingAfterBreak="0">
    <w:nsid w:val="4AB25DC5"/>
    <w:multiLevelType w:val="hybridMultilevel"/>
    <w:tmpl w:val="36560B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6" w15:restartNumberingAfterBreak="0">
    <w:nsid w:val="4B344C16"/>
    <w:multiLevelType w:val="hybridMultilevel"/>
    <w:tmpl w:val="E1A06FFE"/>
    <w:lvl w:ilvl="0" w:tplc="2EB08C6E">
      <w:start w:val="1"/>
      <w:numFmt w:val="decimal"/>
      <w:lvlText w:val="%1."/>
      <w:lvlJc w:val="left"/>
      <w:pPr>
        <w:ind w:left="1209" w:hanging="360"/>
      </w:pPr>
      <w:rPr>
        <w:rFonts w:hint="default"/>
      </w:rPr>
    </w:lvl>
    <w:lvl w:ilvl="1" w:tplc="04190019" w:tentative="1">
      <w:start w:val="1"/>
      <w:numFmt w:val="lowerLetter"/>
      <w:lvlText w:val="%2."/>
      <w:lvlJc w:val="left"/>
      <w:pPr>
        <w:ind w:left="1929" w:hanging="360"/>
      </w:pPr>
    </w:lvl>
    <w:lvl w:ilvl="2" w:tplc="0419001B" w:tentative="1">
      <w:start w:val="1"/>
      <w:numFmt w:val="lowerRoman"/>
      <w:lvlText w:val="%3."/>
      <w:lvlJc w:val="right"/>
      <w:pPr>
        <w:ind w:left="2649" w:hanging="180"/>
      </w:pPr>
    </w:lvl>
    <w:lvl w:ilvl="3" w:tplc="0419000F" w:tentative="1">
      <w:start w:val="1"/>
      <w:numFmt w:val="decimal"/>
      <w:lvlText w:val="%4."/>
      <w:lvlJc w:val="left"/>
      <w:pPr>
        <w:ind w:left="3369" w:hanging="360"/>
      </w:pPr>
    </w:lvl>
    <w:lvl w:ilvl="4" w:tplc="04190019" w:tentative="1">
      <w:start w:val="1"/>
      <w:numFmt w:val="lowerLetter"/>
      <w:lvlText w:val="%5."/>
      <w:lvlJc w:val="left"/>
      <w:pPr>
        <w:ind w:left="4089" w:hanging="360"/>
      </w:pPr>
    </w:lvl>
    <w:lvl w:ilvl="5" w:tplc="0419001B" w:tentative="1">
      <w:start w:val="1"/>
      <w:numFmt w:val="lowerRoman"/>
      <w:lvlText w:val="%6."/>
      <w:lvlJc w:val="right"/>
      <w:pPr>
        <w:ind w:left="4809" w:hanging="180"/>
      </w:pPr>
    </w:lvl>
    <w:lvl w:ilvl="6" w:tplc="0419000F" w:tentative="1">
      <w:start w:val="1"/>
      <w:numFmt w:val="decimal"/>
      <w:lvlText w:val="%7."/>
      <w:lvlJc w:val="left"/>
      <w:pPr>
        <w:ind w:left="5529" w:hanging="360"/>
      </w:pPr>
    </w:lvl>
    <w:lvl w:ilvl="7" w:tplc="04190019" w:tentative="1">
      <w:start w:val="1"/>
      <w:numFmt w:val="lowerLetter"/>
      <w:lvlText w:val="%8."/>
      <w:lvlJc w:val="left"/>
      <w:pPr>
        <w:ind w:left="6249" w:hanging="360"/>
      </w:pPr>
    </w:lvl>
    <w:lvl w:ilvl="8" w:tplc="0419001B" w:tentative="1">
      <w:start w:val="1"/>
      <w:numFmt w:val="lowerRoman"/>
      <w:lvlText w:val="%9."/>
      <w:lvlJc w:val="right"/>
      <w:pPr>
        <w:ind w:left="6969" w:hanging="180"/>
      </w:pPr>
    </w:lvl>
  </w:abstractNum>
  <w:abstractNum w:abstractNumId="137" w15:restartNumberingAfterBreak="0">
    <w:nsid w:val="4C80209D"/>
    <w:multiLevelType w:val="hybridMultilevel"/>
    <w:tmpl w:val="A1D28B34"/>
    <w:lvl w:ilvl="0" w:tplc="0419000F">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8" w15:restartNumberingAfterBreak="0">
    <w:nsid w:val="4CB2043E"/>
    <w:multiLevelType w:val="hybridMultilevel"/>
    <w:tmpl w:val="A60474A2"/>
    <w:lvl w:ilvl="0" w:tplc="1D2EBCB2">
      <w:start w:val="1"/>
      <w:numFmt w:val="decimal"/>
      <w:lvlText w:val="%1)"/>
      <w:lvlJc w:val="left"/>
      <w:pPr>
        <w:ind w:left="1569" w:hanging="360"/>
      </w:pPr>
      <w:rPr>
        <w:rFonts w:hint="default"/>
      </w:rPr>
    </w:lvl>
    <w:lvl w:ilvl="1" w:tplc="04190019" w:tentative="1">
      <w:start w:val="1"/>
      <w:numFmt w:val="lowerLetter"/>
      <w:lvlText w:val="%2."/>
      <w:lvlJc w:val="left"/>
      <w:pPr>
        <w:ind w:left="2289" w:hanging="360"/>
      </w:pPr>
    </w:lvl>
    <w:lvl w:ilvl="2" w:tplc="0419001B" w:tentative="1">
      <w:start w:val="1"/>
      <w:numFmt w:val="lowerRoman"/>
      <w:lvlText w:val="%3."/>
      <w:lvlJc w:val="right"/>
      <w:pPr>
        <w:ind w:left="3009" w:hanging="180"/>
      </w:pPr>
    </w:lvl>
    <w:lvl w:ilvl="3" w:tplc="0419000F" w:tentative="1">
      <w:start w:val="1"/>
      <w:numFmt w:val="decimal"/>
      <w:lvlText w:val="%4."/>
      <w:lvlJc w:val="left"/>
      <w:pPr>
        <w:ind w:left="3729" w:hanging="360"/>
      </w:pPr>
    </w:lvl>
    <w:lvl w:ilvl="4" w:tplc="04190019" w:tentative="1">
      <w:start w:val="1"/>
      <w:numFmt w:val="lowerLetter"/>
      <w:lvlText w:val="%5."/>
      <w:lvlJc w:val="left"/>
      <w:pPr>
        <w:ind w:left="4449" w:hanging="360"/>
      </w:pPr>
    </w:lvl>
    <w:lvl w:ilvl="5" w:tplc="0419001B" w:tentative="1">
      <w:start w:val="1"/>
      <w:numFmt w:val="lowerRoman"/>
      <w:lvlText w:val="%6."/>
      <w:lvlJc w:val="right"/>
      <w:pPr>
        <w:ind w:left="5169" w:hanging="180"/>
      </w:pPr>
    </w:lvl>
    <w:lvl w:ilvl="6" w:tplc="0419000F" w:tentative="1">
      <w:start w:val="1"/>
      <w:numFmt w:val="decimal"/>
      <w:lvlText w:val="%7."/>
      <w:lvlJc w:val="left"/>
      <w:pPr>
        <w:ind w:left="5889" w:hanging="360"/>
      </w:pPr>
    </w:lvl>
    <w:lvl w:ilvl="7" w:tplc="04190019" w:tentative="1">
      <w:start w:val="1"/>
      <w:numFmt w:val="lowerLetter"/>
      <w:lvlText w:val="%8."/>
      <w:lvlJc w:val="left"/>
      <w:pPr>
        <w:ind w:left="6609" w:hanging="360"/>
      </w:pPr>
    </w:lvl>
    <w:lvl w:ilvl="8" w:tplc="0419001B" w:tentative="1">
      <w:start w:val="1"/>
      <w:numFmt w:val="lowerRoman"/>
      <w:lvlText w:val="%9."/>
      <w:lvlJc w:val="right"/>
      <w:pPr>
        <w:ind w:left="7329" w:hanging="180"/>
      </w:pPr>
    </w:lvl>
  </w:abstractNum>
  <w:abstractNum w:abstractNumId="139" w15:restartNumberingAfterBreak="0">
    <w:nsid w:val="4CBF11AE"/>
    <w:multiLevelType w:val="hybridMultilevel"/>
    <w:tmpl w:val="93F464FA"/>
    <w:lvl w:ilvl="0" w:tplc="DEB2D186">
      <w:start w:val="1"/>
      <w:numFmt w:val="decimal"/>
      <w:lvlText w:val="%1)"/>
      <w:lvlJc w:val="left"/>
      <w:pPr>
        <w:ind w:left="1071" w:hanging="360"/>
      </w:pPr>
      <w:rPr>
        <w:rFonts w:hint="default"/>
      </w:rPr>
    </w:lvl>
    <w:lvl w:ilvl="1" w:tplc="04190019" w:tentative="1">
      <w:start w:val="1"/>
      <w:numFmt w:val="lowerLetter"/>
      <w:lvlText w:val="%2."/>
      <w:lvlJc w:val="left"/>
      <w:pPr>
        <w:ind w:left="1791" w:hanging="360"/>
      </w:pPr>
    </w:lvl>
    <w:lvl w:ilvl="2" w:tplc="0419001B" w:tentative="1">
      <w:start w:val="1"/>
      <w:numFmt w:val="lowerRoman"/>
      <w:lvlText w:val="%3."/>
      <w:lvlJc w:val="right"/>
      <w:pPr>
        <w:ind w:left="2511" w:hanging="180"/>
      </w:pPr>
    </w:lvl>
    <w:lvl w:ilvl="3" w:tplc="0419000F" w:tentative="1">
      <w:start w:val="1"/>
      <w:numFmt w:val="decimal"/>
      <w:lvlText w:val="%4."/>
      <w:lvlJc w:val="left"/>
      <w:pPr>
        <w:ind w:left="3231" w:hanging="360"/>
      </w:pPr>
    </w:lvl>
    <w:lvl w:ilvl="4" w:tplc="04190019" w:tentative="1">
      <w:start w:val="1"/>
      <w:numFmt w:val="lowerLetter"/>
      <w:lvlText w:val="%5."/>
      <w:lvlJc w:val="left"/>
      <w:pPr>
        <w:ind w:left="3951" w:hanging="360"/>
      </w:pPr>
    </w:lvl>
    <w:lvl w:ilvl="5" w:tplc="0419001B" w:tentative="1">
      <w:start w:val="1"/>
      <w:numFmt w:val="lowerRoman"/>
      <w:lvlText w:val="%6."/>
      <w:lvlJc w:val="right"/>
      <w:pPr>
        <w:ind w:left="4671" w:hanging="180"/>
      </w:pPr>
    </w:lvl>
    <w:lvl w:ilvl="6" w:tplc="0419000F" w:tentative="1">
      <w:start w:val="1"/>
      <w:numFmt w:val="decimal"/>
      <w:lvlText w:val="%7."/>
      <w:lvlJc w:val="left"/>
      <w:pPr>
        <w:ind w:left="5391" w:hanging="360"/>
      </w:pPr>
    </w:lvl>
    <w:lvl w:ilvl="7" w:tplc="04190019" w:tentative="1">
      <w:start w:val="1"/>
      <w:numFmt w:val="lowerLetter"/>
      <w:lvlText w:val="%8."/>
      <w:lvlJc w:val="left"/>
      <w:pPr>
        <w:ind w:left="6111" w:hanging="360"/>
      </w:pPr>
    </w:lvl>
    <w:lvl w:ilvl="8" w:tplc="0419001B" w:tentative="1">
      <w:start w:val="1"/>
      <w:numFmt w:val="lowerRoman"/>
      <w:lvlText w:val="%9."/>
      <w:lvlJc w:val="right"/>
      <w:pPr>
        <w:ind w:left="6831" w:hanging="180"/>
      </w:pPr>
    </w:lvl>
  </w:abstractNum>
  <w:abstractNum w:abstractNumId="140" w15:restartNumberingAfterBreak="0">
    <w:nsid w:val="4EF85618"/>
    <w:multiLevelType w:val="hybridMultilevel"/>
    <w:tmpl w:val="26DC0D86"/>
    <w:lvl w:ilvl="0" w:tplc="A68CCB1A">
      <w:start w:val="1"/>
      <w:numFmt w:val="decimalEnclosedCircl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1" w15:restartNumberingAfterBreak="0">
    <w:nsid w:val="4F2D304C"/>
    <w:multiLevelType w:val="hybridMultilevel"/>
    <w:tmpl w:val="AE100FC6"/>
    <w:lvl w:ilvl="0" w:tplc="8CF40B2A">
      <w:start w:val="1"/>
      <w:numFmt w:val="decimal"/>
      <w:lvlText w:val="%1."/>
      <w:lvlJc w:val="left"/>
      <w:pPr>
        <w:ind w:left="1209" w:hanging="360"/>
      </w:pPr>
      <w:rPr>
        <w:rFonts w:hint="default"/>
      </w:rPr>
    </w:lvl>
    <w:lvl w:ilvl="1" w:tplc="04190019" w:tentative="1">
      <w:start w:val="1"/>
      <w:numFmt w:val="lowerLetter"/>
      <w:lvlText w:val="%2."/>
      <w:lvlJc w:val="left"/>
      <w:pPr>
        <w:ind w:left="1929" w:hanging="360"/>
      </w:pPr>
    </w:lvl>
    <w:lvl w:ilvl="2" w:tplc="0419001B" w:tentative="1">
      <w:start w:val="1"/>
      <w:numFmt w:val="lowerRoman"/>
      <w:lvlText w:val="%3."/>
      <w:lvlJc w:val="right"/>
      <w:pPr>
        <w:ind w:left="2649" w:hanging="180"/>
      </w:pPr>
    </w:lvl>
    <w:lvl w:ilvl="3" w:tplc="0419000F" w:tentative="1">
      <w:start w:val="1"/>
      <w:numFmt w:val="decimal"/>
      <w:lvlText w:val="%4."/>
      <w:lvlJc w:val="left"/>
      <w:pPr>
        <w:ind w:left="3369" w:hanging="360"/>
      </w:pPr>
    </w:lvl>
    <w:lvl w:ilvl="4" w:tplc="04190019" w:tentative="1">
      <w:start w:val="1"/>
      <w:numFmt w:val="lowerLetter"/>
      <w:lvlText w:val="%5."/>
      <w:lvlJc w:val="left"/>
      <w:pPr>
        <w:ind w:left="4089" w:hanging="360"/>
      </w:pPr>
    </w:lvl>
    <w:lvl w:ilvl="5" w:tplc="0419001B" w:tentative="1">
      <w:start w:val="1"/>
      <w:numFmt w:val="lowerRoman"/>
      <w:lvlText w:val="%6."/>
      <w:lvlJc w:val="right"/>
      <w:pPr>
        <w:ind w:left="4809" w:hanging="180"/>
      </w:pPr>
    </w:lvl>
    <w:lvl w:ilvl="6" w:tplc="0419000F" w:tentative="1">
      <w:start w:val="1"/>
      <w:numFmt w:val="decimal"/>
      <w:lvlText w:val="%7."/>
      <w:lvlJc w:val="left"/>
      <w:pPr>
        <w:ind w:left="5529" w:hanging="360"/>
      </w:pPr>
    </w:lvl>
    <w:lvl w:ilvl="7" w:tplc="04190019" w:tentative="1">
      <w:start w:val="1"/>
      <w:numFmt w:val="lowerLetter"/>
      <w:lvlText w:val="%8."/>
      <w:lvlJc w:val="left"/>
      <w:pPr>
        <w:ind w:left="6249" w:hanging="360"/>
      </w:pPr>
    </w:lvl>
    <w:lvl w:ilvl="8" w:tplc="0419001B" w:tentative="1">
      <w:start w:val="1"/>
      <w:numFmt w:val="lowerRoman"/>
      <w:lvlText w:val="%9."/>
      <w:lvlJc w:val="right"/>
      <w:pPr>
        <w:ind w:left="6969" w:hanging="180"/>
      </w:pPr>
    </w:lvl>
  </w:abstractNum>
  <w:abstractNum w:abstractNumId="142" w15:restartNumberingAfterBreak="0">
    <w:nsid w:val="4F687F85"/>
    <w:multiLevelType w:val="hybridMultilevel"/>
    <w:tmpl w:val="516CFB7C"/>
    <w:lvl w:ilvl="0" w:tplc="0D9EB74C">
      <w:start w:val="1"/>
      <w:numFmt w:val="decimal"/>
      <w:lvlText w:val="%1."/>
      <w:lvlJc w:val="left"/>
      <w:pPr>
        <w:ind w:left="12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3" w15:restartNumberingAfterBreak="0">
    <w:nsid w:val="511603F2"/>
    <w:multiLevelType w:val="hybridMultilevel"/>
    <w:tmpl w:val="CEF65A1C"/>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4" w15:restartNumberingAfterBreak="0">
    <w:nsid w:val="524738BE"/>
    <w:multiLevelType w:val="hybridMultilevel"/>
    <w:tmpl w:val="C4A6967E"/>
    <w:lvl w:ilvl="0" w:tplc="2FC03B2E">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45" w15:restartNumberingAfterBreak="0">
    <w:nsid w:val="52C81A1D"/>
    <w:multiLevelType w:val="hybridMultilevel"/>
    <w:tmpl w:val="5ACA4C50"/>
    <w:lvl w:ilvl="0" w:tplc="EAB6DC42">
      <w:start w:val="1"/>
      <w:numFmt w:val="decimal"/>
      <w:lvlText w:val="%1."/>
      <w:lvlJc w:val="left"/>
      <w:pPr>
        <w:ind w:left="1240" w:hanging="360"/>
      </w:pPr>
      <w:rPr>
        <w:rFonts w:hint="default"/>
      </w:rPr>
    </w:lvl>
    <w:lvl w:ilvl="1" w:tplc="04190019" w:tentative="1">
      <w:start w:val="1"/>
      <w:numFmt w:val="lowerLetter"/>
      <w:lvlText w:val="%2."/>
      <w:lvlJc w:val="left"/>
      <w:pPr>
        <w:ind w:left="1960" w:hanging="360"/>
      </w:pPr>
    </w:lvl>
    <w:lvl w:ilvl="2" w:tplc="0419001B" w:tentative="1">
      <w:start w:val="1"/>
      <w:numFmt w:val="lowerRoman"/>
      <w:lvlText w:val="%3."/>
      <w:lvlJc w:val="right"/>
      <w:pPr>
        <w:ind w:left="2680" w:hanging="180"/>
      </w:pPr>
    </w:lvl>
    <w:lvl w:ilvl="3" w:tplc="0419000F" w:tentative="1">
      <w:start w:val="1"/>
      <w:numFmt w:val="decimal"/>
      <w:lvlText w:val="%4."/>
      <w:lvlJc w:val="left"/>
      <w:pPr>
        <w:ind w:left="3400" w:hanging="360"/>
      </w:pPr>
    </w:lvl>
    <w:lvl w:ilvl="4" w:tplc="04190019" w:tentative="1">
      <w:start w:val="1"/>
      <w:numFmt w:val="lowerLetter"/>
      <w:lvlText w:val="%5."/>
      <w:lvlJc w:val="left"/>
      <w:pPr>
        <w:ind w:left="4120" w:hanging="360"/>
      </w:pPr>
    </w:lvl>
    <w:lvl w:ilvl="5" w:tplc="0419001B" w:tentative="1">
      <w:start w:val="1"/>
      <w:numFmt w:val="lowerRoman"/>
      <w:lvlText w:val="%6."/>
      <w:lvlJc w:val="right"/>
      <w:pPr>
        <w:ind w:left="4840" w:hanging="180"/>
      </w:pPr>
    </w:lvl>
    <w:lvl w:ilvl="6" w:tplc="0419000F" w:tentative="1">
      <w:start w:val="1"/>
      <w:numFmt w:val="decimal"/>
      <w:lvlText w:val="%7."/>
      <w:lvlJc w:val="left"/>
      <w:pPr>
        <w:ind w:left="5560" w:hanging="360"/>
      </w:pPr>
    </w:lvl>
    <w:lvl w:ilvl="7" w:tplc="04190019" w:tentative="1">
      <w:start w:val="1"/>
      <w:numFmt w:val="lowerLetter"/>
      <w:lvlText w:val="%8."/>
      <w:lvlJc w:val="left"/>
      <w:pPr>
        <w:ind w:left="6280" w:hanging="360"/>
      </w:pPr>
    </w:lvl>
    <w:lvl w:ilvl="8" w:tplc="0419001B" w:tentative="1">
      <w:start w:val="1"/>
      <w:numFmt w:val="lowerRoman"/>
      <w:lvlText w:val="%9."/>
      <w:lvlJc w:val="right"/>
      <w:pPr>
        <w:ind w:left="7000" w:hanging="180"/>
      </w:pPr>
    </w:lvl>
  </w:abstractNum>
  <w:abstractNum w:abstractNumId="146" w15:restartNumberingAfterBreak="0">
    <w:nsid w:val="53231FB9"/>
    <w:multiLevelType w:val="hybridMultilevel"/>
    <w:tmpl w:val="516CFB7C"/>
    <w:lvl w:ilvl="0" w:tplc="0D9EB74C">
      <w:start w:val="1"/>
      <w:numFmt w:val="decimal"/>
      <w:lvlText w:val="%1."/>
      <w:lvlJc w:val="left"/>
      <w:pPr>
        <w:ind w:left="12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7" w15:restartNumberingAfterBreak="0">
    <w:nsid w:val="53C200AF"/>
    <w:multiLevelType w:val="hybridMultilevel"/>
    <w:tmpl w:val="A1D28B34"/>
    <w:lvl w:ilvl="0" w:tplc="0419000F">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8" w15:restartNumberingAfterBreak="0">
    <w:nsid w:val="546F603B"/>
    <w:multiLevelType w:val="multilevel"/>
    <w:tmpl w:val="2C7AD058"/>
    <w:styleLink w:val="RussianSchedules"/>
    <w:lvl w:ilvl="0">
      <w:start w:val="1"/>
      <w:numFmt w:val="decimal"/>
      <w:pStyle w:val="RUSchedule"/>
      <w:suff w:val="nothing"/>
      <w:lvlText w:val="Schedule %1"/>
      <w:lvlJc w:val="left"/>
      <w:pPr>
        <w:ind w:left="0" w:firstLine="0"/>
      </w:pPr>
      <w:rPr>
        <w:rFonts w:hint="default"/>
      </w:rPr>
    </w:lvl>
    <w:lvl w:ilvl="1">
      <w:numFmt w:val="decimal"/>
      <w:pStyle w:val="RUSubSchedule"/>
      <w:suff w:val="nothing"/>
      <w:lvlText w:val="Schedule %2"/>
      <w:lvlJc w:val="left"/>
      <w:pPr>
        <w:ind w:left="0" w:firstLine="0"/>
      </w:pPr>
      <w:rPr>
        <w:rFonts w:hint="default"/>
      </w:rPr>
    </w:lvl>
    <w:lvl w:ilvl="2">
      <w:start w:val="1"/>
      <w:numFmt w:val="decimal"/>
      <w:lvlRestart w:val="1"/>
      <w:pStyle w:val="RUPart"/>
      <w:suff w:val="nothing"/>
      <w:lvlText w:val="Part %3"/>
      <w:lvlJc w:val="left"/>
      <w:pPr>
        <w:ind w:left="0" w:firstLine="0"/>
      </w:pPr>
      <w:rPr>
        <w:rFonts w:hint="default"/>
      </w:rPr>
    </w:lvl>
    <w:lvl w:ilvl="3">
      <w:start w:val="1"/>
      <w:numFmt w:val="decimal"/>
      <w:pStyle w:val="RUSch1Number"/>
      <w:lvlText w:val="%4"/>
      <w:lvlJc w:val="left"/>
      <w:pPr>
        <w:ind w:left="720" w:hanging="720"/>
      </w:pPr>
      <w:rPr>
        <w:rFonts w:hint="default"/>
      </w:rPr>
    </w:lvl>
    <w:lvl w:ilvl="4">
      <w:start w:val="1"/>
      <w:numFmt w:val="decimal"/>
      <w:pStyle w:val="RUSch2Number"/>
      <w:lvlText w:val="%4.%5"/>
      <w:lvlJc w:val="left"/>
      <w:pPr>
        <w:ind w:left="720" w:hanging="720"/>
      </w:pPr>
      <w:rPr>
        <w:rFonts w:hint="default"/>
      </w:rPr>
    </w:lvl>
    <w:lvl w:ilvl="5">
      <w:start w:val="1"/>
      <w:numFmt w:val="decimal"/>
      <w:pStyle w:val="RUSch3Number"/>
      <w:lvlText w:val="%4.%5.%6"/>
      <w:lvlJc w:val="left"/>
      <w:pPr>
        <w:ind w:left="720" w:hanging="720"/>
      </w:pPr>
      <w:rPr>
        <w:rFonts w:hint="default"/>
        <w:b w:val="0"/>
        <w:bCs w:val="0"/>
        <w:i w:val="0"/>
        <w:iCs w:val="0"/>
      </w:rPr>
    </w:lvl>
    <w:lvl w:ilvl="6">
      <w:start w:val="1"/>
      <w:numFmt w:val="lowerLetter"/>
      <w:pStyle w:val="RUSch4Number"/>
      <w:lvlText w:val="(%7)"/>
      <w:lvlJc w:val="left"/>
      <w:pPr>
        <w:ind w:left="1440" w:hanging="720"/>
      </w:pPr>
      <w:rPr>
        <w:rFonts w:hint="default"/>
        <w:b w:val="0"/>
        <w:bCs w:val="0"/>
        <w:i w:val="0"/>
        <w:iCs w:val="0"/>
      </w:rPr>
    </w:lvl>
    <w:lvl w:ilvl="7">
      <w:start w:val="1"/>
      <w:numFmt w:val="lowerRoman"/>
      <w:pStyle w:val="RUSch5Number"/>
      <w:lvlText w:val="(%8)"/>
      <w:lvlJc w:val="left"/>
      <w:pPr>
        <w:ind w:left="2160" w:hanging="720"/>
      </w:pPr>
      <w:rPr>
        <w:rFonts w:hint="default"/>
      </w:rPr>
    </w:lvl>
    <w:lvl w:ilvl="8">
      <w:start w:val="1"/>
      <w:numFmt w:val="upperLetter"/>
      <w:pStyle w:val="RUSch6Number"/>
      <w:lvlText w:val="(%9)"/>
      <w:lvlJc w:val="left"/>
      <w:pPr>
        <w:ind w:left="2880" w:hanging="720"/>
      </w:pPr>
      <w:rPr>
        <w:rFonts w:hint="default"/>
      </w:rPr>
    </w:lvl>
  </w:abstractNum>
  <w:abstractNum w:abstractNumId="149" w15:restartNumberingAfterBreak="0">
    <w:nsid w:val="567F169F"/>
    <w:multiLevelType w:val="hybridMultilevel"/>
    <w:tmpl w:val="6E82D212"/>
    <w:lvl w:ilvl="0" w:tplc="D90088C4">
      <w:start w:val="1"/>
      <w:numFmt w:val="decimal"/>
      <w:lvlText w:val="%1."/>
      <w:lvlJc w:val="left"/>
      <w:pPr>
        <w:ind w:left="1320" w:hanging="360"/>
      </w:pPr>
      <w:rPr>
        <w:rFonts w:hint="default"/>
      </w:rPr>
    </w:lvl>
    <w:lvl w:ilvl="1" w:tplc="04190019" w:tentative="1">
      <w:start w:val="1"/>
      <w:numFmt w:val="lowerLetter"/>
      <w:lvlText w:val="%2."/>
      <w:lvlJc w:val="left"/>
      <w:pPr>
        <w:ind w:left="2040" w:hanging="360"/>
      </w:pPr>
    </w:lvl>
    <w:lvl w:ilvl="2" w:tplc="0419001B" w:tentative="1">
      <w:start w:val="1"/>
      <w:numFmt w:val="lowerRoman"/>
      <w:lvlText w:val="%3."/>
      <w:lvlJc w:val="right"/>
      <w:pPr>
        <w:ind w:left="2760" w:hanging="180"/>
      </w:pPr>
    </w:lvl>
    <w:lvl w:ilvl="3" w:tplc="0419000F" w:tentative="1">
      <w:start w:val="1"/>
      <w:numFmt w:val="decimal"/>
      <w:lvlText w:val="%4."/>
      <w:lvlJc w:val="left"/>
      <w:pPr>
        <w:ind w:left="3480" w:hanging="360"/>
      </w:pPr>
    </w:lvl>
    <w:lvl w:ilvl="4" w:tplc="04190019" w:tentative="1">
      <w:start w:val="1"/>
      <w:numFmt w:val="lowerLetter"/>
      <w:lvlText w:val="%5."/>
      <w:lvlJc w:val="left"/>
      <w:pPr>
        <w:ind w:left="4200" w:hanging="360"/>
      </w:pPr>
    </w:lvl>
    <w:lvl w:ilvl="5" w:tplc="0419001B" w:tentative="1">
      <w:start w:val="1"/>
      <w:numFmt w:val="lowerRoman"/>
      <w:lvlText w:val="%6."/>
      <w:lvlJc w:val="right"/>
      <w:pPr>
        <w:ind w:left="4920" w:hanging="180"/>
      </w:pPr>
    </w:lvl>
    <w:lvl w:ilvl="6" w:tplc="0419000F" w:tentative="1">
      <w:start w:val="1"/>
      <w:numFmt w:val="decimal"/>
      <w:lvlText w:val="%7."/>
      <w:lvlJc w:val="left"/>
      <w:pPr>
        <w:ind w:left="5640" w:hanging="360"/>
      </w:pPr>
    </w:lvl>
    <w:lvl w:ilvl="7" w:tplc="04190019" w:tentative="1">
      <w:start w:val="1"/>
      <w:numFmt w:val="lowerLetter"/>
      <w:lvlText w:val="%8."/>
      <w:lvlJc w:val="left"/>
      <w:pPr>
        <w:ind w:left="6360" w:hanging="360"/>
      </w:pPr>
    </w:lvl>
    <w:lvl w:ilvl="8" w:tplc="0419001B" w:tentative="1">
      <w:start w:val="1"/>
      <w:numFmt w:val="lowerRoman"/>
      <w:lvlText w:val="%9."/>
      <w:lvlJc w:val="right"/>
      <w:pPr>
        <w:ind w:left="7080" w:hanging="180"/>
      </w:pPr>
    </w:lvl>
  </w:abstractNum>
  <w:abstractNum w:abstractNumId="150" w15:restartNumberingAfterBreak="0">
    <w:nsid w:val="56A707CD"/>
    <w:multiLevelType w:val="hybridMultilevel"/>
    <w:tmpl w:val="5706DCA2"/>
    <w:lvl w:ilvl="0" w:tplc="0D9EB74C">
      <w:start w:val="1"/>
      <w:numFmt w:val="decimal"/>
      <w:lvlText w:val="%1."/>
      <w:lvlJc w:val="left"/>
      <w:pPr>
        <w:ind w:left="12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1" w15:restartNumberingAfterBreak="0">
    <w:nsid w:val="56D03814"/>
    <w:multiLevelType w:val="hybridMultilevel"/>
    <w:tmpl w:val="3566D626"/>
    <w:lvl w:ilvl="0" w:tplc="A9A23A2C">
      <w:start w:val="1"/>
      <w:numFmt w:val="decimal"/>
      <w:lvlText w:val="%1."/>
      <w:lvlJc w:val="left"/>
      <w:pPr>
        <w:ind w:left="92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2" w15:restartNumberingAfterBreak="0">
    <w:nsid w:val="56EA06B8"/>
    <w:multiLevelType w:val="hybridMultilevel"/>
    <w:tmpl w:val="30F81F7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3" w15:restartNumberingAfterBreak="0">
    <w:nsid w:val="57435CC4"/>
    <w:multiLevelType w:val="hybridMultilevel"/>
    <w:tmpl w:val="D95E8CC2"/>
    <w:lvl w:ilvl="0" w:tplc="05389A1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54" w15:restartNumberingAfterBreak="0">
    <w:nsid w:val="5874121E"/>
    <w:multiLevelType w:val="hybridMultilevel"/>
    <w:tmpl w:val="A1D28B34"/>
    <w:lvl w:ilvl="0" w:tplc="0419000F">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5" w15:restartNumberingAfterBreak="0">
    <w:nsid w:val="5874296E"/>
    <w:multiLevelType w:val="hybridMultilevel"/>
    <w:tmpl w:val="10FE6822"/>
    <w:lvl w:ilvl="0" w:tplc="A9A23A2C">
      <w:start w:val="1"/>
      <w:numFmt w:val="decimal"/>
      <w:lvlText w:val="%1."/>
      <w:lvlJc w:val="left"/>
      <w:pPr>
        <w:ind w:left="92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6" w15:restartNumberingAfterBreak="0">
    <w:nsid w:val="589B7107"/>
    <w:multiLevelType w:val="hybridMultilevel"/>
    <w:tmpl w:val="AE100FC6"/>
    <w:lvl w:ilvl="0" w:tplc="8CF40B2A">
      <w:start w:val="1"/>
      <w:numFmt w:val="decimal"/>
      <w:lvlText w:val="%1."/>
      <w:lvlJc w:val="left"/>
      <w:pPr>
        <w:ind w:left="1209" w:hanging="360"/>
      </w:pPr>
      <w:rPr>
        <w:rFonts w:hint="default"/>
      </w:rPr>
    </w:lvl>
    <w:lvl w:ilvl="1" w:tplc="04190019" w:tentative="1">
      <w:start w:val="1"/>
      <w:numFmt w:val="lowerLetter"/>
      <w:lvlText w:val="%2."/>
      <w:lvlJc w:val="left"/>
      <w:pPr>
        <w:ind w:left="1929" w:hanging="360"/>
      </w:pPr>
    </w:lvl>
    <w:lvl w:ilvl="2" w:tplc="0419001B" w:tentative="1">
      <w:start w:val="1"/>
      <w:numFmt w:val="lowerRoman"/>
      <w:lvlText w:val="%3."/>
      <w:lvlJc w:val="right"/>
      <w:pPr>
        <w:ind w:left="2649" w:hanging="180"/>
      </w:pPr>
    </w:lvl>
    <w:lvl w:ilvl="3" w:tplc="0419000F" w:tentative="1">
      <w:start w:val="1"/>
      <w:numFmt w:val="decimal"/>
      <w:lvlText w:val="%4."/>
      <w:lvlJc w:val="left"/>
      <w:pPr>
        <w:ind w:left="3369" w:hanging="360"/>
      </w:pPr>
    </w:lvl>
    <w:lvl w:ilvl="4" w:tplc="04190019" w:tentative="1">
      <w:start w:val="1"/>
      <w:numFmt w:val="lowerLetter"/>
      <w:lvlText w:val="%5."/>
      <w:lvlJc w:val="left"/>
      <w:pPr>
        <w:ind w:left="4089" w:hanging="360"/>
      </w:pPr>
    </w:lvl>
    <w:lvl w:ilvl="5" w:tplc="0419001B" w:tentative="1">
      <w:start w:val="1"/>
      <w:numFmt w:val="lowerRoman"/>
      <w:lvlText w:val="%6."/>
      <w:lvlJc w:val="right"/>
      <w:pPr>
        <w:ind w:left="4809" w:hanging="180"/>
      </w:pPr>
    </w:lvl>
    <w:lvl w:ilvl="6" w:tplc="0419000F" w:tentative="1">
      <w:start w:val="1"/>
      <w:numFmt w:val="decimal"/>
      <w:lvlText w:val="%7."/>
      <w:lvlJc w:val="left"/>
      <w:pPr>
        <w:ind w:left="5529" w:hanging="360"/>
      </w:pPr>
    </w:lvl>
    <w:lvl w:ilvl="7" w:tplc="04190019" w:tentative="1">
      <w:start w:val="1"/>
      <w:numFmt w:val="lowerLetter"/>
      <w:lvlText w:val="%8."/>
      <w:lvlJc w:val="left"/>
      <w:pPr>
        <w:ind w:left="6249" w:hanging="360"/>
      </w:pPr>
    </w:lvl>
    <w:lvl w:ilvl="8" w:tplc="0419001B" w:tentative="1">
      <w:start w:val="1"/>
      <w:numFmt w:val="lowerRoman"/>
      <w:lvlText w:val="%9."/>
      <w:lvlJc w:val="right"/>
      <w:pPr>
        <w:ind w:left="6969" w:hanging="180"/>
      </w:pPr>
    </w:lvl>
  </w:abstractNum>
  <w:abstractNum w:abstractNumId="157" w15:restartNumberingAfterBreak="0">
    <w:nsid w:val="58FD17AF"/>
    <w:multiLevelType w:val="hybridMultilevel"/>
    <w:tmpl w:val="011002DE"/>
    <w:lvl w:ilvl="0" w:tplc="97C85BBC">
      <w:start w:val="1"/>
      <w:numFmt w:val="decimal"/>
      <w:lvlText w:val="%1."/>
      <w:lvlJc w:val="left"/>
      <w:pPr>
        <w:ind w:left="1209" w:hanging="360"/>
      </w:pPr>
      <w:rPr>
        <w:rFonts w:hint="default"/>
      </w:rPr>
    </w:lvl>
    <w:lvl w:ilvl="1" w:tplc="04190019" w:tentative="1">
      <w:start w:val="1"/>
      <w:numFmt w:val="lowerLetter"/>
      <w:lvlText w:val="%2."/>
      <w:lvlJc w:val="left"/>
      <w:pPr>
        <w:ind w:left="1929" w:hanging="360"/>
      </w:pPr>
    </w:lvl>
    <w:lvl w:ilvl="2" w:tplc="0419001B" w:tentative="1">
      <w:start w:val="1"/>
      <w:numFmt w:val="lowerRoman"/>
      <w:lvlText w:val="%3."/>
      <w:lvlJc w:val="right"/>
      <w:pPr>
        <w:ind w:left="2649" w:hanging="180"/>
      </w:pPr>
    </w:lvl>
    <w:lvl w:ilvl="3" w:tplc="0419000F" w:tentative="1">
      <w:start w:val="1"/>
      <w:numFmt w:val="decimal"/>
      <w:lvlText w:val="%4."/>
      <w:lvlJc w:val="left"/>
      <w:pPr>
        <w:ind w:left="3369" w:hanging="360"/>
      </w:pPr>
    </w:lvl>
    <w:lvl w:ilvl="4" w:tplc="04190019" w:tentative="1">
      <w:start w:val="1"/>
      <w:numFmt w:val="lowerLetter"/>
      <w:lvlText w:val="%5."/>
      <w:lvlJc w:val="left"/>
      <w:pPr>
        <w:ind w:left="4089" w:hanging="360"/>
      </w:pPr>
    </w:lvl>
    <w:lvl w:ilvl="5" w:tplc="0419001B" w:tentative="1">
      <w:start w:val="1"/>
      <w:numFmt w:val="lowerRoman"/>
      <w:lvlText w:val="%6."/>
      <w:lvlJc w:val="right"/>
      <w:pPr>
        <w:ind w:left="4809" w:hanging="180"/>
      </w:pPr>
    </w:lvl>
    <w:lvl w:ilvl="6" w:tplc="0419000F" w:tentative="1">
      <w:start w:val="1"/>
      <w:numFmt w:val="decimal"/>
      <w:lvlText w:val="%7."/>
      <w:lvlJc w:val="left"/>
      <w:pPr>
        <w:ind w:left="5529" w:hanging="360"/>
      </w:pPr>
    </w:lvl>
    <w:lvl w:ilvl="7" w:tplc="04190019" w:tentative="1">
      <w:start w:val="1"/>
      <w:numFmt w:val="lowerLetter"/>
      <w:lvlText w:val="%8."/>
      <w:lvlJc w:val="left"/>
      <w:pPr>
        <w:ind w:left="6249" w:hanging="360"/>
      </w:pPr>
    </w:lvl>
    <w:lvl w:ilvl="8" w:tplc="0419001B" w:tentative="1">
      <w:start w:val="1"/>
      <w:numFmt w:val="lowerRoman"/>
      <w:lvlText w:val="%9."/>
      <w:lvlJc w:val="right"/>
      <w:pPr>
        <w:ind w:left="6969" w:hanging="180"/>
      </w:pPr>
    </w:lvl>
  </w:abstractNum>
  <w:abstractNum w:abstractNumId="158" w15:restartNumberingAfterBreak="0">
    <w:nsid w:val="59805D37"/>
    <w:multiLevelType w:val="hybridMultilevel"/>
    <w:tmpl w:val="91F04F08"/>
    <w:lvl w:ilvl="0" w:tplc="24F06080">
      <w:start w:val="2"/>
      <w:numFmt w:val="decimal"/>
      <w:lvlText w:val="%1."/>
      <w:lvlJc w:val="left"/>
      <w:pPr>
        <w:ind w:left="12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9" w15:restartNumberingAfterBreak="0">
    <w:nsid w:val="59CE06AD"/>
    <w:multiLevelType w:val="hybridMultilevel"/>
    <w:tmpl w:val="4A007A1C"/>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0" w15:restartNumberingAfterBreak="0">
    <w:nsid w:val="5A0A0DE2"/>
    <w:multiLevelType w:val="hybridMultilevel"/>
    <w:tmpl w:val="95C08938"/>
    <w:lvl w:ilvl="0" w:tplc="0419000F">
      <w:start w:val="1"/>
      <w:numFmt w:val="decimal"/>
      <w:lvlText w:val="%1."/>
      <w:lvlJc w:val="left"/>
      <w:pPr>
        <w:ind w:left="15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1" w15:restartNumberingAfterBreak="0">
    <w:nsid w:val="5ACF1271"/>
    <w:multiLevelType w:val="hybridMultilevel"/>
    <w:tmpl w:val="2DE8641A"/>
    <w:lvl w:ilvl="0" w:tplc="0D9EB74C">
      <w:start w:val="1"/>
      <w:numFmt w:val="decimal"/>
      <w:lvlText w:val="%1."/>
      <w:lvlJc w:val="left"/>
      <w:pPr>
        <w:ind w:left="12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2" w15:restartNumberingAfterBreak="0">
    <w:nsid w:val="5C980100"/>
    <w:multiLevelType w:val="hybridMultilevel"/>
    <w:tmpl w:val="4C20B74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3" w15:restartNumberingAfterBreak="0">
    <w:nsid w:val="5CC35BD4"/>
    <w:multiLevelType w:val="hybridMultilevel"/>
    <w:tmpl w:val="5F8282AC"/>
    <w:lvl w:ilvl="0" w:tplc="3306B9F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4" w15:restartNumberingAfterBreak="0">
    <w:nsid w:val="5DCB7A10"/>
    <w:multiLevelType w:val="hybridMultilevel"/>
    <w:tmpl w:val="34C84BBE"/>
    <w:lvl w:ilvl="0" w:tplc="401A75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5" w15:restartNumberingAfterBreak="0">
    <w:nsid w:val="5E827E5E"/>
    <w:multiLevelType w:val="hybridMultilevel"/>
    <w:tmpl w:val="4A7CF7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6" w15:restartNumberingAfterBreak="0">
    <w:nsid w:val="5E984697"/>
    <w:multiLevelType w:val="hybridMultilevel"/>
    <w:tmpl w:val="601A5A48"/>
    <w:lvl w:ilvl="0" w:tplc="64349A14">
      <w:start w:val="1"/>
      <w:numFmt w:val="decimal"/>
      <w:lvlText w:val="%1."/>
      <w:lvlJc w:val="left"/>
      <w:pPr>
        <w:ind w:left="1209" w:hanging="360"/>
      </w:pPr>
      <w:rPr>
        <w:rFonts w:hint="default"/>
      </w:rPr>
    </w:lvl>
    <w:lvl w:ilvl="1" w:tplc="04190019" w:tentative="1">
      <w:start w:val="1"/>
      <w:numFmt w:val="lowerLetter"/>
      <w:lvlText w:val="%2."/>
      <w:lvlJc w:val="left"/>
      <w:pPr>
        <w:ind w:left="1929" w:hanging="360"/>
      </w:pPr>
    </w:lvl>
    <w:lvl w:ilvl="2" w:tplc="0419001B" w:tentative="1">
      <w:start w:val="1"/>
      <w:numFmt w:val="lowerRoman"/>
      <w:lvlText w:val="%3."/>
      <w:lvlJc w:val="right"/>
      <w:pPr>
        <w:ind w:left="2649" w:hanging="180"/>
      </w:pPr>
    </w:lvl>
    <w:lvl w:ilvl="3" w:tplc="0419000F" w:tentative="1">
      <w:start w:val="1"/>
      <w:numFmt w:val="decimal"/>
      <w:lvlText w:val="%4."/>
      <w:lvlJc w:val="left"/>
      <w:pPr>
        <w:ind w:left="3369" w:hanging="360"/>
      </w:pPr>
    </w:lvl>
    <w:lvl w:ilvl="4" w:tplc="04190019" w:tentative="1">
      <w:start w:val="1"/>
      <w:numFmt w:val="lowerLetter"/>
      <w:lvlText w:val="%5."/>
      <w:lvlJc w:val="left"/>
      <w:pPr>
        <w:ind w:left="4089" w:hanging="360"/>
      </w:pPr>
    </w:lvl>
    <w:lvl w:ilvl="5" w:tplc="0419001B" w:tentative="1">
      <w:start w:val="1"/>
      <w:numFmt w:val="lowerRoman"/>
      <w:lvlText w:val="%6."/>
      <w:lvlJc w:val="right"/>
      <w:pPr>
        <w:ind w:left="4809" w:hanging="180"/>
      </w:pPr>
    </w:lvl>
    <w:lvl w:ilvl="6" w:tplc="0419000F" w:tentative="1">
      <w:start w:val="1"/>
      <w:numFmt w:val="decimal"/>
      <w:lvlText w:val="%7."/>
      <w:lvlJc w:val="left"/>
      <w:pPr>
        <w:ind w:left="5529" w:hanging="360"/>
      </w:pPr>
    </w:lvl>
    <w:lvl w:ilvl="7" w:tplc="04190019" w:tentative="1">
      <w:start w:val="1"/>
      <w:numFmt w:val="lowerLetter"/>
      <w:lvlText w:val="%8."/>
      <w:lvlJc w:val="left"/>
      <w:pPr>
        <w:ind w:left="6249" w:hanging="360"/>
      </w:pPr>
    </w:lvl>
    <w:lvl w:ilvl="8" w:tplc="0419001B" w:tentative="1">
      <w:start w:val="1"/>
      <w:numFmt w:val="lowerRoman"/>
      <w:lvlText w:val="%9."/>
      <w:lvlJc w:val="right"/>
      <w:pPr>
        <w:ind w:left="6969" w:hanging="180"/>
      </w:pPr>
    </w:lvl>
  </w:abstractNum>
  <w:abstractNum w:abstractNumId="167" w15:restartNumberingAfterBreak="0">
    <w:nsid w:val="5EB87970"/>
    <w:multiLevelType w:val="hybridMultilevel"/>
    <w:tmpl w:val="95C08938"/>
    <w:lvl w:ilvl="0" w:tplc="0419000F">
      <w:start w:val="1"/>
      <w:numFmt w:val="decimal"/>
      <w:lvlText w:val="%1."/>
      <w:lvlJc w:val="left"/>
      <w:pPr>
        <w:ind w:left="15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8" w15:restartNumberingAfterBreak="0">
    <w:nsid w:val="5FC55A98"/>
    <w:multiLevelType w:val="hybridMultilevel"/>
    <w:tmpl w:val="CD6AF5A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9" w15:restartNumberingAfterBreak="0">
    <w:nsid w:val="62117BBE"/>
    <w:multiLevelType w:val="hybridMultilevel"/>
    <w:tmpl w:val="0E4A8A86"/>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0" w15:restartNumberingAfterBreak="0">
    <w:nsid w:val="64683AAA"/>
    <w:multiLevelType w:val="hybridMultilevel"/>
    <w:tmpl w:val="9C088A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1" w15:restartNumberingAfterBreak="0">
    <w:nsid w:val="647400CB"/>
    <w:multiLevelType w:val="hybridMultilevel"/>
    <w:tmpl w:val="D95E8CC2"/>
    <w:lvl w:ilvl="0" w:tplc="05389A10">
      <w:start w:val="1"/>
      <w:numFmt w:val="decimal"/>
      <w:lvlText w:val="%1."/>
      <w:lvlJc w:val="left"/>
      <w:pPr>
        <w:ind w:left="1209" w:hanging="360"/>
      </w:pPr>
      <w:rPr>
        <w:rFonts w:hint="default"/>
      </w:rPr>
    </w:lvl>
    <w:lvl w:ilvl="1" w:tplc="04190019" w:tentative="1">
      <w:start w:val="1"/>
      <w:numFmt w:val="lowerLetter"/>
      <w:lvlText w:val="%2."/>
      <w:lvlJc w:val="left"/>
      <w:pPr>
        <w:ind w:left="1929" w:hanging="360"/>
      </w:pPr>
    </w:lvl>
    <w:lvl w:ilvl="2" w:tplc="0419001B" w:tentative="1">
      <w:start w:val="1"/>
      <w:numFmt w:val="lowerRoman"/>
      <w:lvlText w:val="%3."/>
      <w:lvlJc w:val="right"/>
      <w:pPr>
        <w:ind w:left="2649" w:hanging="180"/>
      </w:pPr>
    </w:lvl>
    <w:lvl w:ilvl="3" w:tplc="0419000F" w:tentative="1">
      <w:start w:val="1"/>
      <w:numFmt w:val="decimal"/>
      <w:lvlText w:val="%4."/>
      <w:lvlJc w:val="left"/>
      <w:pPr>
        <w:ind w:left="3369" w:hanging="360"/>
      </w:pPr>
    </w:lvl>
    <w:lvl w:ilvl="4" w:tplc="04190019" w:tentative="1">
      <w:start w:val="1"/>
      <w:numFmt w:val="lowerLetter"/>
      <w:lvlText w:val="%5."/>
      <w:lvlJc w:val="left"/>
      <w:pPr>
        <w:ind w:left="4089" w:hanging="360"/>
      </w:pPr>
    </w:lvl>
    <w:lvl w:ilvl="5" w:tplc="0419001B" w:tentative="1">
      <w:start w:val="1"/>
      <w:numFmt w:val="lowerRoman"/>
      <w:lvlText w:val="%6."/>
      <w:lvlJc w:val="right"/>
      <w:pPr>
        <w:ind w:left="4809" w:hanging="180"/>
      </w:pPr>
    </w:lvl>
    <w:lvl w:ilvl="6" w:tplc="0419000F" w:tentative="1">
      <w:start w:val="1"/>
      <w:numFmt w:val="decimal"/>
      <w:lvlText w:val="%7."/>
      <w:lvlJc w:val="left"/>
      <w:pPr>
        <w:ind w:left="5529" w:hanging="360"/>
      </w:pPr>
    </w:lvl>
    <w:lvl w:ilvl="7" w:tplc="04190019" w:tentative="1">
      <w:start w:val="1"/>
      <w:numFmt w:val="lowerLetter"/>
      <w:lvlText w:val="%8."/>
      <w:lvlJc w:val="left"/>
      <w:pPr>
        <w:ind w:left="6249" w:hanging="360"/>
      </w:pPr>
    </w:lvl>
    <w:lvl w:ilvl="8" w:tplc="0419001B" w:tentative="1">
      <w:start w:val="1"/>
      <w:numFmt w:val="lowerRoman"/>
      <w:lvlText w:val="%9."/>
      <w:lvlJc w:val="right"/>
      <w:pPr>
        <w:ind w:left="6969" w:hanging="180"/>
      </w:pPr>
    </w:lvl>
  </w:abstractNum>
  <w:abstractNum w:abstractNumId="172" w15:restartNumberingAfterBreak="0">
    <w:nsid w:val="66C72586"/>
    <w:multiLevelType w:val="hybridMultilevel"/>
    <w:tmpl w:val="89527A80"/>
    <w:lvl w:ilvl="0" w:tplc="BB14A7E0">
      <w:start w:val="3"/>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3" w15:restartNumberingAfterBreak="0">
    <w:nsid w:val="671729DB"/>
    <w:multiLevelType w:val="multilevel"/>
    <w:tmpl w:val="607A8814"/>
    <w:numStyleLink w:val="RussianMainNumbering"/>
  </w:abstractNum>
  <w:abstractNum w:abstractNumId="174" w15:restartNumberingAfterBreak="0">
    <w:nsid w:val="6773693D"/>
    <w:multiLevelType w:val="hybridMultilevel"/>
    <w:tmpl w:val="4A7CF7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5" w15:restartNumberingAfterBreak="0">
    <w:nsid w:val="690821B3"/>
    <w:multiLevelType w:val="hybridMultilevel"/>
    <w:tmpl w:val="6BA07456"/>
    <w:lvl w:ilvl="0" w:tplc="0D9EB74C">
      <w:start w:val="1"/>
      <w:numFmt w:val="decimal"/>
      <w:lvlText w:val="%1."/>
      <w:lvlJc w:val="left"/>
      <w:pPr>
        <w:ind w:left="1240" w:hanging="360"/>
      </w:pPr>
      <w:rPr>
        <w:rFonts w:hint="default"/>
      </w:rPr>
    </w:lvl>
    <w:lvl w:ilvl="1" w:tplc="04190019" w:tentative="1">
      <w:start w:val="1"/>
      <w:numFmt w:val="lowerLetter"/>
      <w:lvlText w:val="%2."/>
      <w:lvlJc w:val="left"/>
      <w:pPr>
        <w:ind w:left="1960" w:hanging="360"/>
      </w:pPr>
    </w:lvl>
    <w:lvl w:ilvl="2" w:tplc="0419001B" w:tentative="1">
      <w:start w:val="1"/>
      <w:numFmt w:val="lowerRoman"/>
      <w:lvlText w:val="%3."/>
      <w:lvlJc w:val="right"/>
      <w:pPr>
        <w:ind w:left="2680" w:hanging="180"/>
      </w:pPr>
    </w:lvl>
    <w:lvl w:ilvl="3" w:tplc="0419000F" w:tentative="1">
      <w:start w:val="1"/>
      <w:numFmt w:val="decimal"/>
      <w:lvlText w:val="%4."/>
      <w:lvlJc w:val="left"/>
      <w:pPr>
        <w:ind w:left="3400" w:hanging="360"/>
      </w:pPr>
    </w:lvl>
    <w:lvl w:ilvl="4" w:tplc="04190019" w:tentative="1">
      <w:start w:val="1"/>
      <w:numFmt w:val="lowerLetter"/>
      <w:lvlText w:val="%5."/>
      <w:lvlJc w:val="left"/>
      <w:pPr>
        <w:ind w:left="4120" w:hanging="360"/>
      </w:pPr>
    </w:lvl>
    <w:lvl w:ilvl="5" w:tplc="0419001B" w:tentative="1">
      <w:start w:val="1"/>
      <w:numFmt w:val="lowerRoman"/>
      <w:lvlText w:val="%6."/>
      <w:lvlJc w:val="right"/>
      <w:pPr>
        <w:ind w:left="4840" w:hanging="180"/>
      </w:pPr>
    </w:lvl>
    <w:lvl w:ilvl="6" w:tplc="0419000F" w:tentative="1">
      <w:start w:val="1"/>
      <w:numFmt w:val="decimal"/>
      <w:lvlText w:val="%7."/>
      <w:lvlJc w:val="left"/>
      <w:pPr>
        <w:ind w:left="5560" w:hanging="360"/>
      </w:pPr>
    </w:lvl>
    <w:lvl w:ilvl="7" w:tplc="04190019" w:tentative="1">
      <w:start w:val="1"/>
      <w:numFmt w:val="lowerLetter"/>
      <w:lvlText w:val="%8."/>
      <w:lvlJc w:val="left"/>
      <w:pPr>
        <w:ind w:left="6280" w:hanging="360"/>
      </w:pPr>
    </w:lvl>
    <w:lvl w:ilvl="8" w:tplc="0419001B" w:tentative="1">
      <w:start w:val="1"/>
      <w:numFmt w:val="lowerRoman"/>
      <w:lvlText w:val="%9."/>
      <w:lvlJc w:val="right"/>
      <w:pPr>
        <w:ind w:left="7000" w:hanging="180"/>
      </w:pPr>
    </w:lvl>
  </w:abstractNum>
  <w:abstractNum w:abstractNumId="176" w15:restartNumberingAfterBreak="0">
    <w:nsid w:val="690B28E1"/>
    <w:multiLevelType w:val="hybridMultilevel"/>
    <w:tmpl w:val="3F04EF82"/>
    <w:lvl w:ilvl="0" w:tplc="3652402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7" w15:restartNumberingAfterBreak="0">
    <w:nsid w:val="692F7300"/>
    <w:multiLevelType w:val="hybridMultilevel"/>
    <w:tmpl w:val="8258C818"/>
    <w:lvl w:ilvl="0" w:tplc="BA9A28E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8" w15:restartNumberingAfterBreak="0">
    <w:nsid w:val="695A763F"/>
    <w:multiLevelType w:val="hybridMultilevel"/>
    <w:tmpl w:val="FCAAC694"/>
    <w:lvl w:ilvl="0" w:tplc="FE7EC368">
      <w:start w:val="1"/>
      <w:numFmt w:val="decimal"/>
      <w:lvlText w:val="%1."/>
      <w:lvlJc w:val="left"/>
      <w:pPr>
        <w:ind w:left="1260" w:hanging="360"/>
      </w:pPr>
      <w:rPr>
        <w:rFonts w:hint="default"/>
      </w:r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179" w15:restartNumberingAfterBreak="0">
    <w:nsid w:val="6A895C55"/>
    <w:multiLevelType w:val="hybridMultilevel"/>
    <w:tmpl w:val="F7D2E4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0" w15:restartNumberingAfterBreak="0">
    <w:nsid w:val="6ABB6749"/>
    <w:multiLevelType w:val="hybridMultilevel"/>
    <w:tmpl w:val="3EF008A4"/>
    <w:lvl w:ilvl="0" w:tplc="3652402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1" w15:restartNumberingAfterBreak="0">
    <w:nsid w:val="6AC72FCD"/>
    <w:multiLevelType w:val="hybridMultilevel"/>
    <w:tmpl w:val="8472A5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2" w15:restartNumberingAfterBreak="0">
    <w:nsid w:val="6B696CEF"/>
    <w:multiLevelType w:val="hybridMultilevel"/>
    <w:tmpl w:val="F286A888"/>
    <w:lvl w:ilvl="0" w:tplc="A9A23A2C">
      <w:start w:val="1"/>
      <w:numFmt w:val="decimal"/>
      <w:lvlText w:val="%1."/>
      <w:lvlJc w:val="left"/>
      <w:pPr>
        <w:ind w:left="925" w:hanging="360"/>
      </w:pPr>
      <w:rPr>
        <w:rFonts w:hint="default"/>
      </w:rPr>
    </w:lvl>
    <w:lvl w:ilvl="1" w:tplc="04190019" w:tentative="1">
      <w:start w:val="1"/>
      <w:numFmt w:val="lowerLetter"/>
      <w:lvlText w:val="%2."/>
      <w:lvlJc w:val="left"/>
      <w:pPr>
        <w:ind w:left="1645" w:hanging="360"/>
      </w:pPr>
    </w:lvl>
    <w:lvl w:ilvl="2" w:tplc="0419001B" w:tentative="1">
      <w:start w:val="1"/>
      <w:numFmt w:val="lowerRoman"/>
      <w:lvlText w:val="%3."/>
      <w:lvlJc w:val="right"/>
      <w:pPr>
        <w:ind w:left="2365" w:hanging="180"/>
      </w:pPr>
    </w:lvl>
    <w:lvl w:ilvl="3" w:tplc="0419000F" w:tentative="1">
      <w:start w:val="1"/>
      <w:numFmt w:val="decimal"/>
      <w:lvlText w:val="%4."/>
      <w:lvlJc w:val="left"/>
      <w:pPr>
        <w:ind w:left="3085" w:hanging="360"/>
      </w:pPr>
    </w:lvl>
    <w:lvl w:ilvl="4" w:tplc="04190019" w:tentative="1">
      <w:start w:val="1"/>
      <w:numFmt w:val="lowerLetter"/>
      <w:lvlText w:val="%5."/>
      <w:lvlJc w:val="left"/>
      <w:pPr>
        <w:ind w:left="3805" w:hanging="360"/>
      </w:pPr>
    </w:lvl>
    <w:lvl w:ilvl="5" w:tplc="0419001B" w:tentative="1">
      <w:start w:val="1"/>
      <w:numFmt w:val="lowerRoman"/>
      <w:lvlText w:val="%6."/>
      <w:lvlJc w:val="right"/>
      <w:pPr>
        <w:ind w:left="4525" w:hanging="180"/>
      </w:pPr>
    </w:lvl>
    <w:lvl w:ilvl="6" w:tplc="0419000F" w:tentative="1">
      <w:start w:val="1"/>
      <w:numFmt w:val="decimal"/>
      <w:lvlText w:val="%7."/>
      <w:lvlJc w:val="left"/>
      <w:pPr>
        <w:ind w:left="5245" w:hanging="360"/>
      </w:pPr>
    </w:lvl>
    <w:lvl w:ilvl="7" w:tplc="04190019" w:tentative="1">
      <w:start w:val="1"/>
      <w:numFmt w:val="lowerLetter"/>
      <w:lvlText w:val="%8."/>
      <w:lvlJc w:val="left"/>
      <w:pPr>
        <w:ind w:left="5965" w:hanging="360"/>
      </w:pPr>
    </w:lvl>
    <w:lvl w:ilvl="8" w:tplc="0419001B" w:tentative="1">
      <w:start w:val="1"/>
      <w:numFmt w:val="lowerRoman"/>
      <w:lvlText w:val="%9."/>
      <w:lvlJc w:val="right"/>
      <w:pPr>
        <w:ind w:left="6685" w:hanging="180"/>
      </w:pPr>
    </w:lvl>
  </w:abstractNum>
  <w:abstractNum w:abstractNumId="183" w15:restartNumberingAfterBreak="0">
    <w:nsid w:val="6BD81EA2"/>
    <w:multiLevelType w:val="hybridMultilevel"/>
    <w:tmpl w:val="C15A39B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4" w15:restartNumberingAfterBreak="0">
    <w:nsid w:val="6D093371"/>
    <w:multiLevelType w:val="hybridMultilevel"/>
    <w:tmpl w:val="8130741A"/>
    <w:lvl w:ilvl="0" w:tplc="B3A8DC4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85" w15:restartNumberingAfterBreak="0">
    <w:nsid w:val="6D0E0CE4"/>
    <w:multiLevelType w:val="hybridMultilevel"/>
    <w:tmpl w:val="8A08DC26"/>
    <w:lvl w:ilvl="0" w:tplc="E2B03F0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6" w15:restartNumberingAfterBreak="0">
    <w:nsid w:val="6DB16BB3"/>
    <w:multiLevelType w:val="hybridMultilevel"/>
    <w:tmpl w:val="FD1A6F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7" w15:restartNumberingAfterBreak="0">
    <w:nsid w:val="6DB206CF"/>
    <w:multiLevelType w:val="hybridMultilevel"/>
    <w:tmpl w:val="85EE94F2"/>
    <w:lvl w:ilvl="0" w:tplc="6BE804F4">
      <w:start w:val="1"/>
      <w:numFmt w:val="decimal"/>
      <w:lvlText w:val="%1)"/>
      <w:lvlJc w:val="left"/>
      <w:pPr>
        <w:ind w:left="1569" w:hanging="360"/>
      </w:pPr>
      <w:rPr>
        <w:rFonts w:hint="default"/>
      </w:rPr>
    </w:lvl>
    <w:lvl w:ilvl="1" w:tplc="04190019" w:tentative="1">
      <w:start w:val="1"/>
      <w:numFmt w:val="lowerLetter"/>
      <w:lvlText w:val="%2."/>
      <w:lvlJc w:val="left"/>
      <w:pPr>
        <w:ind w:left="2289" w:hanging="360"/>
      </w:pPr>
    </w:lvl>
    <w:lvl w:ilvl="2" w:tplc="0419001B" w:tentative="1">
      <w:start w:val="1"/>
      <w:numFmt w:val="lowerRoman"/>
      <w:lvlText w:val="%3."/>
      <w:lvlJc w:val="right"/>
      <w:pPr>
        <w:ind w:left="3009" w:hanging="180"/>
      </w:pPr>
    </w:lvl>
    <w:lvl w:ilvl="3" w:tplc="0419000F" w:tentative="1">
      <w:start w:val="1"/>
      <w:numFmt w:val="decimal"/>
      <w:lvlText w:val="%4."/>
      <w:lvlJc w:val="left"/>
      <w:pPr>
        <w:ind w:left="3729" w:hanging="360"/>
      </w:pPr>
    </w:lvl>
    <w:lvl w:ilvl="4" w:tplc="04190019" w:tentative="1">
      <w:start w:val="1"/>
      <w:numFmt w:val="lowerLetter"/>
      <w:lvlText w:val="%5."/>
      <w:lvlJc w:val="left"/>
      <w:pPr>
        <w:ind w:left="4449" w:hanging="360"/>
      </w:pPr>
    </w:lvl>
    <w:lvl w:ilvl="5" w:tplc="0419001B" w:tentative="1">
      <w:start w:val="1"/>
      <w:numFmt w:val="lowerRoman"/>
      <w:lvlText w:val="%6."/>
      <w:lvlJc w:val="right"/>
      <w:pPr>
        <w:ind w:left="5169" w:hanging="180"/>
      </w:pPr>
    </w:lvl>
    <w:lvl w:ilvl="6" w:tplc="0419000F" w:tentative="1">
      <w:start w:val="1"/>
      <w:numFmt w:val="decimal"/>
      <w:lvlText w:val="%7."/>
      <w:lvlJc w:val="left"/>
      <w:pPr>
        <w:ind w:left="5889" w:hanging="360"/>
      </w:pPr>
    </w:lvl>
    <w:lvl w:ilvl="7" w:tplc="04190019" w:tentative="1">
      <w:start w:val="1"/>
      <w:numFmt w:val="lowerLetter"/>
      <w:lvlText w:val="%8."/>
      <w:lvlJc w:val="left"/>
      <w:pPr>
        <w:ind w:left="6609" w:hanging="360"/>
      </w:pPr>
    </w:lvl>
    <w:lvl w:ilvl="8" w:tplc="0419001B" w:tentative="1">
      <w:start w:val="1"/>
      <w:numFmt w:val="lowerRoman"/>
      <w:lvlText w:val="%9."/>
      <w:lvlJc w:val="right"/>
      <w:pPr>
        <w:ind w:left="7329" w:hanging="180"/>
      </w:pPr>
    </w:lvl>
  </w:abstractNum>
  <w:abstractNum w:abstractNumId="188" w15:restartNumberingAfterBreak="0">
    <w:nsid w:val="701D5F9F"/>
    <w:multiLevelType w:val="hybridMultilevel"/>
    <w:tmpl w:val="01E03E5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9" w15:restartNumberingAfterBreak="0">
    <w:nsid w:val="71687D88"/>
    <w:multiLevelType w:val="hybridMultilevel"/>
    <w:tmpl w:val="3566D626"/>
    <w:lvl w:ilvl="0" w:tplc="A9A23A2C">
      <w:start w:val="1"/>
      <w:numFmt w:val="decimal"/>
      <w:lvlText w:val="%1."/>
      <w:lvlJc w:val="left"/>
      <w:pPr>
        <w:ind w:left="92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0" w15:restartNumberingAfterBreak="0">
    <w:nsid w:val="72A45D7B"/>
    <w:multiLevelType w:val="hybridMultilevel"/>
    <w:tmpl w:val="8472A5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1" w15:restartNumberingAfterBreak="0">
    <w:nsid w:val="72F27717"/>
    <w:multiLevelType w:val="hybridMultilevel"/>
    <w:tmpl w:val="19E00264"/>
    <w:lvl w:ilvl="0" w:tplc="0D9EB74C">
      <w:start w:val="1"/>
      <w:numFmt w:val="decimal"/>
      <w:lvlText w:val="%1."/>
      <w:lvlJc w:val="left"/>
      <w:pPr>
        <w:ind w:left="12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2" w15:restartNumberingAfterBreak="0">
    <w:nsid w:val="7348684D"/>
    <w:multiLevelType w:val="hybridMultilevel"/>
    <w:tmpl w:val="4E3E0366"/>
    <w:lvl w:ilvl="0" w:tplc="95D6C162">
      <w:start w:val="1"/>
      <w:numFmt w:val="decimal"/>
      <w:lvlText w:val="%1."/>
      <w:lvlJc w:val="left"/>
      <w:pPr>
        <w:ind w:left="1410" w:hanging="360"/>
      </w:pPr>
      <w:rPr>
        <w:rFonts w:hint="default"/>
      </w:rPr>
    </w:lvl>
    <w:lvl w:ilvl="1" w:tplc="04190019" w:tentative="1">
      <w:start w:val="1"/>
      <w:numFmt w:val="lowerLetter"/>
      <w:lvlText w:val="%2."/>
      <w:lvlJc w:val="left"/>
      <w:pPr>
        <w:ind w:left="2130" w:hanging="360"/>
      </w:pPr>
    </w:lvl>
    <w:lvl w:ilvl="2" w:tplc="0419001B" w:tentative="1">
      <w:start w:val="1"/>
      <w:numFmt w:val="lowerRoman"/>
      <w:lvlText w:val="%3."/>
      <w:lvlJc w:val="right"/>
      <w:pPr>
        <w:ind w:left="2850" w:hanging="180"/>
      </w:pPr>
    </w:lvl>
    <w:lvl w:ilvl="3" w:tplc="0419000F" w:tentative="1">
      <w:start w:val="1"/>
      <w:numFmt w:val="decimal"/>
      <w:lvlText w:val="%4."/>
      <w:lvlJc w:val="left"/>
      <w:pPr>
        <w:ind w:left="3570" w:hanging="360"/>
      </w:pPr>
    </w:lvl>
    <w:lvl w:ilvl="4" w:tplc="04190019" w:tentative="1">
      <w:start w:val="1"/>
      <w:numFmt w:val="lowerLetter"/>
      <w:lvlText w:val="%5."/>
      <w:lvlJc w:val="left"/>
      <w:pPr>
        <w:ind w:left="4290" w:hanging="360"/>
      </w:pPr>
    </w:lvl>
    <w:lvl w:ilvl="5" w:tplc="0419001B" w:tentative="1">
      <w:start w:val="1"/>
      <w:numFmt w:val="lowerRoman"/>
      <w:lvlText w:val="%6."/>
      <w:lvlJc w:val="right"/>
      <w:pPr>
        <w:ind w:left="5010" w:hanging="180"/>
      </w:pPr>
    </w:lvl>
    <w:lvl w:ilvl="6" w:tplc="0419000F" w:tentative="1">
      <w:start w:val="1"/>
      <w:numFmt w:val="decimal"/>
      <w:lvlText w:val="%7."/>
      <w:lvlJc w:val="left"/>
      <w:pPr>
        <w:ind w:left="5730" w:hanging="360"/>
      </w:pPr>
    </w:lvl>
    <w:lvl w:ilvl="7" w:tplc="04190019" w:tentative="1">
      <w:start w:val="1"/>
      <w:numFmt w:val="lowerLetter"/>
      <w:lvlText w:val="%8."/>
      <w:lvlJc w:val="left"/>
      <w:pPr>
        <w:ind w:left="6450" w:hanging="360"/>
      </w:pPr>
    </w:lvl>
    <w:lvl w:ilvl="8" w:tplc="0419001B" w:tentative="1">
      <w:start w:val="1"/>
      <w:numFmt w:val="lowerRoman"/>
      <w:lvlText w:val="%9."/>
      <w:lvlJc w:val="right"/>
      <w:pPr>
        <w:ind w:left="7170" w:hanging="180"/>
      </w:pPr>
    </w:lvl>
  </w:abstractNum>
  <w:abstractNum w:abstractNumId="193" w15:restartNumberingAfterBreak="0">
    <w:nsid w:val="73DB5DF9"/>
    <w:multiLevelType w:val="hybridMultilevel"/>
    <w:tmpl w:val="ED243A16"/>
    <w:lvl w:ilvl="0" w:tplc="67302D58">
      <w:start w:val="1"/>
      <w:numFmt w:val="decimal"/>
      <w:lvlText w:val="%1)"/>
      <w:lvlJc w:val="left"/>
      <w:pPr>
        <w:ind w:left="1569" w:hanging="360"/>
      </w:pPr>
      <w:rPr>
        <w:rFonts w:hint="default"/>
      </w:rPr>
    </w:lvl>
    <w:lvl w:ilvl="1" w:tplc="A66854B4">
      <w:start w:val="1"/>
      <w:numFmt w:val="decimal"/>
      <w:lvlText w:val="%2."/>
      <w:lvlJc w:val="left"/>
      <w:pPr>
        <w:ind w:left="2289" w:hanging="360"/>
      </w:pPr>
      <w:rPr>
        <w:rFonts w:ascii="Times New Roman" w:hAnsi="Times New Roman" w:hint="default"/>
      </w:rPr>
    </w:lvl>
    <w:lvl w:ilvl="2" w:tplc="0419001B" w:tentative="1">
      <w:start w:val="1"/>
      <w:numFmt w:val="lowerRoman"/>
      <w:lvlText w:val="%3."/>
      <w:lvlJc w:val="right"/>
      <w:pPr>
        <w:ind w:left="3009" w:hanging="180"/>
      </w:pPr>
    </w:lvl>
    <w:lvl w:ilvl="3" w:tplc="0419000F" w:tentative="1">
      <w:start w:val="1"/>
      <w:numFmt w:val="decimal"/>
      <w:lvlText w:val="%4."/>
      <w:lvlJc w:val="left"/>
      <w:pPr>
        <w:ind w:left="3729" w:hanging="360"/>
      </w:pPr>
    </w:lvl>
    <w:lvl w:ilvl="4" w:tplc="04190019" w:tentative="1">
      <w:start w:val="1"/>
      <w:numFmt w:val="lowerLetter"/>
      <w:lvlText w:val="%5."/>
      <w:lvlJc w:val="left"/>
      <w:pPr>
        <w:ind w:left="4449" w:hanging="360"/>
      </w:pPr>
    </w:lvl>
    <w:lvl w:ilvl="5" w:tplc="0419001B" w:tentative="1">
      <w:start w:val="1"/>
      <w:numFmt w:val="lowerRoman"/>
      <w:lvlText w:val="%6."/>
      <w:lvlJc w:val="right"/>
      <w:pPr>
        <w:ind w:left="5169" w:hanging="180"/>
      </w:pPr>
    </w:lvl>
    <w:lvl w:ilvl="6" w:tplc="0419000F" w:tentative="1">
      <w:start w:val="1"/>
      <w:numFmt w:val="decimal"/>
      <w:lvlText w:val="%7."/>
      <w:lvlJc w:val="left"/>
      <w:pPr>
        <w:ind w:left="5889" w:hanging="360"/>
      </w:pPr>
    </w:lvl>
    <w:lvl w:ilvl="7" w:tplc="04190019" w:tentative="1">
      <w:start w:val="1"/>
      <w:numFmt w:val="lowerLetter"/>
      <w:lvlText w:val="%8."/>
      <w:lvlJc w:val="left"/>
      <w:pPr>
        <w:ind w:left="6609" w:hanging="360"/>
      </w:pPr>
    </w:lvl>
    <w:lvl w:ilvl="8" w:tplc="0419001B" w:tentative="1">
      <w:start w:val="1"/>
      <w:numFmt w:val="lowerRoman"/>
      <w:lvlText w:val="%9."/>
      <w:lvlJc w:val="right"/>
      <w:pPr>
        <w:ind w:left="7329" w:hanging="180"/>
      </w:pPr>
    </w:lvl>
  </w:abstractNum>
  <w:abstractNum w:abstractNumId="194" w15:restartNumberingAfterBreak="0">
    <w:nsid w:val="74524426"/>
    <w:multiLevelType w:val="hybridMultilevel"/>
    <w:tmpl w:val="4B1A723C"/>
    <w:lvl w:ilvl="0" w:tplc="04190011">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5" w15:restartNumberingAfterBreak="0">
    <w:nsid w:val="754D6038"/>
    <w:multiLevelType w:val="hybridMultilevel"/>
    <w:tmpl w:val="2A58F0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6" w15:restartNumberingAfterBreak="0">
    <w:nsid w:val="75B0446A"/>
    <w:multiLevelType w:val="hybridMultilevel"/>
    <w:tmpl w:val="10C01D10"/>
    <w:lvl w:ilvl="0" w:tplc="62DACDCE">
      <w:start w:val="1"/>
      <w:numFmt w:val="decimal"/>
      <w:lvlText w:val="%1."/>
      <w:lvlJc w:val="left"/>
      <w:pPr>
        <w:tabs>
          <w:tab w:val="num" w:pos="1260"/>
        </w:tabs>
        <w:ind w:left="1260" w:hanging="360"/>
      </w:pPr>
      <w:rPr>
        <w:rFonts w:hint="eastAsia"/>
      </w:rPr>
    </w:lvl>
    <w:lvl w:ilvl="1" w:tplc="04090019" w:tentative="1">
      <w:start w:val="1"/>
      <w:numFmt w:val="upperLetter"/>
      <w:lvlText w:val="%2."/>
      <w:lvlJc w:val="left"/>
      <w:pPr>
        <w:tabs>
          <w:tab w:val="num" w:pos="1700"/>
        </w:tabs>
        <w:ind w:left="1700" w:hanging="400"/>
      </w:pPr>
    </w:lvl>
    <w:lvl w:ilvl="2" w:tplc="0409001B" w:tentative="1">
      <w:start w:val="1"/>
      <w:numFmt w:val="lowerRoman"/>
      <w:lvlText w:val="%3."/>
      <w:lvlJc w:val="right"/>
      <w:pPr>
        <w:tabs>
          <w:tab w:val="num" w:pos="2100"/>
        </w:tabs>
        <w:ind w:left="2100" w:hanging="400"/>
      </w:pPr>
    </w:lvl>
    <w:lvl w:ilvl="3" w:tplc="0409000F" w:tentative="1">
      <w:start w:val="1"/>
      <w:numFmt w:val="decimal"/>
      <w:lvlText w:val="%4."/>
      <w:lvlJc w:val="left"/>
      <w:pPr>
        <w:tabs>
          <w:tab w:val="num" w:pos="2500"/>
        </w:tabs>
        <w:ind w:left="2500" w:hanging="400"/>
      </w:pPr>
    </w:lvl>
    <w:lvl w:ilvl="4" w:tplc="04090019" w:tentative="1">
      <w:start w:val="1"/>
      <w:numFmt w:val="upperLetter"/>
      <w:lvlText w:val="%5."/>
      <w:lvlJc w:val="left"/>
      <w:pPr>
        <w:tabs>
          <w:tab w:val="num" w:pos="2900"/>
        </w:tabs>
        <w:ind w:left="2900" w:hanging="400"/>
      </w:pPr>
    </w:lvl>
    <w:lvl w:ilvl="5" w:tplc="0409001B" w:tentative="1">
      <w:start w:val="1"/>
      <w:numFmt w:val="lowerRoman"/>
      <w:lvlText w:val="%6."/>
      <w:lvlJc w:val="right"/>
      <w:pPr>
        <w:tabs>
          <w:tab w:val="num" w:pos="3300"/>
        </w:tabs>
        <w:ind w:left="3300" w:hanging="400"/>
      </w:pPr>
    </w:lvl>
    <w:lvl w:ilvl="6" w:tplc="0409000F" w:tentative="1">
      <w:start w:val="1"/>
      <w:numFmt w:val="decimal"/>
      <w:lvlText w:val="%7."/>
      <w:lvlJc w:val="left"/>
      <w:pPr>
        <w:tabs>
          <w:tab w:val="num" w:pos="3700"/>
        </w:tabs>
        <w:ind w:left="3700" w:hanging="400"/>
      </w:pPr>
    </w:lvl>
    <w:lvl w:ilvl="7" w:tplc="04090019" w:tentative="1">
      <w:start w:val="1"/>
      <w:numFmt w:val="upperLetter"/>
      <w:lvlText w:val="%8."/>
      <w:lvlJc w:val="left"/>
      <w:pPr>
        <w:tabs>
          <w:tab w:val="num" w:pos="4100"/>
        </w:tabs>
        <w:ind w:left="4100" w:hanging="400"/>
      </w:pPr>
    </w:lvl>
    <w:lvl w:ilvl="8" w:tplc="0409001B" w:tentative="1">
      <w:start w:val="1"/>
      <w:numFmt w:val="lowerRoman"/>
      <w:lvlText w:val="%9."/>
      <w:lvlJc w:val="right"/>
      <w:pPr>
        <w:tabs>
          <w:tab w:val="num" w:pos="4500"/>
        </w:tabs>
        <w:ind w:left="4500" w:hanging="400"/>
      </w:pPr>
    </w:lvl>
  </w:abstractNum>
  <w:abstractNum w:abstractNumId="197" w15:restartNumberingAfterBreak="0">
    <w:nsid w:val="76805EC1"/>
    <w:multiLevelType w:val="hybridMultilevel"/>
    <w:tmpl w:val="4588DD9C"/>
    <w:lvl w:ilvl="0" w:tplc="2D404EDE">
      <w:start w:val="1"/>
      <w:numFmt w:val="decimalEnclosedCircle"/>
      <w:lvlText w:val="%1"/>
      <w:lvlJc w:val="left"/>
      <w:pPr>
        <w:ind w:left="360" w:hanging="360"/>
      </w:pPr>
      <w:rPr>
        <w:rFonts w:ascii="Arial" w:hAnsi="Arial" w:cs="Arial" w:hint="default"/>
        <w:b w:val="0"/>
        <w:bCs/>
        <w:i w:val="0"/>
        <w:sz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8" w15:restartNumberingAfterBreak="0">
    <w:nsid w:val="769F0712"/>
    <w:multiLevelType w:val="hybridMultilevel"/>
    <w:tmpl w:val="74FED7A0"/>
    <w:lvl w:ilvl="0" w:tplc="E2B03F08">
      <w:start w:val="1"/>
      <w:numFmt w:val="decimal"/>
      <w:lvlText w:val="%1."/>
      <w:lvlJc w:val="left"/>
      <w:pPr>
        <w:ind w:left="1209" w:hanging="360"/>
      </w:pPr>
      <w:rPr>
        <w:rFonts w:hint="default"/>
      </w:rPr>
    </w:lvl>
    <w:lvl w:ilvl="1" w:tplc="04190019" w:tentative="1">
      <w:start w:val="1"/>
      <w:numFmt w:val="lowerLetter"/>
      <w:lvlText w:val="%2."/>
      <w:lvlJc w:val="left"/>
      <w:pPr>
        <w:ind w:left="1929" w:hanging="360"/>
      </w:pPr>
    </w:lvl>
    <w:lvl w:ilvl="2" w:tplc="0419001B" w:tentative="1">
      <w:start w:val="1"/>
      <w:numFmt w:val="lowerRoman"/>
      <w:lvlText w:val="%3."/>
      <w:lvlJc w:val="right"/>
      <w:pPr>
        <w:ind w:left="2649" w:hanging="180"/>
      </w:pPr>
    </w:lvl>
    <w:lvl w:ilvl="3" w:tplc="0419000F" w:tentative="1">
      <w:start w:val="1"/>
      <w:numFmt w:val="decimal"/>
      <w:lvlText w:val="%4."/>
      <w:lvlJc w:val="left"/>
      <w:pPr>
        <w:ind w:left="3369" w:hanging="360"/>
      </w:pPr>
    </w:lvl>
    <w:lvl w:ilvl="4" w:tplc="04190019" w:tentative="1">
      <w:start w:val="1"/>
      <w:numFmt w:val="lowerLetter"/>
      <w:lvlText w:val="%5."/>
      <w:lvlJc w:val="left"/>
      <w:pPr>
        <w:ind w:left="4089" w:hanging="360"/>
      </w:pPr>
    </w:lvl>
    <w:lvl w:ilvl="5" w:tplc="0419001B" w:tentative="1">
      <w:start w:val="1"/>
      <w:numFmt w:val="lowerRoman"/>
      <w:lvlText w:val="%6."/>
      <w:lvlJc w:val="right"/>
      <w:pPr>
        <w:ind w:left="4809" w:hanging="180"/>
      </w:pPr>
    </w:lvl>
    <w:lvl w:ilvl="6" w:tplc="0419000F" w:tentative="1">
      <w:start w:val="1"/>
      <w:numFmt w:val="decimal"/>
      <w:lvlText w:val="%7."/>
      <w:lvlJc w:val="left"/>
      <w:pPr>
        <w:ind w:left="5529" w:hanging="360"/>
      </w:pPr>
    </w:lvl>
    <w:lvl w:ilvl="7" w:tplc="04190019" w:tentative="1">
      <w:start w:val="1"/>
      <w:numFmt w:val="lowerLetter"/>
      <w:lvlText w:val="%8."/>
      <w:lvlJc w:val="left"/>
      <w:pPr>
        <w:ind w:left="6249" w:hanging="360"/>
      </w:pPr>
    </w:lvl>
    <w:lvl w:ilvl="8" w:tplc="0419001B" w:tentative="1">
      <w:start w:val="1"/>
      <w:numFmt w:val="lowerRoman"/>
      <w:lvlText w:val="%9."/>
      <w:lvlJc w:val="right"/>
      <w:pPr>
        <w:ind w:left="6969" w:hanging="180"/>
      </w:pPr>
    </w:lvl>
  </w:abstractNum>
  <w:abstractNum w:abstractNumId="199" w15:restartNumberingAfterBreak="0">
    <w:nsid w:val="780B04C4"/>
    <w:multiLevelType w:val="hybridMultilevel"/>
    <w:tmpl w:val="91A03C5E"/>
    <w:lvl w:ilvl="0" w:tplc="CE0A0086">
      <w:start w:val="1"/>
      <w:numFmt w:val="decimal"/>
      <w:lvlText w:val="%1."/>
      <w:lvlJc w:val="left"/>
      <w:pPr>
        <w:ind w:left="1071" w:hanging="360"/>
      </w:pPr>
      <w:rPr>
        <w:rFonts w:hint="default"/>
      </w:rPr>
    </w:lvl>
    <w:lvl w:ilvl="1" w:tplc="04190019" w:tentative="1">
      <w:start w:val="1"/>
      <w:numFmt w:val="lowerLetter"/>
      <w:lvlText w:val="%2."/>
      <w:lvlJc w:val="left"/>
      <w:pPr>
        <w:ind w:left="1791" w:hanging="360"/>
      </w:pPr>
    </w:lvl>
    <w:lvl w:ilvl="2" w:tplc="0419001B" w:tentative="1">
      <w:start w:val="1"/>
      <w:numFmt w:val="lowerRoman"/>
      <w:lvlText w:val="%3."/>
      <w:lvlJc w:val="right"/>
      <w:pPr>
        <w:ind w:left="2511" w:hanging="180"/>
      </w:pPr>
    </w:lvl>
    <w:lvl w:ilvl="3" w:tplc="0419000F" w:tentative="1">
      <w:start w:val="1"/>
      <w:numFmt w:val="decimal"/>
      <w:lvlText w:val="%4."/>
      <w:lvlJc w:val="left"/>
      <w:pPr>
        <w:ind w:left="3231" w:hanging="360"/>
      </w:pPr>
    </w:lvl>
    <w:lvl w:ilvl="4" w:tplc="04190019" w:tentative="1">
      <w:start w:val="1"/>
      <w:numFmt w:val="lowerLetter"/>
      <w:lvlText w:val="%5."/>
      <w:lvlJc w:val="left"/>
      <w:pPr>
        <w:ind w:left="3951" w:hanging="360"/>
      </w:pPr>
    </w:lvl>
    <w:lvl w:ilvl="5" w:tplc="0419001B" w:tentative="1">
      <w:start w:val="1"/>
      <w:numFmt w:val="lowerRoman"/>
      <w:lvlText w:val="%6."/>
      <w:lvlJc w:val="right"/>
      <w:pPr>
        <w:ind w:left="4671" w:hanging="180"/>
      </w:pPr>
    </w:lvl>
    <w:lvl w:ilvl="6" w:tplc="0419000F" w:tentative="1">
      <w:start w:val="1"/>
      <w:numFmt w:val="decimal"/>
      <w:lvlText w:val="%7."/>
      <w:lvlJc w:val="left"/>
      <w:pPr>
        <w:ind w:left="5391" w:hanging="360"/>
      </w:pPr>
    </w:lvl>
    <w:lvl w:ilvl="7" w:tplc="04190019" w:tentative="1">
      <w:start w:val="1"/>
      <w:numFmt w:val="lowerLetter"/>
      <w:lvlText w:val="%8."/>
      <w:lvlJc w:val="left"/>
      <w:pPr>
        <w:ind w:left="6111" w:hanging="360"/>
      </w:pPr>
    </w:lvl>
    <w:lvl w:ilvl="8" w:tplc="0419001B" w:tentative="1">
      <w:start w:val="1"/>
      <w:numFmt w:val="lowerRoman"/>
      <w:lvlText w:val="%9."/>
      <w:lvlJc w:val="right"/>
      <w:pPr>
        <w:ind w:left="6831" w:hanging="180"/>
      </w:pPr>
    </w:lvl>
  </w:abstractNum>
  <w:abstractNum w:abstractNumId="200" w15:restartNumberingAfterBreak="0">
    <w:nsid w:val="781163C3"/>
    <w:multiLevelType w:val="hybridMultilevel"/>
    <w:tmpl w:val="295AAEFC"/>
    <w:lvl w:ilvl="0" w:tplc="4ED49A48">
      <w:start w:val="1"/>
      <w:numFmt w:val="decimal"/>
      <w:lvlText w:val="%1)"/>
      <w:lvlJc w:val="left"/>
      <w:pPr>
        <w:ind w:left="1569" w:hanging="360"/>
      </w:pPr>
      <w:rPr>
        <w:rFonts w:hint="default"/>
      </w:rPr>
    </w:lvl>
    <w:lvl w:ilvl="1" w:tplc="04190019" w:tentative="1">
      <w:start w:val="1"/>
      <w:numFmt w:val="lowerLetter"/>
      <w:lvlText w:val="%2."/>
      <w:lvlJc w:val="left"/>
      <w:pPr>
        <w:ind w:left="2289" w:hanging="360"/>
      </w:pPr>
    </w:lvl>
    <w:lvl w:ilvl="2" w:tplc="0419001B" w:tentative="1">
      <w:start w:val="1"/>
      <w:numFmt w:val="lowerRoman"/>
      <w:lvlText w:val="%3."/>
      <w:lvlJc w:val="right"/>
      <w:pPr>
        <w:ind w:left="3009" w:hanging="180"/>
      </w:pPr>
    </w:lvl>
    <w:lvl w:ilvl="3" w:tplc="0419000F" w:tentative="1">
      <w:start w:val="1"/>
      <w:numFmt w:val="decimal"/>
      <w:lvlText w:val="%4."/>
      <w:lvlJc w:val="left"/>
      <w:pPr>
        <w:ind w:left="3729" w:hanging="360"/>
      </w:pPr>
    </w:lvl>
    <w:lvl w:ilvl="4" w:tplc="04190019" w:tentative="1">
      <w:start w:val="1"/>
      <w:numFmt w:val="lowerLetter"/>
      <w:lvlText w:val="%5."/>
      <w:lvlJc w:val="left"/>
      <w:pPr>
        <w:ind w:left="4449" w:hanging="360"/>
      </w:pPr>
    </w:lvl>
    <w:lvl w:ilvl="5" w:tplc="0419001B" w:tentative="1">
      <w:start w:val="1"/>
      <w:numFmt w:val="lowerRoman"/>
      <w:lvlText w:val="%6."/>
      <w:lvlJc w:val="right"/>
      <w:pPr>
        <w:ind w:left="5169" w:hanging="180"/>
      </w:pPr>
    </w:lvl>
    <w:lvl w:ilvl="6" w:tplc="0419000F" w:tentative="1">
      <w:start w:val="1"/>
      <w:numFmt w:val="decimal"/>
      <w:lvlText w:val="%7."/>
      <w:lvlJc w:val="left"/>
      <w:pPr>
        <w:ind w:left="5889" w:hanging="360"/>
      </w:pPr>
    </w:lvl>
    <w:lvl w:ilvl="7" w:tplc="04190019" w:tentative="1">
      <w:start w:val="1"/>
      <w:numFmt w:val="lowerLetter"/>
      <w:lvlText w:val="%8."/>
      <w:lvlJc w:val="left"/>
      <w:pPr>
        <w:ind w:left="6609" w:hanging="360"/>
      </w:pPr>
    </w:lvl>
    <w:lvl w:ilvl="8" w:tplc="0419001B" w:tentative="1">
      <w:start w:val="1"/>
      <w:numFmt w:val="lowerRoman"/>
      <w:lvlText w:val="%9."/>
      <w:lvlJc w:val="right"/>
      <w:pPr>
        <w:ind w:left="7329" w:hanging="180"/>
      </w:pPr>
    </w:lvl>
  </w:abstractNum>
  <w:abstractNum w:abstractNumId="201" w15:restartNumberingAfterBreak="0">
    <w:nsid w:val="786D2E1B"/>
    <w:multiLevelType w:val="hybridMultilevel"/>
    <w:tmpl w:val="BD141E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2" w15:restartNumberingAfterBreak="0">
    <w:nsid w:val="7A474A42"/>
    <w:multiLevelType w:val="hybridMultilevel"/>
    <w:tmpl w:val="F58A6008"/>
    <w:lvl w:ilvl="0" w:tplc="A04E6E32">
      <w:start w:val="1"/>
      <w:numFmt w:val="decimal"/>
      <w:lvlText w:val="%1)"/>
      <w:lvlJc w:val="left"/>
      <w:pPr>
        <w:ind w:left="1569" w:hanging="360"/>
      </w:pPr>
      <w:rPr>
        <w:rFonts w:hint="default"/>
      </w:rPr>
    </w:lvl>
    <w:lvl w:ilvl="1" w:tplc="04190019" w:tentative="1">
      <w:start w:val="1"/>
      <w:numFmt w:val="lowerLetter"/>
      <w:lvlText w:val="%2."/>
      <w:lvlJc w:val="left"/>
      <w:pPr>
        <w:ind w:left="2289" w:hanging="360"/>
      </w:pPr>
    </w:lvl>
    <w:lvl w:ilvl="2" w:tplc="0419001B" w:tentative="1">
      <w:start w:val="1"/>
      <w:numFmt w:val="lowerRoman"/>
      <w:lvlText w:val="%3."/>
      <w:lvlJc w:val="right"/>
      <w:pPr>
        <w:ind w:left="3009" w:hanging="180"/>
      </w:pPr>
    </w:lvl>
    <w:lvl w:ilvl="3" w:tplc="0419000F" w:tentative="1">
      <w:start w:val="1"/>
      <w:numFmt w:val="decimal"/>
      <w:lvlText w:val="%4."/>
      <w:lvlJc w:val="left"/>
      <w:pPr>
        <w:ind w:left="3729" w:hanging="360"/>
      </w:pPr>
    </w:lvl>
    <w:lvl w:ilvl="4" w:tplc="04190019" w:tentative="1">
      <w:start w:val="1"/>
      <w:numFmt w:val="lowerLetter"/>
      <w:lvlText w:val="%5."/>
      <w:lvlJc w:val="left"/>
      <w:pPr>
        <w:ind w:left="4449" w:hanging="360"/>
      </w:pPr>
    </w:lvl>
    <w:lvl w:ilvl="5" w:tplc="0419001B" w:tentative="1">
      <w:start w:val="1"/>
      <w:numFmt w:val="lowerRoman"/>
      <w:lvlText w:val="%6."/>
      <w:lvlJc w:val="right"/>
      <w:pPr>
        <w:ind w:left="5169" w:hanging="180"/>
      </w:pPr>
    </w:lvl>
    <w:lvl w:ilvl="6" w:tplc="0419000F" w:tentative="1">
      <w:start w:val="1"/>
      <w:numFmt w:val="decimal"/>
      <w:lvlText w:val="%7."/>
      <w:lvlJc w:val="left"/>
      <w:pPr>
        <w:ind w:left="5889" w:hanging="360"/>
      </w:pPr>
    </w:lvl>
    <w:lvl w:ilvl="7" w:tplc="04190019" w:tentative="1">
      <w:start w:val="1"/>
      <w:numFmt w:val="lowerLetter"/>
      <w:lvlText w:val="%8."/>
      <w:lvlJc w:val="left"/>
      <w:pPr>
        <w:ind w:left="6609" w:hanging="360"/>
      </w:pPr>
    </w:lvl>
    <w:lvl w:ilvl="8" w:tplc="0419001B" w:tentative="1">
      <w:start w:val="1"/>
      <w:numFmt w:val="lowerRoman"/>
      <w:lvlText w:val="%9."/>
      <w:lvlJc w:val="right"/>
      <w:pPr>
        <w:ind w:left="7329" w:hanging="180"/>
      </w:pPr>
    </w:lvl>
  </w:abstractNum>
  <w:abstractNum w:abstractNumId="203" w15:restartNumberingAfterBreak="0">
    <w:nsid w:val="7C7B4AF1"/>
    <w:multiLevelType w:val="hybridMultilevel"/>
    <w:tmpl w:val="7B2830E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4" w15:restartNumberingAfterBreak="0">
    <w:nsid w:val="7DFC75E9"/>
    <w:multiLevelType w:val="hybridMultilevel"/>
    <w:tmpl w:val="CED8F526"/>
    <w:lvl w:ilvl="0" w:tplc="0D9EB74C">
      <w:start w:val="1"/>
      <w:numFmt w:val="decimal"/>
      <w:lvlText w:val="%1."/>
      <w:lvlJc w:val="left"/>
      <w:pPr>
        <w:ind w:left="360" w:hanging="360"/>
      </w:pPr>
      <w:rPr>
        <w:rFonts w:hint="default"/>
      </w:rPr>
    </w:lvl>
    <w:lvl w:ilvl="1" w:tplc="08090019" w:tentative="1">
      <w:start w:val="1"/>
      <w:numFmt w:val="lowerLetter"/>
      <w:lvlText w:val="%2."/>
      <w:lvlJc w:val="left"/>
      <w:pPr>
        <w:ind w:left="560" w:hanging="360"/>
      </w:pPr>
    </w:lvl>
    <w:lvl w:ilvl="2" w:tplc="0809001B" w:tentative="1">
      <w:start w:val="1"/>
      <w:numFmt w:val="lowerRoman"/>
      <w:lvlText w:val="%3."/>
      <w:lvlJc w:val="right"/>
      <w:pPr>
        <w:ind w:left="1280" w:hanging="180"/>
      </w:pPr>
    </w:lvl>
    <w:lvl w:ilvl="3" w:tplc="0809000F" w:tentative="1">
      <w:start w:val="1"/>
      <w:numFmt w:val="decimal"/>
      <w:lvlText w:val="%4."/>
      <w:lvlJc w:val="left"/>
      <w:pPr>
        <w:ind w:left="2000" w:hanging="360"/>
      </w:pPr>
    </w:lvl>
    <w:lvl w:ilvl="4" w:tplc="08090019" w:tentative="1">
      <w:start w:val="1"/>
      <w:numFmt w:val="lowerLetter"/>
      <w:lvlText w:val="%5."/>
      <w:lvlJc w:val="left"/>
      <w:pPr>
        <w:ind w:left="2720" w:hanging="360"/>
      </w:pPr>
    </w:lvl>
    <w:lvl w:ilvl="5" w:tplc="0809001B" w:tentative="1">
      <w:start w:val="1"/>
      <w:numFmt w:val="lowerRoman"/>
      <w:lvlText w:val="%6."/>
      <w:lvlJc w:val="right"/>
      <w:pPr>
        <w:ind w:left="3440" w:hanging="180"/>
      </w:pPr>
    </w:lvl>
    <w:lvl w:ilvl="6" w:tplc="0809000F" w:tentative="1">
      <w:start w:val="1"/>
      <w:numFmt w:val="decimal"/>
      <w:lvlText w:val="%7."/>
      <w:lvlJc w:val="left"/>
      <w:pPr>
        <w:ind w:left="4160" w:hanging="360"/>
      </w:pPr>
    </w:lvl>
    <w:lvl w:ilvl="7" w:tplc="08090019" w:tentative="1">
      <w:start w:val="1"/>
      <w:numFmt w:val="lowerLetter"/>
      <w:lvlText w:val="%8."/>
      <w:lvlJc w:val="left"/>
      <w:pPr>
        <w:ind w:left="4880" w:hanging="360"/>
      </w:pPr>
    </w:lvl>
    <w:lvl w:ilvl="8" w:tplc="0809001B" w:tentative="1">
      <w:start w:val="1"/>
      <w:numFmt w:val="lowerRoman"/>
      <w:lvlText w:val="%9."/>
      <w:lvlJc w:val="right"/>
      <w:pPr>
        <w:ind w:left="5600" w:hanging="180"/>
      </w:pPr>
    </w:lvl>
  </w:abstractNum>
  <w:num w:numId="1">
    <w:abstractNumId w:val="196"/>
  </w:num>
  <w:num w:numId="2">
    <w:abstractNumId w:val="102"/>
  </w:num>
  <w:num w:numId="3">
    <w:abstractNumId w:val="22"/>
  </w:num>
  <w:num w:numId="4">
    <w:abstractNumId w:val="178"/>
  </w:num>
  <w:num w:numId="5">
    <w:abstractNumId w:val="145"/>
  </w:num>
  <w:num w:numId="6">
    <w:abstractNumId w:val="44"/>
  </w:num>
  <w:num w:numId="7">
    <w:abstractNumId w:val="166"/>
  </w:num>
  <w:num w:numId="8">
    <w:abstractNumId w:val="59"/>
  </w:num>
  <w:num w:numId="9">
    <w:abstractNumId w:val="9"/>
  </w:num>
  <w:num w:numId="10">
    <w:abstractNumId w:val="95"/>
  </w:num>
  <w:num w:numId="11">
    <w:abstractNumId w:val="200"/>
  </w:num>
  <w:num w:numId="12">
    <w:abstractNumId w:val="133"/>
  </w:num>
  <w:num w:numId="13">
    <w:abstractNumId w:val="177"/>
  </w:num>
  <w:num w:numId="14">
    <w:abstractNumId w:val="72"/>
  </w:num>
  <w:num w:numId="15">
    <w:abstractNumId w:val="28"/>
  </w:num>
  <w:num w:numId="16">
    <w:abstractNumId w:val="52"/>
  </w:num>
  <w:num w:numId="17">
    <w:abstractNumId w:val="107"/>
  </w:num>
  <w:num w:numId="18">
    <w:abstractNumId w:val="139"/>
  </w:num>
  <w:num w:numId="19">
    <w:abstractNumId w:val="77"/>
  </w:num>
  <w:num w:numId="20">
    <w:abstractNumId w:val="134"/>
  </w:num>
  <w:num w:numId="21">
    <w:abstractNumId w:val="68"/>
  </w:num>
  <w:num w:numId="22">
    <w:abstractNumId w:val="40"/>
  </w:num>
  <w:num w:numId="23">
    <w:abstractNumId w:val="126"/>
  </w:num>
  <w:num w:numId="24">
    <w:abstractNumId w:val="30"/>
  </w:num>
  <w:num w:numId="25">
    <w:abstractNumId w:val="124"/>
  </w:num>
  <w:num w:numId="26">
    <w:abstractNumId w:val="181"/>
  </w:num>
  <w:num w:numId="27">
    <w:abstractNumId w:val="141"/>
  </w:num>
  <w:num w:numId="28">
    <w:abstractNumId w:val="64"/>
  </w:num>
  <w:num w:numId="29">
    <w:abstractNumId w:val="55"/>
  </w:num>
  <w:num w:numId="30">
    <w:abstractNumId w:val="29"/>
  </w:num>
  <w:num w:numId="31">
    <w:abstractNumId w:val="143"/>
  </w:num>
  <w:num w:numId="32">
    <w:abstractNumId w:val="25"/>
  </w:num>
  <w:num w:numId="33">
    <w:abstractNumId w:val="118"/>
  </w:num>
  <w:num w:numId="34">
    <w:abstractNumId w:val="164"/>
  </w:num>
  <w:num w:numId="35">
    <w:abstractNumId w:val="70"/>
  </w:num>
  <w:num w:numId="36">
    <w:abstractNumId w:val="66"/>
  </w:num>
  <w:num w:numId="37">
    <w:abstractNumId w:val="6"/>
  </w:num>
  <w:num w:numId="38">
    <w:abstractNumId w:val="144"/>
  </w:num>
  <w:num w:numId="39">
    <w:abstractNumId w:val="153"/>
  </w:num>
  <w:num w:numId="40">
    <w:abstractNumId w:val="202"/>
  </w:num>
  <w:num w:numId="41">
    <w:abstractNumId w:val="193"/>
  </w:num>
  <w:num w:numId="42">
    <w:abstractNumId w:val="89"/>
  </w:num>
  <w:num w:numId="43">
    <w:abstractNumId w:val="160"/>
  </w:num>
  <w:num w:numId="44">
    <w:abstractNumId w:val="192"/>
  </w:num>
  <w:num w:numId="45">
    <w:abstractNumId w:val="26"/>
  </w:num>
  <w:num w:numId="46">
    <w:abstractNumId w:val="41"/>
  </w:num>
  <w:num w:numId="47">
    <w:abstractNumId w:val="86"/>
  </w:num>
  <w:num w:numId="48">
    <w:abstractNumId w:val="131"/>
  </w:num>
  <w:num w:numId="49">
    <w:abstractNumId w:val="149"/>
  </w:num>
  <w:num w:numId="50">
    <w:abstractNumId w:val="157"/>
  </w:num>
  <w:num w:numId="51">
    <w:abstractNumId w:val="138"/>
  </w:num>
  <w:num w:numId="52">
    <w:abstractNumId w:val="128"/>
  </w:num>
  <w:num w:numId="53">
    <w:abstractNumId w:val="80"/>
  </w:num>
  <w:num w:numId="54">
    <w:abstractNumId w:val="84"/>
  </w:num>
  <w:num w:numId="55">
    <w:abstractNumId w:val="184"/>
  </w:num>
  <w:num w:numId="56">
    <w:abstractNumId w:val="38"/>
  </w:num>
  <w:num w:numId="57">
    <w:abstractNumId w:val="182"/>
  </w:num>
  <w:num w:numId="58">
    <w:abstractNumId w:val="0"/>
  </w:num>
  <w:num w:numId="59">
    <w:abstractNumId w:val="155"/>
  </w:num>
  <w:num w:numId="60">
    <w:abstractNumId w:val="189"/>
  </w:num>
  <w:num w:numId="61">
    <w:abstractNumId w:val="78"/>
  </w:num>
  <w:num w:numId="62">
    <w:abstractNumId w:val="163"/>
  </w:num>
  <w:num w:numId="63">
    <w:abstractNumId w:val="76"/>
  </w:num>
  <w:num w:numId="64">
    <w:abstractNumId w:val="97"/>
  </w:num>
  <w:num w:numId="65">
    <w:abstractNumId w:val="11"/>
  </w:num>
  <w:num w:numId="66">
    <w:abstractNumId w:val="62"/>
  </w:num>
  <w:num w:numId="67">
    <w:abstractNumId w:val="186"/>
  </w:num>
  <w:num w:numId="68">
    <w:abstractNumId w:val="129"/>
  </w:num>
  <w:num w:numId="69">
    <w:abstractNumId w:val="109"/>
  </w:num>
  <w:num w:numId="70">
    <w:abstractNumId w:val="136"/>
  </w:num>
  <w:num w:numId="71">
    <w:abstractNumId w:val="199"/>
  </w:num>
  <w:num w:numId="72">
    <w:abstractNumId w:val="27"/>
  </w:num>
  <w:num w:numId="73">
    <w:abstractNumId w:val="93"/>
  </w:num>
  <w:num w:numId="74">
    <w:abstractNumId w:val="151"/>
  </w:num>
  <w:num w:numId="75">
    <w:abstractNumId w:val="114"/>
  </w:num>
  <w:num w:numId="76">
    <w:abstractNumId w:val="130"/>
  </w:num>
  <w:num w:numId="77">
    <w:abstractNumId w:val="174"/>
  </w:num>
  <w:num w:numId="78">
    <w:abstractNumId w:val="4"/>
  </w:num>
  <w:num w:numId="79">
    <w:abstractNumId w:val="32"/>
  </w:num>
  <w:num w:numId="80">
    <w:abstractNumId w:val="198"/>
  </w:num>
  <w:num w:numId="81">
    <w:abstractNumId w:val="187"/>
  </w:num>
  <w:num w:numId="82">
    <w:abstractNumId w:val="171"/>
  </w:num>
  <w:num w:numId="83">
    <w:abstractNumId w:val="71"/>
  </w:num>
  <w:num w:numId="84">
    <w:abstractNumId w:val="14"/>
  </w:num>
  <w:num w:numId="85">
    <w:abstractNumId w:val="8"/>
  </w:num>
  <w:num w:numId="86">
    <w:abstractNumId w:val="3"/>
  </w:num>
  <w:num w:numId="87">
    <w:abstractNumId w:val="135"/>
  </w:num>
  <w:num w:numId="88">
    <w:abstractNumId w:val="112"/>
  </w:num>
  <w:num w:numId="89">
    <w:abstractNumId w:val="116"/>
  </w:num>
  <w:num w:numId="90">
    <w:abstractNumId w:val="23"/>
  </w:num>
  <w:num w:numId="91">
    <w:abstractNumId w:val="16"/>
  </w:num>
  <w:num w:numId="92">
    <w:abstractNumId w:val="35"/>
  </w:num>
  <w:num w:numId="93">
    <w:abstractNumId w:val="156"/>
  </w:num>
  <w:num w:numId="94">
    <w:abstractNumId w:val="105"/>
  </w:num>
  <w:num w:numId="95">
    <w:abstractNumId w:val="42"/>
  </w:num>
  <w:num w:numId="96">
    <w:abstractNumId w:val="60"/>
  </w:num>
  <w:num w:numId="97">
    <w:abstractNumId w:val="167"/>
  </w:num>
  <w:num w:numId="98">
    <w:abstractNumId w:val="120"/>
  </w:num>
  <w:num w:numId="99">
    <w:abstractNumId w:val="13"/>
  </w:num>
  <w:num w:numId="100">
    <w:abstractNumId w:val="137"/>
  </w:num>
  <w:num w:numId="101">
    <w:abstractNumId w:val="125"/>
  </w:num>
  <w:num w:numId="102">
    <w:abstractNumId w:val="39"/>
  </w:num>
  <w:num w:numId="103">
    <w:abstractNumId w:val="154"/>
  </w:num>
  <w:num w:numId="104">
    <w:abstractNumId w:val="147"/>
  </w:num>
  <w:num w:numId="105">
    <w:abstractNumId w:val="17"/>
  </w:num>
  <w:num w:numId="106">
    <w:abstractNumId w:val="148"/>
  </w:num>
  <w:num w:numId="107">
    <w:abstractNumId w:val="61"/>
  </w:num>
  <w:num w:numId="108">
    <w:abstractNumId w:val="61"/>
    <w:lvlOverride w:ilvl="0">
      <w:startOverride w:val="1"/>
    </w:lvlOverride>
  </w:num>
  <w:num w:numId="109">
    <w:abstractNumId w:val="73"/>
  </w:num>
  <w:num w:numId="110">
    <w:abstractNumId w:val="173"/>
    <w:lvlOverride w:ilvl="0">
      <w:lvl w:ilvl="0">
        <w:start w:val="1"/>
        <w:numFmt w:val="none"/>
        <w:pStyle w:val="RURestartNumbering"/>
        <w:suff w:val="nothing"/>
        <w:lvlText w:val=""/>
        <w:lvlJc w:val="left"/>
        <w:pPr>
          <w:ind w:left="0" w:firstLine="0"/>
        </w:pPr>
        <w:rPr>
          <w:rFonts w:hint="default"/>
        </w:rPr>
      </w:lvl>
    </w:lvlOverride>
    <w:lvlOverride w:ilvl="1">
      <w:lvl w:ilvl="1">
        <w:start w:val="1"/>
        <w:numFmt w:val="decimal"/>
        <w:pStyle w:val="RULevel1Heading"/>
        <w:lvlText w:val="%2"/>
        <w:lvlJc w:val="left"/>
        <w:pPr>
          <w:ind w:left="720" w:hanging="720"/>
        </w:pPr>
        <w:rPr>
          <w:rFonts w:hint="default"/>
        </w:rPr>
      </w:lvl>
    </w:lvlOverride>
    <w:lvlOverride w:ilvl="2">
      <w:lvl w:ilvl="2">
        <w:start w:val="1"/>
        <w:numFmt w:val="decimal"/>
        <w:pStyle w:val="RULevel2Number"/>
        <w:lvlText w:val="%2.%3"/>
        <w:lvlJc w:val="left"/>
        <w:pPr>
          <w:ind w:left="720" w:hanging="720"/>
        </w:pPr>
        <w:rPr>
          <w:rFonts w:hint="default"/>
        </w:rPr>
      </w:lvl>
    </w:lvlOverride>
    <w:lvlOverride w:ilvl="3">
      <w:lvl w:ilvl="3">
        <w:start w:val="1"/>
        <w:numFmt w:val="decimal"/>
        <w:pStyle w:val="RULevel3Number"/>
        <w:lvlText w:val="%2.%3.%4"/>
        <w:lvlJc w:val="left"/>
        <w:pPr>
          <w:ind w:left="720" w:hanging="720"/>
        </w:pPr>
        <w:rPr>
          <w:rFonts w:hint="default"/>
          <w:b w:val="0"/>
          <w:bCs w:val="0"/>
          <w:i w:val="0"/>
          <w:iCs w:val="0"/>
        </w:rPr>
      </w:lvl>
    </w:lvlOverride>
    <w:lvlOverride w:ilvl="4">
      <w:lvl w:ilvl="4">
        <w:start w:val="1"/>
        <w:numFmt w:val="lowerLetter"/>
        <w:lvlText w:val="(%5)"/>
        <w:lvlJc w:val="left"/>
        <w:pPr>
          <w:ind w:left="1440" w:hanging="720"/>
        </w:pPr>
        <w:rPr>
          <w:rFonts w:hint="default"/>
          <w:b w:val="0"/>
          <w:bCs w:val="0"/>
          <w:i w:val="0"/>
          <w:iCs w:val="0"/>
        </w:rPr>
      </w:lvl>
    </w:lvlOverride>
    <w:lvlOverride w:ilvl="5">
      <w:lvl w:ilvl="5">
        <w:start w:val="1"/>
        <w:numFmt w:val="lowerRoman"/>
        <w:pStyle w:val="RULevel5Number"/>
        <w:lvlText w:val="(%6)"/>
        <w:lvlJc w:val="left"/>
        <w:pPr>
          <w:ind w:left="2160" w:hanging="720"/>
        </w:pPr>
        <w:rPr>
          <w:rFonts w:hint="default"/>
        </w:rPr>
      </w:lvl>
    </w:lvlOverride>
    <w:lvlOverride w:ilvl="6">
      <w:lvl w:ilvl="6">
        <w:start w:val="1"/>
        <w:numFmt w:val="upperLetter"/>
        <w:pStyle w:val="RULevel6Number"/>
        <w:lvlText w:val="(%7)"/>
        <w:lvlJc w:val="left"/>
        <w:pPr>
          <w:ind w:left="2880" w:hanging="720"/>
        </w:pPr>
        <w:rPr>
          <w:rFonts w:hint="default"/>
        </w:rPr>
      </w:lvl>
    </w:lvlOverride>
    <w:lvlOverride w:ilvl="7">
      <w:lvl w:ilvl="7">
        <w:start w:val="1"/>
        <w:numFmt w:val="decimal"/>
        <w:pStyle w:val="RULevel7Number"/>
        <w:lvlText w:val="%8)"/>
        <w:lvlJc w:val="left"/>
        <w:pPr>
          <w:ind w:left="3600" w:hanging="720"/>
        </w:pPr>
        <w:rPr>
          <w:rFonts w:hint="default"/>
        </w:rPr>
      </w:lvl>
    </w:lvlOverride>
    <w:lvlOverride w:ilvl="8">
      <w:lvl w:ilvl="8">
        <w:start w:val="1"/>
        <w:numFmt w:val="lowerLetter"/>
        <w:pStyle w:val="RULevel8Number"/>
        <w:lvlText w:val="%9)"/>
        <w:lvlJc w:val="left"/>
        <w:pPr>
          <w:ind w:left="4321" w:hanging="721"/>
        </w:pPr>
        <w:rPr>
          <w:rFonts w:hint="default"/>
        </w:rPr>
      </w:lvl>
    </w:lvlOverride>
  </w:num>
  <w:num w:numId="111">
    <w:abstractNumId w:val="117"/>
  </w:num>
  <w:num w:numId="112">
    <w:abstractNumId w:val="119"/>
  </w:num>
  <w:num w:numId="113">
    <w:abstractNumId w:val="165"/>
  </w:num>
  <w:num w:numId="114">
    <w:abstractNumId w:val="159"/>
  </w:num>
  <w:num w:numId="115">
    <w:abstractNumId w:val="113"/>
  </w:num>
  <w:num w:numId="116">
    <w:abstractNumId w:val="101"/>
  </w:num>
  <w:num w:numId="117">
    <w:abstractNumId w:val="100"/>
  </w:num>
  <w:num w:numId="118">
    <w:abstractNumId w:val="123"/>
  </w:num>
  <w:num w:numId="119">
    <w:abstractNumId w:val="175"/>
  </w:num>
  <w:num w:numId="120">
    <w:abstractNumId w:val="20"/>
  </w:num>
  <w:num w:numId="121">
    <w:abstractNumId w:val="82"/>
  </w:num>
  <w:num w:numId="122">
    <w:abstractNumId w:val="191"/>
  </w:num>
  <w:num w:numId="123">
    <w:abstractNumId w:val="161"/>
  </w:num>
  <w:num w:numId="124">
    <w:abstractNumId w:val="15"/>
  </w:num>
  <w:num w:numId="125">
    <w:abstractNumId w:val="85"/>
  </w:num>
  <w:num w:numId="126">
    <w:abstractNumId w:val="150"/>
  </w:num>
  <w:num w:numId="127">
    <w:abstractNumId w:val="142"/>
  </w:num>
  <w:num w:numId="128">
    <w:abstractNumId w:val="146"/>
  </w:num>
  <w:num w:numId="129">
    <w:abstractNumId w:val="36"/>
  </w:num>
  <w:num w:numId="130">
    <w:abstractNumId w:val="103"/>
  </w:num>
  <w:num w:numId="131">
    <w:abstractNumId w:val="2"/>
  </w:num>
  <w:num w:numId="132">
    <w:abstractNumId w:val="49"/>
  </w:num>
  <w:num w:numId="133">
    <w:abstractNumId w:val="98"/>
  </w:num>
  <w:num w:numId="134">
    <w:abstractNumId w:val="204"/>
  </w:num>
  <w:num w:numId="135">
    <w:abstractNumId w:val="54"/>
  </w:num>
  <w:num w:numId="136">
    <w:abstractNumId w:val="132"/>
  </w:num>
  <w:num w:numId="137">
    <w:abstractNumId w:val="201"/>
  </w:num>
  <w:num w:numId="138">
    <w:abstractNumId w:val="111"/>
  </w:num>
  <w:num w:numId="139">
    <w:abstractNumId w:val="58"/>
  </w:num>
  <w:num w:numId="140">
    <w:abstractNumId w:val="162"/>
  </w:num>
  <w:num w:numId="141">
    <w:abstractNumId w:val="19"/>
  </w:num>
  <w:num w:numId="142">
    <w:abstractNumId w:val="127"/>
  </w:num>
  <w:num w:numId="143">
    <w:abstractNumId w:val="115"/>
  </w:num>
  <w:num w:numId="144">
    <w:abstractNumId w:val="168"/>
  </w:num>
  <w:num w:numId="145">
    <w:abstractNumId w:val="67"/>
  </w:num>
  <w:num w:numId="146">
    <w:abstractNumId w:val="75"/>
  </w:num>
  <w:num w:numId="147">
    <w:abstractNumId w:val="122"/>
  </w:num>
  <w:num w:numId="148">
    <w:abstractNumId w:val="57"/>
  </w:num>
  <w:num w:numId="149">
    <w:abstractNumId w:val="197"/>
  </w:num>
  <w:num w:numId="150">
    <w:abstractNumId w:val="185"/>
  </w:num>
  <w:num w:numId="151">
    <w:abstractNumId w:val="12"/>
  </w:num>
  <w:num w:numId="152">
    <w:abstractNumId w:val="37"/>
  </w:num>
  <w:num w:numId="153">
    <w:abstractNumId w:val="176"/>
  </w:num>
  <w:num w:numId="154">
    <w:abstractNumId w:val="188"/>
  </w:num>
  <w:num w:numId="155">
    <w:abstractNumId w:val="91"/>
  </w:num>
  <w:num w:numId="156">
    <w:abstractNumId w:val="18"/>
  </w:num>
  <w:num w:numId="157">
    <w:abstractNumId w:val="69"/>
  </w:num>
  <w:num w:numId="158">
    <w:abstractNumId w:val="74"/>
  </w:num>
  <w:num w:numId="159">
    <w:abstractNumId w:val="152"/>
  </w:num>
  <w:num w:numId="160">
    <w:abstractNumId w:val="108"/>
  </w:num>
  <w:num w:numId="161">
    <w:abstractNumId w:val="24"/>
  </w:num>
  <w:num w:numId="162">
    <w:abstractNumId w:val="183"/>
  </w:num>
  <w:num w:numId="163">
    <w:abstractNumId w:val="10"/>
  </w:num>
  <w:num w:numId="164">
    <w:abstractNumId w:val="99"/>
  </w:num>
  <w:num w:numId="165">
    <w:abstractNumId w:val="33"/>
  </w:num>
  <w:num w:numId="166">
    <w:abstractNumId w:val="87"/>
  </w:num>
  <w:num w:numId="167">
    <w:abstractNumId w:val="5"/>
  </w:num>
  <w:num w:numId="168">
    <w:abstractNumId w:val="169"/>
  </w:num>
  <w:num w:numId="169">
    <w:abstractNumId w:val="65"/>
  </w:num>
  <w:num w:numId="170">
    <w:abstractNumId w:val="190"/>
  </w:num>
  <w:num w:numId="171">
    <w:abstractNumId w:val="21"/>
  </w:num>
  <w:num w:numId="172">
    <w:abstractNumId w:val="92"/>
  </w:num>
  <w:num w:numId="173">
    <w:abstractNumId w:val="180"/>
  </w:num>
  <w:num w:numId="174">
    <w:abstractNumId w:val="46"/>
  </w:num>
  <w:num w:numId="175">
    <w:abstractNumId w:val="53"/>
  </w:num>
  <w:num w:numId="176">
    <w:abstractNumId w:val="51"/>
  </w:num>
  <w:num w:numId="177">
    <w:abstractNumId w:val="94"/>
  </w:num>
  <w:num w:numId="178">
    <w:abstractNumId w:val="121"/>
  </w:num>
  <w:num w:numId="179">
    <w:abstractNumId w:val="83"/>
  </w:num>
  <w:num w:numId="180">
    <w:abstractNumId w:val="158"/>
  </w:num>
  <w:num w:numId="181">
    <w:abstractNumId w:val="56"/>
  </w:num>
  <w:num w:numId="182">
    <w:abstractNumId w:val="43"/>
  </w:num>
  <w:num w:numId="183">
    <w:abstractNumId w:val="7"/>
  </w:num>
  <w:num w:numId="184">
    <w:abstractNumId w:val="63"/>
  </w:num>
  <w:num w:numId="185">
    <w:abstractNumId w:val="96"/>
  </w:num>
  <w:num w:numId="186">
    <w:abstractNumId w:val="90"/>
  </w:num>
  <w:num w:numId="187">
    <w:abstractNumId w:val="79"/>
  </w:num>
  <w:num w:numId="188">
    <w:abstractNumId w:val="140"/>
  </w:num>
  <w:num w:numId="189">
    <w:abstractNumId w:val="50"/>
  </w:num>
  <w:num w:numId="190">
    <w:abstractNumId w:val="47"/>
  </w:num>
  <w:num w:numId="191">
    <w:abstractNumId w:val="88"/>
  </w:num>
  <w:num w:numId="192">
    <w:abstractNumId w:val="203"/>
  </w:num>
  <w:num w:numId="193">
    <w:abstractNumId w:val="45"/>
  </w:num>
  <w:num w:numId="194">
    <w:abstractNumId w:val="179"/>
  </w:num>
  <w:num w:numId="195">
    <w:abstractNumId w:val="170"/>
  </w:num>
  <w:num w:numId="196">
    <w:abstractNumId w:val="81"/>
  </w:num>
  <w:num w:numId="197">
    <w:abstractNumId w:val="172"/>
  </w:num>
  <w:num w:numId="198">
    <w:abstractNumId w:val="104"/>
  </w:num>
  <w:num w:numId="199">
    <w:abstractNumId w:val="48"/>
  </w:num>
  <w:num w:numId="200">
    <w:abstractNumId w:val="110"/>
  </w:num>
  <w:num w:numId="201">
    <w:abstractNumId w:val="34"/>
  </w:num>
  <w:num w:numId="202">
    <w:abstractNumId w:val="1"/>
  </w:num>
  <w:num w:numId="203">
    <w:abstractNumId w:val="106"/>
  </w:num>
  <w:num w:numId="204">
    <w:abstractNumId w:val="194"/>
  </w:num>
  <w:num w:numId="205">
    <w:abstractNumId w:val="31"/>
  </w:num>
  <w:num w:numId="206">
    <w:abstractNumId w:val="195"/>
  </w:num>
  <w:numIdMacAtCleanup w:val="20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ia Choi">
    <w15:presenceInfo w15:providerId="Windows Live" w15:userId="f7dde4dfc736dc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characterSpacingControl w:val="doNotCompress"/>
  <w:noLineBreaksAfter w:lang="ko-KR" w:val="([\{‘“〈《「『【〔＄（［｛￦"/>
  <w:noLineBreaksBefore w:lang="ko-KR" w:val="!%),.:;?]}°’”′″℃〉》」』】〕！％），．：；？］｝￠"/>
  <w:hdrShapeDefaults>
    <o:shapedefaults v:ext="edit" spidmax="6145"/>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D6A"/>
    <w:rsid w:val="000008FE"/>
    <w:rsid w:val="00002EA0"/>
    <w:rsid w:val="00004547"/>
    <w:rsid w:val="00004C40"/>
    <w:rsid w:val="0000507D"/>
    <w:rsid w:val="0001224E"/>
    <w:rsid w:val="000132EF"/>
    <w:rsid w:val="00014E44"/>
    <w:rsid w:val="0001536B"/>
    <w:rsid w:val="00020931"/>
    <w:rsid w:val="000218C5"/>
    <w:rsid w:val="00022E38"/>
    <w:rsid w:val="00023D2B"/>
    <w:rsid w:val="00025143"/>
    <w:rsid w:val="00026050"/>
    <w:rsid w:val="00030E3F"/>
    <w:rsid w:val="000339C4"/>
    <w:rsid w:val="000346C7"/>
    <w:rsid w:val="00036AF4"/>
    <w:rsid w:val="00041A16"/>
    <w:rsid w:val="00046960"/>
    <w:rsid w:val="00046EFD"/>
    <w:rsid w:val="00050745"/>
    <w:rsid w:val="00055617"/>
    <w:rsid w:val="00061DDA"/>
    <w:rsid w:val="0006234C"/>
    <w:rsid w:val="000643B4"/>
    <w:rsid w:val="000724BB"/>
    <w:rsid w:val="0007466E"/>
    <w:rsid w:val="000751B9"/>
    <w:rsid w:val="00075C2C"/>
    <w:rsid w:val="00075F74"/>
    <w:rsid w:val="000776E9"/>
    <w:rsid w:val="0007783A"/>
    <w:rsid w:val="00081A81"/>
    <w:rsid w:val="00083725"/>
    <w:rsid w:val="00085CB2"/>
    <w:rsid w:val="00087E28"/>
    <w:rsid w:val="000929B8"/>
    <w:rsid w:val="000930A2"/>
    <w:rsid w:val="00096E8E"/>
    <w:rsid w:val="000A2D0B"/>
    <w:rsid w:val="000A5F32"/>
    <w:rsid w:val="000A60E8"/>
    <w:rsid w:val="000A66B1"/>
    <w:rsid w:val="000A7971"/>
    <w:rsid w:val="000B2F8E"/>
    <w:rsid w:val="000B51F8"/>
    <w:rsid w:val="000B5683"/>
    <w:rsid w:val="000C31F8"/>
    <w:rsid w:val="000C3903"/>
    <w:rsid w:val="000C43D3"/>
    <w:rsid w:val="000C4894"/>
    <w:rsid w:val="000C56ED"/>
    <w:rsid w:val="000C5A85"/>
    <w:rsid w:val="000C690D"/>
    <w:rsid w:val="000D0338"/>
    <w:rsid w:val="000D5027"/>
    <w:rsid w:val="000D5104"/>
    <w:rsid w:val="000D5902"/>
    <w:rsid w:val="000E039D"/>
    <w:rsid w:val="000E537A"/>
    <w:rsid w:val="000F0D3A"/>
    <w:rsid w:val="000F1AC5"/>
    <w:rsid w:val="000F4A7D"/>
    <w:rsid w:val="000F54DE"/>
    <w:rsid w:val="000F598E"/>
    <w:rsid w:val="000F674A"/>
    <w:rsid w:val="000F6764"/>
    <w:rsid w:val="000F7BAE"/>
    <w:rsid w:val="000F7E6A"/>
    <w:rsid w:val="0010009C"/>
    <w:rsid w:val="00100116"/>
    <w:rsid w:val="0010071E"/>
    <w:rsid w:val="00103E35"/>
    <w:rsid w:val="00104D0B"/>
    <w:rsid w:val="00104E88"/>
    <w:rsid w:val="00105489"/>
    <w:rsid w:val="00105518"/>
    <w:rsid w:val="0010649E"/>
    <w:rsid w:val="001101E3"/>
    <w:rsid w:val="00110509"/>
    <w:rsid w:val="001122A1"/>
    <w:rsid w:val="0011408B"/>
    <w:rsid w:val="0011659D"/>
    <w:rsid w:val="00120758"/>
    <w:rsid w:val="0012246E"/>
    <w:rsid w:val="00122994"/>
    <w:rsid w:val="001250B2"/>
    <w:rsid w:val="001275D9"/>
    <w:rsid w:val="00135ECA"/>
    <w:rsid w:val="00136D67"/>
    <w:rsid w:val="001404C6"/>
    <w:rsid w:val="00142C04"/>
    <w:rsid w:val="00143F4B"/>
    <w:rsid w:val="00145BCB"/>
    <w:rsid w:val="001465B5"/>
    <w:rsid w:val="00147369"/>
    <w:rsid w:val="001509B2"/>
    <w:rsid w:val="00151213"/>
    <w:rsid w:val="001514FB"/>
    <w:rsid w:val="00151A41"/>
    <w:rsid w:val="001535B5"/>
    <w:rsid w:val="0015481D"/>
    <w:rsid w:val="0015543F"/>
    <w:rsid w:val="0016126B"/>
    <w:rsid w:val="001629A6"/>
    <w:rsid w:val="00162A54"/>
    <w:rsid w:val="00164057"/>
    <w:rsid w:val="0017239A"/>
    <w:rsid w:val="001730CF"/>
    <w:rsid w:val="0017400A"/>
    <w:rsid w:val="00175AF1"/>
    <w:rsid w:val="001766A1"/>
    <w:rsid w:val="00180361"/>
    <w:rsid w:val="00181E81"/>
    <w:rsid w:val="00182268"/>
    <w:rsid w:val="00184434"/>
    <w:rsid w:val="00186FD6"/>
    <w:rsid w:val="001870DE"/>
    <w:rsid w:val="001871BB"/>
    <w:rsid w:val="00187E7C"/>
    <w:rsid w:val="001907F3"/>
    <w:rsid w:val="00191092"/>
    <w:rsid w:val="00191727"/>
    <w:rsid w:val="0019227F"/>
    <w:rsid w:val="00192678"/>
    <w:rsid w:val="00195ACC"/>
    <w:rsid w:val="0019665D"/>
    <w:rsid w:val="001A18A7"/>
    <w:rsid w:val="001A5188"/>
    <w:rsid w:val="001A5C73"/>
    <w:rsid w:val="001A65DD"/>
    <w:rsid w:val="001B1763"/>
    <w:rsid w:val="001C12E5"/>
    <w:rsid w:val="001C2669"/>
    <w:rsid w:val="001C445A"/>
    <w:rsid w:val="001D0B92"/>
    <w:rsid w:val="001D25AA"/>
    <w:rsid w:val="001D5B95"/>
    <w:rsid w:val="001D7F81"/>
    <w:rsid w:val="001E0182"/>
    <w:rsid w:val="001E39D2"/>
    <w:rsid w:val="001E58BE"/>
    <w:rsid w:val="001E5B14"/>
    <w:rsid w:val="001E63C3"/>
    <w:rsid w:val="001F1C78"/>
    <w:rsid w:val="001F27A7"/>
    <w:rsid w:val="00200542"/>
    <w:rsid w:val="00202751"/>
    <w:rsid w:val="0020283A"/>
    <w:rsid w:val="002043FC"/>
    <w:rsid w:val="002059FC"/>
    <w:rsid w:val="00205B28"/>
    <w:rsid w:val="002061C3"/>
    <w:rsid w:val="002103A2"/>
    <w:rsid w:val="00210773"/>
    <w:rsid w:val="00210B4F"/>
    <w:rsid w:val="002120E7"/>
    <w:rsid w:val="00220DB9"/>
    <w:rsid w:val="002212F9"/>
    <w:rsid w:val="00221732"/>
    <w:rsid w:val="00227623"/>
    <w:rsid w:val="002306ED"/>
    <w:rsid w:val="002314D0"/>
    <w:rsid w:val="00233981"/>
    <w:rsid w:val="002341D6"/>
    <w:rsid w:val="00234A61"/>
    <w:rsid w:val="002353C6"/>
    <w:rsid w:val="00235606"/>
    <w:rsid w:val="002412BF"/>
    <w:rsid w:val="00243051"/>
    <w:rsid w:val="00243AD5"/>
    <w:rsid w:val="0024522C"/>
    <w:rsid w:val="0025553C"/>
    <w:rsid w:val="0025682A"/>
    <w:rsid w:val="002575E5"/>
    <w:rsid w:val="002610B7"/>
    <w:rsid w:val="00261647"/>
    <w:rsid w:val="00263BE9"/>
    <w:rsid w:val="00264122"/>
    <w:rsid w:val="00265133"/>
    <w:rsid w:val="00265B10"/>
    <w:rsid w:val="00270E7C"/>
    <w:rsid w:val="00273371"/>
    <w:rsid w:val="00274488"/>
    <w:rsid w:val="002752E4"/>
    <w:rsid w:val="00277702"/>
    <w:rsid w:val="00277EA1"/>
    <w:rsid w:val="002800CC"/>
    <w:rsid w:val="00280C5F"/>
    <w:rsid w:val="00283CE7"/>
    <w:rsid w:val="00283F4C"/>
    <w:rsid w:val="002841C3"/>
    <w:rsid w:val="0028492E"/>
    <w:rsid w:val="00286BFF"/>
    <w:rsid w:val="00292ABB"/>
    <w:rsid w:val="00292FB3"/>
    <w:rsid w:val="0029536C"/>
    <w:rsid w:val="00295E85"/>
    <w:rsid w:val="002A1007"/>
    <w:rsid w:val="002A489D"/>
    <w:rsid w:val="002A5720"/>
    <w:rsid w:val="002A5AB3"/>
    <w:rsid w:val="002A5E52"/>
    <w:rsid w:val="002A70E5"/>
    <w:rsid w:val="002A7D77"/>
    <w:rsid w:val="002B2BE2"/>
    <w:rsid w:val="002B484A"/>
    <w:rsid w:val="002B49CF"/>
    <w:rsid w:val="002B55C9"/>
    <w:rsid w:val="002C0DA5"/>
    <w:rsid w:val="002C360D"/>
    <w:rsid w:val="002C412B"/>
    <w:rsid w:val="002C47AB"/>
    <w:rsid w:val="002C4889"/>
    <w:rsid w:val="002D0C04"/>
    <w:rsid w:val="002D16D7"/>
    <w:rsid w:val="002D2E21"/>
    <w:rsid w:val="002D382F"/>
    <w:rsid w:val="002D3F81"/>
    <w:rsid w:val="002D5119"/>
    <w:rsid w:val="002E1085"/>
    <w:rsid w:val="002E14F0"/>
    <w:rsid w:val="002E1FBC"/>
    <w:rsid w:val="002E54FC"/>
    <w:rsid w:val="002F28DA"/>
    <w:rsid w:val="002F2A33"/>
    <w:rsid w:val="002F3248"/>
    <w:rsid w:val="002F538C"/>
    <w:rsid w:val="002F738B"/>
    <w:rsid w:val="0030400C"/>
    <w:rsid w:val="003048C6"/>
    <w:rsid w:val="00305B65"/>
    <w:rsid w:val="003078EF"/>
    <w:rsid w:val="00311053"/>
    <w:rsid w:val="003110CA"/>
    <w:rsid w:val="003126CD"/>
    <w:rsid w:val="003128CD"/>
    <w:rsid w:val="003133CD"/>
    <w:rsid w:val="00314904"/>
    <w:rsid w:val="0031564A"/>
    <w:rsid w:val="00317461"/>
    <w:rsid w:val="003209FB"/>
    <w:rsid w:val="003215A1"/>
    <w:rsid w:val="003229D8"/>
    <w:rsid w:val="00322C92"/>
    <w:rsid w:val="00330988"/>
    <w:rsid w:val="00330C93"/>
    <w:rsid w:val="00332A5A"/>
    <w:rsid w:val="00333FC3"/>
    <w:rsid w:val="00342E36"/>
    <w:rsid w:val="00342FD5"/>
    <w:rsid w:val="00343AD3"/>
    <w:rsid w:val="00344641"/>
    <w:rsid w:val="00347915"/>
    <w:rsid w:val="00347C9E"/>
    <w:rsid w:val="00350B75"/>
    <w:rsid w:val="00351CE1"/>
    <w:rsid w:val="00354034"/>
    <w:rsid w:val="00355B52"/>
    <w:rsid w:val="00355F02"/>
    <w:rsid w:val="0036169D"/>
    <w:rsid w:val="00361854"/>
    <w:rsid w:val="00361950"/>
    <w:rsid w:val="00362C39"/>
    <w:rsid w:val="00363EE9"/>
    <w:rsid w:val="0036464C"/>
    <w:rsid w:val="0037366E"/>
    <w:rsid w:val="00375639"/>
    <w:rsid w:val="0037716E"/>
    <w:rsid w:val="00380978"/>
    <w:rsid w:val="00381DE3"/>
    <w:rsid w:val="00383A0F"/>
    <w:rsid w:val="003843D9"/>
    <w:rsid w:val="00385096"/>
    <w:rsid w:val="00385CD1"/>
    <w:rsid w:val="003877BB"/>
    <w:rsid w:val="0039657C"/>
    <w:rsid w:val="00397323"/>
    <w:rsid w:val="003A058F"/>
    <w:rsid w:val="003A1C8A"/>
    <w:rsid w:val="003A202C"/>
    <w:rsid w:val="003A5CA7"/>
    <w:rsid w:val="003A604A"/>
    <w:rsid w:val="003B39E3"/>
    <w:rsid w:val="003B3AE9"/>
    <w:rsid w:val="003B41B0"/>
    <w:rsid w:val="003B4936"/>
    <w:rsid w:val="003B55CC"/>
    <w:rsid w:val="003B57FB"/>
    <w:rsid w:val="003B5D45"/>
    <w:rsid w:val="003B6DF3"/>
    <w:rsid w:val="003B79A6"/>
    <w:rsid w:val="003C1552"/>
    <w:rsid w:val="003C2271"/>
    <w:rsid w:val="003C2BF1"/>
    <w:rsid w:val="003C5DD3"/>
    <w:rsid w:val="003C798A"/>
    <w:rsid w:val="003D3D5D"/>
    <w:rsid w:val="003D5054"/>
    <w:rsid w:val="003D65FC"/>
    <w:rsid w:val="003E0A13"/>
    <w:rsid w:val="003E1029"/>
    <w:rsid w:val="003E351D"/>
    <w:rsid w:val="003E45C2"/>
    <w:rsid w:val="003F14FC"/>
    <w:rsid w:val="003F2F35"/>
    <w:rsid w:val="003F3C0A"/>
    <w:rsid w:val="0040041D"/>
    <w:rsid w:val="00402778"/>
    <w:rsid w:val="00402B52"/>
    <w:rsid w:val="00403840"/>
    <w:rsid w:val="00404509"/>
    <w:rsid w:val="00410014"/>
    <w:rsid w:val="004120C3"/>
    <w:rsid w:val="00412A97"/>
    <w:rsid w:val="004134CB"/>
    <w:rsid w:val="004153E2"/>
    <w:rsid w:val="00420A1C"/>
    <w:rsid w:val="004221F7"/>
    <w:rsid w:val="00425EC6"/>
    <w:rsid w:val="00430DD8"/>
    <w:rsid w:val="004316EA"/>
    <w:rsid w:val="004339BD"/>
    <w:rsid w:val="00436168"/>
    <w:rsid w:val="00436DF0"/>
    <w:rsid w:val="00437199"/>
    <w:rsid w:val="00437B56"/>
    <w:rsid w:val="00440EBD"/>
    <w:rsid w:val="00442D46"/>
    <w:rsid w:val="00444EF1"/>
    <w:rsid w:val="0044686E"/>
    <w:rsid w:val="00447D34"/>
    <w:rsid w:val="004506AF"/>
    <w:rsid w:val="004528A8"/>
    <w:rsid w:val="00454CB9"/>
    <w:rsid w:val="004609F1"/>
    <w:rsid w:val="0046145A"/>
    <w:rsid w:val="0046254A"/>
    <w:rsid w:val="00463C2D"/>
    <w:rsid w:val="00464BD5"/>
    <w:rsid w:val="004653DF"/>
    <w:rsid w:val="004656B8"/>
    <w:rsid w:val="00471BCF"/>
    <w:rsid w:val="00474A73"/>
    <w:rsid w:val="00475E3E"/>
    <w:rsid w:val="004806A1"/>
    <w:rsid w:val="00480DB1"/>
    <w:rsid w:val="004819A0"/>
    <w:rsid w:val="004825C0"/>
    <w:rsid w:val="00482EDA"/>
    <w:rsid w:val="00484C87"/>
    <w:rsid w:val="00484EAD"/>
    <w:rsid w:val="00486BBA"/>
    <w:rsid w:val="004870A5"/>
    <w:rsid w:val="00487147"/>
    <w:rsid w:val="00487498"/>
    <w:rsid w:val="00490234"/>
    <w:rsid w:val="00490297"/>
    <w:rsid w:val="00490EE4"/>
    <w:rsid w:val="0049519C"/>
    <w:rsid w:val="00497925"/>
    <w:rsid w:val="004A0152"/>
    <w:rsid w:val="004A01E7"/>
    <w:rsid w:val="004A0565"/>
    <w:rsid w:val="004A26F5"/>
    <w:rsid w:val="004A42CB"/>
    <w:rsid w:val="004A471B"/>
    <w:rsid w:val="004A5243"/>
    <w:rsid w:val="004B251C"/>
    <w:rsid w:val="004B410E"/>
    <w:rsid w:val="004B504B"/>
    <w:rsid w:val="004B5751"/>
    <w:rsid w:val="004C020D"/>
    <w:rsid w:val="004C1CCD"/>
    <w:rsid w:val="004C2CC7"/>
    <w:rsid w:val="004D0869"/>
    <w:rsid w:val="004D1D33"/>
    <w:rsid w:val="004D55ED"/>
    <w:rsid w:val="004D56A1"/>
    <w:rsid w:val="004E10DC"/>
    <w:rsid w:val="004E7816"/>
    <w:rsid w:val="004E7940"/>
    <w:rsid w:val="004F2DD3"/>
    <w:rsid w:val="004F40D1"/>
    <w:rsid w:val="004F7164"/>
    <w:rsid w:val="004F7F48"/>
    <w:rsid w:val="00500C75"/>
    <w:rsid w:val="00501323"/>
    <w:rsid w:val="005045C7"/>
    <w:rsid w:val="005073B6"/>
    <w:rsid w:val="00510A8A"/>
    <w:rsid w:val="00511C86"/>
    <w:rsid w:val="00512878"/>
    <w:rsid w:val="00512E6D"/>
    <w:rsid w:val="00515FEC"/>
    <w:rsid w:val="00520732"/>
    <w:rsid w:val="00522C35"/>
    <w:rsid w:val="005237BE"/>
    <w:rsid w:val="00524AC6"/>
    <w:rsid w:val="00525833"/>
    <w:rsid w:val="00526BE4"/>
    <w:rsid w:val="00532CE3"/>
    <w:rsid w:val="00532EE6"/>
    <w:rsid w:val="005356C1"/>
    <w:rsid w:val="00536826"/>
    <w:rsid w:val="0054141B"/>
    <w:rsid w:val="00547BAF"/>
    <w:rsid w:val="00551633"/>
    <w:rsid w:val="00552918"/>
    <w:rsid w:val="005531F7"/>
    <w:rsid w:val="00555254"/>
    <w:rsid w:val="0055763E"/>
    <w:rsid w:val="00557F89"/>
    <w:rsid w:val="00560D54"/>
    <w:rsid w:val="00560E75"/>
    <w:rsid w:val="005611C3"/>
    <w:rsid w:val="00564C92"/>
    <w:rsid w:val="005662BC"/>
    <w:rsid w:val="0056746A"/>
    <w:rsid w:val="00571447"/>
    <w:rsid w:val="00573A28"/>
    <w:rsid w:val="00574DB2"/>
    <w:rsid w:val="00575D41"/>
    <w:rsid w:val="00584AA6"/>
    <w:rsid w:val="00586642"/>
    <w:rsid w:val="00586E30"/>
    <w:rsid w:val="005900EC"/>
    <w:rsid w:val="0059205A"/>
    <w:rsid w:val="005947BB"/>
    <w:rsid w:val="00595F1E"/>
    <w:rsid w:val="005978BE"/>
    <w:rsid w:val="005A0483"/>
    <w:rsid w:val="005A0F48"/>
    <w:rsid w:val="005A347C"/>
    <w:rsid w:val="005A3BD6"/>
    <w:rsid w:val="005A44F2"/>
    <w:rsid w:val="005A6342"/>
    <w:rsid w:val="005B373D"/>
    <w:rsid w:val="005B43D5"/>
    <w:rsid w:val="005C01D4"/>
    <w:rsid w:val="005C369C"/>
    <w:rsid w:val="005C5829"/>
    <w:rsid w:val="005C58C9"/>
    <w:rsid w:val="005C72B3"/>
    <w:rsid w:val="005D0505"/>
    <w:rsid w:val="005D2664"/>
    <w:rsid w:val="005D29D5"/>
    <w:rsid w:val="005D63EE"/>
    <w:rsid w:val="005D679A"/>
    <w:rsid w:val="005D7E04"/>
    <w:rsid w:val="005E1334"/>
    <w:rsid w:val="005E1646"/>
    <w:rsid w:val="005E1778"/>
    <w:rsid w:val="005E3EFA"/>
    <w:rsid w:val="005E5266"/>
    <w:rsid w:val="005E65C9"/>
    <w:rsid w:val="005F0C5C"/>
    <w:rsid w:val="005F190E"/>
    <w:rsid w:val="005F2947"/>
    <w:rsid w:val="005F6DAD"/>
    <w:rsid w:val="00601D8B"/>
    <w:rsid w:val="0060332B"/>
    <w:rsid w:val="00605030"/>
    <w:rsid w:val="006051BD"/>
    <w:rsid w:val="00606567"/>
    <w:rsid w:val="00613A21"/>
    <w:rsid w:val="006159E4"/>
    <w:rsid w:val="00617F81"/>
    <w:rsid w:val="006213ED"/>
    <w:rsid w:val="00622779"/>
    <w:rsid w:val="006243CC"/>
    <w:rsid w:val="00627300"/>
    <w:rsid w:val="00627EC6"/>
    <w:rsid w:val="00632021"/>
    <w:rsid w:val="006329B6"/>
    <w:rsid w:val="00634912"/>
    <w:rsid w:val="00640DC3"/>
    <w:rsid w:val="00643273"/>
    <w:rsid w:val="00643CD9"/>
    <w:rsid w:val="00644687"/>
    <w:rsid w:val="00644D93"/>
    <w:rsid w:val="00644FAE"/>
    <w:rsid w:val="006454ED"/>
    <w:rsid w:val="00646EE9"/>
    <w:rsid w:val="006470EB"/>
    <w:rsid w:val="006508AC"/>
    <w:rsid w:val="006519B9"/>
    <w:rsid w:val="00653352"/>
    <w:rsid w:val="00654087"/>
    <w:rsid w:val="00654113"/>
    <w:rsid w:val="00654E1C"/>
    <w:rsid w:val="00660247"/>
    <w:rsid w:val="00660567"/>
    <w:rsid w:val="00661459"/>
    <w:rsid w:val="006630AC"/>
    <w:rsid w:val="0066580E"/>
    <w:rsid w:val="006666D9"/>
    <w:rsid w:val="00667936"/>
    <w:rsid w:val="00667C4B"/>
    <w:rsid w:val="00670720"/>
    <w:rsid w:val="00672B50"/>
    <w:rsid w:val="00672BAF"/>
    <w:rsid w:val="00672D15"/>
    <w:rsid w:val="00673A5F"/>
    <w:rsid w:val="00674B77"/>
    <w:rsid w:val="006768E4"/>
    <w:rsid w:val="006777E1"/>
    <w:rsid w:val="00680622"/>
    <w:rsid w:val="00682C33"/>
    <w:rsid w:val="00684FD8"/>
    <w:rsid w:val="006862CC"/>
    <w:rsid w:val="00690D91"/>
    <w:rsid w:val="00692414"/>
    <w:rsid w:val="0069541E"/>
    <w:rsid w:val="00696904"/>
    <w:rsid w:val="00696F7F"/>
    <w:rsid w:val="006A2886"/>
    <w:rsid w:val="006A2A65"/>
    <w:rsid w:val="006A2C18"/>
    <w:rsid w:val="006A70EA"/>
    <w:rsid w:val="006B026B"/>
    <w:rsid w:val="006B0453"/>
    <w:rsid w:val="006B1466"/>
    <w:rsid w:val="006B212F"/>
    <w:rsid w:val="006B26D9"/>
    <w:rsid w:val="006B3809"/>
    <w:rsid w:val="006B6863"/>
    <w:rsid w:val="006C1D6A"/>
    <w:rsid w:val="006C4828"/>
    <w:rsid w:val="006C54ED"/>
    <w:rsid w:val="006C6202"/>
    <w:rsid w:val="006D2050"/>
    <w:rsid w:val="006D2E17"/>
    <w:rsid w:val="006D39FD"/>
    <w:rsid w:val="006D466D"/>
    <w:rsid w:val="006D5D4E"/>
    <w:rsid w:val="006E26FA"/>
    <w:rsid w:val="006E388D"/>
    <w:rsid w:val="006E506C"/>
    <w:rsid w:val="006F0155"/>
    <w:rsid w:val="006F04AE"/>
    <w:rsid w:val="006F1EF4"/>
    <w:rsid w:val="006F2862"/>
    <w:rsid w:val="00700610"/>
    <w:rsid w:val="0070071A"/>
    <w:rsid w:val="00702B53"/>
    <w:rsid w:val="00703BDB"/>
    <w:rsid w:val="007067C9"/>
    <w:rsid w:val="00710F6D"/>
    <w:rsid w:val="00711976"/>
    <w:rsid w:val="0071391B"/>
    <w:rsid w:val="0071608D"/>
    <w:rsid w:val="00716793"/>
    <w:rsid w:val="007179F0"/>
    <w:rsid w:val="00722200"/>
    <w:rsid w:val="007260BB"/>
    <w:rsid w:val="00726C3F"/>
    <w:rsid w:val="007276CF"/>
    <w:rsid w:val="007277BE"/>
    <w:rsid w:val="00733D54"/>
    <w:rsid w:val="0073721B"/>
    <w:rsid w:val="00743620"/>
    <w:rsid w:val="00743EF3"/>
    <w:rsid w:val="007515EA"/>
    <w:rsid w:val="00757AD6"/>
    <w:rsid w:val="007601D5"/>
    <w:rsid w:val="007626AD"/>
    <w:rsid w:val="00765438"/>
    <w:rsid w:val="00766D5C"/>
    <w:rsid w:val="007709FC"/>
    <w:rsid w:val="00773100"/>
    <w:rsid w:val="00773C1F"/>
    <w:rsid w:val="007749FB"/>
    <w:rsid w:val="0077514D"/>
    <w:rsid w:val="007809C4"/>
    <w:rsid w:val="00780FB5"/>
    <w:rsid w:val="00781350"/>
    <w:rsid w:val="00781926"/>
    <w:rsid w:val="00782CD8"/>
    <w:rsid w:val="00783E16"/>
    <w:rsid w:val="0078669E"/>
    <w:rsid w:val="007866F1"/>
    <w:rsid w:val="00786F9A"/>
    <w:rsid w:val="0078769C"/>
    <w:rsid w:val="00790999"/>
    <w:rsid w:val="007919C6"/>
    <w:rsid w:val="007919F5"/>
    <w:rsid w:val="0079269C"/>
    <w:rsid w:val="00792F33"/>
    <w:rsid w:val="00794103"/>
    <w:rsid w:val="0079654B"/>
    <w:rsid w:val="007A1A65"/>
    <w:rsid w:val="007A4033"/>
    <w:rsid w:val="007A4EAA"/>
    <w:rsid w:val="007A5009"/>
    <w:rsid w:val="007A6159"/>
    <w:rsid w:val="007B1BA8"/>
    <w:rsid w:val="007C348C"/>
    <w:rsid w:val="007C404D"/>
    <w:rsid w:val="007D051C"/>
    <w:rsid w:val="007D3170"/>
    <w:rsid w:val="007D69AE"/>
    <w:rsid w:val="007D7A40"/>
    <w:rsid w:val="007E0713"/>
    <w:rsid w:val="007E1686"/>
    <w:rsid w:val="007E18A1"/>
    <w:rsid w:val="007E1E36"/>
    <w:rsid w:val="007E3BF9"/>
    <w:rsid w:val="007E3FAA"/>
    <w:rsid w:val="007E632B"/>
    <w:rsid w:val="007E7181"/>
    <w:rsid w:val="007E7D1B"/>
    <w:rsid w:val="007F110F"/>
    <w:rsid w:val="007F115B"/>
    <w:rsid w:val="007F69D0"/>
    <w:rsid w:val="007F70DF"/>
    <w:rsid w:val="0080128B"/>
    <w:rsid w:val="0080414C"/>
    <w:rsid w:val="008061A9"/>
    <w:rsid w:val="00806330"/>
    <w:rsid w:val="008101C8"/>
    <w:rsid w:val="00811D16"/>
    <w:rsid w:val="00812875"/>
    <w:rsid w:val="008139A5"/>
    <w:rsid w:val="00813C9E"/>
    <w:rsid w:val="00815163"/>
    <w:rsid w:val="008172A2"/>
    <w:rsid w:val="00823BC7"/>
    <w:rsid w:val="00823D72"/>
    <w:rsid w:val="008309B9"/>
    <w:rsid w:val="00831B0E"/>
    <w:rsid w:val="00833DE6"/>
    <w:rsid w:val="0083418F"/>
    <w:rsid w:val="00836234"/>
    <w:rsid w:val="0083706A"/>
    <w:rsid w:val="008443DB"/>
    <w:rsid w:val="00844D3E"/>
    <w:rsid w:val="00845885"/>
    <w:rsid w:val="008478F7"/>
    <w:rsid w:val="0085342C"/>
    <w:rsid w:val="0086128C"/>
    <w:rsid w:val="00862195"/>
    <w:rsid w:val="00865143"/>
    <w:rsid w:val="00865F16"/>
    <w:rsid w:val="008660C2"/>
    <w:rsid w:val="008667F6"/>
    <w:rsid w:val="00867F1C"/>
    <w:rsid w:val="00870061"/>
    <w:rsid w:val="00875077"/>
    <w:rsid w:val="00875172"/>
    <w:rsid w:val="00880C01"/>
    <w:rsid w:val="00881FFE"/>
    <w:rsid w:val="008831E1"/>
    <w:rsid w:val="00883E29"/>
    <w:rsid w:val="00885586"/>
    <w:rsid w:val="00885E27"/>
    <w:rsid w:val="008863C2"/>
    <w:rsid w:val="00886578"/>
    <w:rsid w:val="008866AE"/>
    <w:rsid w:val="00886977"/>
    <w:rsid w:val="00887D04"/>
    <w:rsid w:val="00892703"/>
    <w:rsid w:val="00893EF4"/>
    <w:rsid w:val="00894A45"/>
    <w:rsid w:val="00897E0E"/>
    <w:rsid w:val="008A2896"/>
    <w:rsid w:val="008A3B93"/>
    <w:rsid w:val="008A3C74"/>
    <w:rsid w:val="008A3F39"/>
    <w:rsid w:val="008A6A5E"/>
    <w:rsid w:val="008A7159"/>
    <w:rsid w:val="008A7792"/>
    <w:rsid w:val="008A7823"/>
    <w:rsid w:val="008A7C19"/>
    <w:rsid w:val="008B04E5"/>
    <w:rsid w:val="008B09F5"/>
    <w:rsid w:val="008B597B"/>
    <w:rsid w:val="008B7B03"/>
    <w:rsid w:val="008C0F36"/>
    <w:rsid w:val="008C1494"/>
    <w:rsid w:val="008C1A38"/>
    <w:rsid w:val="008C471F"/>
    <w:rsid w:val="008C5031"/>
    <w:rsid w:val="008C6346"/>
    <w:rsid w:val="008D1E1A"/>
    <w:rsid w:val="008D2B91"/>
    <w:rsid w:val="008D4CA5"/>
    <w:rsid w:val="008D7B4A"/>
    <w:rsid w:val="008E1BE5"/>
    <w:rsid w:val="008E5375"/>
    <w:rsid w:val="008E6FDC"/>
    <w:rsid w:val="008F56D2"/>
    <w:rsid w:val="00901D8B"/>
    <w:rsid w:val="00901EA6"/>
    <w:rsid w:val="00905249"/>
    <w:rsid w:val="00905E40"/>
    <w:rsid w:val="00911208"/>
    <w:rsid w:val="009116FE"/>
    <w:rsid w:val="00913A18"/>
    <w:rsid w:val="009208AD"/>
    <w:rsid w:val="00922575"/>
    <w:rsid w:val="0092291A"/>
    <w:rsid w:val="0092419E"/>
    <w:rsid w:val="0092449B"/>
    <w:rsid w:val="00925302"/>
    <w:rsid w:val="0092713B"/>
    <w:rsid w:val="00927189"/>
    <w:rsid w:val="009317CE"/>
    <w:rsid w:val="00931ACD"/>
    <w:rsid w:val="00932819"/>
    <w:rsid w:val="00932AB9"/>
    <w:rsid w:val="00933176"/>
    <w:rsid w:val="009334BB"/>
    <w:rsid w:val="009341C1"/>
    <w:rsid w:val="0093460B"/>
    <w:rsid w:val="0093537B"/>
    <w:rsid w:val="00935803"/>
    <w:rsid w:val="009377BB"/>
    <w:rsid w:val="00941C61"/>
    <w:rsid w:val="0094396A"/>
    <w:rsid w:val="00946DD9"/>
    <w:rsid w:val="00953F5A"/>
    <w:rsid w:val="009547D4"/>
    <w:rsid w:val="009563C7"/>
    <w:rsid w:val="00961DE1"/>
    <w:rsid w:val="0096224D"/>
    <w:rsid w:val="00962566"/>
    <w:rsid w:val="00964770"/>
    <w:rsid w:val="009648F1"/>
    <w:rsid w:val="00966B47"/>
    <w:rsid w:val="009705D3"/>
    <w:rsid w:val="00970EE7"/>
    <w:rsid w:val="00971129"/>
    <w:rsid w:val="00971793"/>
    <w:rsid w:val="00972028"/>
    <w:rsid w:val="00974F8F"/>
    <w:rsid w:val="00975ABD"/>
    <w:rsid w:val="00976A82"/>
    <w:rsid w:val="00976E17"/>
    <w:rsid w:val="00977015"/>
    <w:rsid w:val="00980751"/>
    <w:rsid w:val="00980900"/>
    <w:rsid w:val="00982DE1"/>
    <w:rsid w:val="009831F6"/>
    <w:rsid w:val="00983D0D"/>
    <w:rsid w:val="00984E04"/>
    <w:rsid w:val="009910A9"/>
    <w:rsid w:val="00991ABC"/>
    <w:rsid w:val="00993085"/>
    <w:rsid w:val="00993C09"/>
    <w:rsid w:val="00997A17"/>
    <w:rsid w:val="009A3010"/>
    <w:rsid w:val="009A38F9"/>
    <w:rsid w:val="009A3E11"/>
    <w:rsid w:val="009A538F"/>
    <w:rsid w:val="009B034D"/>
    <w:rsid w:val="009B358B"/>
    <w:rsid w:val="009B4F57"/>
    <w:rsid w:val="009B57BB"/>
    <w:rsid w:val="009B62C4"/>
    <w:rsid w:val="009B6C76"/>
    <w:rsid w:val="009B723F"/>
    <w:rsid w:val="009B7B38"/>
    <w:rsid w:val="009C2209"/>
    <w:rsid w:val="009C5CF6"/>
    <w:rsid w:val="009C7665"/>
    <w:rsid w:val="009D23D7"/>
    <w:rsid w:val="009D4BA0"/>
    <w:rsid w:val="009D7C99"/>
    <w:rsid w:val="009E03C7"/>
    <w:rsid w:val="009E19C0"/>
    <w:rsid w:val="009E1E8E"/>
    <w:rsid w:val="009E3979"/>
    <w:rsid w:val="009F0278"/>
    <w:rsid w:val="009F0D39"/>
    <w:rsid w:val="009F324B"/>
    <w:rsid w:val="009F36B5"/>
    <w:rsid w:val="009F484D"/>
    <w:rsid w:val="009F5AD3"/>
    <w:rsid w:val="00A004DC"/>
    <w:rsid w:val="00A06B98"/>
    <w:rsid w:val="00A0756C"/>
    <w:rsid w:val="00A07AC1"/>
    <w:rsid w:val="00A11703"/>
    <w:rsid w:val="00A11E60"/>
    <w:rsid w:val="00A13474"/>
    <w:rsid w:val="00A151DA"/>
    <w:rsid w:val="00A15ABC"/>
    <w:rsid w:val="00A163D7"/>
    <w:rsid w:val="00A1656F"/>
    <w:rsid w:val="00A204FA"/>
    <w:rsid w:val="00A206FF"/>
    <w:rsid w:val="00A20864"/>
    <w:rsid w:val="00A211DC"/>
    <w:rsid w:val="00A22CB9"/>
    <w:rsid w:val="00A23D20"/>
    <w:rsid w:val="00A301CA"/>
    <w:rsid w:val="00A302B2"/>
    <w:rsid w:val="00A319F5"/>
    <w:rsid w:val="00A32B73"/>
    <w:rsid w:val="00A36261"/>
    <w:rsid w:val="00A41AA4"/>
    <w:rsid w:val="00A4201F"/>
    <w:rsid w:val="00A43069"/>
    <w:rsid w:val="00A436F7"/>
    <w:rsid w:val="00A44E00"/>
    <w:rsid w:val="00A45CE0"/>
    <w:rsid w:val="00A4712F"/>
    <w:rsid w:val="00A51B6E"/>
    <w:rsid w:val="00A51ECE"/>
    <w:rsid w:val="00A5267F"/>
    <w:rsid w:val="00A52EF8"/>
    <w:rsid w:val="00A54432"/>
    <w:rsid w:val="00A5628B"/>
    <w:rsid w:val="00A56C01"/>
    <w:rsid w:val="00A56F7E"/>
    <w:rsid w:val="00A60D1A"/>
    <w:rsid w:val="00A61BB5"/>
    <w:rsid w:val="00A66E5F"/>
    <w:rsid w:val="00A672F3"/>
    <w:rsid w:val="00A7016F"/>
    <w:rsid w:val="00A70B55"/>
    <w:rsid w:val="00A71E3D"/>
    <w:rsid w:val="00A72382"/>
    <w:rsid w:val="00A7299C"/>
    <w:rsid w:val="00A729DE"/>
    <w:rsid w:val="00A73A01"/>
    <w:rsid w:val="00A76C75"/>
    <w:rsid w:val="00A80085"/>
    <w:rsid w:val="00A8012C"/>
    <w:rsid w:val="00A809CD"/>
    <w:rsid w:val="00A8154C"/>
    <w:rsid w:val="00A815FE"/>
    <w:rsid w:val="00A81C65"/>
    <w:rsid w:val="00A81EE4"/>
    <w:rsid w:val="00A823F3"/>
    <w:rsid w:val="00A82639"/>
    <w:rsid w:val="00A82E87"/>
    <w:rsid w:val="00A83B70"/>
    <w:rsid w:val="00A91975"/>
    <w:rsid w:val="00A95066"/>
    <w:rsid w:val="00A97031"/>
    <w:rsid w:val="00AA0D29"/>
    <w:rsid w:val="00AA0D8D"/>
    <w:rsid w:val="00AA275B"/>
    <w:rsid w:val="00AA6F4E"/>
    <w:rsid w:val="00AA76F6"/>
    <w:rsid w:val="00AB4F03"/>
    <w:rsid w:val="00AB4FD1"/>
    <w:rsid w:val="00AB65B9"/>
    <w:rsid w:val="00AB6B8E"/>
    <w:rsid w:val="00AB6CC9"/>
    <w:rsid w:val="00AB6FE5"/>
    <w:rsid w:val="00AB77B0"/>
    <w:rsid w:val="00AB7E43"/>
    <w:rsid w:val="00AC6057"/>
    <w:rsid w:val="00AD1DD4"/>
    <w:rsid w:val="00AD605E"/>
    <w:rsid w:val="00AD79A4"/>
    <w:rsid w:val="00AE023C"/>
    <w:rsid w:val="00AE1884"/>
    <w:rsid w:val="00AE1C6B"/>
    <w:rsid w:val="00AE1CFF"/>
    <w:rsid w:val="00AE301B"/>
    <w:rsid w:val="00AE3DD5"/>
    <w:rsid w:val="00AE3FDE"/>
    <w:rsid w:val="00AE47D1"/>
    <w:rsid w:val="00AE590A"/>
    <w:rsid w:val="00AE5D3F"/>
    <w:rsid w:val="00AE6A52"/>
    <w:rsid w:val="00AF0B8E"/>
    <w:rsid w:val="00AF17DF"/>
    <w:rsid w:val="00AF1892"/>
    <w:rsid w:val="00AF7323"/>
    <w:rsid w:val="00B01322"/>
    <w:rsid w:val="00B01F4F"/>
    <w:rsid w:val="00B02165"/>
    <w:rsid w:val="00B02A87"/>
    <w:rsid w:val="00B02CA7"/>
    <w:rsid w:val="00B02D1C"/>
    <w:rsid w:val="00B03C39"/>
    <w:rsid w:val="00B0624D"/>
    <w:rsid w:val="00B06789"/>
    <w:rsid w:val="00B10384"/>
    <w:rsid w:val="00B106B7"/>
    <w:rsid w:val="00B12296"/>
    <w:rsid w:val="00B17314"/>
    <w:rsid w:val="00B173AD"/>
    <w:rsid w:val="00B2219A"/>
    <w:rsid w:val="00B22575"/>
    <w:rsid w:val="00B24074"/>
    <w:rsid w:val="00B244A0"/>
    <w:rsid w:val="00B249D6"/>
    <w:rsid w:val="00B26C60"/>
    <w:rsid w:val="00B3170F"/>
    <w:rsid w:val="00B319A9"/>
    <w:rsid w:val="00B33BBF"/>
    <w:rsid w:val="00B34311"/>
    <w:rsid w:val="00B3456F"/>
    <w:rsid w:val="00B35704"/>
    <w:rsid w:val="00B35F5D"/>
    <w:rsid w:val="00B36BDB"/>
    <w:rsid w:val="00B37A2F"/>
    <w:rsid w:val="00B40A85"/>
    <w:rsid w:val="00B41B9B"/>
    <w:rsid w:val="00B42C71"/>
    <w:rsid w:val="00B44672"/>
    <w:rsid w:val="00B44865"/>
    <w:rsid w:val="00B45D0C"/>
    <w:rsid w:val="00B46417"/>
    <w:rsid w:val="00B47058"/>
    <w:rsid w:val="00B47313"/>
    <w:rsid w:val="00B4750D"/>
    <w:rsid w:val="00B514E6"/>
    <w:rsid w:val="00B5186D"/>
    <w:rsid w:val="00B52F18"/>
    <w:rsid w:val="00B53452"/>
    <w:rsid w:val="00B536C6"/>
    <w:rsid w:val="00B55439"/>
    <w:rsid w:val="00B569E0"/>
    <w:rsid w:val="00B65FB8"/>
    <w:rsid w:val="00B70B28"/>
    <w:rsid w:val="00B726E7"/>
    <w:rsid w:val="00B74D46"/>
    <w:rsid w:val="00B80ED8"/>
    <w:rsid w:val="00B8647A"/>
    <w:rsid w:val="00B90207"/>
    <w:rsid w:val="00B91808"/>
    <w:rsid w:val="00B91F95"/>
    <w:rsid w:val="00B92543"/>
    <w:rsid w:val="00B9265E"/>
    <w:rsid w:val="00B970EB"/>
    <w:rsid w:val="00BA207C"/>
    <w:rsid w:val="00BA3FCE"/>
    <w:rsid w:val="00BA4C41"/>
    <w:rsid w:val="00BB027A"/>
    <w:rsid w:val="00BB1553"/>
    <w:rsid w:val="00BB2173"/>
    <w:rsid w:val="00BB51DA"/>
    <w:rsid w:val="00BB6581"/>
    <w:rsid w:val="00BC42D8"/>
    <w:rsid w:val="00BD0EE4"/>
    <w:rsid w:val="00BD0F33"/>
    <w:rsid w:val="00BD20E2"/>
    <w:rsid w:val="00BD3474"/>
    <w:rsid w:val="00BD4102"/>
    <w:rsid w:val="00BD7CBF"/>
    <w:rsid w:val="00BE154C"/>
    <w:rsid w:val="00BE4C10"/>
    <w:rsid w:val="00BE5B27"/>
    <w:rsid w:val="00BE5EC8"/>
    <w:rsid w:val="00BE604A"/>
    <w:rsid w:val="00BE6EF5"/>
    <w:rsid w:val="00BF04D2"/>
    <w:rsid w:val="00BF181A"/>
    <w:rsid w:val="00BF1E5F"/>
    <w:rsid w:val="00BF285A"/>
    <w:rsid w:val="00BF2A3D"/>
    <w:rsid w:val="00BF2B0E"/>
    <w:rsid w:val="00BF3808"/>
    <w:rsid w:val="00BF3AC8"/>
    <w:rsid w:val="00BF4DF4"/>
    <w:rsid w:val="00BF55AC"/>
    <w:rsid w:val="00BF5D4D"/>
    <w:rsid w:val="00BF7A62"/>
    <w:rsid w:val="00C02570"/>
    <w:rsid w:val="00C02694"/>
    <w:rsid w:val="00C05426"/>
    <w:rsid w:val="00C0549D"/>
    <w:rsid w:val="00C079DD"/>
    <w:rsid w:val="00C07CD7"/>
    <w:rsid w:val="00C10D92"/>
    <w:rsid w:val="00C119B6"/>
    <w:rsid w:val="00C122D6"/>
    <w:rsid w:val="00C16CF9"/>
    <w:rsid w:val="00C21CD1"/>
    <w:rsid w:val="00C21DBA"/>
    <w:rsid w:val="00C22D21"/>
    <w:rsid w:val="00C23463"/>
    <w:rsid w:val="00C252DB"/>
    <w:rsid w:val="00C262E8"/>
    <w:rsid w:val="00C2741C"/>
    <w:rsid w:val="00C27BD9"/>
    <w:rsid w:val="00C31B05"/>
    <w:rsid w:val="00C342E3"/>
    <w:rsid w:val="00C34DB7"/>
    <w:rsid w:val="00C3512D"/>
    <w:rsid w:val="00C35615"/>
    <w:rsid w:val="00C377BF"/>
    <w:rsid w:val="00C4209D"/>
    <w:rsid w:val="00C431BB"/>
    <w:rsid w:val="00C444DD"/>
    <w:rsid w:val="00C4589C"/>
    <w:rsid w:val="00C4590B"/>
    <w:rsid w:val="00C464CE"/>
    <w:rsid w:val="00C522DA"/>
    <w:rsid w:val="00C5269C"/>
    <w:rsid w:val="00C55B57"/>
    <w:rsid w:val="00C5615C"/>
    <w:rsid w:val="00C56D46"/>
    <w:rsid w:val="00C63AB5"/>
    <w:rsid w:val="00C64902"/>
    <w:rsid w:val="00C654CE"/>
    <w:rsid w:val="00C66162"/>
    <w:rsid w:val="00C67CB2"/>
    <w:rsid w:val="00C7242F"/>
    <w:rsid w:val="00C74CFA"/>
    <w:rsid w:val="00C77711"/>
    <w:rsid w:val="00C82E15"/>
    <w:rsid w:val="00C8337A"/>
    <w:rsid w:val="00C83D01"/>
    <w:rsid w:val="00C86E6D"/>
    <w:rsid w:val="00C905C0"/>
    <w:rsid w:val="00C90748"/>
    <w:rsid w:val="00C918A8"/>
    <w:rsid w:val="00C94E55"/>
    <w:rsid w:val="00C96F33"/>
    <w:rsid w:val="00CA0B9E"/>
    <w:rsid w:val="00CA4607"/>
    <w:rsid w:val="00CA55BC"/>
    <w:rsid w:val="00CA5EE1"/>
    <w:rsid w:val="00CA61B8"/>
    <w:rsid w:val="00CA7D7A"/>
    <w:rsid w:val="00CB4AC3"/>
    <w:rsid w:val="00CB4E06"/>
    <w:rsid w:val="00CB6622"/>
    <w:rsid w:val="00CB67A8"/>
    <w:rsid w:val="00CB7E4C"/>
    <w:rsid w:val="00CC01BF"/>
    <w:rsid w:val="00CC088F"/>
    <w:rsid w:val="00CC1168"/>
    <w:rsid w:val="00CC44C2"/>
    <w:rsid w:val="00CD0A79"/>
    <w:rsid w:val="00CD1318"/>
    <w:rsid w:val="00CD2D34"/>
    <w:rsid w:val="00CD50BD"/>
    <w:rsid w:val="00CD71FF"/>
    <w:rsid w:val="00CD7E30"/>
    <w:rsid w:val="00CE1607"/>
    <w:rsid w:val="00CE1C40"/>
    <w:rsid w:val="00CE1F0D"/>
    <w:rsid w:val="00CE41CB"/>
    <w:rsid w:val="00CE465F"/>
    <w:rsid w:val="00CE5A3D"/>
    <w:rsid w:val="00CE5B07"/>
    <w:rsid w:val="00CF0904"/>
    <w:rsid w:val="00CF23E3"/>
    <w:rsid w:val="00CF57DD"/>
    <w:rsid w:val="00CF6BE1"/>
    <w:rsid w:val="00CF7C76"/>
    <w:rsid w:val="00D00AB4"/>
    <w:rsid w:val="00D01031"/>
    <w:rsid w:val="00D01091"/>
    <w:rsid w:val="00D0331A"/>
    <w:rsid w:val="00D04240"/>
    <w:rsid w:val="00D0538C"/>
    <w:rsid w:val="00D060BF"/>
    <w:rsid w:val="00D069F7"/>
    <w:rsid w:val="00D06C77"/>
    <w:rsid w:val="00D07986"/>
    <w:rsid w:val="00D1017D"/>
    <w:rsid w:val="00D105BD"/>
    <w:rsid w:val="00D11B7C"/>
    <w:rsid w:val="00D12ECB"/>
    <w:rsid w:val="00D1323E"/>
    <w:rsid w:val="00D13916"/>
    <w:rsid w:val="00D14176"/>
    <w:rsid w:val="00D148A6"/>
    <w:rsid w:val="00D15000"/>
    <w:rsid w:val="00D15914"/>
    <w:rsid w:val="00D21176"/>
    <w:rsid w:val="00D215C7"/>
    <w:rsid w:val="00D23A56"/>
    <w:rsid w:val="00D245C9"/>
    <w:rsid w:val="00D315D4"/>
    <w:rsid w:val="00D31964"/>
    <w:rsid w:val="00D338A7"/>
    <w:rsid w:val="00D341B2"/>
    <w:rsid w:val="00D353CE"/>
    <w:rsid w:val="00D3650A"/>
    <w:rsid w:val="00D41A07"/>
    <w:rsid w:val="00D421FD"/>
    <w:rsid w:val="00D44F5C"/>
    <w:rsid w:val="00D46AE8"/>
    <w:rsid w:val="00D5731B"/>
    <w:rsid w:val="00D603A2"/>
    <w:rsid w:val="00D6582D"/>
    <w:rsid w:val="00D670F4"/>
    <w:rsid w:val="00D71AFD"/>
    <w:rsid w:val="00D73C09"/>
    <w:rsid w:val="00D753EE"/>
    <w:rsid w:val="00D7700B"/>
    <w:rsid w:val="00D77477"/>
    <w:rsid w:val="00D82887"/>
    <w:rsid w:val="00D83213"/>
    <w:rsid w:val="00D86B76"/>
    <w:rsid w:val="00D86FC5"/>
    <w:rsid w:val="00D92C14"/>
    <w:rsid w:val="00D9328A"/>
    <w:rsid w:val="00D94BBA"/>
    <w:rsid w:val="00D95458"/>
    <w:rsid w:val="00DA04B4"/>
    <w:rsid w:val="00DA0787"/>
    <w:rsid w:val="00DA14AD"/>
    <w:rsid w:val="00DA272F"/>
    <w:rsid w:val="00DA33E2"/>
    <w:rsid w:val="00DA5DF7"/>
    <w:rsid w:val="00DA666D"/>
    <w:rsid w:val="00DA6FF5"/>
    <w:rsid w:val="00DA75C1"/>
    <w:rsid w:val="00DB080D"/>
    <w:rsid w:val="00DB15FC"/>
    <w:rsid w:val="00DB18AC"/>
    <w:rsid w:val="00DB352E"/>
    <w:rsid w:val="00DB6D89"/>
    <w:rsid w:val="00DB7354"/>
    <w:rsid w:val="00DB7C68"/>
    <w:rsid w:val="00DC3833"/>
    <w:rsid w:val="00DC44DD"/>
    <w:rsid w:val="00DC538A"/>
    <w:rsid w:val="00DC68B4"/>
    <w:rsid w:val="00DD2CEF"/>
    <w:rsid w:val="00DD2DF9"/>
    <w:rsid w:val="00DD4875"/>
    <w:rsid w:val="00DD5C74"/>
    <w:rsid w:val="00DD693D"/>
    <w:rsid w:val="00DE1A21"/>
    <w:rsid w:val="00DE3CC8"/>
    <w:rsid w:val="00DE47C0"/>
    <w:rsid w:val="00DE5231"/>
    <w:rsid w:val="00DE755A"/>
    <w:rsid w:val="00DE7602"/>
    <w:rsid w:val="00DF06F4"/>
    <w:rsid w:val="00DF0E95"/>
    <w:rsid w:val="00DF2F63"/>
    <w:rsid w:val="00DF32D2"/>
    <w:rsid w:val="00DF4BC0"/>
    <w:rsid w:val="00DF5651"/>
    <w:rsid w:val="00DF5B02"/>
    <w:rsid w:val="00DF5FE7"/>
    <w:rsid w:val="00E0038D"/>
    <w:rsid w:val="00E01AE4"/>
    <w:rsid w:val="00E02170"/>
    <w:rsid w:val="00E060AE"/>
    <w:rsid w:val="00E1193A"/>
    <w:rsid w:val="00E12285"/>
    <w:rsid w:val="00E12717"/>
    <w:rsid w:val="00E1477F"/>
    <w:rsid w:val="00E14E75"/>
    <w:rsid w:val="00E15F2E"/>
    <w:rsid w:val="00E17745"/>
    <w:rsid w:val="00E20F90"/>
    <w:rsid w:val="00E22706"/>
    <w:rsid w:val="00E25519"/>
    <w:rsid w:val="00E2568F"/>
    <w:rsid w:val="00E331D4"/>
    <w:rsid w:val="00E334B4"/>
    <w:rsid w:val="00E378CA"/>
    <w:rsid w:val="00E4009A"/>
    <w:rsid w:val="00E411FA"/>
    <w:rsid w:val="00E4174E"/>
    <w:rsid w:val="00E4571B"/>
    <w:rsid w:val="00E47B16"/>
    <w:rsid w:val="00E54D14"/>
    <w:rsid w:val="00E55AD7"/>
    <w:rsid w:val="00E56F7D"/>
    <w:rsid w:val="00E604C7"/>
    <w:rsid w:val="00E60A6F"/>
    <w:rsid w:val="00E622EC"/>
    <w:rsid w:val="00E62827"/>
    <w:rsid w:val="00E62873"/>
    <w:rsid w:val="00E63FF7"/>
    <w:rsid w:val="00E64A6B"/>
    <w:rsid w:val="00E64AAE"/>
    <w:rsid w:val="00E64E1F"/>
    <w:rsid w:val="00E669EA"/>
    <w:rsid w:val="00E66D0A"/>
    <w:rsid w:val="00E70D42"/>
    <w:rsid w:val="00E7157F"/>
    <w:rsid w:val="00E7235D"/>
    <w:rsid w:val="00E74995"/>
    <w:rsid w:val="00E75539"/>
    <w:rsid w:val="00E760A2"/>
    <w:rsid w:val="00E77CB5"/>
    <w:rsid w:val="00E825ED"/>
    <w:rsid w:val="00E94399"/>
    <w:rsid w:val="00E94A62"/>
    <w:rsid w:val="00E95AAA"/>
    <w:rsid w:val="00EA2D64"/>
    <w:rsid w:val="00EA3184"/>
    <w:rsid w:val="00EA3AAF"/>
    <w:rsid w:val="00EA63FC"/>
    <w:rsid w:val="00EA7B76"/>
    <w:rsid w:val="00EB0D31"/>
    <w:rsid w:val="00EB0DB6"/>
    <w:rsid w:val="00EB10D1"/>
    <w:rsid w:val="00EB185A"/>
    <w:rsid w:val="00EB1F3D"/>
    <w:rsid w:val="00EB23FA"/>
    <w:rsid w:val="00EB28CC"/>
    <w:rsid w:val="00EB3BC4"/>
    <w:rsid w:val="00EC1385"/>
    <w:rsid w:val="00ED15CC"/>
    <w:rsid w:val="00ED252C"/>
    <w:rsid w:val="00ED4C36"/>
    <w:rsid w:val="00ED50C3"/>
    <w:rsid w:val="00ED5E95"/>
    <w:rsid w:val="00ED72DE"/>
    <w:rsid w:val="00EE0187"/>
    <w:rsid w:val="00EE2930"/>
    <w:rsid w:val="00EE4DC0"/>
    <w:rsid w:val="00EE5377"/>
    <w:rsid w:val="00EE55C5"/>
    <w:rsid w:val="00EE6103"/>
    <w:rsid w:val="00EE740B"/>
    <w:rsid w:val="00EE7DA6"/>
    <w:rsid w:val="00EE7ECA"/>
    <w:rsid w:val="00EF0485"/>
    <w:rsid w:val="00EF161D"/>
    <w:rsid w:val="00EF319E"/>
    <w:rsid w:val="00EF4788"/>
    <w:rsid w:val="00EF6F6D"/>
    <w:rsid w:val="00F01968"/>
    <w:rsid w:val="00F01BA5"/>
    <w:rsid w:val="00F05FDE"/>
    <w:rsid w:val="00F0628B"/>
    <w:rsid w:val="00F1191A"/>
    <w:rsid w:val="00F11EF9"/>
    <w:rsid w:val="00F16075"/>
    <w:rsid w:val="00F20A87"/>
    <w:rsid w:val="00F20B76"/>
    <w:rsid w:val="00F212A6"/>
    <w:rsid w:val="00F3028E"/>
    <w:rsid w:val="00F3089A"/>
    <w:rsid w:val="00F308DD"/>
    <w:rsid w:val="00F31644"/>
    <w:rsid w:val="00F3177B"/>
    <w:rsid w:val="00F3360D"/>
    <w:rsid w:val="00F34070"/>
    <w:rsid w:val="00F34E8C"/>
    <w:rsid w:val="00F3523A"/>
    <w:rsid w:val="00F42A8A"/>
    <w:rsid w:val="00F42D79"/>
    <w:rsid w:val="00F42EA3"/>
    <w:rsid w:val="00F44BB2"/>
    <w:rsid w:val="00F465CA"/>
    <w:rsid w:val="00F47473"/>
    <w:rsid w:val="00F475D6"/>
    <w:rsid w:val="00F50372"/>
    <w:rsid w:val="00F54906"/>
    <w:rsid w:val="00F57AD9"/>
    <w:rsid w:val="00F60A38"/>
    <w:rsid w:val="00F63280"/>
    <w:rsid w:val="00F671FE"/>
    <w:rsid w:val="00F67505"/>
    <w:rsid w:val="00F67A05"/>
    <w:rsid w:val="00F70969"/>
    <w:rsid w:val="00F73A9C"/>
    <w:rsid w:val="00F770D9"/>
    <w:rsid w:val="00F801C2"/>
    <w:rsid w:val="00F817EB"/>
    <w:rsid w:val="00F82767"/>
    <w:rsid w:val="00F82F18"/>
    <w:rsid w:val="00F859EE"/>
    <w:rsid w:val="00F905B3"/>
    <w:rsid w:val="00F90F23"/>
    <w:rsid w:val="00F90F3F"/>
    <w:rsid w:val="00F93D59"/>
    <w:rsid w:val="00F946DC"/>
    <w:rsid w:val="00FA0E8C"/>
    <w:rsid w:val="00FA133A"/>
    <w:rsid w:val="00FA290D"/>
    <w:rsid w:val="00FA2A52"/>
    <w:rsid w:val="00FA32B9"/>
    <w:rsid w:val="00FA5721"/>
    <w:rsid w:val="00FA7279"/>
    <w:rsid w:val="00FA7C9A"/>
    <w:rsid w:val="00FB096C"/>
    <w:rsid w:val="00FB2916"/>
    <w:rsid w:val="00FB4C60"/>
    <w:rsid w:val="00FB5EF6"/>
    <w:rsid w:val="00FB76E4"/>
    <w:rsid w:val="00FC04B0"/>
    <w:rsid w:val="00FC258E"/>
    <w:rsid w:val="00FC25B6"/>
    <w:rsid w:val="00FC42E3"/>
    <w:rsid w:val="00FC53A7"/>
    <w:rsid w:val="00FC6F57"/>
    <w:rsid w:val="00FD3C29"/>
    <w:rsid w:val="00FD5D6B"/>
    <w:rsid w:val="00FD6E3B"/>
    <w:rsid w:val="00FE06C9"/>
    <w:rsid w:val="00FE087B"/>
    <w:rsid w:val="00FE362B"/>
    <w:rsid w:val="00FE519C"/>
    <w:rsid w:val="00FE6317"/>
    <w:rsid w:val="00FE68A9"/>
    <w:rsid w:val="00FF0016"/>
    <w:rsid w:val="00FF1271"/>
    <w:rsid w:val="00FF3804"/>
    <w:rsid w:val="00FF433D"/>
    <w:rsid w:val="00FF4E5D"/>
    <w:rsid w:val="00FF53E4"/>
    <w:rsid w:val="00FF55A0"/>
    <w:rsid w:val="00FF6A09"/>
    <w:rsid w:val="00FF756B"/>
    <w:rsid w:val="00FF7B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7750001"/>
  <w15:docId w15:val="{15062C13-FFD9-7F42-96CF-84F7E8B94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BatangChe"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B410E"/>
    <w:pPr>
      <w:widowControl w:val="0"/>
      <w:wordWrap w:val="0"/>
      <w:adjustRightInd w:val="0"/>
      <w:spacing w:line="360" w:lineRule="atLeast"/>
      <w:jc w:val="both"/>
      <w:textAlignment w:val="baseline"/>
    </w:pPr>
    <w:rPr>
      <w:rFonts w:eastAsia="DotumChe"/>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rsid w:val="004B410E"/>
    <w:pPr>
      <w:tabs>
        <w:tab w:val="center" w:pos="4252"/>
        <w:tab w:val="right" w:pos="8504"/>
      </w:tabs>
    </w:pPr>
  </w:style>
  <w:style w:type="paragraph" w:styleId="a4">
    <w:name w:val="footer"/>
    <w:basedOn w:val="a"/>
    <w:rsid w:val="004B410E"/>
    <w:pPr>
      <w:tabs>
        <w:tab w:val="center" w:pos="4252"/>
        <w:tab w:val="right" w:pos="8504"/>
      </w:tabs>
    </w:pPr>
  </w:style>
  <w:style w:type="character" w:styleId="a5">
    <w:name w:val="page number"/>
    <w:basedOn w:val="a0"/>
    <w:rsid w:val="004B410E"/>
  </w:style>
  <w:style w:type="paragraph" w:styleId="a6">
    <w:name w:val="Balloon Text"/>
    <w:basedOn w:val="a"/>
    <w:link w:val="Char0"/>
    <w:rsid w:val="003B79A6"/>
    <w:pPr>
      <w:spacing w:line="240" w:lineRule="auto"/>
    </w:pPr>
    <w:rPr>
      <w:rFonts w:ascii="Malgun Gothic" w:eastAsia="Malgun Gothic" w:hAnsi="Malgun Gothic"/>
      <w:sz w:val="18"/>
      <w:szCs w:val="18"/>
    </w:rPr>
  </w:style>
  <w:style w:type="character" w:customStyle="1" w:styleId="Char0">
    <w:name w:val="풍선 도움말 텍스트 Char"/>
    <w:link w:val="a6"/>
    <w:rsid w:val="003B79A6"/>
    <w:rPr>
      <w:rFonts w:ascii="Malgun Gothic" w:eastAsia="Malgun Gothic" w:hAnsi="Malgun Gothic" w:cs="Times New Roman"/>
      <w:sz w:val="18"/>
      <w:szCs w:val="18"/>
    </w:rPr>
  </w:style>
  <w:style w:type="character" w:styleId="a7">
    <w:name w:val="Emphasis"/>
    <w:uiPriority w:val="20"/>
    <w:qFormat/>
    <w:rsid w:val="006519B9"/>
    <w:rPr>
      <w:i/>
      <w:iCs/>
    </w:rPr>
  </w:style>
  <w:style w:type="character" w:customStyle="1" w:styleId="Char">
    <w:name w:val="머리글 Char"/>
    <w:link w:val="a3"/>
    <w:uiPriority w:val="99"/>
    <w:rsid w:val="00D01031"/>
    <w:rPr>
      <w:rFonts w:eastAsia="DotumChe"/>
      <w:sz w:val="22"/>
    </w:rPr>
  </w:style>
  <w:style w:type="table" w:styleId="a8">
    <w:name w:val="Table Grid"/>
    <w:basedOn w:val="a1"/>
    <w:rsid w:val="00D010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rsid w:val="00522C35"/>
    <w:rPr>
      <w:sz w:val="18"/>
      <w:szCs w:val="18"/>
    </w:rPr>
  </w:style>
  <w:style w:type="paragraph" w:styleId="aa">
    <w:name w:val="annotation text"/>
    <w:basedOn w:val="a"/>
    <w:link w:val="Char1"/>
    <w:rsid w:val="00522C35"/>
    <w:pPr>
      <w:jc w:val="left"/>
    </w:pPr>
  </w:style>
  <w:style w:type="character" w:customStyle="1" w:styleId="Char1">
    <w:name w:val="메모 텍스트 Char"/>
    <w:link w:val="aa"/>
    <w:rsid w:val="00522C35"/>
    <w:rPr>
      <w:rFonts w:eastAsia="DotumChe"/>
      <w:sz w:val="22"/>
    </w:rPr>
  </w:style>
  <w:style w:type="paragraph" w:styleId="ab">
    <w:name w:val="annotation subject"/>
    <w:basedOn w:val="aa"/>
    <w:next w:val="aa"/>
    <w:link w:val="Char2"/>
    <w:rsid w:val="00522C35"/>
    <w:rPr>
      <w:b/>
      <w:bCs/>
    </w:rPr>
  </w:style>
  <w:style w:type="character" w:customStyle="1" w:styleId="Char2">
    <w:name w:val="메모 주제 Char"/>
    <w:link w:val="ab"/>
    <w:rsid w:val="00522C35"/>
    <w:rPr>
      <w:rFonts w:eastAsia="DotumChe"/>
      <w:b/>
      <w:bCs/>
      <w:sz w:val="22"/>
    </w:rPr>
  </w:style>
  <w:style w:type="paragraph" w:styleId="ac">
    <w:name w:val="Document Map"/>
    <w:basedOn w:val="a"/>
    <w:link w:val="Char3"/>
    <w:rsid w:val="009B723F"/>
    <w:rPr>
      <w:rFonts w:ascii="Gulim" w:eastAsia="Gulim"/>
      <w:sz w:val="18"/>
      <w:szCs w:val="18"/>
    </w:rPr>
  </w:style>
  <w:style w:type="character" w:customStyle="1" w:styleId="Char3">
    <w:name w:val="문서 구조 Char"/>
    <w:link w:val="ac"/>
    <w:rsid w:val="009B723F"/>
    <w:rPr>
      <w:rFonts w:ascii="Gulim" w:eastAsia="Gulim"/>
      <w:sz w:val="18"/>
      <w:szCs w:val="18"/>
    </w:rPr>
  </w:style>
  <w:style w:type="paragraph" w:styleId="ad">
    <w:name w:val="Normal (Web)"/>
    <w:basedOn w:val="a"/>
    <w:uiPriority w:val="99"/>
    <w:unhideWhenUsed/>
    <w:rsid w:val="00CD50BD"/>
    <w:pPr>
      <w:widowControl/>
      <w:wordWrap/>
      <w:adjustRightInd/>
      <w:spacing w:before="100" w:beforeAutospacing="1" w:after="100" w:afterAutospacing="1" w:line="240" w:lineRule="auto"/>
      <w:jc w:val="left"/>
      <w:textAlignment w:val="auto"/>
    </w:pPr>
    <w:rPr>
      <w:rFonts w:ascii="Gulim" w:eastAsia="Gulim" w:hAnsi="Gulim" w:cs="Gulim"/>
      <w:sz w:val="24"/>
      <w:szCs w:val="24"/>
    </w:rPr>
  </w:style>
  <w:style w:type="paragraph" w:styleId="ae">
    <w:name w:val="Revision"/>
    <w:hidden/>
    <w:uiPriority w:val="99"/>
    <w:semiHidden/>
    <w:rsid w:val="009A3E11"/>
    <w:rPr>
      <w:rFonts w:eastAsia="DotumChe"/>
      <w:sz w:val="22"/>
    </w:rPr>
  </w:style>
  <w:style w:type="paragraph" w:styleId="af">
    <w:name w:val="List Paragraph"/>
    <w:basedOn w:val="a"/>
    <w:uiPriority w:val="34"/>
    <w:qFormat/>
    <w:rsid w:val="00D06C77"/>
    <w:pPr>
      <w:ind w:left="720"/>
      <w:contextualSpacing/>
    </w:pPr>
  </w:style>
  <w:style w:type="character" w:customStyle="1" w:styleId="mean">
    <w:name w:val="mean"/>
    <w:basedOn w:val="a0"/>
    <w:rsid w:val="00DB6D89"/>
  </w:style>
  <w:style w:type="paragraph" w:customStyle="1" w:styleId="RUSchedule">
    <w:name w:val="RU Schedule"/>
    <w:basedOn w:val="af0"/>
    <w:uiPriority w:val="19"/>
    <w:rsid w:val="008B04E5"/>
    <w:pPr>
      <w:keepNext/>
      <w:widowControl/>
      <w:numPr>
        <w:numId w:val="106"/>
      </w:numPr>
      <w:wordWrap/>
      <w:adjustRightInd/>
      <w:spacing w:after="240" w:line="276" w:lineRule="auto"/>
      <w:jc w:val="left"/>
      <w:textAlignment w:val="auto"/>
      <w:outlineLvl w:val="0"/>
    </w:pPr>
    <w:rPr>
      <w:rFonts w:ascii="Arial" w:eastAsia="Batang" w:hAnsi="Arial"/>
      <w:b/>
      <w:bCs/>
      <w:sz w:val="28"/>
      <w:szCs w:val="32"/>
      <w:lang w:val="ru-RU"/>
    </w:rPr>
  </w:style>
  <w:style w:type="paragraph" w:customStyle="1" w:styleId="RUPart">
    <w:name w:val="RU Part"/>
    <w:basedOn w:val="af0"/>
    <w:uiPriority w:val="19"/>
    <w:rsid w:val="008B04E5"/>
    <w:pPr>
      <w:keepNext/>
      <w:widowControl/>
      <w:numPr>
        <w:ilvl w:val="2"/>
        <w:numId w:val="106"/>
      </w:numPr>
      <w:wordWrap/>
      <w:adjustRightInd/>
      <w:spacing w:after="240" w:line="276" w:lineRule="auto"/>
      <w:jc w:val="left"/>
      <w:textAlignment w:val="auto"/>
      <w:outlineLvl w:val="1"/>
    </w:pPr>
    <w:rPr>
      <w:rFonts w:ascii="Arial" w:eastAsia="Batang" w:hAnsi="Arial"/>
      <w:b/>
      <w:bCs/>
      <w:sz w:val="24"/>
      <w:szCs w:val="28"/>
      <w:lang w:val="ru-RU"/>
    </w:rPr>
  </w:style>
  <w:style w:type="paragraph" w:customStyle="1" w:styleId="RULevel4Number">
    <w:name w:val="RU Level 4 Number"/>
    <w:basedOn w:val="af0"/>
    <w:uiPriority w:val="19"/>
    <w:rsid w:val="008B04E5"/>
    <w:pPr>
      <w:widowControl/>
      <w:numPr>
        <w:numId w:val="107"/>
      </w:numPr>
      <w:wordWrap/>
      <w:adjustRightInd/>
      <w:spacing w:after="240" w:line="240" w:lineRule="auto"/>
      <w:textAlignment w:val="auto"/>
    </w:pPr>
    <w:rPr>
      <w:rFonts w:eastAsia="Batang"/>
      <w:sz w:val="20"/>
      <w:szCs w:val="24"/>
      <w:lang w:val="ru-RU"/>
    </w:rPr>
  </w:style>
  <w:style w:type="paragraph" w:customStyle="1" w:styleId="RUSch1Number">
    <w:name w:val="RU Sch 1 Number"/>
    <w:basedOn w:val="af0"/>
    <w:uiPriority w:val="19"/>
    <w:rsid w:val="008B04E5"/>
    <w:pPr>
      <w:widowControl/>
      <w:numPr>
        <w:ilvl w:val="3"/>
        <w:numId w:val="106"/>
      </w:numPr>
      <w:wordWrap/>
      <w:adjustRightInd/>
      <w:spacing w:after="240" w:line="276" w:lineRule="auto"/>
      <w:jc w:val="left"/>
      <w:textAlignment w:val="auto"/>
    </w:pPr>
    <w:rPr>
      <w:rFonts w:ascii="Arial" w:eastAsia="Batang" w:hAnsi="Arial"/>
      <w:sz w:val="20"/>
      <w:lang w:val="ru-RU"/>
    </w:rPr>
  </w:style>
  <w:style w:type="paragraph" w:customStyle="1" w:styleId="RUSch2Number">
    <w:name w:val="RU Sch 2 Number"/>
    <w:basedOn w:val="af0"/>
    <w:uiPriority w:val="19"/>
    <w:rsid w:val="008B04E5"/>
    <w:pPr>
      <w:widowControl/>
      <w:numPr>
        <w:ilvl w:val="4"/>
        <w:numId w:val="106"/>
      </w:numPr>
      <w:wordWrap/>
      <w:adjustRightInd/>
      <w:spacing w:after="240" w:line="276" w:lineRule="auto"/>
      <w:jc w:val="left"/>
      <w:textAlignment w:val="auto"/>
    </w:pPr>
    <w:rPr>
      <w:rFonts w:ascii="Arial" w:eastAsia="Batang" w:hAnsi="Arial"/>
      <w:sz w:val="20"/>
      <w:lang w:val="ru-RU"/>
    </w:rPr>
  </w:style>
  <w:style w:type="paragraph" w:customStyle="1" w:styleId="RUSch3Number">
    <w:name w:val="RU Sch 3 Number"/>
    <w:basedOn w:val="af0"/>
    <w:uiPriority w:val="19"/>
    <w:rsid w:val="008B04E5"/>
    <w:pPr>
      <w:widowControl/>
      <w:numPr>
        <w:ilvl w:val="5"/>
        <w:numId w:val="106"/>
      </w:numPr>
      <w:wordWrap/>
      <w:adjustRightInd/>
      <w:spacing w:after="240" w:line="276" w:lineRule="auto"/>
      <w:jc w:val="left"/>
      <w:textAlignment w:val="auto"/>
    </w:pPr>
    <w:rPr>
      <w:rFonts w:ascii="Arial" w:eastAsia="Batang" w:hAnsi="Arial"/>
      <w:sz w:val="20"/>
      <w:lang w:val="ru-RU"/>
    </w:rPr>
  </w:style>
  <w:style w:type="paragraph" w:customStyle="1" w:styleId="RUSch4Number">
    <w:name w:val="RU Sch 4 Number"/>
    <w:basedOn w:val="af0"/>
    <w:uiPriority w:val="19"/>
    <w:rsid w:val="008B04E5"/>
    <w:pPr>
      <w:widowControl/>
      <w:numPr>
        <w:ilvl w:val="6"/>
        <w:numId w:val="106"/>
      </w:numPr>
      <w:wordWrap/>
      <w:adjustRightInd/>
      <w:spacing w:after="240" w:line="240" w:lineRule="auto"/>
      <w:textAlignment w:val="auto"/>
    </w:pPr>
    <w:rPr>
      <w:rFonts w:eastAsia="Batang"/>
      <w:sz w:val="20"/>
      <w:lang w:val="ru-RU"/>
    </w:rPr>
  </w:style>
  <w:style w:type="paragraph" w:customStyle="1" w:styleId="RUSch5Number">
    <w:name w:val="RU Sch 5 Number"/>
    <w:basedOn w:val="af0"/>
    <w:uiPriority w:val="19"/>
    <w:rsid w:val="008B04E5"/>
    <w:pPr>
      <w:widowControl/>
      <w:numPr>
        <w:ilvl w:val="7"/>
        <w:numId w:val="106"/>
      </w:numPr>
      <w:wordWrap/>
      <w:adjustRightInd/>
      <w:spacing w:after="240" w:line="276" w:lineRule="auto"/>
      <w:jc w:val="left"/>
      <w:textAlignment w:val="auto"/>
    </w:pPr>
    <w:rPr>
      <w:rFonts w:ascii="Arial" w:eastAsia="Batang" w:hAnsi="Arial"/>
      <w:sz w:val="20"/>
      <w:lang w:val="ru-RU"/>
    </w:rPr>
  </w:style>
  <w:style w:type="paragraph" w:customStyle="1" w:styleId="RUSch6Number">
    <w:name w:val="RU Sch 6 Number"/>
    <w:basedOn w:val="af0"/>
    <w:uiPriority w:val="19"/>
    <w:rsid w:val="008B04E5"/>
    <w:pPr>
      <w:widowControl/>
      <w:numPr>
        <w:ilvl w:val="8"/>
        <w:numId w:val="106"/>
      </w:numPr>
      <w:wordWrap/>
      <w:adjustRightInd/>
      <w:spacing w:after="240" w:line="276" w:lineRule="auto"/>
      <w:jc w:val="left"/>
      <w:textAlignment w:val="auto"/>
    </w:pPr>
    <w:rPr>
      <w:rFonts w:ascii="Arial" w:eastAsia="Batang" w:hAnsi="Arial"/>
      <w:sz w:val="20"/>
    </w:rPr>
  </w:style>
  <w:style w:type="paragraph" w:customStyle="1" w:styleId="RUSubSchedule">
    <w:name w:val="RU Sub Schedule"/>
    <w:basedOn w:val="af0"/>
    <w:uiPriority w:val="19"/>
    <w:rsid w:val="008B04E5"/>
    <w:pPr>
      <w:keepNext/>
      <w:widowControl/>
      <w:numPr>
        <w:ilvl w:val="1"/>
        <w:numId w:val="106"/>
      </w:numPr>
      <w:wordWrap/>
      <w:adjustRightInd/>
      <w:spacing w:after="240" w:line="276" w:lineRule="auto"/>
      <w:jc w:val="left"/>
      <w:textAlignment w:val="auto"/>
      <w:outlineLvl w:val="1"/>
    </w:pPr>
    <w:rPr>
      <w:rFonts w:ascii="Arial" w:eastAsia="Batang" w:hAnsi="Arial"/>
      <w:b/>
      <w:bCs/>
      <w:sz w:val="24"/>
      <w:szCs w:val="28"/>
      <w:lang w:val="ru-RU"/>
    </w:rPr>
  </w:style>
  <w:style w:type="numbering" w:customStyle="1" w:styleId="RussianSchedules">
    <w:name w:val="Russian Schedules"/>
    <w:uiPriority w:val="99"/>
    <w:rsid w:val="008B04E5"/>
    <w:pPr>
      <w:numPr>
        <w:numId w:val="106"/>
      </w:numPr>
    </w:pPr>
  </w:style>
  <w:style w:type="paragraph" w:styleId="af0">
    <w:name w:val="Body Text"/>
    <w:basedOn w:val="a"/>
    <w:link w:val="Char4"/>
    <w:rsid w:val="008B04E5"/>
    <w:pPr>
      <w:spacing w:after="120"/>
    </w:pPr>
  </w:style>
  <w:style w:type="character" w:customStyle="1" w:styleId="Char4">
    <w:name w:val="본문 Char"/>
    <w:basedOn w:val="a0"/>
    <w:link w:val="af0"/>
    <w:rsid w:val="008B04E5"/>
    <w:rPr>
      <w:rFonts w:eastAsia="DotumChe"/>
      <w:sz w:val="22"/>
    </w:rPr>
  </w:style>
  <w:style w:type="paragraph" w:customStyle="1" w:styleId="s1">
    <w:name w:val="s_1"/>
    <w:basedOn w:val="a"/>
    <w:rsid w:val="00F90F3F"/>
    <w:pPr>
      <w:widowControl/>
      <w:wordWrap/>
      <w:adjustRightInd/>
      <w:spacing w:before="100" w:beforeAutospacing="1" w:after="100" w:afterAutospacing="1" w:line="240" w:lineRule="auto"/>
      <w:jc w:val="left"/>
      <w:textAlignment w:val="auto"/>
    </w:pPr>
    <w:rPr>
      <w:rFonts w:eastAsia="Times New Roman"/>
      <w:sz w:val="24"/>
      <w:szCs w:val="24"/>
      <w:lang w:val="ru-RU" w:eastAsia="ru-RU"/>
    </w:rPr>
  </w:style>
  <w:style w:type="character" w:styleId="af1">
    <w:name w:val="Hyperlink"/>
    <w:basedOn w:val="a0"/>
    <w:uiPriority w:val="99"/>
    <w:unhideWhenUsed/>
    <w:rsid w:val="00F90F3F"/>
    <w:rPr>
      <w:color w:val="0000FF"/>
      <w:u w:val="single"/>
    </w:rPr>
  </w:style>
  <w:style w:type="character" w:customStyle="1" w:styleId="highlightsearch">
    <w:name w:val="highlightsearch"/>
    <w:basedOn w:val="a0"/>
    <w:rsid w:val="00982DE1"/>
  </w:style>
  <w:style w:type="paragraph" w:customStyle="1" w:styleId="RURestartNumbering">
    <w:name w:val="RU Restart Numbering"/>
    <w:basedOn w:val="a"/>
    <w:uiPriority w:val="19"/>
    <w:rsid w:val="00905E40"/>
    <w:pPr>
      <w:widowControl/>
      <w:numPr>
        <w:numId w:val="110"/>
      </w:numPr>
      <w:wordWrap/>
      <w:adjustRightInd/>
      <w:spacing w:line="276" w:lineRule="auto"/>
      <w:jc w:val="left"/>
      <w:textAlignment w:val="auto"/>
    </w:pPr>
    <w:rPr>
      <w:rFonts w:ascii="Arial" w:eastAsia="Batang" w:hAnsi="Arial" w:cs="Arial"/>
      <w:sz w:val="20"/>
      <w:szCs w:val="22"/>
      <w:lang w:val="ru-RU" w:eastAsia="en-US"/>
    </w:rPr>
  </w:style>
  <w:style w:type="paragraph" w:customStyle="1" w:styleId="RULevel1Heading">
    <w:name w:val="RU Level 1 Heading"/>
    <w:basedOn w:val="af0"/>
    <w:next w:val="a"/>
    <w:uiPriority w:val="19"/>
    <w:rsid w:val="00905E40"/>
    <w:pPr>
      <w:keepNext/>
      <w:widowControl/>
      <w:numPr>
        <w:ilvl w:val="1"/>
        <w:numId w:val="110"/>
      </w:numPr>
      <w:wordWrap/>
      <w:adjustRightInd/>
      <w:spacing w:after="240" w:line="240" w:lineRule="auto"/>
      <w:jc w:val="left"/>
      <w:textAlignment w:val="auto"/>
      <w:outlineLvl w:val="0"/>
    </w:pPr>
    <w:rPr>
      <w:rFonts w:eastAsia="Batang"/>
      <w:b/>
      <w:bCs/>
      <w:szCs w:val="24"/>
    </w:rPr>
  </w:style>
  <w:style w:type="paragraph" w:customStyle="1" w:styleId="RULevel2Number">
    <w:name w:val="RU Level 2 Number"/>
    <w:basedOn w:val="af0"/>
    <w:uiPriority w:val="19"/>
    <w:rsid w:val="00905E40"/>
    <w:pPr>
      <w:widowControl/>
      <w:numPr>
        <w:ilvl w:val="2"/>
        <w:numId w:val="110"/>
      </w:numPr>
      <w:wordWrap/>
      <w:adjustRightInd/>
      <w:spacing w:after="240" w:line="240" w:lineRule="auto"/>
      <w:textAlignment w:val="auto"/>
    </w:pPr>
    <w:rPr>
      <w:rFonts w:eastAsia="Batang"/>
      <w:sz w:val="20"/>
      <w:lang w:val="ru-RU"/>
    </w:rPr>
  </w:style>
  <w:style w:type="paragraph" w:customStyle="1" w:styleId="RULevel3Number">
    <w:name w:val="RU Level 3 Number"/>
    <w:basedOn w:val="a"/>
    <w:uiPriority w:val="19"/>
    <w:rsid w:val="00905E40"/>
    <w:pPr>
      <w:widowControl/>
      <w:numPr>
        <w:ilvl w:val="3"/>
        <w:numId w:val="110"/>
      </w:numPr>
      <w:wordWrap/>
      <w:adjustRightInd/>
      <w:spacing w:after="240" w:line="240" w:lineRule="auto"/>
      <w:textAlignment w:val="auto"/>
    </w:pPr>
    <w:rPr>
      <w:rFonts w:eastAsia="Batang"/>
      <w:sz w:val="20"/>
      <w:lang w:val="ru-RU"/>
    </w:rPr>
  </w:style>
  <w:style w:type="paragraph" w:customStyle="1" w:styleId="RULevel5Number">
    <w:name w:val="RU Level 5 Number"/>
    <w:basedOn w:val="af0"/>
    <w:uiPriority w:val="19"/>
    <w:rsid w:val="00905E40"/>
    <w:pPr>
      <w:widowControl/>
      <w:numPr>
        <w:ilvl w:val="5"/>
        <w:numId w:val="110"/>
      </w:numPr>
      <w:wordWrap/>
      <w:adjustRightInd/>
      <w:spacing w:after="240" w:line="276" w:lineRule="auto"/>
      <w:jc w:val="left"/>
      <w:textAlignment w:val="auto"/>
    </w:pPr>
    <w:rPr>
      <w:rFonts w:ascii="Arial" w:eastAsia="Batang" w:hAnsi="Arial"/>
      <w:sz w:val="20"/>
      <w:lang w:val="ru-RU"/>
    </w:rPr>
  </w:style>
  <w:style w:type="paragraph" w:customStyle="1" w:styleId="RULevel6Number">
    <w:name w:val="RU Level 6 Number"/>
    <w:basedOn w:val="af0"/>
    <w:uiPriority w:val="19"/>
    <w:rsid w:val="00905E40"/>
    <w:pPr>
      <w:widowControl/>
      <w:numPr>
        <w:ilvl w:val="6"/>
        <w:numId w:val="110"/>
      </w:numPr>
      <w:wordWrap/>
      <w:adjustRightInd/>
      <w:spacing w:after="240" w:line="276" w:lineRule="auto"/>
      <w:jc w:val="left"/>
      <w:textAlignment w:val="auto"/>
    </w:pPr>
    <w:rPr>
      <w:rFonts w:ascii="Arial" w:eastAsia="Batang" w:hAnsi="Arial"/>
      <w:sz w:val="20"/>
      <w:lang w:val="ru-RU"/>
    </w:rPr>
  </w:style>
  <w:style w:type="paragraph" w:customStyle="1" w:styleId="RULevel7Number">
    <w:name w:val="RU Level 7 Number"/>
    <w:basedOn w:val="af0"/>
    <w:uiPriority w:val="19"/>
    <w:rsid w:val="00905E40"/>
    <w:pPr>
      <w:widowControl/>
      <w:numPr>
        <w:ilvl w:val="7"/>
        <w:numId w:val="110"/>
      </w:numPr>
      <w:wordWrap/>
      <w:adjustRightInd/>
      <w:spacing w:after="240" w:line="276" w:lineRule="auto"/>
      <w:jc w:val="left"/>
      <w:textAlignment w:val="auto"/>
    </w:pPr>
    <w:rPr>
      <w:rFonts w:ascii="Arial" w:eastAsia="Batang" w:hAnsi="Arial"/>
      <w:sz w:val="20"/>
      <w:lang w:val="ru-RU"/>
    </w:rPr>
  </w:style>
  <w:style w:type="paragraph" w:customStyle="1" w:styleId="RULevel8Number">
    <w:name w:val="RU Level 8 Number"/>
    <w:basedOn w:val="af0"/>
    <w:uiPriority w:val="19"/>
    <w:rsid w:val="00905E40"/>
    <w:pPr>
      <w:widowControl/>
      <w:numPr>
        <w:ilvl w:val="8"/>
        <w:numId w:val="110"/>
      </w:numPr>
      <w:wordWrap/>
      <w:adjustRightInd/>
      <w:spacing w:after="240" w:line="276" w:lineRule="auto"/>
      <w:jc w:val="left"/>
      <w:textAlignment w:val="auto"/>
    </w:pPr>
    <w:rPr>
      <w:rFonts w:ascii="Arial" w:eastAsia="Batang" w:hAnsi="Arial"/>
      <w:sz w:val="20"/>
      <w:lang w:val="ru-RU"/>
    </w:rPr>
  </w:style>
  <w:style w:type="numbering" w:customStyle="1" w:styleId="RussianMainNumbering">
    <w:name w:val="Russian Main Numbering"/>
    <w:uiPriority w:val="99"/>
    <w:rsid w:val="00905E40"/>
    <w:pPr>
      <w:numPr>
        <w:numId w:val="109"/>
      </w:numPr>
    </w:pPr>
  </w:style>
  <w:style w:type="paragraph" w:customStyle="1" w:styleId="s22">
    <w:name w:val="s_22"/>
    <w:basedOn w:val="a"/>
    <w:rsid w:val="00886578"/>
    <w:pPr>
      <w:widowControl/>
      <w:wordWrap/>
      <w:adjustRightInd/>
      <w:spacing w:before="100" w:beforeAutospacing="1" w:after="100" w:afterAutospacing="1" w:line="240" w:lineRule="auto"/>
      <w:jc w:val="left"/>
      <w:textAlignment w:val="auto"/>
    </w:pPr>
    <w:rPr>
      <w:rFonts w:eastAsia="Times New Roman"/>
      <w:sz w:val="24"/>
      <w:szCs w:val="24"/>
      <w:lang w:val="ru-RU" w:eastAsia="ru-RU"/>
    </w:rPr>
  </w:style>
  <w:style w:type="paragraph" w:customStyle="1" w:styleId="s9">
    <w:name w:val="s_9"/>
    <w:basedOn w:val="a"/>
    <w:rsid w:val="003E0A13"/>
    <w:pPr>
      <w:widowControl/>
      <w:wordWrap/>
      <w:adjustRightInd/>
      <w:spacing w:before="100" w:beforeAutospacing="1" w:after="100" w:afterAutospacing="1" w:line="240" w:lineRule="auto"/>
      <w:jc w:val="left"/>
      <w:textAlignment w:val="auto"/>
    </w:pPr>
    <w:rPr>
      <w:rFonts w:eastAsia="Times New Roman"/>
      <w:sz w:val="24"/>
      <w:szCs w:val="24"/>
      <w:lang w:val="ru-RU" w:eastAsia="ru-RU"/>
    </w:rPr>
  </w:style>
  <w:style w:type="paragraph" w:styleId="HTML">
    <w:name w:val="HTML Preformatted"/>
    <w:basedOn w:val="a"/>
    <w:link w:val="HTMLChar"/>
    <w:uiPriority w:val="99"/>
    <w:unhideWhenUsed/>
    <w:rsid w:val="00DA5DF7"/>
    <w:pPr>
      <w:spacing w:line="240" w:lineRule="auto"/>
    </w:pPr>
    <w:rPr>
      <w:rFonts w:ascii="Consolas" w:hAnsi="Consolas" w:cs="Consolas"/>
      <w:sz w:val="20"/>
    </w:rPr>
  </w:style>
  <w:style w:type="character" w:customStyle="1" w:styleId="HTMLChar">
    <w:name w:val="미리 서식이 지정된 HTML Char"/>
    <w:basedOn w:val="a0"/>
    <w:link w:val="HTML"/>
    <w:uiPriority w:val="99"/>
    <w:rsid w:val="00DA5DF7"/>
    <w:rPr>
      <w:rFonts w:ascii="Consolas" w:eastAsia="DotumChe" w:hAnsi="Consolas" w:cs="Consolas"/>
    </w:rPr>
  </w:style>
  <w:style w:type="character" w:customStyle="1" w:styleId="y2iqfc">
    <w:name w:val="y2iqfc"/>
    <w:basedOn w:val="a0"/>
    <w:rsid w:val="000D5104"/>
  </w:style>
  <w:style w:type="numbering" w:customStyle="1" w:styleId="CurrentList1">
    <w:name w:val="Current List1"/>
    <w:uiPriority w:val="99"/>
    <w:rsid w:val="00AB4F03"/>
    <w:pPr>
      <w:numPr>
        <w:numId w:val="151"/>
      </w:numPr>
    </w:pPr>
  </w:style>
  <w:style w:type="character" w:styleId="af2">
    <w:name w:val="FollowedHyperlink"/>
    <w:basedOn w:val="a0"/>
    <w:semiHidden/>
    <w:unhideWhenUsed/>
    <w:rsid w:val="00AB4F0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72855">
      <w:bodyDiv w:val="1"/>
      <w:marLeft w:val="0"/>
      <w:marRight w:val="0"/>
      <w:marTop w:val="0"/>
      <w:marBottom w:val="0"/>
      <w:divBdr>
        <w:top w:val="none" w:sz="0" w:space="0" w:color="auto"/>
        <w:left w:val="none" w:sz="0" w:space="0" w:color="auto"/>
        <w:bottom w:val="none" w:sz="0" w:space="0" w:color="auto"/>
        <w:right w:val="none" w:sz="0" w:space="0" w:color="auto"/>
      </w:divBdr>
      <w:divsChild>
        <w:div w:id="778525445">
          <w:marLeft w:val="0"/>
          <w:marRight w:val="0"/>
          <w:marTop w:val="0"/>
          <w:marBottom w:val="0"/>
          <w:divBdr>
            <w:top w:val="none" w:sz="0" w:space="0" w:color="auto"/>
            <w:left w:val="none" w:sz="0" w:space="0" w:color="auto"/>
            <w:bottom w:val="none" w:sz="0" w:space="0" w:color="auto"/>
            <w:right w:val="none" w:sz="0" w:space="0" w:color="auto"/>
          </w:divBdr>
          <w:divsChild>
            <w:div w:id="1382632865">
              <w:marLeft w:val="0"/>
              <w:marRight w:val="0"/>
              <w:marTop w:val="0"/>
              <w:marBottom w:val="0"/>
              <w:divBdr>
                <w:top w:val="none" w:sz="0" w:space="0" w:color="auto"/>
                <w:left w:val="none" w:sz="0" w:space="0" w:color="auto"/>
                <w:bottom w:val="none" w:sz="0" w:space="0" w:color="auto"/>
                <w:right w:val="none" w:sz="0" w:space="0" w:color="auto"/>
              </w:divBdr>
              <w:divsChild>
                <w:div w:id="195031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4583">
      <w:bodyDiv w:val="1"/>
      <w:marLeft w:val="0"/>
      <w:marRight w:val="0"/>
      <w:marTop w:val="0"/>
      <w:marBottom w:val="0"/>
      <w:divBdr>
        <w:top w:val="none" w:sz="0" w:space="0" w:color="auto"/>
        <w:left w:val="none" w:sz="0" w:space="0" w:color="auto"/>
        <w:bottom w:val="none" w:sz="0" w:space="0" w:color="auto"/>
        <w:right w:val="none" w:sz="0" w:space="0" w:color="auto"/>
      </w:divBdr>
    </w:div>
    <w:div w:id="19164975">
      <w:bodyDiv w:val="1"/>
      <w:marLeft w:val="0"/>
      <w:marRight w:val="0"/>
      <w:marTop w:val="0"/>
      <w:marBottom w:val="0"/>
      <w:divBdr>
        <w:top w:val="none" w:sz="0" w:space="0" w:color="auto"/>
        <w:left w:val="none" w:sz="0" w:space="0" w:color="auto"/>
        <w:bottom w:val="none" w:sz="0" w:space="0" w:color="auto"/>
        <w:right w:val="none" w:sz="0" w:space="0" w:color="auto"/>
      </w:divBdr>
    </w:div>
    <w:div w:id="57170361">
      <w:bodyDiv w:val="1"/>
      <w:marLeft w:val="0"/>
      <w:marRight w:val="0"/>
      <w:marTop w:val="0"/>
      <w:marBottom w:val="0"/>
      <w:divBdr>
        <w:top w:val="none" w:sz="0" w:space="0" w:color="auto"/>
        <w:left w:val="none" w:sz="0" w:space="0" w:color="auto"/>
        <w:bottom w:val="none" w:sz="0" w:space="0" w:color="auto"/>
        <w:right w:val="none" w:sz="0" w:space="0" w:color="auto"/>
      </w:divBdr>
    </w:div>
    <w:div w:id="65802951">
      <w:bodyDiv w:val="1"/>
      <w:marLeft w:val="0"/>
      <w:marRight w:val="0"/>
      <w:marTop w:val="0"/>
      <w:marBottom w:val="0"/>
      <w:divBdr>
        <w:top w:val="none" w:sz="0" w:space="0" w:color="auto"/>
        <w:left w:val="none" w:sz="0" w:space="0" w:color="auto"/>
        <w:bottom w:val="none" w:sz="0" w:space="0" w:color="auto"/>
        <w:right w:val="none" w:sz="0" w:space="0" w:color="auto"/>
      </w:divBdr>
      <w:divsChild>
        <w:div w:id="771821522">
          <w:marLeft w:val="0"/>
          <w:marRight w:val="0"/>
          <w:marTop w:val="0"/>
          <w:marBottom w:val="0"/>
          <w:divBdr>
            <w:top w:val="none" w:sz="0" w:space="0" w:color="auto"/>
            <w:left w:val="none" w:sz="0" w:space="0" w:color="auto"/>
            <w:bottom w:val="none" w:sz="0" w:space="0" w:color="auto"/>
            <w:right w:val="none" w:sz="0" w:space="0" w:color="auto"/>
          </w:divBdr>
          <w:divsChild>
            <w:div w:id="988747515">
              <w:marLeft w:val="0"/>
              <w:marRight w:val="0"/>
              <w:marTop w:val="0"/>
              <w:marBottom w:val="0"/>
              <w:divBdr>
                <w:top w:val="none" w:sz="0" w:space="0" w:color="auto"/>
                <w:left w:val="none" w:sz="0" w:space="0" w:color="auto"/>
                <w:bottom w:val="none" w:sz="0" w:space="0" w:color="auto"/>
                <w:right w:val="none" w:sz="0" w:space="0" w:color="auto"/>
              </w:divBdr>
              <w:divsChild>
                <w:div w:id="121543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6259">
      <w:bodyDiv w:val="1"/>
      <w:marLeft w:val="0"/>
      <w:marRight w:val="0"/>
      <w:marTop w:val="0"/>
      <w:marBottom w:val="0"/>
      <w:divBdr>
        <w:top w:val="none" w:sz="0" w:space="0" w:color="auto"/>
        <w:left w:val="none" w:sz="0" w:space="0" w:color="auto"/>
        <w:bottom w:val="none" w:sz="0" w:space="0" w:color="auto"/>
        <w:right w:val="none" w:sz="0" w:space="0" w:color="auto"/>
      </w:divBdr>
      <w:divsChild>
        <w:div w:id="1859729245">
          <w:marLeft w:val="0"/>
          <w:marRight w:val="0"/>
          <w:marTop w:val="0"/>
          <w:marBottom w:val="0"/>
          <w:divBdr>
            <w:top w:val="none" w:sz="0" w:space="0" w:color="auto"/>
            <w:left w:val="none" w:sz="0" w:space="0" w:color="auto"/>
            <w:bottom w:val="none" w:sz="0" w:space="0" w:color="auto"/>
            <w:right w:val="none" w:sz="0" w:space="0" w:color="auto"/>
          </w:divBdr>
          <w:divsChild>
            <w:div w:id="1384986344">
              <w:marLeft w:val="0"/>
              <w:marRight w:val="0"/>
              <w:marTop w:val="0"/>
              <w:marBottom w:val="0"/>
              <w:divBdr>
                <w:top w:val="none" w:sz="0" w:space="0" w:color="auto"/>
                <w:left w:val="none" w:sz="0" w:space="0" w:color="auto"/>
                <w:bottom w:val="none" w:sz="0" w:space="0" w:color="auto"/>
                <w:right w:val="none" w:sz="0" w:space="0" w:color="auto"/>
              </w:divBdr>
              <w:divsChild>
                <w:div w:id="50135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41763">
      <w:bodyDiv w:val="1"/>
      <w:marLeft w:val="0"/>
      <w:marRight w:val="0"/>
      <w:marTop w:val="0"/>
      <w:marBottom w:val="0"/>
      <w:divBdr>
        <w:top w:val="none" w:sz="0" w:space="0" w:color="auto"/>
        <w:left w:val="none" w:sz="0" w:space="0" w:color="auto"/>
        <w:bottom w:val="none" w:sz="0" w:space="0" w:color="auto"/>
        <w:right w:val="none" w:sz="0" w:space="0" w:color="auto"/>
      </w:divBdr>
    </w:div>
    <w:div w:id="99882323">
      <w:bodyDiv w:val="1"/>
      <w:marLeft w:val="0"/>
      <w:marRight w:val="0"/>
      <w:marTop w:val="0"/>
      <w:marBottom w:val="0"/>
      <w:divBdr>
        <w:top w:val="none" w:sz="0" w:space="0" w:color="auto"/>
        <w:left w:val="none" w:sz="0" w:space="0" w:color="auto"/>
        <w:bottom w:val="none" w:sz="0" w:space="0" w:color="auto"/>
        <w:right w:val="none" w:sz="0" w:space="0" w:color="auto"/>
      </w:divBdr>
    </w:div>
    <w:div w:id="107815214">
      <w:bodyDiv w:val="1"/>
      <w:marLeft w:val="0"/>
      <w:marRight w:val="0"/>
      <w:marTop w:val="0"/>
      <w:marBottom w:val="0"/>
      <w:divBdr>
        <w:top w:val="none" w:sz="0" w:space="0" w:color="auto"/>
        <w:left w:val="none" w:sz="0" w:space="0" w:color="auto"/>
        <w:bottom w:val="none" w:sz="0" w:space="0" w:color="auto"/>
        <w:right w:val="none" w:sz="0" w:space="0" w:color="auto"/>
      </w:divBdr>
    </w:div>
    <w:div w:id="133837778">
      <w:bodyDiv w:val="1"/>
      <w:marLeft w:val="0"/>
      <w:marRight w:val="0"/>
      <w:marTop w:val="0"/>
      <w:marBottom w:val="0"/>
      <w:divBdr>
        <w:top w:val="none" w:sz="0" w:space="0" w:color="auto"/>
        <w:left w:val="none" w:sz="0" w:space="0" w:color="auto"/>
        <w:bottom w:val="none" w:sz="0" w:space="0" w:color="auto"/>
        <w:right w:val="none" w:sz="0" w:space="0" w:color="auto"/>
      </w:divBdr>
    </w:div>
    <w:div w:id="179512448">
      <w:bodyDiv w:val="1"/>
      <w:marLeft w:val="0"/>
      <w:marRight w:val="0"/>
      <w:marTop w:val="0"/>
      <w:marBottom w:val="0"/>
      <w:divBdr>
        <w:top w:val="none" w:sz="0" w:space="0" w:color="auto"/>
        <w:left w:val="none" w:sz="0" w:space="0" w:color="auto"/>
        <w:bottom w:val="none" w:sz="0" w:space="0" w:color="auto"/>
        <w:right w:val="none" w:sz="0" w:space="0" w:color="auto"/>
      </w:divBdr>
    </w:div>
    <w:div w:id="224073975">
      <w:bodyDiv w:val="1"/>
      <w:marLeft w:val="0"/>
      <w:marRight w:val="0"/>
      <w:marTop w:val="0"/>
      <w:marBottom w:val="0"/>
      <w:divBdr>
        <w:top w:val="none" w:sz="0" w:space="0" w:color="auto"/>
        <w:left w:val="none" w:sz="0" w:space="0" w:color="auto"/>
        <w:bottom w:val="none" w:sz="0" w:space="0" w:color="auto"/>
        <w:right w:val="none" w:sz="0" w:space="0" w:color="auto"/>
      </w:divBdr>
      <w:divsChild>
        <w:div w:id="2117945986">
          <w:marLeft w:val="0"/>
          <w:marRight w:val="0"/>
          <w:marTop w:val="0"/>
          <w:marBottom w:val="0"/>
          <w:divBdr>
            <w:top w:val="none" w:sz="0" w:space="0" w:color="auto"/>
            <w:left w:val="none" w:sz="0" w:space="0" w:color="auto"/>
            <w:bottom w:val="none" w:sz="0" w:space="0" w:color="auto"/>
            <w:right w:val="none" w:sz="0" w:space="0" w:color="auto"/>
          </w:divBdr>
          <w:divsChild>
            <w:div w:id="204148830">
              <w:marLeft w:val="0"/>
              <w:marRight w:val="0"/>
              <w:marTop w:val="0"/>
              <w:marBottom w:val="0"/>
              <w:divBdr>
                <w:top w:val="none" w:sz="0" w:space="0" w:color="auto"/>
                <w:left w:val="none" w:sz="0" w:space="0" w:color="auto"/>
                <w:bottom w:val="none" w:sz="0" w:space="0" w:color="auto"/>
                <w:right w:val="none" w:sz="0" w:space="0" w:color="auto"/>
              </w:divBdr>
              <w:divsChild>
                <w:div w:id="141616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629896">
      <w:bodyDiv w:val="1"/>
      <w:marLeft w:val="0"/>
      <w:marRight w:val="0"/>
      <w:marTop w:val="0"/>
      <w:marBottom w:val="0"/>
      <w:divBdr>
        <w:top w:val="none" w:sz="0" w:space="0" w:color="auto"/>
        <w:left w:val="none" w:sz="0" w:space="0" w:color="auto"/>
        <w:bottom w:val="none" w:sz="0" w:space="0" w:color="auto"/>
        <w:right w:val="none" w:sz="0" w:space="0" w:color="auto"/>
      </w:divBdr>
      <w:divsChild>
        <w:div w:id="1081758836">
          <w:marLeft w:val="0"/>
          <w:marRight w:val="0"/>
          <w:marTop w:val="0"/>
          <w:marBottom w:val="0"/>
          <w:divBdr>
            <w:top w:val="none" w:sz="0" w:space="0" w:color="auto"/>
            <w:left w:val="none" w:sz="0" w:space="0" w:color="auto"/>
            <w:bottom w:val="none" w:sz="0" w:space="0" w:color="auto"/>
            <w:right w:val="none" w:sz="0" w:space="0" w:color="auto"/>
          </w:divBdr>
          <w:divsChild>
            <w:div w:id="673536091">
              <w:marLeft w:val="0"/>
              <w:marRight w:val="0"/>
              <w:marTop w:val="0"/>
              <w:marBottom w:val="0"/>
              <w:divBdr>
                <w:top w:val="none" w:sz="0" w:space="0" w:color="auto"/>
                <w:left w:val="none" w:sz="0" w:space="0" w:color="auto"/>
                <w:bottom w:val="none" w:sz="0" w:space="0" w:color="auto"/>
                <w:right w:val="none" w:sz="0" w:space="0" w:color="auto"/>
              </w:divBdr>
              <w:divsChild>
                <w:div w:id="8959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528551">
      <w:bodyDiv w:val="1"/>
      <w:marLeft w:val="0"/>
      <w:marRight w:val="0"/>
      <w:marTop w:val="0"/>
      <w:marBottom w:val="0"/>
      <w:divBdr>
        <w:top w:val="none" w:sz="0" w:space="0" w:color="auto"/>
        <w:left w:val="none" w:sz="0" w:space="0" w:color="auto"/>
        <w:bottom w:val="none" w:sz="0" w:space="0" w:color="auto"/>
        <w:right w:val="none" w:sz="0" w:space="0" w:color="auto"/>
      </w:divBdr>
      <w:divsChild>
        <w:div w:id="67650595">
          <w:marLeft w:val="0"/>
          <w:marRight w:val="0"/>
          <w:marTop w:val="0"/>
          <w:marBottom w:val="0"/>
          <w:divBdr>
            <w:top w:val="none" w:sz="0" w:space="0" w:color="auto"/>
            <w:left w:val="none" w:sz="0" w:space="0" w:color="auto"/>
            <w:bottom w:val="none" w:sz="0" w:space="0" w:color="auto"/>
            <w:right w:val="none" w:sz="0" w:space="0" w:color="auto"/>
          </w:divBdr>
          <w:divsChild>
            <w:div w:id="931282882">
              <w:marLeft w:val="0"/>
              <w:marRight w:val="0"/>
              <w:marTop w:val="0"/>
              <w:marBottom w:val="0"/>
              <w:divBdr>
                <w:top w:val="none" w:sz="0" w:space="0" w:color="auto"/>
                <w:left w:val="none" w:sz="0" w:space="0" w:color="auto"/>
                <w:bottom w:val="none" w:sz="0" w:space="0" w:color="auto"/>
                <w:right w:val="none" w:sz="0" w:space="0" w:color="auto"/>
              </w:divBdr>
              <w:divsChild>
                <w:div w:id="171071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734584">
      <w:bodyDiv w:val="1"/>
      <w:marLeft w:val="0"/>
      <w:marRight w:val="0"/>
      <w:marTop w:val="0"/>
      <w:marBottom w:val="0"/>
      <w:divBdr>
        <w:top w:val="none" w:sz="0" w:space="0" w:color="auto"/>
        <w:left w:val="none" w:sz="0" w:space="0" w:color="auto"/>
        <w:bottom w:val="none" w:sz="0" w:space="0" w:color="auto"/>
        <w:right w:val="none" w:sz="0" w:space="0" w:color="auto"/>
      </w:divBdr>
    </w:div>
    <w:div w:id="310015940">
      <w:bodyDiv w:val="1"/>
      <w:marLeft w:val="0"/>
      <w:marRight w:val="0"/>
      <w:marTop w:val="0"/>
      <w:marBottom w:val="0"/>
      <w:divBdr>
        <w:top w:val="none" w:sz="0" w:space="0" w:color="auto"/>
        <w:left w:val="none" w:sz="0" w:space="0" w:color="auto"/>
        <w:bottom w:val="none" w:sz="0" w:space="0" w:color="auto"/>
        <w:right w:val="none" w:sz="0" w:space="0" w:color="auto"/>
      </w:divBdr>
    </w:div>
    <w:div w:id="343627803">
      <w:bodyDiv w:val="1"/>
      <w:marLeft w:val="0"/>
      <w:marRight w:val="0"/>
      <w:marTop w:val="0"/>
      <w:marBottom w:val="0"/>
      <w:divBdr>
        <w:top w:val="none" w:sz="0" w:space="0" w:color="auto"/>
        <w:left w:val="none" w:sz="0" w:space="0" w:color="auto"/>
        <w:bottom w:val="none" w:sz="0" w:space="0" w:color="auto"/>
        <w:right w:val="none" w:sz="0" w:space="0" w:color="auto"/>
      </w:divBdr>
      <w:divsChild>
        <w:div w:id="759985117">
          <w:marLeft w:val="0"/>
          <w:marRight w:val="0"/>
          <w:marTop w:val="0"/>
          <w:marBottom w:val="0"/>
          <w:divBdr>
            <w:top w:val="none" w:sz="0" w:space="0" w:color="auto"/>
            <w:left w:val="none" w:sz="0" w:space="0" w:color="auto"/>
            <w:bottom w:val="none" w:sz="0" w:space="0" w:color="auto"/>
            <w:right w:val="none" w:sz="0" w:space="0" w:color="auto"/>
          </w:divBdr>
          <w:divsChild>
            <w:div w:id="1121222482">
              <w:marLeft w:val="0"/>
              <w:marRight w:val="0"/>
              <w:marTop w:val="0"/>
              <w:marBottom w:val="0"/>
              <w:divBdr>
                <w:top w:val="none" w:sz="0" w:space="0" w:color="auto"/>
                <w:left w:val="none" w:sz="0" w:space="0" w:color="auto"/>
                <w:bottom w:val="none" w:sz="0" w:space="0" w:color="auto"/>
                <w:right w:val="none" w:sz="0" w:space="0" w:color="auto"/>
              </w:divBdr>
              <w:divsChild>
                <w:div w:id="78893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635989">
      <w:bodyDiv w:val="1"/>
      <w:marLeft w:val="0"/>
      <w:marRight w:val="0"/>
      <w:marTop w:val="0"/>
      <w:marBottom w:val="0"/>
      <w:divBdr>
        <w:top w:val="none" w:sz="0" w:space="0" w:color="auto"/>
        <w:left w:val="none" w:sz="0" w:space="0" w:color="auto"/>
        <w:bottom w:val="none" w:sz="0" w:space="0" w:color="auto"/>
        <w:right w:val="none" w:sz="0" w:space="0" w:color="auto"/>
      </w:divBdr>
    </w:div>
    <w:div w:id="364866219">
      <w:bodyDiv w:val="1"/>
      <w:marLeft w:val="0"/>
      <w:marRight w:val="0"/>
      <w:marTop w:val="0"/>
      <w:marBottom w:val="0"/>
      <w:divBdr>
        <w:top w:val="none" w:sz="0" w:space="0" w:color="auto"/>
        <w:left w:val="none" w:sz="0" w:space="0" w:color="auto"/>
        <w:bottom w:val="none" w:sz="0" w:space="0" w:color="auto"/>
        <w:right w:val="none" w:sz="0" w:space="0" w:color="auto"/>
      </w:divBdr>
    </w:div>
    <w:div w:id="382482618">
      <w:bodyDiv w:val="1"/>
      <w:marLeft w:val="0"/>
      <w:marRight w:val="0"/>
      <w:marTop w:val="0"/>
      <w:marBottom w:val="0"/>
      <w:divBdr>
        <w:top w:val="none" w:sz="0" w:space="0" w:color="auto"/>
        <w:left w:val="none" w:sz="0" w:space="0" w:color="auto"/>
        <w:bottom w:val="none" w:sz="0" w:space="0" w:color="auto"/>
        <w:right w:val="none" w:sz="0" w:space="0" w:color="auto"/>
      </w:divBdr>
      <w:divsChild>
        <w:div w:id="2111273349">
          <w:marLeft w:val="0"/>
          <w:marRight w:val="0"/>
          <w:marTop w:val="0"/>
          <w:marBottom w:val="0"/>
          <w:divBdr>
            <w:top w:val="none" w:sz="0" w:space="0" w:color="auto"/>
            <w:left w:val="none" w:sz="0" w:space="0" w:color="auto"/>
            <w:bottom w:val="none" w:sz="0" w:space="0" w:color="auto"/>
            <w:right w:val="none" w:sz="0" w:space="0" w:color="auto"/>
          </w:divBdr>
          <w:divsChild>
            <w:div w:id="1894348321">
              <w:marLeft w:val="0"/>
              <w:marRight w:val="0"/>
              <w:marTop w:val="0"/>
              <w:marBottom w:val="0"/>
              <w:divBdr>
                <w:top w:val="none" w:sz="0" w:space="0" w:color="auto"/>
                <w:left w:val="none" w:sz="0" w:space="0" w:color="auto"/>
                <w:bottom w:val="none" w:sz="0" w:space="0" w:color="auto"/>
                <w:right w:val="none" w:sz="0" w:space="0" w:color="auto"/>
              </w:divBdr>
              <w:divsChild>
                <w:div w:id="63826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699116">
      <w:bodyDiv w:val="1"/>
      <w:marLeft w:val="0"/>
      <w:marRight w:val="0"/>
      <w:marTop w:val="0"/>
      <w:marBottom w:val="0"/>
      <w:divBdr>
        <w:top w:val="none" w:sz="0" w:space="0" w:color="auto"/>
        <w:left w:val="none" w:sz="0" w:space="0" w:color="auto"/>
        <w:bottom w:val="none" w:sz="0" w:space="0" w:color="auto"/>
        <w:right w:val="none" w:sz="0" w:space="0" w:color="auto"/>
      </w:divBdr>
    </w:div>
    <w:div w:id="452477452">
      <w:bodyDiv w:val="1"/>
      <w:marLeft w:val="0"/>
      <w:marRight w:val="0"/>
      <w:marTop w:val="0"/>
      <w:marBottom w:val="0"/>
      <w:divBdr>
        <w:top w:val="none" w:sz="0" w:space="0" w:color="auto"/>
        <w:left w:val="none" w:sz="0" w:space="0" w:color="auto"/>
        <w:bottom w:val="none" w:sz="0" w:space="0" w:color="auto"/>
        <w:right w:val="none" w:sz="0" w:space="0" w:color="auto"/>
      </w:divBdr>
    </w:div>
    <w:div w:id="463547607">
      <w:bodyDiv w:val="1"/>
      <w:marLeft w:val="0"/>
      <w:marRight w:val="0"/>
      <w:marTop w:val="0"/>
      <w:marBottom w:val="0"/>
      <w:divBdr>
        <w:top w:val="none" w:sz="0" w:space="0" w:color="auto"/>
        <w:left w:val="none" w:sz="0" w:space="0" w:color="auto"/>
        <w:bottom w:val="none" w:sz="0" w:space="0" w:color="auto"/>
        <w:right w:val="none" w:sz="0" w:space="0" w:color="auto"/>
      </w:divBdr>
      <w:divsChild>
        <w:div w:id="125048384">
          <w:marLeft w:val="0"/>
          <w:marRight w:val="0"/>
          <w:marTop w:val="160"/>
          <w:marBottom w:val="160"/>
          <w:divBdr>
            <w:top w:val="none" w:sz="0" w:space="0" w:color="auto"/>
            <w:left w:val="none" w:sz="0" w:space="0" w:color="auto"/>
            <w:bottom w:val="none" w:sz="0" w:space="0" w:color="auto"/>
            <w:right w:val="none" w:sz="0" w:space="0" w:color="auto"/>
          </w:divBdr>
        </w:div>
        <w:div w:id="649602208">
          <w:marLeft w:val="0"/>
          <w:marRight w:val="0"/>
          <w:marTop w:val="160"/>
          <w:marBottom w:val="160"/>
          <w:divBdr>
            <w:top w:val="none" w:sz="0" w:space="0" w:color="auto"/>
            <w:left w:val="none" w:sz="0" w:space="0" w:color="auto"/>
            <w:bottom w:val="none" w:sz="0" w:space="0" w:color="auto"/>
            <w:right w:val="none" w:sz="0" w:space="0" w:color="auto"/>
          </w:divBdr>
        </w:div>
      </w:divsChild>
    </w:div>
    <w:div w:id="506793399">
      <w:bodyDiv w:val="1"/>
      <w:marLeft w:val="0"/>
      <w:marRight w:val="0"/>
      <w:marTop w:val="0"/>
      <w:marBottom w:val="0"/>
      <w:divBdr>
        <w:top w:val="none" w:sz="0" w:space="0" w:color="auto"/>
        <w:left w:val="none" w:sz="0" w:space="0" w:color="auto"/>
        <w:bottom w:val="none" w:sz="0" w:space="0" w:color="auto"/>
        <w:right w:val="none" w:sz="0" w:space="0" w:color="auto"/>
      </w:divBdr>
    </w:div>
    <w:div w:id="551313013">
      <w:bodyDiv w:val="1"/>
      <w:marLeft w:val="0"/>
      <w:marRight w:val="0"/>
      <w:marTop w:val="0"/>
      <w:marBottom w:val="0"/>
      <w:divBdr>
        <w:top w:val="none" w:sz="0" w:space="0" w:color="auto"/>
        <w:left w:val="none" w:sz="0" w:space="0" w:color="auto"/>
        <w:bottom w:val="none" w:sz="0" w:space="0" w:color="auto"/>
        <w:right w:val="none" w:sz="0" w:space="0" w:color="auto"/>
      </w:divBdr>
    </w:div>
    <w:div w:id="568418456">
      <w:bodyDiv w:val="1"/>
      <w:marLeft w:val="0"/>
      <w:marRight w:val="0"/>
      <w:marTop w:val="0"/>
      <w:marBottom w:val="0"/>
      <w:divBdr>
        <w:top w:val="none" w:sz="0" w:space="0" w:color="auto"/>
        <w:left w:val="none" w:sz="0" w:space="0" w:color="auto"/>
        <w:bottom w:val="none" w:sz="0" w:space="0" w:color="auto"/>
        <w:right w:val="none" w:sz="0" w:space="0" w:color="auto"/>
      </w:divBdr>
    </w:div>
    <w:div w:id="573123389">
      <w:bodyDiv w:val="1"/>
      <w:marLeft w:val="0"/>
      <w:marRight w:val="0"/>
      <w:marTop w:val="0"/>
      <w:marBottom w:val="0"/>
      <w:divBdr>
        <w:top w:val="none" w:sz="0" w:space="0" w:color="auto"/>
        <w:left w:val="none" w:sz="0" w:space="0" w:color="auto"/>
        <w:bottom w:val="none" w:sz="0" w:space="0" w:color="auto"/>
        <w:right w:val="none" w:sz="0" w:space="0" w:color="auto"/>
      </w:divBdr>
    </w:div>
    <w:div w:id="582102079">
      <w:bodyDiv w:val="1"/>
      <w:marLeft w:val="0"/>
      <w:marRight w:val="0"/>
      <w:marTop w:val="0"/>
      <w:marBottom w:val="0"/>
      <w:divBdr>
        <w:top w:val="none" w:sz="0" w:space="0" w:color="auto"/>
        <w:left w:val="none" w:sz="0" w:space="0" w:color="auto"/>
        <w:bottom w:val="none" w:sz="0" w:space="0" w:color="auto"/>
        <w:right w:val="none" w:sz="0" w:space="0" w:color="auto"/>
      </w:divBdr>
    </w:div>
    <w:div w:id="637105627">
      <w:bodyDiv w:val="1"/>
      <w:marLeft w:val="0"/>
      <w:marRight w:val="0"/>
      <w:marTop w:val="0"/>
      <w:marBottom w:val="0"/>
      <w:divBdr>
        <w:top w:val="none" w:sz="0" w:space="0" w:color="auto"/>
        <w:left w:val="none" w:sz="0" w:space="0" w:color="auto"/>
        <w:bottom w:val="none" w:sz="0" w:space="0" w:color="auto"/>
        <w:right w:val="none" w:sz="0" w:space="0" w:color="auto"/>
      </w:divBdr>
    </w:div>
    <w:div w:id="637959824">
      <w:bodyDiv w:val="1"/>
      <w:marLeft w:val="0"/>
      <w:marRight w:val="0"/>
      <w:marTop w:val="0"/>
      <w:marBottom w:val="0"/>
      <w:divBdr>
        <w:top w:val="none" w:sz="0" w:space="0" w:color="auto"/>
        <w:left w:val="none" w:sz="0" w:space="0" w:color="auto"/>
        <w:bottom w:val="none" w:sz="0" w:space="0" w:color="auto"/>
        <w:right w:val="none" w:sz="0" w:space="0" w:color="auto"/>
      </w:divBdr>
    </w:div>
    <w:div w:id="641424537">
      <w:bodyDiv w:val="1"/>
      <w:marLeft w:val="0"/>
      <w:marRight w:val="0"/>
      <w:marTop w:val="0"/>
      <w:marBottom w:val="0"/>
      <w:divBdr>
        <w:top w:val="none" w:sz="0" w:space="0" w:color="auto"/>
        <w:left w:val="none" w:sz="0" w:space="0" w:color="auto"/>
        <w:bottom w:val="none" w:sz="0" w:space="0" w:color="auto"/>
        <w:right w:val="none" w:sz="0" w:space="0" w:color="auto"/>
      </w:divBdr>
    </w:div>
    <w:div w:id="652954152">
      <w:bodyDiv w:val="1"/>
      <w:marLeft w:val="0"/>
      <w:marRight w:val="0"/>
      <w:marTop w:val="0"/>
      <w:marBottom w:val="0"/>
      <w:divBdr>
        <w:top w:val="none" w:sz="0" w:space="0" w:color="auto"/>
        <w:left w:val="none" w:sz="0" w:space="0" w:color="auto"/>
        <w:bottom w:val="none" w:sz="0" w:space="0" w:color="auto"/>
        <w:right w:val="none" w:sz="0" w:space="0" w:color="auto"/>
      </w:divBdr>
    </w:div>
    <w:div w:id="697704544">
      <w:bodyDiv w:val="1"/>
      <w:marLeft w:val="0"/>
      <w:marRight w:val="0"/>
      <w:marTop w:val="0"/>
      <w:marBottom w:val="0"/>
      <w:divBdr>
        <w:top w:val="none" w:sz="0" w:space="0" w:color="auto"/>
        <w:left w:val="none" w:sz="0" w:space="0" w:color="auto"/>
        <w:bottom w:val="none" w:sz="0" w:space="0" w:color="auto"/>
        <w:right w:val="none" w:sz="0" w:space="0" w:color="auto"/>
      </w:divBdr>
    </w:div>
    <w:div w:id="704212310">
      <w:bodyDiv w:val="1"/>
      <w:marLeft w:val="0"/>
      <w:marRight w:val="0"/>
      <w:marTop w:val="0"/>
      <w:marBottom w:val="0"/>
      <w:divBdr>
        <w:top w:val="none" w:sz="0" w:space="0" w:color="auto"/>
        <w:left w:val="none" w:sz="0" w:space="0" w:color="auto"/>
        <w:bottom w:val="none" w:sz="0" w:space="0" w:color="auto"/>
        <w:right w:val="none" w:sz="0" w:space="0" w:color="auto"/>
      </w:divBdr>
      <w:divsChild>
        <w:div w:id="874123123">
          <w:marLeft w:val="0"/>
          <w:marRight w:val="0"/>
          <w:marTop w:val="0"/>
          <w:marBottom w:val="0"/>
          <w:divBdr>
            <w:top w:val="none" w:sz="0" w:space="0" w:color="auto"/>
            <w:left w:val="none" w:sz="0" w:space="0" w:color="auto"/>
            <w:bottom w:val="none" w:sz="0" w:space="0" w:color="auto"/>
            <w:right w:val="none" w:sz="0" w:space="0" w:color="auto"/>
          </w:divBdr>
          <w:divsChild>
            <w:div w:id="594902983">
              <w:marLeft w:val="0"/>
              <w:marRight w:val="0"/>
              <w:marTop w:val="0"/>
              <w:marBottom w:val="0"/>
              <w:divBdr>
                <w:top w:val="none" w:sz="0" w:space="0" w:color="auto"/>
                <w:left w:val="none" w:sz="0" w:space="0" w:color="auto"/>
                <w:bottom w:val="none" w:sz="0" w:space="0" w:color="auto"/>
                <w:right w:val="none" w:sz="0" w:space="0" w:color="auto"/>
              </w:divBdr>
              <w:divsChild>
                <w:div w:id="173165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819744">
      <w:bodyDiv w:val="1"/>
      <w:marLeft w:val="0"/>
      <w:marRight w:val="0"/>
      <w:marTop w:val="0"/>
      <w:marBottom w:val="0"/>
      <w:divBdr>
        <w:top w:val="none" w:sz="0" w:space="0" w:color="auto"/>
        <w:left w:val="none" w:sz="0" w:space="0" w:color="auto"/>
        <w:bottom w:val="none" w:sz="0" w:space="0" w:color="auto"/>
        <w:right w:val="none" w:sz="0" w:space="0" w:color="auto"/>
      </w:divBdr>
      <w:divsChild>
        <w:div w:id="480317512">
          <w:marLeft w:val="0"/>
          <w:marRight w:val="0"/>
          <w:marTop w:val="0"/>
          <w:marBottom w:val="0"/>
          <w:divBdr>
            <w:top w:val="none" w:sz="0" w:space="0" w:color="auto"/>
            <w:left w:val="none" w:sz="0" w:space="0" w:color="auto"/>
            <w:bottom w:val="none" w:sz="0" w:space="0" w:color="auto"/>
            <w:right w:val="none" w:sz="0" w:space="0" w:color="auto"/>
          </w:divBdr>
          <w:divsChild>
            <w:div w:id="209997216">
              <w:marLeft w:val="0"/>
              <w:marRight w:val="0"/>
              <w:marTop w:val="0"/>
              <w:marBottom w:val="0"/>
              <w:divBdr>
                <w:top w:val="none" w:sz="0" w:space="0" w:color="auto"/>
                <w:left w:val="none" w:sz="0" w:space="0" w:color="auto"/>
                <w:bottom w:val="none" w:sz="0" w:space="0" w:color="auto"/>
                <w:right w:val="none" w:sz="0" w:space="0" w:color="auto"/>
              </w:divBdr>
              <w:divsChild>
                <w:div w:id="74510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807476">
      <w:bodyDiv w:val="1"/>
      <w:marLeft w:val="0"/>
      <w:marRight w:val="0"/>
      <w:marTop w:val="0"/>
      <w:marBottom w:val="0"/>
      <w:divBdr>
        <w:top w:val="none" w:sz="0" w:space="0" w:color="auto"/>
        <w:left w:val="none" w:sz="0" w:space="0" w:color="auto"/>
        <w:bottom w:val="none" w:sz="0" w:space="0" w:color="auto"/>
        <w:right w:val="none" w:sz="0" w:space="0" w:color="auto"/>
      </w:divBdr>
    </w:div>
    <w:div w:id="736129572">
      <w:bodyDiv w:val="1"/>
      <w:marLeft w:val="0"/>
      <w:marRight w:val="0"/>
      <w:marTop w:val="0"/>
      <w:marBottom w:val="0"/>
      <w:divBdr>
        <w:top w:val="none" w:sz="0" w:space="0" w:color="auto"/>
        <w:left w:val="none" w:sz="0" w:space="0" w:color="auto"/>
        <w:bottom w:val="none" w:sz="0" w:space="0" w:color="auto"/>
        <w:right w:val="none" w:sz="0" w:space="0" w:color="auto"/>
      </w:divBdr>
    </w:div>
    <w:div w:id="748380984">
      <w:bodyDiv w:val="1"/>
      <w:marLeft w:val="0"/>
      <w:marRight w:val="0"/>
      <w:marTop w:val="0"/>
      <w:marBottom w:val="0"/>
      <w:divBdr>
        <w:top w:val="none" w:sz="0" w:space="0" w:color="auto"/>
        <w:left w:val="none" w:sz="0" w:space="0" w:color="auto"/>
        <w:bottom w:val="none" w:sz="0" w:space="0" w:color="auto"/>
        <w:right w:val="none" w:sz="0" w:space="0" w:color="auto"/>
      </w:divBdr>
    </w:div>
    <w:div w:id="755252560">
      <w:bodyDiv w:val="1"/>
      <w:marLeft w:val="0"/>
      <w:marRight w:val="0"/>
      <w:marTop w:val="0"/>
      <w:marBottom w:val="0"/>
      <w:divBdr>
        <w:top w:val="none" w:sz="0" w:space="0" w:color="auto"/>
        <w:left w:val="none" w:sz="0" w:space="0" w:color="auto"/>
        <w:bottom w:val="none" w:sz="0" w:space="0" w:color="auto"/>
        <w:right w:val="none" w:sz="0" w:space="0" w:color="auto"/>
      </w:divBdr>
    </w:div>
    <w:div w:id="793910251">
      <w:bodyDiv w:val="1"/>
      <w:marLeft w:val="0"/>
      <w:marRight w:val="0"/>
      <w:marTop w:val="0"/>
      <w:marBottom w:val="0"/>
      <w:divBdr>
        <w:top w:val="none" w:sz="0" w:space="0" w:color="auto"/>
        <w:left w:val="none" w:sz="0" w:space="0" w:color="auto"/>
        <w:bottom w:val="none" w:sz="0" w:space="0" w:color="auto"/>
        <w:right w:val="none" w:sz="0" w:space="0" w:color="auto"/>
      </w:divBdr>
      <w:divsChild>
        <w:div w:id="1762724976">
          <w:marLeft w:val="0"/>
          <w:marRight w:val="0"/>
          <w:marTop w:val="0"/>
          <w:marBottom w:val="0"/>
          <w:divBdr>
            <w:top w:val="none" w:sz="0" w:space="0" w:color="auto"/>
            <w:left w:val="none" w:sz="0" w:space="0" w:color="auto"/>
            <w:bottom w:val="none" w:sz="0" w:space="0" w:color="auto"/>
            <w:right w:val="none" w:sz="0" w:space="0" w:color="auto"/>
          </w:divBdr>
          <w:divsChild>
            <w:div w:id="817772537">
              <w:marLeft w:val="0"/>
              <w:marRight w:val="0"/>
              <w:marTop w:val="0"/>
              <w:marBottom w:val="0"/>
              <w:divBdr>
                <w:top w:val="none" w:sz="0" w:space="0" w:color="auto"/>
                <w:left w:val="none" w:sz="0" w:space="0" w:color="auto"/>
                <w:bottom w:val="none" w:sz="0" w:space="0" w:color="auto"/>
                <w:right w:val="none" w:sz="0" w:space="0" w:color="auto"/>
              </w:divBdr>
              <w:divsChild>
                <w:div w:id="139239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619522">
      <w:bodyDiv w:val="1"/>
      <w:marLeft w:val="0"/>
      <w:marRight w:val="0"/>
      <w:marTop w:val="0"/>
      <w:marBottom w:val="0"/>
      <w:divBdr>
        <w:top w:val="none" w:sz="0" w:space="0" w:color="auto"/>
        <w:left w:val="none" w:sz="0" w:space="0" w:color="auto"/>
        <w:bottom w:val="none" w:sz="0" w:space="0" w:color="auto"/>
        <w:right w:val="none" w:sz="0" w:space="0" w:color="auto"/>
      </w:divBdr>
    </w:div>
    <w:div w:id="825584579">
      <w:bodyDiv w:val="1"/>
      <w:marLeft w:val="0"/>
      <w:marRight w:val="0"/>
      <w:marTop w:val="0"/>
      <w:marBottom w:val="0"/>
      <w:divBdr>
        <w:top w:val="none" w:sz="0" w:space="0" w:color="auto"/>
        <w:left w:val="none" w:sz="0" w:space="0" w:color="auto"/>
        <w:bottom w:val="none" w:sz="0" w:space="0" w:color="auto"/>
        <w:right w:val="none" w:sz="0" w:space="0" w:color="auto"/>
      </w:divBdr>
    </w:div>
    <w:div w:id="828332360">
      <w:bodyDiv w:val="1"/>
      <w:marLeft w:val="0"/>
      <w:marRight w:val="0"/>
      <w:marTop w:val="0"/>
      <w:marBottom w:val="0"/>
      <w:divBdr>
        <w:top w:val="none" w:sz="0" w:space="0" w:color="auto"/>
        <w:left w:val="none" w:sz="0" w:space="0" w:color="auto"/>
        <w:bottom w:val="none" w:sz="0" w:space="0" w:color="auto"/>
        <w:right w:val="none" w:sz="0" w:space="0" w:color="auto"/>
      </w:divBdr>
    </w:div>
    <w:div w:id="831527442">
      <w:bodyDiv w:val="1"/>
      <w:marLeft w:val="0"/>
      <w:marRight w:val="0"/>
      <w:marTop w:val="0"/>
      <w:marBottom w:val="0"/>
      <w:divBdr>
        <w:top w:val="none" w:sz="0" w:space="0" w:color="auto"/>
        <w:left w:val="none" w:sz="0" w:space="0" w:color="auto"/>
        <w:bottom w:val="none" w:sz="0" w:space="0" w:color="auto"/>
        <w:right w:val="none" w:sz="0" w:space="0" w:color="auto"/>
      </w:divBdr>
    </w:div>
    <w:div w:id="857083596">
      <w:bodyDiv w:val="1"/>
      <w:marLeft w:val="0"/>
      <w:marRight w:val="0"/>
      <w:marTop w:val="0"/>
      <w:marBottom w:val="0"/>
      <w:divBdr>
        <w:top w:val="none" w:sz="0" w:space="0" w:color="auto"/>
        <w:left w:val="none" w:sz="0" w:space="0" w:color="auto"/>
        <w:bottom w:val="none" w:sz="0" w:space="0" w:color="auto"/>
        <w:right w:val="none" w:sz="0" w:space="0" w:color="auto"/>
      </w:divBdr>
      <w:divsChild>
        <w:div w:id="2088764778">
          <w:marLeft w:val="0"/>
          <w:marRight w:val="0"/>
          <w:marTop w:val="0"/>
          <w:marBottom w:val="0"/>
          <w:divBdr>
            <w:top w:val="none" w:sz="0" w:space="0" w:color="auto"/>
            <w:left w:val="none" w:sz="0" w:space="0" w:color="auto"/>
            <w:bottom w:val="none" w:sz="0" w:space="0" w:color="auto"/>
            <w:right w:val="none" w:sz="0" w:space="0" w:color="auto"/>
          </w:divBdr>
          <w:divsChild>
            <w:div w:id="2116748271">
              <w:marLeft w:val="0"/>
              <w:marRight w:val="0"/>
              <w:marTop w:val="0"/>
              <w:marBottom w:val="0"/>
              <w:divBdr>
                <w:top w:val="none" w:sz="0" w:space="0" w:color="auto"/>
                <w:left w:val="none" w:sz="0" w:space="0" w:color="auto"/>
                <w:bottom w:val="none" w:sz="0" w:space="0" w:color="auto"/>
                <w:right w:val="none" w:sz="0" w:space="0" w:color="auto"/>
              </w:divBdr>
              <w:divsChild>
                <w:div w:id="45679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137908">
      <w:bodyDiv w:val="1"/>
      <w:marLeft w:val="0"/>
      <w:marRight w:val="0"/>
      <w:marTop w:val="0"/>
      <w:marBottom w:val="0"/>
      <w:divBdr>
        <w:top w:val="none" w:sz="0" w:space="0" w:color="auto"/>
        <w:left w:val="none" w:sz="0" w:space="0" w:color="auto"/>
        <w:bottom w:val="none" w:sz="0" w:space="0" w:color="auto"/>
        <w:right w:val="none" w:sz="0" w:space="0" w:color="auto"/>
      </w:divBdr>
      <w:divsChild>
        <w:div w:id="882254341">
          <w:marLeft w:val="0"/>
          <w:marRight w:val="0"/>
          <w:marTop w:val="0"/>
          <w:marBottom w:val="0"/>
          <w:divBdr>
            <w:top w:val="none" w:sz="0" w:space="0" w:color="auto"/>
            <w:left w:val="none" w:sz="0" w:space="0" w:color="auto"/>
            <w:bottom w:val="none" w:sz="0" w:space="0" w:color="auto"/>
            <w:right w:val="none" w:sz="0" w:space="0" w:color="auto"/>
          </w:divBdr>
          <w:divsChild>
            <w:div w:id="1611546703">
              <w:marLeft w:val="0"/>
              <w:marRight w:val="0"/>
              <w:marTop w:val="0"/>
              <w:marBottom w:val="0"/>
              <w:divBdr>
                <w:top w:val="none" w:sz="0" w:space="0" w:color="auto"/>
                <w:left w:val="none" w:sz="0" w:space="0" w:color="auto"/>
                <w:bottom w:val="none" w:sz="0" w:space="0" w:color="auto"/>
                <w:right w:val="none" w:sz="0" w:space="0" w:color="auto"/>
              </w:divBdr>
              <w:divsChild>
                <w:div w:id="58433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309358">
      <w:bodyDiv w:val="1"/>
      <w:marLeft w:val="0"/>
      <w:marRight w:val="0"/>
      <w:marTop w:val="0"/>
      <w:marBottom w:val="0"/>
      <w:divBdr>
        <w:top w:val="none" w:sz="0" w:space="0" w:color="auto"/>
        <w:left w:val="none" w:sz="0" w:space="0" w:color="auto"/>
        <w:bottom w:val="none" w:sz="0" w:space="0" w:color="auto"/>
        <w:right w:val="none" w:sz="0" w:space="0" w:color="auto"/>
      </w:divBdr>
      <w:divsChild>
        <w:div w:id="1079718543">
          <w:marLeft w:val="0"/>
          <w:marRight w:val="0"/>
          <w:marTop w:val="0"/>
          <w:marBottom w:val="0"/>
          <w:divBdr>
            <w:top w:val="none" w:sz="0" w:space="0" w:color="auto"/>
            <w:left w:val="none" w:sz="0" w:space="0" w:color="auto"/>
            <w:bottom w:val="none" w:sz="0" w:space="0" w:color="auto"/>
            <w:right w:val="none" w:sz="0" w:space="0" w:color="auto"/>
          </w:divBdr>
          <w:divsChild>
            <w:div w:id="2025473534">
              <w:marLeft w:val="0"/>
              <w:marRight w:val="0"/>
              <w:marTop w:val="0"/>
              <w:marBottom w:val="0"/>
              <w:divBdr>
                <w:top w:val="none" w:sz="0" w:space="0" w:color="auto"/>
                <w:left w:val="none" w:sz="0" w:space="0" w:color="auto"/>
                <w:bottom w:val="none" w:sz="0" w:space="0" w:color="auto"/>
                <w:right w:val="none" w:sz="0" w:space="0" w:color="auto"/>
              </w:divBdr>
              <w:divsChild>
                <w:div w:id="63584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534136">
      <w:bodyDiv w:val="1"/>
      <w:marLeft w:val="0"/>
      <w:marRight w:val="0"/>
      <w:marTop w:val="0"/>
      <w:marBottom w:val="0"/>
      <w:divBdr>
        <w:top w:val="none" w:sz="0" w:space="0" w:color="auto"/>
        <w:left w:val="none" w:sz="0" w:space="0" w:color="auto"/>
        <w:bottom w:val="none" w:sz="0" w:space="0" w:color="auto"/>
        <w:right w:val="none" w:sz="0" w:space="0" w:color="auto"/>
      </w:divBdr>
    </w:div>
    <w:div w:id="903373546">
      <w:bodyDiv w:val="1"/>
      <w:marLeft w:val="0"/>
      <w:marRight w:val="0"/>
      <w:marTop w:val="0"/>
      <w:marBottom w:val="0"/>
      <w:divBdr>
        <w:top w:val="none" w:sz="0" w:space="0" w:color="auto"/>
        <w:left w:val="none" w:sz="0" w:space="0" w:color="auto"/>
        <w:bottom w:val="none" w:sz="0" w:space="0" w:color="auto"/>
        <w:right w:val="none" w:sz="0" w:space="0" w:color="auto"/>
      </w:divBdr>
    </w:div>
    <w:div w:id="913247929">
      <w:bodyDiv w:val="1"/>
      <w:marLeft w:val="0"/>
      <w:marRight w:val="0"/>
      <w:marTop w:val="0"/>
      <w:marBottom w:val="0"/>
      <w:divBdr>
        <w:top w:val="none" w:sz="0" w:space="0" w:color="auto"/>
        <w:left w:val="none" w:sz="0" w:space="0" w:color="auto"/>
        <w:bottom w:val="none" w:sz="0" w:space="0" w:color="auto"/>
        <w:right w:val="none" w:sz="0" w:space="0" w:color="auto"/>
      </w:divBdr>
    </w:div>
    <w:div w:id="925923061">
      <w:bodyDiv w:val="1"/>
      <w:marLeft w:val="0"/>
      <w:marRight w:val="0"/>
      <w:marTop w:val="0"/>
      <w:marBottom w:val="0"/>
      <w:divBdr>
        <w:top w:val="none" w:sz="0" w:space="0" w:color="auto"/>
        <w:left w:val="none" w:sz="0" w:space="0" w:color="auto"/>
        <w:bottom w:val="none" w:sz="0" w:space="0" w:color="auto"/>
        <w:right w:val="none" w:sz="0" w:space="0" w:color="auto"/>
      </w:divBdr>
    </w:div>
    <w:div w:id="932588805">
      <w:bodyDiv w:val="1"/>
      <w:marLeft w:val="0"/>
      <w:marRight w:val="0"/>
      <w:marTop w:val="0"/>
      <w:marBottom w:val="0"/>
      <w:divBdr>
        <w:top w:val="none" w:sz="0" w:space="0" w:color="auto"/>
        <w:left w:val="none" w:sz="0" w:space="0" w:color="auto"/>
        <w:bottom w:val="none" w:sz="0" w:space="0" w:color="auto"/>
        <w:right w:val="none" w:sz="0" w:space="0" w:color="auto"/>
      </w:divBdr>
    </w:div>
    <w:div w:id="958339963">
      <w:bodyDiv w:val="1"/>
      <w:marLeft w:val="0"/>
      <w:marRight w:val="0"/>
      <w:marTop w:val="0"/>
      <w:marBottom w:val="0"/>
      <w:divBdr>
        <w:top w:val="none" w:sz="0" w:space="0" w:color="auto"/>
        <w:left w:val="none" w:sz="0" w:space="0" w:color="auto"/>
        <w:bottom w:val="none" w:sz="0" w:space="0" w:color="auto"/>
        <w:right w:val="none" w:sz="0" w:space="0" w:color="auto"/>
      </w:divBdr>
      <w:divsChild>
        <w:div w:id="1456096759">
          <w:marLeft w:val="0"/>
          <w:marRight w:val="0"/>
          <w:marTop w:val="0"/>
          <w:marBottom w:val="0"/>
          <w:divBdr>
            <w:top w:val="none" w:sz="0" w:space="0" w:color="auto"/>
            <w:left w:val="none" w:sz="0" w:space="0" w:color="auto"/>
            <w:bottom w:val="none" w:sz="0" w:space="0" w:color="auto"/>
            <w:right w:val="none" w:sz="0" w:space="0" w:color="auto"/>
          </w:divBdr>
          <w:divsChild>
            <w:div w:id="749276673">
              <w:marLeft w:val="0"/>
              <w:marRight w:val="0"/>
              <w:marTop w:val="0"/>
              <w:marBottom w:val="0"/>
              <w:divBdr>
                <w:top w:val="none" w:sz="0" w:space="0" w:color="auto"/>
                <w:left w:val="none" w:sz="0" w:space="0" w:color="auto"/>
                <w:bottom w:val="none" w:sz="0" w:space="0" w:color="auto"/>
                <w:right w:val="none" w:sz="0" w:space="0" w:color="auto"/>
              </w:divBdr>
              <w:divsChild>
                <w:div w:id="190699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175183">
      <w:bodyDiv w:val="1"/>
      <w:marLeft w:val="0"/>
      <w:marRight w:val="0"/>
      <w:marTop w:val="0"/>
      <w:marBottom w:val="0"/>
      <w:divBdr>
        <w:top w:val="none" w:sz="0" w:space="0" w:color="auto"/>
        <w:left w:val="none" w:sz="0" w:space="0" w:color="auto"/>
        <w:bottom w:val="none" w:sz="0" w:space="0" w:color="auto"/>
        <w:right w:val="none" w:sz="0" w:space="0" w:color="auto"/>
      </w:divBdr>
    </w:div>
    <w:div w:id="986322582">
      <w:bodyDiv w:val="1"/>
      <w:marLeft w:val="0"/>
      <w:marRight w:val="0"/>
      <w:marTop w:val="0"/>
      <w:marBottom w:val="0"/>
      <w:divBdr>
        <w:top w:val="none" w:sz="0" w:space="0" w:color="auto"/>
        <w:left w:val="none" w:sz="0" w:space="0" w:color="auto"/>
        <w:bottom w:val="none" w:sz="0" w:space="0" w:color="auto"/>
        <w:right w:val="none" w:sz="0" w:space="0" w:color="auto"/>
      </w:divBdr>
      <w:divsChild>
        <w:div w:id="1031222090">
          <w:marLeft w:val="0"/>
          <w:marRight w:val="0"/>
          <w:marTop w:val="0"/>
          <w:marBottom w:val="0"/>
          <w:divBdr>
            <w:top w:val="none" w:sz="0" w:space="0" w:color="auto"/>
            <w:left w:val="none" w:sz="0" w:space="0" w:color="auto"/>
            <w:bottom w:val="none" w:sz="0" w:space="0" w:color="auto"/>
            <w:right w:val="none" w:sz="0" w:space="0" w:color="auto"/>
          </w:divBdr>
          <w:divsChild>
            <w:div w:id="327221767">
              <w:marLeft w:val="0"/>
              <w:marRight w:val="0"/>
              <w:marTop w:val="0"/>
              <w:marBottom w:val="0"/>
              <w:divBdr>
                <w:top w:val="none" w:sz="0" w:space="0" w:color="auto"/>
                <w:left w:val="none" w:sz="0" w:space="0" w:color="auto"/>
                <w:bottom w:val="none" w:sz="0" w:space="0" w:color="auto"/>
                <w:right w:val="none" w:sz="0" w:space="0" w:color="auto"/>
              </w:divBdr>
              <w:divsChild>
                <w:div w:id="84543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023529">
      <w:bodyDiv w:val="1"/>
      <w:marLeft w:val="0"/>
      <w:marRight w:val="0"/>
      <w:marTop w:val="0"/>
      <w:marBottom w:val="0"/>
      <w:divBdr>
        <w:top w:val="none" w:sz="0" w:space="0" w:color="auto"/>
        <w:left w:val="none" w:sz="0" w:space="0" w:color="auto"/>
        <w:bottom w:val="none" w:sz="0" w:space="0" w:color="auto"/>
        <w:right w:val="none" w:sz="0" w:space="0" w:color="auto"/>
      </w:divBdr>
      <w:divsChild>
        <w:div w:id="699432910">
          <w:marLeft w:val="0"/>
          <w:marRight w:val="0"/>
          <w:marTop w:val="0"/>
          <w:marBottom w:val="0"/>
          <w:divBdr>
            <w:top w:val="none" w:sz="0" w:space="0" w:color="auto"/>
            <w:left w:val="none" w:sz="0" w:space="0" w:color="auto"/>
            <w:bottom w:val="none" w:sz="0" w:space="0" w:color="auto"/>
            <w:right w:val="none" w:sz="0" w:space="0" w:color="auto"/>
          </w:divBdr>
          <w:divsChild>
            <w:div w:id="344408373">
              <w:marLeft w:val="0"/>
              <w:marRight w:val="0"/>
              <w:marTop w:val="0"/>
              <w:marBottom w:val="0"/>
              <w:divBdr>
                <w:top w:val="none" w:sz="0" w:space="0" w:color="auto"/>
                <w:left w:val="none" w:sz="0" w:space="0" w:color="auto"/>
                <w:bottom w:val="none" w:sz="0" w:space="0" w:color="auto"/>
                <w:right w:val="none" w:sz="0" w:space="0" w:color="auto"/>
              </w:divBdr>
              <w:divsChild>
                <w:div w:id="208818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580233">
      <w:bodyDiv w:val="1"/>
      <w:marLeft w:val="0"/>
      <w:marRight w:val="0"/>
      <w:marTop w:val="0"/>
      <w:marBottom w:val="0"/>
      <w:divBdr>
        <w:top w:val="none" w:sz="0" w:space="0" w:color="auto"/>
        <w:left w:val="none" w:sz="0" w:space="0" w:color="auto"/>
        <w:bottom w:val="none" w:sz="0" w:space="0" w:color="auto"/>
        <w:right w:val="none" w:sz="0" w:space="0" w:color="auto"/>
      </w:divBdr>
    </w:div>
    <w:div w:id="1026953130">
      <w:bodyDiv w:val="1"/>
      <w:marLeft w:val="0"/>
      <w:marRight w:val="0"/>
      <w:marTop w:val="0"/>
      <w:marBottom w:val="0"/>
      <w:divBdr>
        <w:top w:val="none" w:sz="0" w:space="0" w:color="auto"/>
        <w:left w:val="none" w:sz="0" w:space="0" w:color="auto"/>
        <w:bottom w:val="none" w:sz="0" w:space="0" w:color="auto"/>
        <w:right w:val="none" w:sz="0" w:space="0" w:color="auto"/>
      </w:divBdr>
    </w:div>
    <w:div w:id="1061832197">
      <w:bodyDiv w:val="1"/>
      <w:marLeft w:val="0"/>
      <w:marRight w:val="0"/>
      <w:marTop w:val="0"/>
      <w:marBottom w:val="0"/>
      <w:divBdr>
        <w:top w:val="none" w:sz="0" w:space="0" w:color="auto"/>
        <w:left w:val="none" w:sz="0" w:space="0" w:color="auto"/>
        <w:bottom w:val="none" w:sz="0" w:space="0" w:color="auto"/>
        <w:right w:val="none" w:sz="0" w:space="0" w:color="auto"/>
      </w:divBdr>
    </w:div>
    <w:div w:id="1065497254">
      <w:bodyDiv w:val="1"/>
      <w:marLeft w:val="0"/>
      <w:marRight w:val="0"/>
      <w:marTop w:val="0"/>
      <w:marBottom w:val="0"/>
      <w:divBdr>
        <w:top w:val="none" w:sz="0" w:space="0" w:color="auto"/>
        <w:left w:val="none" w:sz="0" w:space="0" w:color="auto"/>
        <w:bottom w:val="none" w:sz="0" w:space="0" w:color="auto"/>
        <w:right w:val="none" w:sz="0" w:space="0" w:color="auto"/>
      </w:divBdr>
    </w:div>
    <w:div w:id="1070540278">
      <w:bodyDiv w:val="1"/>
      <w:marLeft w:val="0"/>
      <w:marRight w:val="0"/>
      <w:marTop w:val="0"/>
      <w:marBottom w:val="0"/>
      <w:divBdr>
        <w:top w:val="none" w:sz="0" w:space="0" w:color="auto"/>
        <w:left w:val="none" w:sz="0" w:space="0" w:color="auto"/>
        <w:bottom w:val="none" w:sz="0" w:space="0" w:color="auto"/>
        <w:right w:val="none" w:sz="0" w:space="0" w:color="auto"/>
      </w:divBdr>
      <w:divsChild>
        <w:div w:id="708797972">
          <w:marLeft w:val="0"/>
          <w:marRight w:val="0"/>
          <w:marTop w:val="0"/>
          <w:marBottom w:val="0"/>
          <w:divBdr>
            <w:top w:val="none" w:sz="0" w:space="0" w:color="auto"/>
            <w:left w:val="none" w:sz="0" w:space="0" w:color="auto"/>
            <w:bottom w:val="none" w:sz="0" w:space="0" w:color="auto"/>
            <w:right w:val="none" w:sz="0" w:space="0" w:color="auto"/>
          </w:divBdr>
          <w:divsChild>
            <w:div w:id="2126347574">
              <w:marLeft w:val="0"/>
              <w:marRight w:val="0"/>
              <w:marTop w:val="0"/>
              <w:marBottom w:val="0"/>
              <w:divBdr>
                <w:top w:val="none" w:sz="0" w:space="0" w:color="auto"/>
                <w:left w:val="none" w:sz="0" w:space="0" w:color="auto"/>
                <w:bottom w:val="none" w:sz="0" w:space="0" w:color="auto"/>
                <w:right w:val="none" w:sz="0" w:space="0" w:color="auto"/>
              </w:divBdr>
              <w:divsChild>
                <w:div w:id="50837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354501">
      <w:bodyDiv w:val="1"/>
      <w:marLeft w:val="0"/>
      <w:marRight w:val="0"/>
      <w:marTop w:val="0"/>
      <w:marBottom w:val="0"/>
      <w:divBdr>
        <w:top w:val="none" w:sz="0" w:space="0" w:color="auto"/>
        <w:left w:val="none" w:sz="0" w:space="0" w:color="auto"/>
        <w:bottom w:val="none" w:sz="0" w:space="0" w:color="auto"/>
        <w:right w:val="none" w:sz="0" w:space="0" w:color="auto"/>
      </w:divBdr>
    </w:div>
    <w:div w:id="1090125996">
      <w:bodyDiv w:val="1"/>
      <w:marLeft w:val="0"/>
      <w:marRight w:val="0"/>
      <w:marTop w:val="0"/>
      <w:marBottom w:val="0"/>
      <w:divBdr>
        <w:top w:val="none" w:sz="0" w:space="0" w:color="auto"/>
        <w:left w:val="none" w:sz="0" w:space="0" w:color="auto"/>
        <w:bottom w:val="none" w:sz="0" w:space="0" w:color="auto"/>
        <w:right w:val="none" w:sz="0" w:space="0" w:color="auto"/>
      </w:divBdr>
      <w:divsChild>
        <w:div w:id="169875126">
          <w:marLeft w:val="0"/>
          <w:marRight w:val="0"/>
          <w:marTop w:val="0"/>
          <w:marBottom w:val="0"/>
          <w:divBdr>
            <w:top w:val="none" w:sz="0" w:space="0" w:color="auto"/>
            <w:left w:val="none" w:sz="0" w:space="0" w:color="auto"/>
            <w:bottom w:val="none" w:sz="0" w:space="0" w:color="auto"/>
            <w:right w:val="none" w:sz="0" w:space="0" w:color="auto"/>
          </w:divBdr>
          <w:divsChild>
            <w:div w:id="557790162">
              <w:marLeft w:val="0"/>
              <w:marRight w:val="0"/>
              <w:marTop w:val="0"/>
              <w:marBottom w:val="0"/>
              <w:divBdr>
                <w:top w:val="none" w:sz="0" w:space="0" w:color="auto"/>
                <w:left w:val="none" w:sz="0" w:space="0" w:color="auto"/>
                <w:bottom w:val="none" w:sz="0" w:space="0" w:color="auto"/>
                <w:right w:val="none" w:sz="0" w:space="0" w:color="auto"/>
              </w:divBdr>
              <w:divsChild>
                <w:div w:id="81333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328996">
      <w:bodyDiv w:val="1"/>
      <w:marLeft w:val="0"/>
      <w:marRight w:val="0"/>
      <w:marTop w:val="0"/>
      <w:marBottom w:val="0"/>
      <w:divBdr>
        <w:top w:val="none" w:sz="0" w:space="0" w:color="auto"/>
        <w:left w:val="none" w:sz="0" w:space="0" w:color="auto"/>
        <w:bottom w:val="none" w:sz="0" w:space="0" w:color="auto"/>
        <w:right w:val="none" w:sz="0" w:space="0" w:color="auto"/>
      </w:divBdr>
    </w:div>
    <w:div w:id="1120101242">
      <w:bodyDiv w:val="1"/>
      <w:marLeft w:val="0"/>
      <w:marRight w:val="0"/>
      <w:marTop w:val="0"/>
      <w:marBottom w:val="0"/>
      <w:divBdr>
        <w:top w:val="none" w:sz="0" w:space="0" w:color="auto"/>
        <w:left w:val="none" w:sz="0" w:space="0" w:color="auto"/>
        <w:bottom w:val="none" w:sz="0" w:space="0" w:color="auto"/>
        <w:right w:val="none" w:sz="0" w:space="0" w:color="auto"/>
      </w:divBdr>
      <w:divsChild>
        <w:div w:id="1082919338">
          <w:marLeft w:val="0"/>
          <w:marRight w:val="0"/>
          <w:marTop w:val="0"/>
          <w:marBottom w:val="0"/>
          <w:divBdr>
            <w:top w:val="none" w:sz="0" w:space="0" w:color="auto"/>
            <w:left w:val="none" w:sz="0" w:space="0" w:color="auto"/>
            <w:bottom w:val="none" w:sz="0" w:space="0" w:color="auto"/>
            <w:right w:val="none" w:sz="0" w:space="0" w:color="auto"/>
          </w:divBdr>
          <w:divsChild>
            <w:div w:id="214779777">
              <w:marLeft w:val="0"/>
              <w:marRight w:val="0"/>
              <w:marTop w:val="0"/>
              <w:marBottom w:val="0"/>
              <w:divBdr>
                <w:top w:val="none" w:sz="0" w:space="0" w:color="auto"/>
                <w:left w:val="none" w:sz="0" w:space="0" w:color="auto"/>
                <w:bottom w:val="none" w:sz="0" w:space="0" w:color="auto"/>
                <w:right w:val="none" w:sz="0" w:space="0" w:color="auto"/>
              </w:divBdr>
              <w:divsChild>
                <w:div w:id="152300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803486">
      <w:bodyDiv w:val="1"/>
      <w:marLeft w:val="0"/>
      <w:marRight w:val="0"/>
      <w:marTop w:val="0"/>
      <w:marBottom w:val="0"/>
      <w:divBdr>
        <w:top w:val="none" w:sz="0" w:space="0" w:color="auto"/>
        <w:left w:val="none" w:sz="0" w:space="0" w:color="auto"/>
        <w:bottom w:val="none" w:sz="0" w:space="0" w:color="auto"/>
        <w:right w:val="none" w:sz="0" w:space="0" w:color="auto"/>
      </w:divBdr>
    </w:div>
    <w:div w:id="1133404166">
      <w:bodyDiv w:val="1"/>
      <w:marLeft w:val="0"/>
      <w:marRight w:val="0"/>
      <w:marTop w:val="0"/>
      <w:marBottom w:val="0"/>
      <w:divBdr>
        <w:top w:val="none" w:sz="0" w:space="0" w:color="auto"/>
        <w:left w:val="none" w:sz="0" w:space="0" w:color="auto"/>
        <w:bottom w:val="none" w:sz="0" w:space="0" w:color="auto"/>
        <w:right w:val="none" w:sz="0" w:space="0" w:color="auto"/>
      </w:divBdr>
    </w:div>
    <w:div w:id="1142233134">
      <w:bodyDiv w:val="1"/>
      <w:marLeft w:val="0"/>
      <w:marRight w:val="0"/>
      <w:marTop w:val="0"/>
      <w:marBottom w:val="0"/>
      <w:divBdr>
        <w:top w:val="none" w:sz="0" w:space="0" w:color="auto"/>
        <w:left w:val="none" w:sz="0" w:space="0" w:color="auto"/>
        <w:bottom w:val="none" w:sz="0" w:space="0" w:color="auto"/>
        <w:right w:val="none" w:sz="0" w:space="0" w:color="auto"/>
      </w:divBdr>
      <w:divsChild>
        <w:div w:id="708919969">
          <w:marLeft w:val="0"/>
          <w:marRight w:val="0"/>
          <w:marTop w:val="0"/>
          <w:marBottom w:val="0"/>
          <w:divBdr>
            <w:top w:val="none" w:sz="0" w:space="0" w:color="auto"/>
            <w:left w:val="none" w:sz="0" w:space="0" w:color="auto"/>
            <w:bottom w:val="none" w:sz="0" w:space="0" w:color="auto"/>
            <w:right w:val="none" w:sz="0" w:space="0" w:color="auto"/>
          </w:divBdr>
          <w:divsChild>
            <w:div w:id="250746909">
              <w:marLeft w:val="0"/>
              <w:marRight w:val="0"/>
              <w:marTop w:val="0"/>
              <w:marBottom w:val="0"/>
              <w:divBdr>
                <w:top w:val="none" w:sz="0" w:space="0" w:color="auto"/>
                <w:left w:val="none" w:sz="0" w:space="0" w:color="auto"/>
                <w:bottom w:val="none" w:sz="0" w:space="0" w:color="auto"/>
                <w:right w:val="none" w:sz="0" w:space="0" w:color="auto"/>
              </w:divBdr>
              <w:divsChild>
                <w:div w:id="97028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280477">
      <w:bodyDiv w:val="1"/>
      <w:marLeft w:val="0"/>
      <w:marRight w:val="0"/>
      <w:marTop w:val="0"/>
      <w:marBottom w:val="0"/>
      <w:divBdr>
        <w:top w:val="none" w:sz="0" w:space="0" w:color="auto"/>
        <w:left w:val="none" w:sz="0" w:space="0" w:color="auto"/>
        <w:bottom w:val="none" w:sz="0" w:space="0" w:color="auto"/>
        <w:right w:val="none" w:sz="0" w:space="0" w:color="auto"/>
      </w:divBdr>
    </w:div>
    <w:div w:id="1157722635">
      <w:bodyDiv w:val="1"/>
      <w:marLeft w:val="0"/>
      <w:marRight w:val="0"/>
      <w:marTop w:val="0"/>
      <w:marBottom w:val="0"/>
      <w:divBdr>
        <w:top w:val="none" w:sz="0" w:space="0" w:color="auto"/>
        <w:left w:val="none" w:sz="0" w:space="0" w:color="auto"/>
        <w:bottom w:val="none" w:sz="0" w:space="0" w:color="auto"/>
        <w:right w:val="none" w:sz="0" w:space="0" w:color="auto"/>
      </w:divBdr>
    </w:div>
    <w:div w:id="1175222659">
      <w:bodyDiv w:val="1"/>
      <w:marLeft w:val="0"/>
      <w:marRight w:val="0"/>
      <w:marTop w:val="0"/>
      <w:marBottom w:val="0"/>
      <w:divBdr>
        <w:top w:val="none" w:sz="0" w:space="0" w:color="auto"/>
        <w:left w:val="none" w:sz="0" w:space="0" w:color="auto"/>
        <w:bottom w:val="none" w:sz="0" w:space="0" w:color="auto"/>
        <w:right w:val="none" w:sz="0" w:space="0" w:color="auto"/>
      </w:divBdr>
    </w:div>
    <w:div w:id="1176114028">
      <w:bodyDiv w:val="1"/>
      <w:marLeft w:val="0"/>
      <w:marRight w:val="0"/>
      <w:marTop w:val="0"/>
      <w:marBottom w:val="0"/>
      <w:divBdr>
        <w:top w:val="none" w:sz="0" w:space="0" w:color="auto"/>
        <w:left w:val="none" w:sz="0" w:space="0" w:color="auto"/>
        <w:bottom w:val="none" w:sz="0" w:space="0" w:color="auto"/>
        <w:right w:val="none" w:sz="0" w:space="0" w:color="auto"/>
      </w:divBdr>
    </w:div>
    <w:div w:id="1182352955">
      <w:bodyDiv w:val="1"/>
      <w:marLeft w:val="0"/>
      <w:marRight w:val="0"/>
      <w:marTop w:val="0"/>
      <w:marBottom w:val="0"/>
      <w:divBdr>
        <w:top w:val="none" w:sz="0" w:space="0" w:color="auto"/>
        <w:left w:val="none" w:sz="0" w:space="0" w:color="auto"/>
        <w:bottom w:val="none" w:sz="0" w:space="0" w:color="auto"/>
        <w:right w:val="none" w:sz="0" w:space="0" w:color="auto"/>
      </w:divBdr>
    </w:div>
    <w:div w:id="1184589338">
      <w:bodyDiv w:val="1"/>
      <w:marLeft w:val="0"/>
      <w:marRight w:val="0"/>
      <w:marTop w:val="0"/>
      <w:marBottom w:val="0"/>
      <w:divBdr>
        <w:top w:val="none" w:sz="0" w:space="0" w:color="auto"/>
        <w:left w:val="none" w:sz="0" w:space="0" w:color="auto"/>
        <w:bottom w:val="none" w:sz="0" w:space="0" w:color="auto"/>
        <w:right w:val="none" w:sz="0" w:space="0" w:color="auto"/>
      </w:divBdr>
    </w:div>
    <w:div w:id="1188639110">
      <w:bodyDiv w:val="1"/>
      <w:marLeft w:val="0"/>
      <w:marRight w:val="0"/>
      <w:marTop w:val="0"/>
      <w:marBottom w:val="0"/>
      <w:divBdr>
        <w:top w:val="none" w:sz="0" w:space="0" w:color="auto"/>
        <w:left w:val="none" w:sz="0" w:space="0" w:color="auto"/>
        <w:bottom w:val="none" w:sz="0" w:space="0" w:color="auto"/>
        <w:right w:val="none" w:sz="0" w:space="0" w:color="auto"/>
      </w:divBdr>
      <w:divsChild>
        <w:div w:id="121045964">
          <w:marLeft w:val="-315"/>
          <w:marRight w:val="0"/>
          <w:marTop w:val="0"/>
          <w:marBottom w:val="0"/>
          <w:divBdr>
            <w:top w:val="none" w:sz="0" w:space="0" w:color="auto"/>
            <w:left w:val="none" w:sz="0" w:space="0" w:color="auto"/>
            <w:bottom w:val="none" w:sz="0" w:space="0" w:color="auto"/>
            <w:right w:val="none" w:sz="0" w:space="0" w:color="auto"/>
          </w:divBdr>
          <w:divsChild>
            <w:div w:id="50817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69418">
      <w:bodyDiv w:val="1"/>
      <w:marLeft w:val="0"/>
      <w:marRight w:val="0"/>
      <w:marTop w:val="0"/>
      <w:marBottom w:val="0"/>
      <w:divBdr>
        <w:top w:val="none" w:sz="0" w:space="0" w:color="auto"/>
        <w:left w:val="none" w:sz="0" w:space="0" w:color="auto"/>
        <w:bottom w:val="none" w:sz="0" w:space="0" w:color="auto"/>
        <w:right w:val="none" w:sz="0" w:space="0" w:color="auto"/>
      </w:divBdr>
      <w:divsChild>
        <w:div w:id="2118720375">
          <w:marLeft w:val="0"/>
          <w:marRight w:val="0"/>
          <w:marTop w:val="0"/>
          <w:marBottom w:val="0"/>
          <w:divBdr>
            <w:top w:val="none" w:sz="0" w:space="0" w:color="auto"/>
            <w:left w:val="none" w:sz="0" w:space="0" w:color="auto"/>
            <w:bottom w:val="none" w:sz="0" w:space="0" w:color="auto"/>
            <w:right w:val="none" w:sz="0" w:space="0" w:color="auto"/>
          </w:divBdr>
          <w:divsChild>
            <w:div w:id="1478765401">
              <w:marLeft w:val="0"/>
              <w:marRight w:val="0"/>
              <w:marTop w:val="0"/>
              <w:marBottom w:val="0"/>
              <w:divBdr>
                <w:top w:val="none" w:sz="0" w:space="0" w:color="auto"/>
                <w:left w:val="none" w:sz="0" w:space="0" w:color="auto"/>
                <w:bottom w:val="none" w:sz="0" w:space="0" w:color="auto"/>
                <w:right w:val="none" w:sz="0" w:space="0" w:color="auto"/>
              </w:divBdr>
              <w:divsChild>
                <w:div w:id="160708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545756">
      <w:bodyDiv w:val="1"/>
      <w:marLeft w:val="0"/>
      <w:marRight w:val="0"/>
      <w:marTop w:val="0"/>
      <w:marBottom w:val="0"/>
      <w:divBdr>
        <w:top w:val="none" w:sz="0" w:space="0" w:color="auto"/>
        <w:left w:val="none" w:sz="0" w:space="0" w:color="auto"/>
        <w:bottom w:val="none" w:sz="0" w:space="0" w:color="auto"/>
        <w:right w:val="none" w:sz="0" w:space="0" w:color="auto"/>
      </w:divBdr>
    </w:div>
    <w:div w:id="1253273319">
      <w:bodyDiv w:val="1"/>
      <w:marLeft w:val="0"/>
      <w:marRight w:val="0"/>
      <w:marTop w:val="0"/>
      <w:marBottom w:val="0"/>
      <w:divBdr>
        <w:top w:val="none" w:sz="0" w:space="0" w:color="auto"/>
        <w:left w:val="none" w:sz="0" w:space="0" w:color="auto"/>
        <w:bottom w:val="none" w:sz="0" w:space="0" w:color="auto"/>
        <w:right w:val="none" w:sz="0" w:space="0" w:color="auto"/>
      </w:divBdr>
    </w:div>
    <w:div w:id="1258639733">
      <w:bodyDiv w:val="1"/>
      <w:marLeft w:val="0"/>
      <w:marRight w:val="0"/>
      <w:marTop w:val="0"/>
      <w:marBottom w:val="0"/>
      <w:divBdr>
        <w:top w:val="none" w:sz="0" w:space="0" w:color="auto"/>
        <w:left w:val="none" w:sz="0" w:space="0" w:color="auto"/>
        <w:bottom w:val="none" w:sz="0" w:space="0" w:color="auto"/>
        <w:right w:val="none" w:sz="0" w:space="0" w:color="auto"/>
      </w:divBdr>
    </w:div>
    <w:div w:id="1260797827">
      <w:bodyDiv w:val="1"/>
      <w:marLeft w:val="0"/>
      <w:marRight w:val="0"/>
      <w:marTop w:val="0"/>
      <w:marBottom w:val="0"/>
      <w:divBdr>
        <w:top w:val="none" w:sz="0" w:space="0" w:color="auto"/>
        <w:left w:val="none" w:sz="0" w:space="0" w:color="auto"/>
        <w:bottom w:val="none" w:sz="0" w:space="0" w:color="auto"/>
        <w:right w:val="none" w:sz="0" w:space="0" w:color="auto"/>
      </w:divBdr>
    </w:div>
    <w:div w:id="1270897270">
      <w:bodyDiv w:val="1"/>
      <w:marLeft w:val="0"/>
      <w:marRight w:val="0"/>
      <w:marTop w:val="0"/>
      <w:marBottom w:val="0"/>
      <w:divBdr>
        <w:top w:val="none" w:sz="0" w:space="0" w:color="auto"/>
        <w:left w:val="none" w:sz="0" w:space="0" w:color="auto"/>
        <w:bottom w:val="none" w:sz="0" w:space="0" w:color="auto"/>
        <w:right w:val="none" w:sz="0" w:space="0" w:color="auto"/>
      </w:divBdr>
    </w:div>
    <w:div w:id="1288897338">
      <w:bodyDiv w:val="1"/>
      <w:marLeft w:val="0"/>
      <w:marRight w:val="0"/>
      <w:marTop w:val="0"/>
      <w:marBottom w:val="0"/>
      <w:divBdr>
        <w:top w:val="none" w:sz="0" w:space="0" w:color="auto"/>
        <w:left w:val="none" w:sz="0" w:space="0" w:color="auto"/>
        <w:bottom w:val="none" w:sz="0" w:space="0" w:color="auto"/>
        <w:right w:val="none" w:sz="0" w:space="0" w:color="auto"/>
      </w:divBdr>
      <w:divsChild>
        <w:div w:id="611278990">
          <w:marLeft w:val="0"/>
          <w:marRight w:val="0"/>
          <w:marTop w:val="0"/>
          <w:marBottom w:val="0"/>
          <w:divBdr>
            <w:top w:val="none" w:sz="0" w:space="0" w:color="auto"/>
            <w:left w:val="none" w:sz="0" w:space="0" w:color="auto"/>
            <w:bottom w:val="none" w:sz="0" w:space="0" w:color="auto"/>
            <w:right w:val="none" w:sz="0" w:space="0" w:color="auto"/>
          </w:divBdr>
          <w:divsChild>
            <w:div w:id="1711957117">
              <w:marLeft w:val="0"/>
              <w:marRight w:val="0"/>
              <w:marTop w:val="0"/>
              <w:marBottom w:val="0"/>
              <w:divBdr>
                <w:top w:val="none" w:sz="0" w:space="0" w:color="auto"/>
                <w:left w:val="none" w:sz="0" w:space="0" w:color="auto"/>
                <w:bottom w:val="none" w:sz="0" w:space="0" w:color="auto"/>
                <w:right w:val="none" w:sz="0" w:space="0" w:color="auto"/>
              </w:divBdr>
              <w:divsChild>
                <w:div w:id="23261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054444">
      <w:bodyDiv w:val="1"/>
      <w:marLeft w:val="0"/>
      <w:marRight w:val="0"/>
      <w:marTop w:val="0"/>
      <w:marBottom w:val="0"/>
      <w:divBdr>
        <w:top w:val="none" w:sz="0" w:space="0" w:color="auto"/>
        <w:left w:val="none" w:sz="0" w:space="0" w:color="auto"/>
        <w:bottom w:val="none" w:sz="0" w:space="0" w:color="auto"/>
        <w:right w:val="none" w:sz="0" w:space="0" w:color="auto"/>
      </w:divBdr>
    </w:div>
    <w:div w:id="1298796772">
      <w:bodyDiv w:val="1"/>
      <w:marLeft w:val="0"/>
      <w:marRight w:val="0"/>
      <w:marTop w:val="0"/>
      <w:marBottom w:val="0"/>
      <w:divBdr>
        <w:top w:val="none" w:sz="0" w:space="0" w:color="auto"/>
        <w:left w:val="none" w:sz="0" w:space="0" w:color="auto"/>
        <w:bottom w:val="none" w:sz="0" w:space="0" w:color="auto"/>
        <w:right w:val="none" w:sz="0" w:space="0" w:color="auto"/>
      </w:divBdr>
    </w:div>
    <w:div w:id="1299147624">
      <w:bodyDiv w:val="1"/>
      <w:marLeft w:val="0"/>
      <w:marRight w:val="0"/>
      <w:marTop w:val="0"/>
      <w:marBottom w:val="0"/>
      <w:divBdr>
        <w:top w:val="none" w:sz="0" w:space="0" w:color="auto"/>
        <w:left w:val="none" w:sz="0" w:space="0" w:color="auto"/>
        <w:bottom w:val="none" w:sz="0" w:space="0" w:color="auto"/>
        <w:right w:val="none" w:sz="0" w:space="0" w:color="auto"/>
      </w:divBdr>
      <w:divsChild>
        <w:div w:id="955141367">
          <w:marLeft w:val="0"/>
          <w:marRight w:val="0"/>
          <w:marTop w:val="0"/>
          <w:marBottom w:val="0"/>
          <w:divBdr>
            <w:top w:val="none" w:sz="0" w:space="0" w:color="auto"/>
            <w:left w:val="none" w:sz="0" w:space="0" w:color="auto"/>
            <w:bottom w:val="none" w:sz="0" w:space="0" w:color="auto"/>
            <w:right w:val="none" w:sz="0" w:space="0" w:color="auto"/>
          </w:divBdr>
          <w:divsChild>
            <w:div w:id="950671727">
              <w:marLeft w:val="0"/>
              <w:marRight w:val="0"/>
              <w:marTop w:val="0"/>
              <w:marBottom w:val="0"/>
              <w:divBdr>
                <w:top w:val="none" w:sz="0" w:space="0" w:color="auto"/>
                <w:left w:val="none" w:sz="0" w:space="0" w:color="auto"/>
                <w:bottom w:val="none" w:sz="0" w:space="0" w:color="auto"/>
                <w:right w:val="none" w:sz="0" w:space="0" w:color="auto"/>
              </w:divBdr>
              <w:divsChild>
                <w:div w:id="152288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760792">
      <w:bodyDiv w:val="1"/>
      <w:marLeft w:val="0"/>
      <w:marRight w:val="0"/>
      <w:marTop w:val="0"/>
      <w:marBottom w:val="0"/>
      <w:divBdr>
        <w:top w:val="none" w:sz="0" w:space="0" w:color="auto"/>
        <w:left w:val="none" w:sz="0" w:space="0" w:color="auto"/>
        <w:bottom w:val="none" w:sz="0" w:space="0" w:color="auto"/>
        <w:right w:val="none" w:sz="0" w:space="0" w:color="auto"/>
      </w:divBdr>
    </w:div>
    <w:div w:id="1320034694">
      <w:bodyDiv w:val="1"/>
      <w:marLeft w:val="0"/>
      <w:marRight w:val="0"/>
      <w:marTop w:val="0"/>
      <w:marBottom w:val="0"/>
      <w:divBdr>
        <w:top w:val="none" w:sz="0" w:space="0" w:color="auto"/>
        <w:left w:val="none" w:sz="0" w:space="0" w:color="auto"/>
        <w:bottom w:val="none" w:sz="0" w:space="0" w:color="auto"/>
        <w:right w:val="none" w:sz="0" w:space="0" w:color="auto"/>
      </w:divBdr>
    </w:div>
    <w:div w:id="1337922267">
      <w:bodyDiv w:val="1"/>
      <w:marLeft w:val="0"/>
      <w:marRight w:val="0"/>
      <w:marTop w:val="0"/>
      <w:marBottom w:val="0"/>
      <w:divBdr>
        <w:top w:val="none" w:sz="0" w:space="0" w:color="auto"/>
        <w:left w:val="none" w:sz="0" w:space="0" w:color="auto"/>
        <w:bottom w:val="none" w:sz="0" w:space="0" w:color="auto"/>
        <w:right w:val="none" w:sz="0" w:space="0" w:color="auto"/>
      </w:divBdr>
    </w:div>
    <w:div w:id="1364330193">
      <w:bodyDiv w:val="1"/>
      <w:marLeft w:val="0"/>
      <w:marRight w:val="0"/>
      <w:marTop w:val="0"/>
      <w:marBottom w:val="0"/>
      <w:divBdr>
        <w:top w:val="none" w:sz="0" w:space="0" w:color="auto"/>
        <w:left w:val="none" w:sz="0" w:space="0" w:color="auto"/>
        <w:bottom w:val="none" w:sz="0" w:space="0" w:color="auto"/>
        <w:right w:val="none" w:sz="0" w:space="0" w:color="auto"/>
      </w:divBdr>
      <w:divsChild>
        <w:div w:id="1071272517">
          <w:marLeft w:val="0"/>
          <w:marRight w:val="0"/>
          <w:marTop w:val="0"/>
          <w:marBottom w:val="0"/>
          <w:divBdr>
            <w:top w:val="none" w:sz="0" w:space="0" w:color="auto"/>
            <w:left w:val="none" w:sz="0" w:space="0" w:color="auto"/>
            <w:bottom w:val="none" w:sz="0" w:space="0" w:color="auto"/>
            <w:right w:val="none" w:sz="0" w:space="0" w:color="auto"/>
          </w:divBdr>
          <w:divsChild>
            <w:div w:id="1408571939">
              <w:marLeft w:val="0"/>
              <w:marRight w:val="0"/>
              <w:marTop w:val="0"/>
              <w:marBottom w:val="0"/>
              <w:divBdr>
                <w:top w:val="none" w:sz="0" w:space="0" w:color="auto"/>
                <w:left w:val="none" w:sz="0" w:space="0" w:color="auto"/>
                <w:bottom w:val="none" w:sz="0" w:space="0" w:color="auto"/>
                <w:right w:val="none" w:sz="0" w:space="0" w:color="auto"/>
              </w:divBdr>
              <w:divsChild>
                <w:div w:id="127706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228144">
      <w:bodyDiv w:val="1"/>
      <w:marLeft w:val="0"/>
      <w:marRight w:val="0"/>
      <w:marTop w:val="0"/>
      <w:marBottom w:val="0"/>
      <w:divBdr>
        <w:top w:val="none" w:sz="0" w:space="0" w:color="auto"/>
        <w:left w:val="none" w:sz="0" w:space="0" w:color="auto"/>
        <w:bottom w:val="none" w:sz="0" w:space="0" w:color="auto"/>
        <w:right w:val="none" w:sz="0" w:space="0" w:color="auto"/>
      </w:divBdr>
    </w:div>
    <w:div w:id="1391490754">
      <w:bodyDiv w:val="1"/>
      <w:marLeft w:val="0"/>
      <w:marRight w:val="0"/>
      <w:marTop w:val="0"/>
      <w:marBottom w:val="0"/>
      <w:divBdr>
        <w:top w:val="none" w:sz="0" w:space="0" w:color="auto"/>
        <w:left w:val="none" w:sz="0" w:space="0" w:color="auto"/>
        <w:bottom w:val="none" w:sz="0" w:space="0" w:color="auto"/>
        <w:right w:val="none" w:sz="0" w:space="0" w:color="auto"/>
      </w:divBdr>
      <w:divsChild>
        <w:div w:id="1435856559">
          <w:marLeft w:val="0"/>
          <w:marRight w:val="0"/>
          <w:marTop w:val="0"/>
          <w:marBottom w:val="0"/>
          <w:divBdr>
            <w:top w:val="none" w:sz="0" w:space="0" w:color="auto"/>
            <w:left w:val="none" w:sz="0" w:space="0" w:color="auto"/>
            <w:bottom w:val="none" w:sz="0" w:space="0" w:color="auto"/>
            <w:right w:val="none" w:sz="0" w:space="0" w:color="auto"/>
          </w:divBdr>
          <w:divsChild>
            <w:div w:id="126776994">
              <w:marLeft w:val="0"/>
              <w:marRight w:val="0"/>
              <w:marTop w:val="0"/>
              <w:marBottom w:val="0"/>
              <w:divBdr>
                <w:top w:val="none" w:sz="0" w:space="0" w:color="auto"/>
                <w:left w:val="none" w:sz="0" w:space="0" w:color="auto"/>
                <w:bottom w:val="none" w:sz="0" w:space="0" w:color="auto"/>
                <w:right w:val="none" w:sz="0" w:space="0" w:color="auto"/>
              </w:divBdr>
              <w:divsChild>
                <w:div w:id="18948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008229">
      <w:bodyDiv w:val="1"/>
      <w:marLeft w:val="0"/>
      <w:marRight w:val="0"/>
      <w:marTop w:val="0"/>
      <w:marBottom w:val="0"/>
      <w:divBdr>
        <w:top w:val="none" w:sz="0" w:space="0" w:color="auto"/>
        <w:left w:val="none" w:sz="0" w:space="0" w:color="auto"/>
        <w:bottom w:val="none" w:sz="0" w:space="0" w:color="auto"/>
        <w:right w:val="none" w:sz="0" w:space="0" w:color="auto"/>
      </w:divBdr>
    </w:div>
    <w:div w:id="1415005116">
      <w:bodyDiv w:val="1"/>
      <w:marLeft w:val="0"/>
      <w:marRight w:val="0"/>
      <w:marTop w:val="0"/>
      <w:marBottom w:val="0"/>
      <w:divBdr>
        <w:top w:val="none" w:sz="0" w:space="0" w:color="auto"/>
        <w:left w:val="none" w:sz="0" w:space="0" w:color="auto"/>
        <w:bottom w:val="none" w:sz="0" w:space="0" w:color="auto"/>
        <w:right w:val="none" w:sz="0" w:space="0" w:color="auto"/>
      </w:divBdr>
    </w:div>
    <w:div w:id="1418481182">
      <w:bodyDiv w:val="1"/>
      <w:marLeft w:val="0"/>
      <w:marRight w:val="0"/>
      <w:marTop w:val="0"/>
      <w:marBottom w:val="0"/>
      <w:divBdr>
        <w:top w:val="none" w:sz="0" w:space="0" w:color="auto"/>
        <w:left w:val="none" w:sz="0" w:space="0" w:color="auto"/>
        <w:bottom w:val="none" w:sz="0" w:space="0" w:color="auto"/>
        <w:right w:val="none" w:sz="0" w:space="0" w:color="auto"/>
      </w:divBdr>
    </w:div>
    <w:div w:id="1427968292">
      <w:bodyDiv w:val="1"/>
      <w:marLeft w:val="0"/>
      <w:marRight w:val="0"/>
      <w:marTop w:val="0"/>
      <w:marBottom w:val="0"/>
      <w:divBdr>
        <w:top w:val="none" w:sz="0" w:space="0" w:color="auto"/>
        <w:left w:val="none" w:sz="0" w:space="0" w:color="auto"/>
        <w:bottom w:val="none" w:sz="0" w:space="0" w:color="auto"/>
        <w:right w:val="none" w:sz="0" w:space="0" w:color="auto"/>
      </w:divBdr>
    </w:div>
    <w:div w:id="1439760471">
      <w:bodyDiv w:val="1"/>
      <w:marLeft w:val="0"/>
      <w:marRight w:val="0"/>
      <w:marTop w:val="0"/>
      <w:marBottom w:val="0"/>
      <w:divBdr>
        <w:top w:val="none" w:sz="0" w:space="0" w:color="auto"/>
        <w:left w:val="none" w:sz="0" w:space="0" w:color="auto"/>
        <w:bottom w:val="none" w:sz="0" w:space="0" w:color="auto"/>
        <w:right w:val="none" w:sz="0" w:space="0" w:color="auto"/>
      </w:divBdr>
    </w:div>
    <w:div w:id="1459491330">
      <w:bodyDiv w:val="1"/>
      <w:marLeft w:val="0"/>
      <w:marRight w:val="0"/>
      <w:marTop w:val="0"/>
      <w:marBottom w:val="0"/>
      <w:divBdr>
        <w:top w:val="none" w:sz="0" w:space="0" w:color="auto"/>
        <w:left w:val="none" w:sz="0" w:space="0" w:color="auto"/>
        <w:bottom w:val="none" w:sz="0" w:space="0" w:color="auto"/>
        <w:right w:val="none" w:sz="0" w:space="0" w:color="auto"/>
      </w:divBdr>
      <w:divsChild>
        <w:div w:id="1686323207">
          <w:marLeft w:val="0"/>
          <w:marRight w:val="0"/>
          <w:marTop w:val="0"/>
          <w:marBottom w:val="0"/>
          <w:divBdr>
            <w:top w:val="none" w:sz="0" w:space="0" w:color="auto"/>
            <w:left w:val="none" w:sz="0" w:space="0" w:color="auto"/>
            <w:bottom w:val="none" w:sz="0" w:space="0" w:color="auto"/>
            <w:right w:val="none" w:sz="0" w:space="0" w:color="auto"/>
          </w:divBdr>
          <w:divsChild>
            <w:div w:id="98331828">
              <w:marLeft w:val="0"/>
              <w:marRight w:val="0"/>
              <w:marTop w:val="0"/>
              <w:marBottom w:val="0"/>
              <w:divBdr>
                <w:top w:val="none" w:sz="0" w:space="0" w:color="auto"/>
                <w:left w:val="none" w:sz="0" w:space="0" w:color="auto"/>
                <w:bottom w:val="none" w:sz="0" w:space="0" w:color="auto"/>
                <w:right w:val="none" w:sz="0" w:space="0" w:color="auto"/>
              </w:divBdr>
              <w:divsChild>
                <w:div w:id="186312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736725">
      <w:bodyDiv w:val="1"/>
      <w:marLeft w:val="0"/>
      <w:marRight w:val="0"/>
      <w:marTop w:val="0"/>
      <w:marBottom w:val="0"/>
      <w:divBdr>
        <w:top w:val="none" w:sz="0" w:space="0" w:color="auto"/>
        <w:left w:val="none" w:sz="0" w:space="0" w:color="auto"/>
        <w:bottom w:val="none" w:sz="0" w:space="0" w:color="auto"/>
        <w:right w:val="none" w:sz="0" w:space="0" w:color="auto"/>
      </w:divBdr>
      <w:divsChild>
        <w:div w:id="2134396876">
          <w:marLeft w:val="0"/>
          <w:marRight w:val="0"/>
          <w:marTop w:val="0"/>
          <w:marBottom w:val="0"/>
          <w:divBdr>
            <w:top w:val="none" w:sz="0" w:space="0" w:color="auto"/>
            <w:left w:val="none" w:sz="0" w:space="0" w:color="auto"/>
            <w:bottom w:val="none" w:sz="0" w:space="0" w:color="auto"/>
            <w:right w:val="none" w:sz="0" w:space="0" w:color="auto"/>
          </w:divBdr>
          <w:divsChild>
            <w:div w:id="970937053">
              <w:marLeft w:val="0"/>
              <w:marRight w:val="0"/>
              <w:marTop w:val="0"/>
              <w:marBottom w:val="0"/>
              <w:divBdr>
                <w:top w:val="none" w:sz="0" w:space="0" w:color="auto"/>
                <w:left w:val="none" w:sz="0" w:space="0" w:color="auto"/>
                <w:bottom w:val="none" w:sz="0" w:space="0" w:color="auto"/>
                <w:right w:val="none" w:sz="0" w:space="0" w:color="auto"/>
              </w:divBdr>
              <w:divsChild>
                <w:div w:id="82597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353420">
      <w:bodyDiv w:val="1"/>
      <w:marLeft w:val="0"/>
      <w:marRight w:val="0"/>
      <w:marTop w:val="0"/>
      <w:marBottom w:val="0"/>
      <w:divBdr>
        <w:top w:val="none" w:sz="0" w:space="0" w:color="auto"/>
        <w:left w:val="none" w:sz="0" w:space="0" w:color="auto"/>
        <w:bottom w:val="none" w:sz="0" w:space="0" w:color="auto"/>
        <w:right w:val="none" w:sz="0" w:space="0" w:color="auto"/>
      </w:divBdr>
      <w:divsChild>
        <w:div w:id="1681277502">
          <w:marLeft w:val="0"/>
          <w:marRight w:val="0"/>
          <w:marTop w:val="0"/>
          <w:marBottom w:val="0"/>
          <w:divBdr>
            <w:top w:val="none" w:sz="0" w:space="0" w:color="auto"/>
            <w:left w:val="none" w:sz="0" w:space="0" w:color="auto"/>
            <w:bottom w:val="none" w:sz="0" w:space="0" w:color="auto"/>
            <w:right w:val="none" w:sz="0" w:space="0" w:color="auto"/>
          </w:divBdr>
          <w:divsChild>
            <w:div w:id="1664626093">
              <w:marLeft w:val="0"/>
              <w:marRight w:val="0"/>
              <w:marTop w:val="0"/>
              <w:marBottom w:val="0"/>
              <w:divBdr>
                <w:top w:val="none" w:sz="0" w:space="0" w:color="auto"/>
                <w:left w:val="none" w:sz="0" w:space="0" w:color="auto"/>
                <w:bottom w:val="none" w:sz="0" w:space="0" w:color="auto"/>
                <w:right w:val="none" w:sz="0" w:space="0" w:color="auto"/>
              </w:divBdr>
              <w:divsChild>
                <w:div w:id="136729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659200">
      <w:bodyDiv w:val="1"/>
      <w:marLeft w:val="0"/>
      <w:marRight w:val="0"/>
      <w:marTop w:val="0"/>
      <w:marBottom w:val="0"/>
      <w:divBdr>
        <w:top w:val="none" w:sz="0" w:space="0" w:color="auto"/>
        <w:left w:val="none" w:sz="0" w:space="0" w:color="auto"/>
        <w:bottom w:val="none" w:sz="0" w:space="0" w:color="auto"/>
        <w:right w:val="none" w:sz="0" w:space="0" w:color="auto"/>
      </w:divBdr>
    </w:div>
    <w:div w:id="1501971550">
      <w:bodyDiv w:val="1"/>
      <w:marLeft w:val="0"/>
      <w:marRight w:val="0"/>
      <w:marTop w:val="0"/>
      <w:marBottom w:val="0"/>
      <w:divBdr>
        <w:top w:val="none" w:sz="0" w:space="0" w:color="auto"/>
        <w:left w:val="none" w:sz="0" w:space="0" w:color="auto"/>
        <w:bottom w:val="none" w:sz="0" w:space="0" w:color="auto"/>
        <w:right w:val="none" w:sz="0" w:space="0" w:color="auto"/>
      </w:divBdr>
    </w:div>
    <w:div w:id="1503550326">
      <w:bodyDiv w:val="1"/>
      <w:marLeft w:val="0"/>
      <w:marRight w:val="0"/>
      <w:marTop w:val="0"/>
      <w:marBottom w:val="0"/>
      <w:divBdr>
        <w:top w:val="none" w:sz="0" w:space="0" w:color="auto"/>
        <w:left w:val="none" w:sz="0" w:space="0" w:color="auto"/>
        <w:bottom w:val="none" w:sz="0" w:space="0" w:color="auto"/>
        <w:right w:val="none" w:sz="0" w:space="0" w:color="auto"/>
      </w:divBdr>
    </w:div>
    <w:div w:id="1560481651">
      <w:bodyDiv w:val="1"/>
      <w:marLeft w:val="0"/>
      <w:marRight w:val="0"/>
      <w:marTop w:val="0"/>
      <w:marBottom w:val="0"/>
      <w:divBdr>
        <w:top w:val="none" w:sz="0" w:space="0" w:color="auto"/>
        <w:left w:val="none" w:sz="0" w:space="0" w:color="auto"/>
        <w:bottom w:val="none" w:sz="0" w:space="0" w:color="auto"/>
        <w:right w:val="none" w:sz="0" w:space="0" w:color="auto"/>
      </w:divBdr>
    </w:div>
    <w:div w:id="1566529115">
      <w:bodyDiv w:val="1"/>
      <w:marLeft w:val="0"/>
      <w:marRight w:val="0"/>
      <w:marTop w:val="0"/>
      <w:marBottom w:val="0"/>
      <w:divBdr>
        <w:top w:val="none" w:sz="0" w:space="0" w:color="auto"/>
        <w:left w:val="none" w:sz="0" w:space="0" w:color="auto"/>
        <w:bottom w:val="none" w:sz="0" w:space="0" w:color="auto"/>
        <w:right w:val="none" w:sz="0" w:space="0" w:color="auto"/>
      </w:divBdr>
    </w:div>
    <w:div w:id="1575621081">
      <w:bodyDiv w:val="1"/>
      <w:marLeft w:val="0"/>
      <w:marRight w:val="0"/>
      <w:marTop w:val="0"/>
      <w:marBottom w:val="0"/>
      <w:divBdr>
        <w:top w:val="none" w:sz="0" w:space="0" w:color="auto"/>
        <w:left w:val="none" w:sz="0" w:space="0" w:color="auto"/>
        <w:bottom w:val="none" w:sz="0" w:space="0" w:color="auto"/>
        <w:right w:val="none" w:sz="0" w:space="0" w:color="auto"/>
      </w:divBdr>
      <w:divsChild>
        <w:div w:id="2140998429">
          <w:marLeft w:val="0"/>
          <w:marRight w:val="0"/>
          <w:marTop w:val="0"/>
          <w:marBottom w:val="0"/>
          <w:divBdr>
            <w:top w:val="none" w:sz="0" w:space="0" w:color="auto"/>
            <w:left w:val="none" w:sz="0" w:space="0" w:color="auto"/>
            <w:bottom w:val="none" w:sz="0" w:space="0" w:color="auto"/>
            <w:right w:val="none" w:sz="0" w:space="0" w:color="auto"/>
          </w:divBdr>
          <w:divsChild>
            <w:div w:id="1140070251">
              <w:marLeft w:val="0"/>
              <w:marRight w:val="0"/>
              <w:marTop w:val="0"/>
              <w:marBottom w:val="0"/>
              <w:divBdr>
                <w:top w:val="none" w:sz="0" w:space="0" w:color="auto"/>
                <w:left w:val="none" w:sz="0" w:space="0" w:color="auto"/>
                <w:bottom w:val="none" w:sz="0" w:space="0" w:color="auto"/>
                <w:right w:val="none" w:sz="0" w:space="0" w:color="auto"/>
              </w:divBdr>
              <w:divsChild>
                <w:div w:id="2929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446139">
      <w:bodyDiv w:val="1"/>
      <w:marLeft w:val="0"/>
      <w:marRight w:val="0"/>
      <w:marTop w:val="0"/>
      <w:marBottom w:val="0"/>
      <w:divBdr>
        <w:top w:val="none" w:sz="0" w:space="0" w:color="auto"/>
        <w:left w:val="none" w:sz="0" w:space="0" w:color="auto"/>
        <w:bottom w:val="none" w:sz="0" w:space="0" w:color="auto"/>
        <w:right w:val="none" w:sz="0" w:space="0" w:color="auto"/>
      </w:divBdr>
    </w:div>
    <w:div w:id="1604263999">
      <w:bodyDiv w:val="1"/>
      <w:marLeft w:val="0"/>
      <w:marRight w:val="0"/>
      <w:marTop w:val="0"/>
      <w:marBottom w:val="0"/>
      <w:divBdr>
        <w:top w:val="none" w:sz="0" w:space="0" w:color="auto"/>
        <w:left w:val="none" w:sz="0" w:space="0" w:color="auto"/>
        <w:bottom w:val="none" w:sz="0" w:space="0" w:color="auto"/>
        <w:right w:val="none" w:sz="0" w:space="0" w:color="auto"/>
      </w:divBdr>
      <w:divsChild>
        <w:div w:id="47652224">
          <w:marLeft w:val="0"/>
          <w:marRight w:val="0"/>
          <w:marTop w:val="0"/>
          <w:marBottom w:val="0"/>
          <w:divBdr>
            <w:top w:val="none" w:sz="0" w:space="0" w:color="auto"/>
            <w:left w:val="none" w:sz="0" w:space="0" w:color="auto"/>
            <w:bottom w:val="none" w:sz="0" w:space="0" w:color="auto"/>
            <w:right w:val="none" w:sz="0" w:space="0" w:color="auto"/>
          </w:divBdr>
        </w:div>
        <w:div w:id="1416899308">
          <w:marLeft w:val="0"/>
          <w:marRight w:val="0"/>
          <w:marTop w:val="0"/>
          <w:marBottom w:val="0"/>
          <w:divBdr>
            <w:top w:val="none" w:sz="0" w:space="0" w:color="auto"/>
            <w:left w:val="none" w:sz="0" w:space="0" w:color="auto"/>
            <w:bottom w:val="none" w:sz="0" w:space="0" w:color="auto"/>
            <w:right w:val="none" w:sz="0" w:space="0" w:color="auto"/>
          </w:divBdr>
        </w:div>
        <w:div w:id="674460505">
          <w:marLeft w:val="0"/>
          <w:marRight w:val="0"/>
          <w:marTop w:val="0"/>
          <w:marBottom w:val="0"/>
          <w:divBdr>
            <w:top w:val="none" w:sz="0" w:space="0" w:color="auto"/>
            <w:left w:val="none" w:sz="0" w:space="0" w:color="auto"/>
            <w:bottom w:val="none" w:sz="0" w:space="0" w:color="auto"/>
            <w:right w:val="none" w:sz="0" w:space="0" w:color="auto"/>
          </w:divBdr>
        </w:div>
        <w:div w:id="980887634">
          <w:marLeft w:val="0"/>
          <w:marRight w:val="0"/>
          <w:marTop w:val="0"/>
          <w:marBottom w:val="0"/>
          <w:divBdr>
            <w:top w:val="none" w:sz="0" w:space="0" w:color="auto"/>
            <w:left w:val="none" w:sz="0" w:space="0" w:color="auto"/>
            <w:bottom w:val="none" w:sz="0" w:space="0" w:color="auto"/>
            <w:right w:val="none" w:sz="0" w:space="0" w:color="auto"/>
          </w:divBdr>
        </w:div>
        <w:div w:id="1710760804">
          <w:marLeft w:val="0"/>
          <w:marRight w:val="0"/>
          <w:marTop w:val="0"/>
          <w:marBottom w:val="0"/>
          <w:divBdr>
            <w:top w:val="none" w:sz="0" w:space="0" w:color="auto"/>
            <w:left w:val="none" w:sz="0" w:space="0" w:color="auto"/>
            <w:bottom w:val="none" w:sz="0" w:space="0" w:color="auto"/>
            <w:right w:val="none" w:sz="0" w:space="0" w:color="auto"/>
          </w:divBdr>
        </w:div>
        <w:div w:id="246965083">
          <w:marLeft w:val="0"/>
          <w:marRight w:val="0"/>
          <w:marTop w:val="0"/>
          <w:marBottom w:val="0"/>
          <w:divBdr>
            <w:top w:val="none" w:sz="0" w:space="0" w:color="auto"/>
            <w:left w:val="none" w:sz="0" w:space="0" w:color="auto"/>
            <w:bottom w:val="none" w:sz="0" w:space="0" w:color="auto"/>
            <w:right w:val="none" w:sz="0" w:space="0" w:color="auto"/>
          </w:divBdr>
          <w:divsChild>
            <w:div w:id="1461680303">
              <w:marLeft w:val="0"/>
              <w:marRight w:val="0"/>
              <w:marTop w:val="160"/>
              <w:marBottom w:val="160"/>
              <w:divBdr>
                <w:top w:val="none" w:sz="0" w:space="0" w:color="auto"/>
                <w:left w:val="none" w:sz="0" w:space="0" w:color="auto"/>
                <w:bottom w:val="none" w:sz="0" w:space="0" w:color="auto"/>
                <w:right w:val="none" w:sz="0" w:space="0" w:color="auto"/>
              </w:divBdr>
            </w:div>
          </w:divsChild>
        </w:div>
        <w:div w:id="785389725">
          <w:marLeft w:val="0"/>
          <w:marRight w:val="0"/>
          <w:marTop w:val="0"/>
          <w:marBottom w:val="0"/>
          <w:divBdr>
            <w:top w:val="none" w:sz="0" w:space="0" w:color="auto"/>
            <w:left w:val="none" w:sz="0" w:space="0" w:color="auto"/>
            <w:bottom w:val="none" w:sz="0" w:space="0" w:color="auto"/>
            <w:right w:val="none" w:sz="0" w:space="0" w:color="auto"/>
          </w:divBdr>
        </w:div>
        <w:div w:id="1049720139">
          <w:marLeft w:val="0"/>
          <w:marRight w:val="0"/>
          <w:marTop w:val="0"/>
          <w:marBottom w:val="0"/>
          <w:divBdr>
            <w:top w:val="none" w:sz="0" w:space="0" w:color="auto"/>
            <w:left w:val="none" w:sz="0" w:space="0" w:color="auto"/>
            <w:bottom w:val="none" w:sz="0" w:space="0" w:color="auto"/>
            <w:right w:val="none" w:sz="0" w:space="0" w:color="auto"/>
          </w:divBdr>
        </w:div>
        <w:div w:id="1803501992">
          <w:marLeft w:val="0"/>
          <w:marRight w:val="0"/>
          <w:marTop w:val="0"/>
          <w:marBottom w:val="0"/>
          <w:divBdr>
            <w:top w:val="none" w:sz="0" w:space="0" w:color="auto"/>
            <w:left w:val="none" w:sz="0" w:space="0" w:color="auto"/>
            <w:bottom w:val="none" w:sz="0" w:space="0" w:color="auto"/>
            <w:right w:val="none" w:sz="0" w:space="0" w:color="auto"/>
          </w:divBdr>
        </w:div>
        <w:div w:id="1998730384">
          <w:marLeft w:val="0"/>
          <w:marRight w:val="0"/>
          <w:marTop w:val="0"/>
          <w:marBottom w:val="0"/>
          <w:divBdr>
            <w:top w:val="none" w:sz="0" w:space="0" w:color="auto"/>
            <w:left w:val="none" w:sz="0" w:space="0" w:color="auto"/>
            <w:bottom w:val="none" w:sz="0" w:space="0" w:color="auto"/>
            <w:right w:val="none" w:sz="0" w:space="0" w:color="auto"/>
          </w:divBdr>
        </w:div>
        <w:div w:id="409740583">
          <w:marLeft w:val="0"/>
          <w:marRight w:val="0"/>
          <w:marTop w:val="0"/>
          <w:marBottom w:val="0"/>
          <w:divBdr>
            <w:top w:val="none" w:sz="0" w:space="0" w:color="auto"/>
            <w:left w:val="none" w:sz="0" w:space="0" w:color="auto"/>
            <w:bottom w:val="none" w:sz="0" w:space="0" w:color="auto"/>
            <w:right w:val="none" w:sz="0" w:space="0" w:color="auto"/>
          </w:divBdr>
        </w:div>
      </w:divsChild>
    </w:div>
    <w:div w:id="1604916054">
      <w:bodyDiv w:val="1"/>
      <w:marLeft w:val="0"/>
      <w:marRight w:val="0"/>
      <w:marTop w:val="0"/>
      <w:marBottom w:val="0"/>
      <w:divBdr>
        <w:top w:val="none" w:sz="0" w:space="0" w:color="auto"/>
        <w:left w:val="none" w:sz="0" w:space="0" w:color="auto"/>
        <w:bottom w:val="none" w:sz="0" w:space="0" w:color="auto"/>
        <w:right w:val="none" w:sz="0" w:space="0" w:color="auto"/>
      </w:divBdr>
    </w:div>
    <w:div w:id="1625234820">
      <w:bodyDiv w:val="1"/>
      <w:marLeft w:val="0"/>
      <w:marRight w:val="0"/>
      <w:marTop w:val="0"/>
      <w:marBottom w:val="0"/>
      <w:divBdr>
        <w:top w:val="none" w:sz="0" w:space="0" w:color="auto"/>
        <w:left w:val="none" w:sz="0" w:space="0" w:color="auto"/>
        <w:bottom w:val="none" w:sz="0" w:space="0" w:color="auto"/>
        <w:right w:val="none" w:sz="0" w:space="0" w:color="auto"/>
      </w:divBdr>
    </w:div>
    <w:div w:id="1657537791">
      <w:bodyDiv w:val="1"/>
      <w:marLeft w:val="0"/>
      <w:marRight w:val="0"/>
      <w:marTop w:val="0"/>
      <w:marBottom w:val="0"/>
      <w:divBdr>
        <w:top w:val="none" w:sz="0" w:space="0" w:color="auto"/>
        <w:left w:val="none" w:sz="0" w:space="0" w:color="auto"/>
        <w:bottom w:val="none" w:sz="0" w:space="0" w:color="auto"/>
        <w:right w:val="none" w:sz="0" w:space="0" w:color="auto"/>
      </w:divBdr>
    </w:div>
    <w:div w:id="1660383684">
      <w:bodyDiv w:val="1"/>
      <w:marLeft w:val="0"/>
      <w:marRight w:val="0"/>
      <w:marTop w:val="0"/>
      <w:marBottom w:val="0"/>
      <w:divBdr>
        <w:top w:val="none" w:sz="0" w:space="0" w:color="auto"/>
        <w:left w:val="none" w:sz="0" w:space="0" w:color="auto"/>
        <w:bottom w:val="none" w:sz="0" w:space="0" w:color="auto"/>
        <w:right w:val="none" w:sz="0" w:space="0" w:color="auto"/>
      </w:divBdr>
      <w:divsChild>
        <w:div w:id="891036907">
          <w:marLeft w:val="0"/>
          <w:marRight w:val="0"/>
          <w:marTop w:val="0"/>
          <w:marBottom w:val="0"/>
          <w:divBdr>
            <w:top w:val="none" w:sz="0" w:space="0" w:color="auto"/>
            <w:left w:val="none" w:sz="0" w:space="0" w:color="auto"/>
            <w:bottom w:val="none" w:sz="0" w:space="0" w:color="auto"/>
            <w:right w:val="none" w:sz="0" w:space="0" w:color="auto"/>
          </w:divBdr>
          <w:divsChild>
            <w:div w:id="1465268226">
              <w:marLeft w:val="0"/>
              <w:marRight w:val="0"/>
              <w:marTop w:val="0"/>
              <w:marBottom w:val="0"/>
              <w:divBdr>
                <w:top w:val="none" w:sz="0" w:space="0" w:color="auto"/>
                <w:left w:val="none" w:sz="0" w:space="0" w:color="auto"/>
                <w:bottom w:val="none" w:sz="0" w:space="0" w:color="auto"/>
                <w:right w:val="none" w:sz="0" w:space="0" w:color="auto"/>
              </w:divBdr>
              <w:divsChild>
                <w:div w:id="55813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928941">
      <w:bodyDiv w:val="1"/>
      <w:marLeft w:val="0"/>
      <w:marRight w:val="0"/>
      <w:marTop w:val="0"/>
      <w:marBottom w:val="0"/>
      <w:divBdr>
        <w:top w:val="none" w:sz="0" w:space="0" w:color="auto"/>
        <w:left w:val="none" w:sz="0" w:space="0" w:color="auto"/>
        <w:bottom w:val="none" w:sz="0" w:space="0" w:color="auto"/>
        <w:right w:val="none" w:sz="0" w:space="0" w:color="auto"/>
      </w:divBdr>
      <w:divsChild>
        <w:div w:id="295794158">
          <w:marLeft w:val="0"/>
          <w:marRight w:val="0"/>
          <w:marTop w:val="0"/>
          <w:marBottom w:val="0"/>
          <w:divBdr>
            <w:top w:val="none" w:sz="0" w:space="0" w:color="auto"/>
            <w:left w:val="none" w:sz="0" w:space="0" w:color="auto"/>
            <w:bottom w:val="none" w:sz="0" w:space="0" w:color="auto"/>
            <w:right w:val="none" w:sz="0" w:space="0" w:color="auto"/>
          </w:divBdr>
          <w:divsChild>
            <w:div w:id="1252277343">
              <w:marLeft w:val="0"/>
              <w:marRight w:val="0"/>
              <w:marTop w:val="0"/>
              <w:marBottom w:val="0"/>
              <w:divBdr>
                <w:top w:val="none" w:sz="0" w:space="0" w:color="auto"/>
                <w:left w:val="none" w:sz="0" w:space="0" w:color="auto"/>
                <w:bottom w:val="none" w:sz="0" w:space="0" w:color="auto"/>
                <w:right w:val="none" w:sz="0" w:space="0" w:color="auto"/>
              </w:divBdr>
              <w:divsChild>
                <w:div w:id="198149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371251">
      <w:bodyDiv w:val="1"/>
      <w:marLeft w:val="0"/>
      <w:marRight w:val="0"/>
      <w:marTop w:val="0"/>
      <w:marBottom w:val="0"/>
      <w:divBdr>
        <w:top w:val="none" w:sz="0" w:space="0" w:color="auto"/>
        <w:left w:val="none" w:sz="0" w:space="0" w:color="auto"/>
        <w:bottom w:val="none" w:sz="0" w:space="0" w:color="auto"/>
        <w:right w:val="none" w:sz="0" w:space="0" w:color="auto"/>
      </w:divBdr>
    </w:div>
    <w:div w:id="1721440673">
      <w:bodyDiv w:val="1"/>
      <w:marLeft w:val="0"/>
      <w:marRight w:val="0"/>
      <w:marTop w:val="0"/>
      <w:marBottom w:val="0"/>
      <w:divBdr>
        <w:top w:val="none" w:sz="0" w:space="0" w:color="auto"/>
        <w:left w:val="none" w:sz="0" w:space="0" w:color="auto"/>
        <w:bottom w:val="none" w:sz="0" w:space="0" w:color="auto"/>
        <w:right w:val="none" w:sz="0" w:space="0" w:color="auto"/>
      </w:divBdr>
    </w:div>
    <w:div w:id="1744641952">
      <w:bodyDiv w:val="1"/>
      <w:marLeft w:val="0"/>
      <w:marRight w:val="0"/>
      <w:marTop w:val="0"/>
      <w:marBottom w:val="0"/>
      <w:divBdr>
        <w:top w:val="none" w:sz="0" w:space="0" w:color="auto"/>
        <w:left w:val="none" w:sz="0" w:space="0" w:color="auto"/>
        <w:bottom w:val="none" w:sz="0" w:space="0" w:color="auto"/>
        <w:right w:val="none" w:sz="0" w:space="0" w:color="auto"/>
      </w:divBdr>
    </w:div>
    <w:div w:id="1816948825">
      <w:bodyDiv w:val="1"/>
      <w:marLeft w:val="0"/>
      <w:marRight w:val="0"/>
      <w:marTop w:val="0"/>
      <w:marBottom w:val="0"/>
      <w:divBdr>
        <w:top w:val="none" w:sz="0" w:space="0" w:color="auto"/>
        <w:left w:val="none" w:sz="0" w:space="0" w:color="auto"/>
        <w:bottom w:val="none" w:sz="0" w:space="0" w:color="auto"/>
        <w:right w:val="none" w:sz="0" w:space="0" w:color="auto"/>
      </w:divBdr>
    </w:div>
    <w:div w:id="1838110047">
      <w:bodyDiv w:val="1"/>
      <w:marLeft w:val="0"/>
      <w:marRight w:val="0"/>
      <w:marTop w:val="0"/>
      <w:marBottom w:val="0"/>
      <w:divBdr>
        <w:top w:val="none" w:sz="0" w:space="0" w:color="auto"/>
        <w:left w:val="none" w:sz="0" w:space="0" w:color="auto"/>
        <w:bottom w:val="none" w:sz="0" w:space="0" w:color="auto"/>
        <w:right w:val="none" w:sz="0" w:space="0" w:color="auto"/>
      </w:divBdr>
    </w:div>
    <w:div w:id="1838761982">
      <w:bodyDiv w:val="1"/>
      <w:marLeft w:val="0"/>
      <w:marRight w:val="0"/>
      <w:marTop w:val="0"/>
      <w:marBottom w:val="0"/>
      <w:divBdr>
        <w:top w:val="none" w:sz="0" w:space="0" w:color="auto"/>
        <w:left w:val="none" w:sz="0" w:space="0" w:color="auto"/>
        <w:bottom w:val="none" w:sz="0" w:space="0" w:color="auto"/>
        <w:right w:val="none" w:sz="0" w:space="0" w:color="auto"/>
      </w:divBdr>
      <w:divsChild>
        <w:div w:id="1542013739">
          <w:marLeft w:val="0"/>
          <w:marRight w:val="0"/>
          <w:marTop w:val="0"/>
          <w:marBottom w:val="0"/>
          <w:divBdr>
            <w:top w:val="none" w:sz="0" w:space="0" w:color="auto"/>
            <w:left w:val="none" w:sz="0" w:space="0" w:color="auto"/>
            <w:bottom w:val="none" w:sz="0" w:space="0" w:color="auto"/>
            <w:right w:val="none" w:sz="0" w:space="0" w:color="auto"/>
          </w:divBdr>
          <w:divsChild>
            <w:div w:id="114375146">
              <w:marLeft w:val="0"/>
              <w:marRight w:val="0"/>
              <w:marTop w:val="0"/>
              <w:marBottom w:val="0"/>
              <w:divBdr>
                <w:top w:val="none" w:sz="0" w:space="0" w:color="auto"/>
                <w:left w:val="none" w:sz="0" w:space="0" w:color="auto"/>
                <w:bottom w:val="none" w:sz="0" w:space="0" w:color="auto"/>
                <w:right w:val="none" w:sz="0" w:space="0" w:color="auto"/>
              </w:divBdr>
              <w:divsChild>
                <w:div w:id="43667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225359">
      <w:bodyDiv w:val="1"/>
      <w:marLeft w:val="0"/>
      <w:marRight w:val="0"/>
      <w:marTop w:val="0"/>
      <w:marBottom w:val="0"/>
      <w:divBdr>
        <w:top w:val="none" w:sz="0" w:space="0" w:color="auto"/>
        <w:left w:val="none" w:sz="0" w:space="0" w:color="auto"/>
        <w:bottom w:val="none" w:sz="0" w:space="0" w:color="auto"/>
        <w:right w:val="none" w:sz="0" w:space="0" w:color="auto"/>
      </w:divBdr>
      <w:divsChild>
        <w:div w:id="855002537">
          <w:marLeft w:val="0"/>
          <w:marRight w:val="0"/>
          <w:marTop w:val="0"/>
          <w:marBottom w:val="0"/>
          <w:divBdr>
            <w:top w:val="none" w:sz="0" w:space="0" w:color="auto"/>
            <w:left w:val="none" w:sz="0" w:space="0" w:color="auto"/>
            <w:bottom w:val="none" w:sz="0" w:space="0" w:color="auto"/>
            <w:right w:val="none" w:sz="0" w:space="0" w:color="auto"/>
          </w:divBdr>
          <w:divsChild>
            <w:div w:id="1816995060">
              <w:marLeft w:val="0"/>
              <w:marRight w:val="0"/>
              <w:marTop w:val="0"/>
              <w:marBottom w:val="0"/>
              <w:divBdr>
                <w:top w:val="none" w:sz="0" w:space="0" w:color="auto"/>
                <w:left w:val="none" w:sz="0" w:space="0" w:color="auto"/>
                <w:bottom w:val="none" w:sz="0" w:space="0" w:color="auto"/>
                <w:right w:val="none" w:sz="0" w:space="0" w:color="auto"/>
              </w:divBdr>
              <w:divsChild>
                <w:div w:id="119912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279634">
      <w:bodyDiv w:val="1"/>
      <w:marLeft w:val="0"/>
      <w:marRight w:val="0"/>
      <w:marTop w:val="0"/>
      <w:marBottom w:val="0"/>
      <w:divBdr>
        <w:top w:val="none" w:sz="0" w:space="0" w:color="auto"/>
        <w:left w:val="none" w:sz="0" w:space="0" w:color="auto"/>
        <w:bottom w:val="none" w:sz="0" w:space="0" w:color="auto"/>
        <w:right w:val="none" w:sz="0" w:space="0" w:color="auto"/>
      </w:divBdr>
    </w:div>
    <w:div w:id="1887524923">
      <w:bodyDiv w:val="1"/>
      <w:marLeft w:val="0"/>
      <w:marRight w:val="0"/>
      <w:marTop w:val="0"/>
      <w:marBottom w:val="0"/>
      <w:divBdr>
        <w:top w:val="none" w:sz="0" w:space="0" w:color="auto"/>
        <w:left w:val="none" w:sz="0" w:space="0" w:color="auto"/>
        <w:bottom w:val="none" w:sz="0" w:space="0" w:color="auto"/>
        <w:right w:val="none" w:sz="0" w:space="0" w:color="auto"/>
      </w:divBdr>
    </w:div>
    <w:div w:id="1890147393">
      <w:bodyDiv w:val="1"/>
      <w:marLeft w:val="0"/>
      <w:marRight w:val="0"/>
      <w:marTop w:val="0"/>
      <w:marBottom w:val="0"/>
      <w:divBdr>
        <w:top w:val="none" w:sz="0" w:space="0" w:color="auto"/>
        <w:left w:val="none" w:sz="0" w:space="0" w:color="auto"/>
        <w:bottom w:val="none" w:sz="0" w:space="0" w:color="auto"/>
        <w:right w:val="none" w:sz="0" w:space="0" w:color="auto"/>
      </w:divBdr>
    </w:div>
    <w:div w:id="1909850229">
      <w:bodyDiv w:val="1"/>
      <w:marLeft w:val="0"/>
      <w:marRight w:val="0"/>
      <w:marTop w:val="0"/>
      <w:marBottom w:val="0"/>
      <w:divBdr>
        <w:top w:val="none" w:sz="0" w:space="0" w:color="auto"/>
        <w:left w:val="none" w:sz="0" w:space="0" w:color="auto"/>
        <w:bottom w:val="none" w:sz="0" w:space="0" w:color="auto"/>
        <w:right w:val="none" w:sz="0" w:space="0" w:color="auto"/>
      </w:divBdr>
    </w:div>
    <w:div w:id="1929728326">
      <w:bodyDiv w:val="1"/>
      <w:marLeft w:val="0"/>
      <w:marRight w:val="0"/>
      <w:marTop w:val="0"/>
      <w:marBottom w:val="0"/>
      <w:divBdr>
        <w:top w:val="none" w:sz="0" w:space="0" w:color="auto"/>
        <w:left w:val="none" w:sz="0" w:space="0" w:color="auto"/>
        <w:bottom w:val="none" w:sz="0" w:space="0" w:color="auto"/>
        <w:right w:val="none" w:sz="0" w:space="0" w:color="auto"/>
      </w:divBdr>
      <w:divsChild>
        <w:div w:id="1330673745">
          <w:marLeft w:val="0"/>
          <w:marRight w:val="0"/>
          <w:marTop w:val="0"/>
          <w:marBottom w:val="0"/>
          <w:divBdr>
            <w:top w:val="none" w:sz="0" w:space="0" w:color="auto"/>
            <w:left w:val="none" w:sz="0" w:space="0" w:color="auto"/>
            <w:bottom w:val="none" w:sz="0" w:space="0" w:color="auto"/>
            <w:right w:val="none" w:sz="0" w:space="0" w:color="auto"/>
          </w:divBdr>
          <w:divsChild>
            <w:div w:id="870147128">
              <w:marLeft w:val="0"/>
              <w:marRight w:val="0"/>
              <w:marTop w:val="0"/>
              <w:marBottom w:val="0"/>
              <w:divBdr>
                <w:top w:val="none" w:sz="0" w:space="0" w:color="auto"/>
                <w:left w:val="none" w:sz="0" w:space="0" w:color="auto"/>
                <w:bottom w:val="none" w:sz="0" w:space="0" w:color="auto"/>
                <w:right w:val="none" w:sz="0" w:space="0" w:color="auto"/>
              </w:divBdr>
              <w:divsChild>
                <w:div w:id="206722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278132">
      <w:bodyDiv w:val="1"/>
      <w:marLeft w:val="0"/>
      <w:marRight w:val="0"/>
      <w:marTop w:val="0"/>
      <w:marBottom w:val="0"/>
      <w:divBdr>
        <w:top w:val="none" w:sz="0" w:space="0" w:color="auto"/>
        <w:left w:val="none" w:sz="0" w:space="0" w:color="auto"/>
        <w:bottom w:val="none" w:sz="0" w:space="0" w:color="auto"/>
        <w:right w:val="none" w:sz="0" w:space="0" w:color="auto"/>
      </w:divBdr>
      <w:divsChild>
        <w:div w:id="1647278785">
          <w:marLeft w:val="0"/>
          <w:marRight w:val="0"/>
          <w:marTop w:val="0"/>
          <w:marBottom w:val="0"/>
          <w:divBdr>
            <w:top w:val="none" w:sz="0" w:space="0" w:color="auto"/>
            <w:left w:val="none" w:sz="0" w:space="0" w:color="auto"/>
            <w:bottom w:val="none" w:sz="0" w:space="0" w:color="auto"/>
            <w:right w:val="none" w:sz="0" w:space="0" w:color="auto"/>
          </w:divBdr>
          <w:divsChild>
            <w:div w:id="1733118490">
              <w:marLeft w:val="0"/>
              <w:marRight w:val="0"/>
              <w:marTop w:val="0"/>
              <w:marBottom w:val="0"/>
              <w:divBdr>
                <w:top w:val="none" w:sz="0" w:space="0" w:color="auto"/>
                <w:left w:val="none" w:sz="0" w:space="0" w:color="auto"/>
                <w:bottom w:val="none" w:sz="0" w:space="0" w:color="auto"/>
                <w:right w:val="none" w:sz="0" w:space="0" w:color="auto"/>
              </w:divBdr>
              <w:divsChild>
                <w:div w:id="78650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561123">
      <w:bodyDiv w:val="1"/>
      <w:marLeft w:val="0"/>
      <w:marRight w:val="0"/>
      <w:marTop w:val="0"/>
      <w:marBottom w:val="0"/>
      <w:divBdr>
        <w:top w:val="none" w:sz="0" w:space="0" w:color="auto"/>
        <w:left w:val="none" w:sz="0" w:space="0" w:color="auto"/>
        <w:bottom w:val="none" w:sz="0" w:space="0" w:color="auto"/>
        <w:right w:val="none" w:sz="0" w:space="0" w:color="auto"/>
      </w:divBdr>
    </w:div>
    <w:div w:id="1963337491">
      <w:bodyDiv w:val="1"/>
      <w:marLeft w:val="0"/>
      <w:marRight w:val="0"/>
      <w:marTop w:val="0"/>
      <w:marBottom w:val="0"/>
      <w:divBdr>
        <w:top w:val="none" w:sz="0" w:space="0" w:color="auto"/>
        <w:left w:val="none" w:sz="0" w:space="0" w:color="auto"/>
        <w:bottom w:val="none" w:sz="0" w:space="0" w:color="auto"/>
        <w:right w:val="none" w:sz="0" w:space="0" w:color="auto"/>
      </w:divBdr>
    </w:div>
    <w:div w:id="1981183590">
      <w:bodyDiv w:val="1"/>
      <w:marLeft w:val="0"/>
      <w:marRight w:val="0"/>
      <w:marTop w:val="0"/>
      <w:marBottom w:val="0"/>
      <w:divBdr>
        <w:top w:val="none" w:sz="0" w:space="0" w:color="auto"/>
        <w:left w:val="none" w:sz="0" w:space="0" w:color="auto"/>
        <w:bottom w:val="none" w:sz="0" w:space="0" w:color="auto"/>
        <w:right w:val="none" w:sz="0" w:space="0" w:color="auto"/>
      </w:divBdr>
    </w:div>
    <w:div w:id="1982684174">
      <w:bodyDiv w:val="1"/>
      <w:marLeft w:val="0"/>
      <w:marRight w:val="0"/>
      <w:marTop w:val="0"/>
      <w:marBottom w:val="0"/>
      <w:divBdr>
        <w:top w:val="none" w:sz="0" w:space="0" w:color="auto"/>
        <w:left w:val="none" w:sz="0" w:space="0" w:color="auto"/>
        <w:bottom w:val="none" w:sz="0" w:space="0" w:color="auto"/>
        <w:right w:val="none" w:sz="0" w:space="0" w:color="auto"/>
      </w:divBdr>
      <w:divsChild>
        <w:div w:id="391345924">
          <w:marLeft w:val="0"/>
          <w:marRight w:val="0"/>
          <w:marTop w:val="0"/>
          <w:marBottom w:val="0"/>
          <w:divBdr>
            <w:top w:val="none" w:sz="0" w:space="0" w:color="auto"/>
            <w:left w:val="none" w:sz="0" w:space="0" w:color="auto"/>
            <w:bottom w:val="none" w:sz="0" w:space="0" w:color="auto"/>
            <w:right w:val="none" w:sz="0" w:space="0" w:color="auto"/>
          </w:divBdr>
        </w:div>
        <w:div w:id="192425825">
          <w:marLeft w:val="0"/>
          <w:marRight w:val="0"/>
          <w:marTop w:val="0"/>
          <w:marBottom w:val="0"/>
          <w:divBdr>
            <w:top w:val="none" w:sz="0" w:space="0" w:color="auto"/>
            <w:left w:val="none" w:sz="0" w:space="0" w:color="auto"/>
            <w:bottom w:val="none" w:sz="0" w:space="0" w:color="auto"/>
            <w:right w:val="none" w:sz="0" w:space="0" w:color="auto"/>
          </w:divBdr>
        </w:div>
        <w:div w:id="721754330">
          <w:marLeft w:val="0"/>
          <w:marRight w:val="0"/>
          <w:marTop w:val="0"/>
          <w:marBottom w:val="0"/>
          <w:divBdr>
            <w:top w:val="none" w:sz="0" w:space="0" w:color="auto"/>
            <w:left w:val="none" w:sz="0" w:space="0" w:color="auto"/>
            <w:bottom w:val="none" w:sz="0" w:space="0" w:color="auto"/>
            <w:right w:val="none" w:sz="0" w:space="0" w:color="auto"/>
          </w:divBdr>
        </w:div>
        <w:div w:id="1921795261">
          <w:marLeft w:val="0"/>
          <w:marRight w:val="0"/>
          <w:marTop w:val="0"/>
          <w:marBottom w:val="0"/>
          <w:divBdr>
            <w:top w:val="none" w:sz="0" w:space="0" w:color="auto"/>
            <w:left w:val="none" w:sz="0" w:space="0" w:color="auto"/>
            <w:bottom w:val="none" w:sz="0" w:space="0" w:color="auto"/>
            <w:right w:val="none" w:sz="0" w:space="0" w:color="auto"/>
          </w:divBdr>
        </w:div>
        <w:div w:id="402877686">
          <w:marLeft w:val="0"/>
          <w:marRight w:val="0"/>
          <w:marTop w:val="0"/>
          <w:marBottom w:val="0"/>
          <w:divBdr>
            <w:top w:val="none" w:sz="0" w:space="0" w:color="auto"/>
            <w:left w:val="none" w:sz="0" w:space="0" w:color="auto"/>
            <w:bottom w:val="none" w:sz="0" w:space="0" w:color="auto"/>
            <w:right w:val="none" w:sz="0" w:space="0" w:color="auto"/>
          </w:divBdr>
        </w:div>
        <w:div w:id="1355113243">
          <w:marLeft w:val="0"/>
          <w:marRight w:val="0"/>
          <w:marTop w:val="0"/>
          <w:marBottom w:val="0"/>
          <w:divBdr>
            <w:top w:val="none" w:sz="0" w:space="0" w:color="auto"/>
            <w:left w:val="none" w:sz="0" w:space="0" w:color="auto"/>
            <w:bottom w:val="none" w:sz="0" w:space="0" w:color="auto"/>
            <w:right w:val="none" w:sz="0" w:space="0" w:color="auto"/>
          </w:divBdr>
          <w:divsChild>
            <w:div w:id="887569071">
              <w:marLeft w:val="0"/>
              <w:marRight w:val="0"/>
              <w:marTop w:val="0"/>
              <w:marBottom w:val="0"/>
              <w:divBdr>
                <w:top w:val="none" w:sz="0" w:space="0" w:color="auto"/>
                <w:left w:val="none" w:sz="0" w:space="0" w:color="auto"/>
                <w:bottom w:val="none" w:sz="0" w:space="0" w:color="auto"/>
                <w:right w:val="none" w:sz="0" w:space="0" w:color="auto"/>
              </w:divBdr>
            </w:div>
            <w:div w:id="1401757613">
              <w:marLeft w:val="0"/>
              <w:marRight w:val="0"/>
              <w:marTop w:val="0"/>
              <w:marBottom w:val="0"/>
              <w:divBdr>
                <w:top w:val="none" w:sz="0" w:space="0" w:color="auto"/>
                <w:left w:val="none" w:sz="0" w:space="0" w:color="auto"/>
                <w:bottom w:val="none" w:sz="0" w:space="0" w:color="auto"/>
                <w:right w:val="none" w:sz="0" w:space="0" w:color="auto"/>
              </w:divBdr>
            </w:div>
            <w:div w:id="809597045">
              <w:marLeft w:val="0"/>
              <w:marRight w:val="0"/>
              <w:marTop w:val="0"/>
              <w:marBottom w:val="0"/>
              <w:divBdr>
                <w:top w:val="none" w:sz="0" w:space="0" w:color="auto"/>
                <w:left w:val="none" w:sz="0" w:space="0" w:color="auto"/>
                <w:bottom w:val="none" w:sz="0" w:space="0" w:color="auto"/>
                <w:right w:val="none" w:sz="0" w:space="0" w:color="auto"/>
              </w:divBdr>
            </w:div>
            <w:div w:id="1386296917">
              <w:marLeft w:val="0"/>
              <w:marRight w:val="0"/>
              <w:marTop w:val="0"/>
              <w:marBottom w:val="0"/>
              <w:divBdr>
                <w:top w:val="none" w:sz="0" w:space="0" w:color="auto"/>
                <w:left w:val="none" w:sz="0" w:space="0" w:color="auto"/>
                <w:bottom w:val="none" w:sz="0" w:space="0" w:color="auto"/>
                <w:right w:val="none" w:sz="0" w:space="0" w:color="auto"/>
              </w:divBdr>
            </w:div>
            <w:div w:id="1874419764">
              <w:marLeft w:val="0"/>
              <w:marRight w:val="0"/>
              <w:marTop w:val="0"/>
              <w:marBottom w:val="0"/>
              <w:divBdr>
                <w:top w:val="none" w:sz="0" w:space="0" w:color="auto"/>
                <w:left w:val="none" w:sz="0" w:space="0" w:color="auto"/>
                <w:bottom w:val="none" w:sz="0" w:space="0" w:color="auto"/>
                <w:right w:val="none" w:sz="0" w:space="0" w:color="auto"/>
              </w:divBdr>
            </w:div>
          </w:divsChild>
        </w:div>
        <w:div w:id="586113898">
          <w:marLeft w:val="0"/>
          <w:marRight w:val="0"/>
          <w:marTop w:val="0"/>
          <w:marBottom w:val="0"/>
          <w:divBdr>
            <w:top w:val="none" w:sz="0" w:space="0" w:color="auto"/>
            <w:left w:val="none" w:sz="0" w:space="0" w:color="auto"/>
            <w:bottom w:val="none" w:sz="0" w:space="0" w:color="auto"/>
            <w:right w:val="none" w:sz="0" w:space="0" w:color="auto"/>
          </w:divBdr>
        </w:div>
        <w:div w:id="1579680062">
          <w:marLeft w:val="0"/>
          <w:marRight w:val="0"/>
          <w:marTop w:val="0"/>
          <w:marBottom w:val="0"/>
          <w:divBdr>
            <w:top w:val="none" w:sz="0" w:space="0" w:color="auto"/>
            <w:left w:val="none" w:sz="0" w:space="0" w:color="auto"/>
            <w:bottom w:val="none" w:sz="0" w:space="0" w:color="auto"/>
            <w:right w:val="none" w:sz="0" w:space="0" w:color="auto"/>
          </w:divBdr>
          <w:divsChild>
            <w:div w:id="2094399807">
              <w:marLeft w:val="0"/>
              <w:marRight w:val="0"/>
              <w:marTop w:val="160"/>
              <w:marBottom w:val="160"/>
              <w:divBdr>
                <w:top w:val="none" w:sz="0" w:space="0" w:color="auto"/>
                <w:left w:val="none" w:sz="0" w:space="0" w:color="auto"/>
                <w:bottom w:val="none" w:sz="0" w:space="0" w:color="auto"/>
                <w:right w:val="none" w:sz="0" w:space="0" w:color="auto"/>
              </w:divBdr>
            </w:div>
          </w:divsChild>
        </w:div>
        <w:div w:id="1056315618">
          <w:marLeft w:val="0"/>
          <w:marRight w:val="0"/>
          <w:marTop w:val="0"/>
          <w:marBottom w:val="0"/>
          <w:divBdr>
            <w:top w:val="none" w:sz="0" w:space="0" w:color="auto"/>
            <w:left w:val="none" w:sz="0" w:space="0" w:color="auto"/>
            <w:bottom w:val="none" w:sz="0" w:space="0" w:color="auto"/>
            <w:right w:val="none" w:sz="0" w:space="0" w:color="auto"/>
          </w:divBdr>
        </w:div>
        <w:div w:id="884371580">
          <w:marLeft w:val="0"/>
          <w:marRight w:val="0"/>
          <w:marTop w:val="0"/>
          <w:marBottom w:val="0"/>
          <w:divBdr>
            <w:top w:val="none" w:sz="0" w:space="0" w:color="auto"/>
            <w:left w:val="none" w:sz="0" w:space="0" w:color="auto"/>
            <w:bottom w:val="none" w:sz="0" w:space="0" w:color="auto"/>
            <w:right w:val="none" w:sz="0" w:space="0" w:color="auto"/>
          </w:divBdr>
        </w:div>
        <w:div w:id="1632979325">
          <w:marLeft w:val="0"/>
          <w:marRight w:val="0"/>
          <w:marTop w:val="0"/>
          <w:marBottom w:val="0"/>
          <w:divBdr>
            <w:top w:val="none" w:sz="0" w:space="0" w:color="auto"/>
            <w:left w:val="none" w:sz="0" w:space="0" w:color="auto"/>
            <w:bottom w:val="none" w:sz="0" w:space="0" w:color="auto"/>
            <w:right w:val="none" w:sz="0" w:space="0" w:color="auto"/>
          </w:divBdr>
        </w:div>
        <w:div w:id="1749309347">
          <w:marLeft w:val="0"/>
          <w:marRight w:val="0"/>
          <w:marTop w:val="0"/>
          <w:marBottom w:val="0"/>
          <w:divBdr>
            <w:top w:val="none" w:sz="0" w:space="0" w:color="auto"/>
            <w:left w:val="none" w:sz="0" w:space="0" w:color="auto"/>
            <w:bottom w:val="none" w:sz="0" w:space="0" w:color="auto"/>
            <w:right w:val="none" w:sz="0" w:space="0" w:color="auto"/>
          </w:divBdr>
        </w:div>
        <w:div w:id="1374766038">
          <w:marLeft w:val="0"/>
          <w:marRight w:val="0"/>
          <w:marTop w:val="0"/>
          <w:marBottom w:val="0"/>
          <w:divBdr>
            <w:top w:val="none" w:sz="0" w:space="0" w:color="auto"/>
            <w:left w:val="none" w:sz="0" w:space="0" w:color="auto"/>
            <w:bottom w:val="none" w:sz="0" w:space="0" w:color="auto"/>
            <w:right w:val="none" w:sz="0" w:space="0" w:color="auto"/>
          </w:divBdr>
          <w:divsChild>
            <w:div w:id="830416120">
              <w:marLeft w:val="0"/>
              <w:marRight w:val="0"/>
              <w:marTop w:val="160"/>
              <w:marBottom w:val="160"/>
              <w:divBdr>
                <w:top w:val="none" w:sz="0" w:space="0" w:color="auto"/>
                <w:left w:val="none" w:sz="0" w:space="0" w:color="auto"/>
                <w:bottom w:val="none" w:sz="0" w:space="0" w:color="auto"/>
                <w:right w:val="none" w:sz="0" w:space="0" w:color="auto"/>
              </w:divBdr>
            </w:div>
          </w:divsChild>
        </w:div>
        <w:div w:id="136339579">
          <w:marLeft w:val="0"/>
          <w:marRight w:val="0"/>
          <w:marTop w:val="0"/>
          <w:marBottom w:val="0"/>
          <w:divBdr>
            <w:top w:val="none" w:sz="0" w:space="0" w:color="auto"/>
            <w:left w:val="none" w:sz="0" w:space="0" w:color="auto"/>
            <w:bottom w:val="none" w:sz="0" w:space="0" w:color="auto"/>
            <w:right w:val="none" w:sz="0" w:space="0" w:color="auto"/>
          </w:divBdr>
        </w:div>
        <w:div w:id="2132939360">
          <w:marLeft w:val="0"/>
          <w:marRight w:val="0"/>
          <w:marTop w:val="0"/>
          <w:marBottom w:val="0"/>
          <w:divBdr>
            <w:top w:val="none" w:sz="0" w:space="0" w:color="auto"/>
            <w:left w:val="none" w:sz="0" w:space="0" w:color="auto"/>
            <w:bottom w:val="none" w:sz="0" w:space="0" w:color="auto"/>
            <w:right w:val="none" w:sz="0" w:space="0" w:color="auto"/>
          </w:divBdr>
        </w:div>
      </w:divsChild>
    </w:div>
    <w:div w:id="1994143224">
      <w:bodyDiv w:val="1"/>
      <w:marLeft w:val="0"/>
      <w:marRight w:val="0"/>
      <w:marTop w:val="0"/>
      <w:marBottom w:val="0"/>
      <w:divBdr>
        <w:top w:val="none" w:sz="0" w:space="0" w:color="auto"/>
        <w:left w:val="none" w:sz="0" w:space="0" w:color="auto"/>
        <w:bottom w:val="none" w:sz="0" w:space="0" w:color="auto"/>
        <w:right w:val="none" w:sz="0" w:space="0" w:color="auto"/>
      </w:divBdr>
      <w:divsChild>
        <w:div w:id="1754428784">
          <w:marLeft w:val="0"/>
          <w:marRight w:val="0"/>
          <w:marTop w:val="0"/>
          <w:marBottom w:val="0"/>
          <w:divBdr>
            <w:top w:val="none" w:sz="0" w:space="0" w:color="auto"/>
            <w:left w:val="none" w:sz="0" w:space="0" w:color="auto"/>
            <w:bottom w:val="none" w:sz="0" w:space="0" w:color="auto"/>
            <w:right w:val="none" w:sz="0" w:space="0" w:color="auto"/>
          </w:divBdr>
          <w:divsChild>
            <w:div w:id="543635626">
              <w:marLeft w:val="0"/>
              <w:marRight w:val="0"/>
              <w:marTop w:val="0"/>
              <w:marBottom w:val="0"/>
              <w:divBdr>
                <w:top w:val="none" w:sz="0" w:space="0" w:color="auto"/>
                <w:left w:val="none" w:sz="0" w:space="0" w:color="auto"/>
                <w:bottom w:val="none" w:sz="0" w:space="0" w:color="auto"/>
                <w:right w:val="none" w:sz="0" w:space="0" w:color="auto"/>
              </w:divBdr>
              <w:divsChild>
                <w:div w:id="70163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337615">
      <w:bodyDiv w:val="1"/>
      <w:marLeft w:val="0"/>
      <w:marRight w:val="0"/>
      <w:marTop w:val="0"/>
      <w:marBottom w:val="0"/>
      <w:divBdr>
        <w:top w:val="none" w:sz="0" w:space="0" w:color="auto"/>
        <w:left w:val="none" w:sz="0" w:space="0" w:color="auto"/>
        <w:bottom w:val="none" w:sz="0" w:space="0" w:color="auto"/>
        <w:right w:val="none" w:sz="0" w:space="0" w:color="auto"/>
      </w:divBdr>
    </w:div>
    <w:div w:id="2101291126">
      <w:bodyDiv w:val="1"/>
      <w:marLeft w:val="0"/>
      <w:marRight w:val="0"/>
      <w:marTop w:val="0"/>
      <w:marBottom w:val="0"/>
      <w:divBdr>
        <w:top w:val="none" w:sz="0" w:space="0" w:color="auto"/>
        <w:left w:val="none" w:sz="0" w:space="0" w:color="auto"/>
        <w:bottom w:val="none" w:sz="0" w:space="0" w:color="auto"/>
        <w:right w:val="none" w:sz="0" w:space="0" w:color="auto"/>
      </w:divBdr>
    </w:div>
    <w:div w:id="2104454565">
      <w:bodyDiv w:val="1"/>
      <w:marLeft w:val="0"/>
      <w:marRight w:val="0"/>
      <w:marTop w:val="0"/>
      <w:marBottom w:val="0"/>
      <w:divBdr>
        <w:top w:val="none" w:sz="0" w:space="0" w:color="auto"/>
        <w:left w:val="none" w:sz="0" w:space="0" w:color="auto"/>
        <w:bottom w:val="none" w:sz="0" w:space="0" w:color="auto"/>
        <w:right w:val="none" w:sz="0" w:space="0" w:color="auto"/>
      </w:divBdr>
    </w:div>
    <w:div w:id="2110421838">
      <w:bodyDiv w:val="1"/>
      <w:marLeft w:val="0"/>
      <w:marRight w:val="0"/>
      <w:marTop w:val="0"/>
      <w:marBottom w:val="0"/>
      <w:divBdr>
        <w:top w:val="none" w:sz="0" w:space="0" w:color="auto"/>
        <w:left w:val="none" w:sz="0" w:space="0" w:color="auto"/>
        <w:bottom w:val="none" w:sz="0" w:space="0" w:color="auto"/>
        <w:right w:val="none" w:sz="0" w:space="0" w:color="auto"/>
      </w:divBdr>
    </w:div>
    <w:div w:id="2115787746">
      <w:bodyDiv w:val="1"/>
      <w:marLeft w:val="0"/>
      <w:marRight w:val="0"/>
      <w:marTop w:val="0"/>
      <w:marBottom w:val="0"/>
      <w:divBdr>
        <w:top w:val="none" w:sz="0" w:space="0" w:color="auto"/>
        <w:left w:val="none" w:sz="0" w:space="0" w:color="auto"/>
        <w:bottom w:val="none" w:sz="0" w:space="0" w:color="auto"/>
        <w:right w:val="none" w:sz="0" w:space="0" w:color="auto"/>
      </w:divBdr>
    </w:div>
    <w:div w:id="2132627138">
      <w:bodyDiv w:val="1"/>
      <w:marLeft w:val="0"/>
      <w:marRight w:val="0"/>
      <w:marTop w:val="0"/>
      <w:marBottom w:val="0"/>
      <w:divBdr>
        <w:top w:val="none" w:sz="0" w:space="0" w:color="auto"/>
        <w:left w:val="none" w:sz="0" w:space="0" w:color="auto"/>
        <w:bottom w:val="none" w:sz="0" w:space="0" w:color="auto"/>
        <w:right w:val="none" w:sz="0" w:space="0" w:color="auto"/>
      </w:divBdr>
      <w:divsChild>
        <w:div w:id="1773011211">
          <w:marLeft w:val="0"/>
          <w:marRight w:val="0"/>
          <w:marTop w:val="0"/>
          <w:marBottom w:val="0"/>
          <w:divBdr>
            <w:top w:val="none" w:sz="0" w:space="0" w:color="auto"/>
            <w:left w:val="none" w:sz="0" w:space="0" w:color="auto"/>
            <w:bottom w:val="none" w:sz="0" w:space="0" w:color="auto"/>
            <w:right w:val="none" w:sz="0" w:space="0" w:color="auto"/>
          </w:divBdr>
          <w:divsChild>
            <w:div w:id="619648374">
              <w:marLeft w:val="0"/>
              <w:marRight w:val="0"/>
              <w:marTop w:val="0"/>
              <w:marBottom w:val="0"/>
              <w:divBdr>
                <w:top w:val="none" w:sz="0" w:space="0" w:color="auto"/>
                <w:left w:val="none" w:sz="0" w:space="0" w:color="auto"/>
                <w:bottom w:val="none" w:sz="0" w:space="0" w:color="auto"/>
                <w:right w:val="none" w:sz="0" w:space="0" w:color="auto"/>
              </w:divBdr>
              <w:divsChild>
                <w:div w:id="36243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4558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commentsExtended" Target="commentsExtended.xml"/><Relationship Id="rId3" Type="http://schemas.openxmlformats.org/officeDocument/2006/relationships/customXml" Target="../customXml/item3.xml"/><Relationship Id="rId21" Type="http://schemas.openxmlformats.org/officeDocument/2006/relationships/hyperlink" Target="https://internet.garant.ru/"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comments" Target="comments.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microsoft.com/office/2011/relationships/people" Target="people.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8" ma:contentTypeDescription="Create a new document." ma:contentTypeScope="" ma:versionID="419937d48d1311fcd3c09076d636b720">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4a71d7dfc6f443fbf0dc51acf95ee067"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3A7EB9-88AD-40FD-8AC2-65C732D60B44}">
  <ds:schemaRefs>
    <ds:schemaRef ds:uri="http://schemas.openxmlformats.org/officeDocument/2006/bibliography"/>
  </ds:schemaRefs>
</ds:datastoreItem>
</file>

<file path=customXml/itemProps2.xml><?xml version="1.0" encoding="utf-8"?>
<ds:datastoreItem xmlns:ds="http://schemas.openxmlformats.org/officeDocument/2006/customXml" ds:itemID="{C3F7569C-7C1F-4B83-9EA6-CBC3766C00E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E2D3F61-55DB-4A29-9938-6C4A86D81CE4}">
  <ds:schemaRefs>
    <ds:schemaRef ds:uri="http://schemas.microsoft.com/sharepoint/v3/contenttype/forms"/>
  </ds:schemaRefs>
</ds:datastoreItem>
</file>

<file path=customXml/itemProps4.xml><?xml version="1.0" encoding="utf-8"?>
<ds:datastoreItem xmlns:ds="http://schemas.openxmlformats.org/officeDocument/2006/customXml" ds:itemID="{D54606ED-9B6B-442E-B560-C4C72FD6C760}"/>
</file>

<file path=docProps/app.xml><?xml version="1.0" encoding="utf-8"?>
<Properties xmlns="http://schemas.openxmlformats.org/officeDocument/2006/extended-properties" xmlns:vt="http://schemas.openxmlformats.org/officeDocument/2006/docPropsVTypes">
  <Template>Normal</Template>
  <TotalTime>7</TotalTime>
  <Pages>52</Pages>
  <Words>15549</Words>
  <Characters>88630</Characters>
  <Application>Microsoft Office Word</Application>
  <DocSecurity>4</DocSecurity>
  <Lines>738</Lines>
  <Paragraphs>207</Paragraphs>
  <ScaleCrop>false</ScaleCrop>
  <HeadingPairs>
    <vt:vector size="6" baseType="variant">
      <vt:variant>
        <vt:lpstr>제목</vt:lpstr>
      </vt:variant>
      <vt:variant>
        <vt:i4>1</vt:i4>
      </vt:variant>
      <vt:variant>
        <vt:lpstr>Название</vt:lpstr>
      </vt:variant>
      <vt:variant>
        <vt:i4>1</vt:i4>
      </vt:variant>
      <vt:variant>
        <vt:lpstr>Title</vt:lpstr>
      </vt:variant>
      <vt:variant>
        <vt:i4>1</vt:i4>
      </vt:variant>
    </vt:vector>
  </HeadingPairs>
  <TitlesOfParts>
    <vt:vector size="3" baseType="lpstr">
      <vt:lpstr>매뉴얼 표지/내용지</vt:lpstr>
      <vt:lpstr>매뉴얼 표지/내용지</vt:lpstr>
      <vt:lpstr>매뉴얼 표지/내용지</vt:lpstr>
    </vt:vector>
  </TitlesOfParts>
  <Manager>인증팀</Manager>
  <Company>CENTRAL CO.</Company>
  <LinksUpToDate>false</LinksUpToDate>
  <CharactersWithSpaces>103972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매뉴얼 표지/내용지</dc:title>
  <dc:creator>박 경식</dc:creator>
  <cp:lastModifiedBy>Kihyung Kim 김기형</cp:lastModifiedBy>
  <cp:revision>2</cp:revision>
  <cp:lastPrinted>2021-07-26T13:04:00Z</cp:lastPrinted>
  <dcterms:created xsi:type="dcterms:W3CDTF">2021-08-02T14:23:00Z</dcterms:created>
  <dcterms:modified xsi:type="dcterms:W3CDTF">2021-08-02T14:23:00Z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MSIP_Label_78059d40-19c8-4fad-b73a-4bd721d6054a_Enabled">
    <vt:lpwstr>true</vt:lpwstr>
  </property>
  <property fmtid="{D5CDD505-2E9C-101B-9397-08002B2CF9AE}" pid="4" name="MSIP_Label_78059d40-19c8-4fad-b73a-4bd721d6054a_SetDate">
    <vt:lpwstr>2021-08-02T14:06:35Z</vt:lpwstr>
  </property>
  <property fmtid="{D5CDD505-2E9C-101B-9397-08002B2CF9AE}" pid="5" name="MSIP_Label_78059d40-19c8-4fad-b73a-4bd721d6054a_Method">
    <vt:lpwstr>Standard</vt:lpwstr>
  </property>
  <property fmtid="{D5CDD505-2E9C-101B-9397-08002B2CF9AE}" pid="6" name="MSIP_Label_78059d40-19c8-4fad-b73a-4bd721d6054a_Name">
    <vt:lpwstr>일반문서 (Unprotected)</vt:lpwstr>
  </property>
  <property fmtid="{D5CDD505-2E9C-101B-9397-08002B2CF9AE}" pid="7" name="MSIP_Label_78059d40-19c8-4fad-b73a-4bd721d6054a_SiteId">
    <vt:lpwstr>7626d4cb-4eb7-40ae-96db-5fd0b9c7db8f</vt:lpwstr>
  </property>
  <property fmtid="{D5CDD505-2E9C-101B-9397-08002B2CF9AE}" pid="8" name="MSIP_Label_78059d40-19c8-4fad-b73a-4bd721d6054a_ActionId">
    <vt:lpwstr>d73fd6e3-388d-4408-98c6-4fea6a4927f6</vt:lpwstr>
  </property>
  <property fmtid="{D5CDD505-2E9C-101B-9397-08002B2CF9AE}" pid="9" name="MSIP_Label_78059d40-19c8-4fad-b73a-4bd721d6054a_ContentBits">
    <vt:lpwstr>0</vt:lpwstr>
  </property>
  <property fmtid="{D5CDD505-2E9C-101B-9397-08002B2CF9AE}" pid="10" name="Order">
    <vt:r8>3600</vt:r8>
  </property>
  <property fmtid="{D5CDD505-2E9C-101B-9397-08002B2CF9AE}" pid="12" name="docLang">
    <vt:lpwstr>ko</vt:lpwstr>
  </property>
</Properties>
</file>